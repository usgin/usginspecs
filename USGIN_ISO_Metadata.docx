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CAF7ED" w14:textId="77777777" w:rsidR="0032148F" w:rsidRPr="00CB2F1D" w:rsidRDefault="00E37789">
      <w:pPr>
        <w:pStyle w:val="Header"/>
      </w:pPr>
      <w:r>
        <w:rPr>
          <w:noProof/>
        </w:rPr>
        <w:drawing>
          <wp:anchor distT="0" distB="0" distL="114300" distR="114300" simplePos="0" relativeHeight="251657728" behindDoc="0" locked="0" layoutInCell="1" allowOverlap="1" wp14:anchorId="6C094621" wp14:editId="3AD44B70">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14:paraId="2BDDA1BD" w14:textId="77777777" w:rsidTr="00C85703">
        <w:tc>
          <w:tcPr>
            <w:tcW w:w="3835" w:type="dxa"/>
            <w:tcMar>
              <w:top w:w="70" w:type="dxa"/>
              <w:left w:w="70" w:type="dxa"/>
              <w:bottom w:w="70" w:type="dxa"/>
              <w:right w:w="70" w:type="dxa"/>
            </w:tcMar>
          </w:tcPr>
          <w:p w14:paraId="6D9606E0" w14:textId="77777777" w:rsidR="0032148F" w:rsidRPr="00CB2F1D" w:rsidRDefault="0032148F" w:rsidP="00C85703"/>
        </w:tc>
        <w:tc>
          <w:tcPr>
            <w:tcW w:w="5387" w:type="dxa"/>
            <w:tcMar>
              <w:top w:w="70" w:type="dxa"/>
              <w:left w:w="70" w:type="dxa"/>
              <w:bottom w:w="70" w:type="dxa"/>
              <w:right w:w="70" w:type="dxa"/>
            </w:tcMar>
          </w:tcPr>
          <w:p w14:paraId="2F92C007" w14:textId="77777777"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14:paraId="7092974A" w14:textId="77777777" w:rsidR="0032148F" w:rsidRPr="00CB2F1D" w:rsidRDefault="0032148F" w:rsidP="002755C3"/>
    <w:p w14:paraId="42C2E499" w14:textId="77777777" w:rsidR="0032148F" w:rsidRPr="00CB2F1D" w:rsidRDefault="009848F6" w:rsidP="000E0072">
      <w:pPr>
        <w:pStyle w:val="Title"/>
        <w:suppressAutoHyphens/>
      </w:pPr>
      <w:bookmarkStart w:id="0" w:name="OLE_LINK2"/>
      <w:bookmarkStart w:id="1"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0"/>
      <w:bookmarkEnd w:id="1"/>
    </w:p>
    <w:p w14:paraId="49C89F04" w14:textId="77777777"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r w:rsidR="00A66629">
        <w:rPr>
          <w:b w:val="0"/>
          <w:sz w:val="36"/>
          <w:szCs w:val="36"/>
          <w:lang w:eastAsia="ja-JP"/>
        </w:rPr>
        <w:t>draft</w:t>
      </w:r>
    </w:p>
    <w:p w14:paraId="308949B3" w14:textId="77777777" w:rsidR="0032148F" w:rsidRPr="00CB2F1D" w:rsidRDefault="0032148F">
      <w:pPr>
        <w:pStyle w:val="Titlepageinfo"/>
      </w:pPr>
      <w:r w:rsidRPr="00CB2F1D">
        <w:t xml:space="preserve">Title: </w:t>
      </w:r>
    </w:p>
    <w:p w14:paraId="1DDD2B6D" w14:textId="77777777" w:rsidR="0032148F" w:rsidRPr="00CB2F1D" w:rsidRDefault="009848F6" w:rsidP="00C85703">
      <w:pPr>
        <w:pStyle w:val="Titlepageinfodescription"/>
      </w:pPr>
      <w:r>
        <w:t xml:space="preserve">USGIN Metadata Profile: </w:t>
      </w:r>
      <w:r w:rsidR="003D7CFD" w:rsidRPr="003D7CFD">
        <w:t>Use of ISO metadata specifications to describe geoscience information resources</w:t>
      </w:r>
    </w:p>
    <w:p w14:paraId="48D7AE71" w14:textId="77777777"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14:paraId="154C0796" w14:textId="77777777" w:rsidR="0032148F" w:rsidRPr="00CB2F1D" w:rsidRDefault="001A758C" w:rsidP="00BD1A4A">
      <w:pPr>
        <w:pStyle w:val="Titlepageinfodescription"/>
        <w:rPr>
          <w:rStyle w:val="Hyperlink"/>
          <w:color w:val="auto"/>
        </w:rPr>
      </w:pPr>
      <w:hyperlink r:id="rId9" w:history="1">
        <w:r w:rsidR="00DE353D" w:rsidRPr="00DE353D">
          <w:rPr>
            <w:rStyle w:val="Hyperlink"/>
          </w:rPr>
          <w:t>http://lab.usgin.org/profiles/usgin-iso-19139-profile</w:t>
        </w:r>
      </w:hyperlink>
    </w:p>
    <w:p w14:paraId="20CBB380" w14:textId="77777777" w:rsidR="0032148F" w:rsidRPr="00CB2F1D" w:rsidRDefault="0032148F">
      <w:pPr>
        <w:pStyle w:val="Titlepageinfo"/>
      </w:pPr>
      <w:r w:rsidRPr="00CB2F1D">
        <w:t>Creator:</w:t>
      </w:r>
    </w:p>
    <w:p w14:paraId="41B1FD35" w14:textId="77777777"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14:paraId="644BAD93" w14:textId="77777777" w:rsidR="009E58B3" w:rsidRDefault="009E58B3" w:rsidP="009E58B3">
      <w:pPr>
        <w:pStyle w:val="Titlepageinfo"/>
      </w:pPr>
      <w:r>
        <w:t>Editors:</w:t>
      </w:r>
    </w:p>
    <w:p w14:paraId="464EB9A4" w14:textId="77777777" w:rsidR="009E58B3" w:rsidRPr="009E58B3" w:rsidRDefault="009E58B3" w:rsidP="009E58B3">
      <w:pPr>
        <w:pStyle w:val="Titlepageinfodescription"/>
      </w:pPr>
      <w:r>
        <w:t xml:space="preserve">Stephen M. Richard and Wolfgang Grunberg </w:t>
      </w:r>
    </w:p>
    <w:p w14:paraId="5534AF3B" w14:textId="77777777" w:rsidR="0032148F" w:rsidRPr="00CB2F1D" w:rsidRDefault="0032148F" w:rsidP="00B833C7">
      <w:pPr>
        <w:pStyle w:val="Titlepageinfo"/>
      </w:pPr>
      <w:r w:rsidRPr="00CB2F1D">
        <w:t>Creation date:</w:t>
      </w:r>
    </w:p>
    <w:p w14:paraId="61333E6D" w14:textId="77777777" w:rsidR="0032148F" w:rsidRPr="00CB2F1D" w:rsidRDefault="0032148F" w:rsidP="00B833C7">
      <w:pPr>
        <w:pStyle w:val="Titlepageinfodescription"/>
      </w:pPr>
      <w:r w:rsidRPr="00CB2F1D">
        <w:t>8/18/2009</w:t>
      </w:r>
    </w:p>
    <w:p w14:paraId="05EECD31" w14:textId="77777777" w:rsidR="0032148F" w:rsidRPr="00CB2F1D" w:rsidRDefault="0032148F" w:rsidP="00B833C7">
      <w:pPr>
        <w:pStyle w:val="Titlepageinfo"/>
      </w:pPr>
      <w:r w:rsidRPr="00CB2F1D">
        <w:t>Last revision date:</w:t>
      </w:r>
    </w:p>
    <w:p w14:paraId="3542925D" w14:textId="77777777"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r w:rsidR="001A758C">
        <w:rPr>
          <w:noProof/>
        </w:rPr>
        <w:t>3/2/2014 10:1</w:t>
      </w:r>
      <w:bookmarkStart w:id="2" w:name="_GoBack"/>
      <w:bookmarkEnd w:id="2"/>
      <w:r w:rsidR="001A758C">
        <w:rPr>
          <w:noProof/>
        </w:rPr>
        <w:t>1 PM</w:t>
      </w:r>
      <w:r w:rsidRPr="00CB2F1D">
        <w:fldChar w:fldCharType="end"/>
      </w:r>
    </w:p>
    <w:p w14:paraId="55F5D127" w14:textId="77777777" w:rsidR="0032148F" w:rsidRPr="00CB2F1D" w:rsidRDefault="00867787" w:rsidP="00B833C7">
      <w:pPr>
        <w:pStyle w:val="Titlepageinfo"/>
      </w:pPr>
      <w:r>
        <w:t xml:space="preserve">Document </w:t>
      </w:r>
      <w:r w:rsidR="0032148F" w:rsidRPr="00CB2F1D">
        <w:t>Status:</w:t>
      </w:r>
    </w:p>
    <w:p w14:paraId="52659710" w14:textId="77777777" w:rsidR="0032148F" w:rsidRPr="00CB2F1D" w:rsidRDefault="00B93E08" w:rsidP="00B833C7">
      <w:pPr>
        <w:pStyle w:val="Titlepageinfodescription"/>
      </w:pPr>
      <w:r>
        <w:t>Live trunk version, post 1.2 edits</w:t>
      </w:r>
    </w:p>
    <w:p w14:paraId="1E612F1C" w14:textId="77777777" w:rsidR="0032148F" w:rsidRPr="00CB2F1D" w:rsidRDefault="0032148F" w:rsidP="004A728E">
      <w:pPr>
        <w:pStyle w:val="Titlepageinfo"/>
      </w:pPr>
      <w:r w:rsidRPr="00CB2F1D">
        <w:t>Publisher:</w:t>
      </w:r>
    </w:p>
    <w:p w14:paraId="11590709" w14:textId="77777777" w:rsidR="0032148F" w:rsidRPr="00CB2F1D" w:rsidRDefault="0032148F" w:rsidP="004A728E">
      <w:pPr>
        <w:pStyle w:val="Titlepageinfodescription"/>
      </w:pPr>
      <w:r w:rsidRPr="00CB2F1D">
        <w:t>Arizona Geological Survey</w:t>
      </w:r>
    </w:p>
    <w:p w14:paraId="1F6FB126" w14:textId="77777777" w:rsidR="0032148F" w:rsidRPr="00CB2F1D" w:rsidRDefault="0032148F" w:rsidP="004A728E">
      <w:pPr>
        <w:pStyle w:val="Titlepageinfo"/>
      </w:pPr>
      <w:r w:rsidRPr="00CB2F1D">
        <w:t>Description:</w:t>
      </w:r>
    </w:p>
    <w:p w14:paraId="1AEBC038" w14:textId="77777777"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resources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14:paraId="6139EDC6" w14:textId="77777777" w:rsidR="0032148F" w:rsidRPr="00CB2F1D" w:rsidRDefault="0032148F">
      <w:pPr>
        <w:pStyle w:val="Titlepageinfo"/>
      </w:pPr>
      <w:r w:rsidRPr="00CB2F1D">
        <w:t>Contributor:</w:t>
      </w:r>
    </w:p>
    <w:p w14:paraId="06639F12" w14:textId="77777777" w:rsidR="0032148F" w:rsidRPr="00CB2F1D" w:rsidRDefault="0032148F" w:rsidP="00901E85">
      <w:pPr>
        <w:pStyle w:val="Contributor"/>
        <w:rPr>
          <w:lang w:eastAsia="ja-JP"/>
        </w:rPr>
      </w:pPr>
      <w:r w:rsidRPr="00CB2F1D">
        <w:rPr>
          <w:lang w:eastAsia="ja-JP"/>
        </w:rPr>
        <w:t>See acknowledgements</w:t>
      </w:r>
    </w:p>
    <w:p w14:paraId="36DA3CB9" w14:textId="77777777" w:rsidR="0032148F" w:rsidRPr="00CB2F1D" w:rsidRDefault="00180DD5" w:rsidP="004A728E">
      <w:pPr>
        <w:pStyle w:val="Titlepageinfo"/>
      </w:pPr>
      <w:r>
        <w:t xml:space="preserve">Document </w:t>
      </w:r>
      <w:r w:rsidR="0032148F" w:rsidRPr="00CB2F1D">
        <w:t>Identifier:</w:t>
      </w:r>
    </w:p>
    <w:p w14:paraId="6D584E1C" w14:textId="77777777" w:rsidR="0032148F" w:rsidRPr="00CB2F1D" w:rsidRDefault="008F07AB" w:rsidP="004A728E">
      <w:pPr>
        <w:pStyle w:val="Titlepageinfodescription"/>
      </w:pPr>
      <w:r w:rsidRPr="008F07AB">
        <w:t>gin2010-009</w:t>
      </w:r>
      <w:r w:rsidR="000653B2">
        <w:t>.1.2</w:t>
      </w:r>
      <w:r w:rsidR="00B93E08">
        <w:t>.x</w:t>
      </w:r>
      <w:r w:rsidR="00C2578B">
        <w:t xml:space="preserve">   </w:t>
      </w:r>
      <w:r w:rsidR="00C2578B" w:rsidRPr="00C2578B">
        <w:t>http://repository.usgin.org/uri_gin/usgin/dlio/337</w:t>
      </w:r>
    </w:p>
    <w:p w14:paraId="6FB97E42" w14:textId="77777777" w:rsidR="0032148F" w:rsidRPr="00CB2F1D" w:rsidRDefault="0032148F">
      <w:pPr>
        <w:pStyle w:val="Notices"/>
      </w:pPr>
      <w:r w:rsidRPr="00CB2F1D">
        <w:lastRenderedPageBreak/>
        <w:t>Notices</w:t>
      </w:r>
    </w:p>
    <w:p w14:paraId="3A2D8E02" w14:textId="77777777"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14:paraId="00ADA917" w14:textId="77777777"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14:paraId="213C79F9" w14:textId="77777777" w:rsidR="0032148F" w:rsidRPr="00CB2F1D" w:rsidRDefault="0032148F" w:rsidP="00FE4DB7"/>
    <w:p w14:paraId="28201C27" w14:textId="77777777" w:rsidR="0032148F" w:rsidRPr="00CB2F1D" w:rsidRDefault="0032148F" w:rsidP="00E95472">
      <w:pPr>
        <w:pStyle w:val="Notices"/>
      </w:pPr>
      <w:r w:rsidRPr="00CB2F1D">
        <w:lastRenderedPageBreak/>
        <w:t>Revision History</w:t>
      </w:r>
    </w:p>
    <w:p w14:paraId="72E4C936" w14:textId="77777777"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14:paraId="7FBBE69F" w14:textId="77777777" w:rsidTr="000E528C">
        <w:trPr>
          <w:cantSplit/>
          <w:tblHeader/>
        </w:trPr>
        <w:tc>
          <w:tcPr>
            <w:tcW w:w="1008" w:type="dxa"/>
          </w:tcPr>
          <w:p w14:paraId="4E081849" w14:textId="77777777" w:rsidR="0032148F" w:rsidRPr="00CB2F1D" w:rsidRDefault="0032148F" w:rsidP="009552BB">
            <w:pPr>
              <w:jc w:val="center"/>
              <w:rPr>
                <w:b/>
              </w:rPr>
            </w:pPr>
            <w:r w:rsidRPr="00CB2F1D">
              <w:rPr>
                <w:b/>
              </w:rPr>
              <w:t>Version</w:t>
            </w:r>
          </w:p>
        </w:tc>
        <w:tc>
          <w:tcPr>
            <w:tcW w:w="1080" w:type="dxa"/>
          </w:tcPr>
          <w:p w14:paraId="27988DE6" w14:textId="77777777" w:rsidR="0032148F" w:rsidRPr="00CB2F1D" w:rsidRDefault="0032148F" w:rsidP="009552BB">
            <w:pPr>
              <w:jc w:val="center"/>
              <w:rPr>
                <w:b/>
              </w:rPr>
            </w:pPr>
            <w:r w:rsidRPr="00CB2F1D">
              <w:rPr>
                <w:b/>
              </w:rPr>
              <w:t>Date</w:t>
            </w:r>
          </w:p>
        </w:tc>
        <w:tc>
          <w:tcPr>
            <w:tcW w:w="6120" w:type="dxa"/>
          </w:tcPr>
          <w:p w14:paraId="2288812E" w14:textId="77777777" w:rsidR="0032148F" w:rsidRPr="00CB2F1D" w:rsidRDefault="0032148F" w:rsidP="009552BB">
            <w:pPr>
              <w:jc w:val="center"/>
              <w:rPr>
                <w:b/>
              </w:rPr>
            </w:pPr>
            <w:r w:rsidRPr="00CB2F1D">
              <w:rPr>
                <w:b/>
              </w:rPr>
              <w:t xml:space="preserve">Comments </w:t>
            </w:r>
          </w:p>
        </w:tc>
        <w:tc>
          <w:tcPr>
            <w:tcW w:w="2076" w:type="dxa"/>
          </w:tcPr>
          <w:p w14:paraId="69D08645" w14:textId="77777777" w:rsidR="0032148F" w:rsidRPr="00CB2F1D" w:rsidRDefault="0032148F" w:rsidP="009552BB">
            <w:pPr>
              <w:rPr>
                <w:b/>
              </w:rPr>
            </w:pPr>
            <w:r w:rsidRPr="00CB2F1D">
              <w:rPr>
                <w:b/>
              </w:rPr>
              <w:t>By</w:t>
            </w:r>
          </w:p>
        </w:tc>
      </w:tr>
      <w:tr w:rsidR="0032148F" w:rsidRPr="00CB2F1D" w14:paraId="241CED5B" w14:textId="77777777" w:rsidTr="000E528C">
        <w:tc>
          <w:tcPr>
            <w:tcW w:w="1008" w:type="dxa"/>
          </w:tcPr>
          <w:p w14:paraId="668B4EA1" w14:textId="77777777" w:rsidR="0032148F" w:rsidRPr="000E528C" w:rsidRDefault="0032148F" w:rsidP="009552BB">
            <w:pPr>
              <w:rPr>
                <w:sz w:val="16"/>
                <w:szCs w:val="16"/>
                <w:lang w:eastAsia="ja-JP"/>
              </w:rPr>
            </w:pPr>
            <w:r w:rsidRPr="000E528C">
              <w:rPr>
                <w:sz w:val="16"/>
                <w:szCs w:val="16"/>
                <w:lang w:eastAsia="ja-JP"/>
              </w:rPr>
              <w:t>0.1</w:t>
            </w:r>
          </w:p>
        </w:tc>
        <w:tc>
          <w:tcPr>
            <w:tcW w:w="1080" w:type="dxa"/>
          </w:tcPr>
          <w:p w14:paraId="095473D9" w14:textId="77777777" w:rsidR="0032148F" w:rsidRPr="000E528C" w:rsidRDefault="0032148F" w:rsidP="009552BB">
            <w:pPr>
              <w:rPr>
                <w:sz w:val="16"/>
                <w:szCs w:val="16"/>
                <w:lang w:eastAsia="ja-JP"/>
              </w:rPr>
            </w:pPr>
            <w:r w:rsidRPr="000E528C">
              <w:rPr>
                <w:sz w:val="16"/>
                <w:szCs w:val="16"/>
                <w:lang w:eastAsia="ja-JP"/>
              </w:rPr>
              <w:t>2009-08-18</w:t>
            </w:r>
          </w:p>
        </w:tc>
        <w:tc>
          <w:tcPr>
            <w:tcW w:w="6120" w:type="dxa"/>
          </w:tcPr>
          <w:p w14:paraId="07ECFAE4" w14:textId="77777777"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14:paraId="2961B301" w14:textId="77777777"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14:paraId="250DA56D" w14:textId="77777777" w:rsidTr="000E528C">
        <w:tc>
          <w:tcPr>
            <w:tcW w:w="1008" w:type="dxa"/>
          </w:tcPr>
          <w:p w14:paraId="04CA742F" w14:textId="77777777" w:rsidR="0032148F" w:rsidRPr="000E528C" w:rsidRDefault="008A2EE3" w:rsidP="009552BB">
            <w:pPr>
              <w:rPr>
                <w:sz w:val="16"/>
                <w:szCs w:val="16"/>
                <w:lang w:eastAsia="ja-JP"/>
              </w:rPr>
            </w:pPr>
            <w:r w:rsidRPr="000E528C">
              <w:rPr>
                <w:sz w:val="16"/>
                <w:szCs w:val="16"/>
                <w:lang w:eastAsia="ja-JP"/>
              </w:rPr>
              <w:t>0.7</w:t>
            </w:r>
          </w:p>
        </w:tc>
        <w:tc>
          <w:tcPr>
            <w:tcW w:w="1080" w:type="dxa"/>
          </w:tcPr>
          <w:p w14:paraId="65D7E46C" w14:textId="77777777" w:rsidR="0032148F" w:rsidRPr="000E528C" w:rsidRDefault="008A2EE3" w:rsidP="009552BB">
            <w:pPr>
              <w:rPr>
                <w:sz w:val="16"/>
                <w:szCs w:val="16"/>
                <w:lang w:eastAsia="ja-JP"/>
              </w:rPr>
            </w:pPr>
            <w:r w:rsidRPr="000E528C">
              <w:rPr>
                <w:sz w:val="16"/>
                <w:szCs w:val="16"/>
                <w:lang w:eastAsia="ja-JP"/>
              </w:rPr>
              <w:t>2009-10-28</w:t>
            </w:r>
          </w:p>
        </w:tc>
        <w:tc>
          <w:tcPr>
            <w:tcW w:w="6120" w:type="dxa"/>
          </w:tcPr>
          <w:p w14:paraId="2662E9AA" w14:textId="77777777"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14:paraId="3BAADDD9" w14:textId="77777777" w:rsidR="0032148F" w:rsidRPr="000E528C" w:rsidRDefault="008A2EE3" w:rsidP="009552BB">
            <w:pPr>
              <w:rPr>
                <w:sz w:val="16"/>
                <w:szCs w:val="16"/>
                <w:lang w:eastAsia="ja-JP"/>
              </w:rPr>
            </w:pPr>
            <w:r w:rsidRPr="000E528C">
              <w:rPr>
                <w:sz w:val="16"/>
                <w:szCs w:val="16"/>
                <w:lang w:eastAsia="ja-JP"/>
              </w:rPr>
              <w:t>Stephen Richard</w:t>
            </w:r>
          </w:p>
        </w:tc>
      </w:tr>
      <w:tr w:rsidR="0032148F" w:rsidRPr="00CB2F1D" w14:paraId="590EA80B" w14:textId="77777777" w:rsidTr="000E528C">
        <w:tc>
          <w:tcPr>
            <w:tcW w:w="1008" w:type="dxa"/>
          </w:tcPr>
          <w:p w14:paraId="1790070A" w14:textId="77777777" w:rsidR="0032148F" w:rsidRPr="000E528C" w:rsidRDefault="00F01966" w:rsidP="009552BB">
            <w:pPr>
              <w:rPr>
                <w:sz w:val="16"/>
                <w:szCs w:val="16"/>
                <w:lang w:eastAsia="ja-JP"/>
              </w:rPr>
            </w:pPr>
            <w:r w:rsidRPr="000E528C">
              <w:rPr>
                <w:sz w:val="16"/>
                <w:szCs w:val="16"/>
                <w:lang w:eastAsia="ja-JP"/>
              </w:rPr>
              <w:t>0.7.1</w:t>
            </w:r>
          </w:p>
        </w:tc>
        <w:tc>
          <w:tcPr>
            <w:tcW w:w="1080" w:type="dxa"/>
          </w:tcPr>
          <w:p w14:paraId="0B6AC634" w14:textId="77777777" w:rsidR="0032148F" w:rsidRPr="000E528C" w:rsidRDefault="004832C3" w:rsidP="009552BB">
            <w:pPr>
              <w:rPr>
                <w:sz w:val="16"/>
                <w:szCs w:val="16"/>
                <w:lang w:eastAsia="ja-JP"/>
              </w:rPr>
            </w:pPr>
            <w:r w:rsidRPr="000E528C">
              <w:rPr>
                <w:sz w:val="16"/>
                <w:szCs w:val="16"/>
                <w:lang w:eastAsia="ja-JP"/>
              </w:rPr>
              <w:t>2009-11-19</w:t>
            </w:r>
          </w:p>
        </w:tc>
        <w:tc>
          <w:tcPr>
            <w:tcW w:w="6120" w:type="dxa"/>
          </w:tcPr>
          <w:p w14:paraId="1A427BE1" w14:textId="77777777"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14:paraId="0397290E" w14:textId="77777777"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14:paraId="6F80E632" w14:textId="77777777" w:rsidTr="000E528C">
        <w:tc>
          <w:tcPr>
            <w:tcW w:w="1008" w:type="dxa"/>
          </w:tcPr>
          <w:p w14:paraId="2251A369" w14:textId="77777777" w:rsidR="007B6123" w:rsidRPr="000E528C" w:rsidRDefault="007B6123" w:rsidP="009552BB">
            <w:pPr>
              <w:rPr>
                <w:sz w:val="16"/>
                <w:szCs w:val="16"/>
                <w:lang w:eastAsia="ja-JP"/>
              </w:rPr>
            </w:pPr>
            <w:r w:rsidRPr="000E528C">
              <w:rPr>
                <w:sz w:val="16"/>
                <w:szCs w:val="16"/>
                <w:lang w:eastAsia="ja-JP"/>
              </w:rPr>
              <w:t>0.8</w:t>
            </w:r>
          </w:p>
        </w:tc>
        <w:tc>
          <w:tcPr>
            <w:tcW w:w="1080" w:type="dxa"/>
          </w:tcPr>
          <w:p w14:paraId="30F6BED3" w14:textId="77777777" w:rsidR="007B6123" w:rsidRPr="000E528C" w:rsidRDefault="007B6123" w:rsidP="009552BB">
            <w:pPr>
              <w:rPr>
                <w:sz w:val="16"/>
                <w:szCs w:val="16"/>
                <w:lang w:eastAsia="ja-JP"/>
              </w:rPr>
            </w:pPr>
            <w:r w:rsidRPr="000E528C">
              <w:rPr>
                <w:sz w:val="16"/>
                <w:szCs w:val="16"/>
                <w:lang w:eastAsia="ja-JP"/>
              </w:rPr>
              <w:t>2009-11-24</w:t>
            </w:r>
          </w:p>
        </w:tc>
        <w:tc>
          <w:tcPr>
            <w:tcW w:w="6120" w:type="dxa"/>
          </w:tcPr>
          <w:p w14:paraId="050369AA" w14:textId="77777777"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14:paraId="6EF95D65" w14:textId="77777777" w:rsidR="007B6123" w:rsidRPr="000E528C" w:rsidRDefault="007B6123" w:rsidP="009552BB">
            <w:pPr>
              <w:rPr>
                <w:sz w:val="16"/>
                <w:szCs w:val="16"/>
                <w:lang w:eastAsia="ja-JP"/>
              </w:rPr>
            </w:pPr>
            <w:r w:rsidRPr="000E528C">
              <w:rPr>
                <w:sz w:val="16"/>
                <w:szCs w:val="16"/>
                <w:lang w:eastAsia="ja-JP"/>
              </w:rPr>
              <w:t>Stephen Richard</w:t>
            </w:r>
          </w:p>
        </w:tc>
      </w:tr>
      <w:tr w:rsidR="007B6123" w:rsidRPr="00CB2F1D" w14:paraId="4B29CEB1" w14:textId="77777777" w:rsidTr="000E528C">
        <w:tc>
          <w:tcPr>
            <w:tcW w:w="1008" w:type="dxa"/>
          </w:tcPr>
          <w:p w14:paraId="3F0C0BC4" w14:textId="77777777" w:rsidR="007B6123" w:rsidRPr="000E528C" w:rsidRDefault="00506BB5" w:rsidP="009552BB">
            <w:pPr>
              <w:rPr>
                <w:sz w:val="16"/>
                <w:szCs w:val="16"/>
                <w:lang w:eastAsia="ja-JP"/>
              </w:rPr>
            </w:pPr>
            <w:r w:rsidRPr="000E528C">
              <w:rPr>
                <w:sz w:val="16"/>
                <w:szCs w:val="16"/>
                <w:lang w:eastAsia="ja-JP"/>
              </w:rPr>
              <w:t>0.8.1</w:t>
            </w:r>
          </w:p>
        </w:tc>
        <w:tc>
          <w:tcPr>
            <w:tcW w:w="1080" w:type="dxa"/>
          </w:tcPr>
          <w:p w14:paraId="4C2C44EE" w14:textId="77777777" w:rsidR="007B6123" w:rsidRPr="000E528C" w:rsidRDefault="00506BB5" w:rsidP="009552BB">
            <w:pPr>
              <w:rPr>
                <w:sz w:val="16"/>
                <w:szCs w:val="16"/>
                <w:lang w:eastAsia="ja-JP"/>
              </w:rPr>
            </w:pPr>
            <w:r w:rsidRPr="000E528C">
              <w:rPr>
                <w:sz w:val="16"/>
                <w:szCs w:val="16"/>
                <w:lang w:eastAsia="ja-JP"/>
              </w:rPr>
              <w:t>2009-11-30</w:t>
            </w:r>
          </w:p>
        </w:tc>
        <w:tc>
          <w:tcPr>
            <w:tcW w:w="6120" w:type="dxa"/>
          </w:tcPr>
          <w:p w14:paraId="595D396C" w14:textId="77777777"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14:paraId="6870D1B4" w14:textId="77777777"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14:paraId="5460B091" w14:textId="77777777" w:rsidTr="000E528C">
        <w:tc>
          <w:tcPr>
            <w:tcW w:w="1008" w:type="dxa"/>
          </w:tcPr>
          <w:p w14:paraId="1DEB3026" w14:textId="77777777"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14:paraId="62A2DF18" w14:textId="77777777" w:rsidR="00506BB5" w:rsidRPr="000E528C" w:rsidRDefault="0029589F" w:rsidP="009552BB">
            <w:pPr>
              <w:rPr>
                <w:sz w:val="16"/>
                <w:szCs w:val="16"/>
                <w:lang w:eastAsia="ja-JP"/>
              </w:rPr>
            </w:pPr>
            <w:r w:rsidRPr="000E528C">
              <w:rPr>
                <w:sz w:val="16"/>
                <w:szCs w:val="16"/>
                <w:lang w:eastAsia="ja-JP"/>
              </w:rPr>
              <w:t>2009-12-03</w:t>
            </w:r>
          </w:p>
        </w:tc>
        <w:tc>
          <w:tcPr>
            <w:tcW w:w="6120" w:type="dxa"/>
          </w:tcPr>
          <w:p w14:paraId="1D558BE4" w14:textId="77777777"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14:paraId="75E45A14" w14:textId="77777777" w:rsidR="00506BB5" w:rsidRPr="000E528C" w:rsidRDefault="00315A44" w:rsidP="00CB2F1D">
            <w:pPr>
              <w:rPr>
                <w:sz w:val="16"/>
                <w:szCs w:val="16"/>
                <w:lang w:eastAsia="ja-JP"/>
              </w:rPr>
            </w:pPr>
            <w:r w:rsidRPr="000E528C">
              <w:rPr>
                <w:sz w:val="16"/>
                <w:szCs w:val="16"/>
                <w:lang w:eastAsia="ja-JP"/>
              </w:rPr>
              <w:t>Stephen Richard</w:t>
            </w:r>
          </w:p>
        </w:tc>
      </w:tr>
      <w:tr w:rsidR="00CB2F1D" w:rsidRPr="00CB2F1D" w14:paraId="369A1597" w14:textId="77777777" w:rsidTr="000E528C">
        <w:tc>
          <w:tcPr>
            <w:tcW w:w="1008" w:type="dxa"/>
          </w:tcPr>
          <w:p w14:paraId="1C629BE5" w14:textId="77777777" w:rsidR="00CB2F1D" w:rsidRPr="000E528C" w:rsidRDefault="00CB2F1D" w:rsidP="009552BB">
            <w:pPr>
              <w:rPr>
                <w:sz w:val="16"/>
                <w:szCs w:val="16"/>
                <w:lang w:eastAsia="ja-JP"/>
              </w:rPr>
            </w:pPr>
            <w:r w:rsidRPr="000E528C">
              <w:rPr>
                <w:sz w:val="16"/>
                <w:szCs w:val="16"/>
                <w:lang w:eastAsia="ja-JP"/>
              </w:rPr>
              <w:t>0.9.1</w:t>
            </w:r>
          </w:p>
        </w:tc>
        <w:tc>
          <w:tcPr>
            <w:tcW w:w="1080" w:type="dxa"/>
          </w:tcPr>
          <w:p w14:paraId="0E036547" w14:textId="77777777" w:rsidR="00CB2F1D" w:rsidRPr="000E528C" w:rsidRDefault="00CB2F1D" w:rsidP="009552BB">
            <w:pPr>
              <w:rPr>
                <w:sz w:val="16"/>
                <w:szCs w:val="16"/>
                <w:lang w:eastAsia="ja-JP"/>
              </w:rPr>
            </w:pPr>
            <w:r w:rsidRPr="000E528C">
              <w:rPr>
                <w:sz w:val="16"/>
                <w:szCs w:val="16"/>
                <w:lang w:eastAsia="ja-JP"/>
              </w:rPr>
              <w:t>2009-12-04</w:t>
            </w:r>
          </w:p>
        </w:tc>
        <w:tc>
          <w:tcPr>
            <w:tcW w:w="6120" w:type="dxa"/>
          </w:tcPr>
          <w:p w14:paraId="33511A67" w14:textId="77777777"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14:paraId="496EB171" w14:textId="77777777"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14:paraId="35749D88" w14:textId="77777777" w:rsidTr="000E528C">
        <w:tc>
          <w:tcPr>
            <w:tcW w:w="1008" w:type="dxa"/>
          </w:tcPr>
          <w:p w14:paraId="503B1E04" w14:textId="77777777"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14:paraId="06FB6955" w14:textId="77777777"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14:paraId="7604883D" w14:textId="77777777"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tables for MD_DataIdentification and SV_ServiceIdentification</w:t>
            </w:r>
            <w:r w:rsidR="008639C2" w:rsidRPr="000E528C">
              <w:rPr>
                <w:sz w:val="16"/>
                <w:szCs w:val="16"/>
                <w:lang w:eastAsia="ja-JP"/>
              </w:rPr>
              <w:t xml:space="preserve">; add service metadata elements. </w:t>
            </w:r>
          </w:p>
        </w:tc>
        <w:tc>
          <w:tcPr>
            <w:tcW w:w="2076" w:type="dxa"/>
          </w:tcPr>
          <w:p w14:paraId="26EB8C5D" w14:textId="77777777" w:rsidR="00797E97" w:rsidRPr="000E528C" w:rsidRDefault="00BA256D" w:rsidP="00315A44">
            <w:pPr>
              <w:rPr>
                <w:sz w:val="16"/>
                <w:szCs w:val="16"/>
                <w:lang w:eastAsia="ja-JP"/>
              </w:rPr>
            </w:pPr>
            <w:r w:rsidRPr="000E528C">
              <w:rPr>
                <w:sz w:val="16"/>
                <w:szCs w:val="16"/>
                <w:lang w:eastAsia="ja-JP"/>
              </w:rPr>
              <w:t>Stephen Richard</w:t>
            </w:r>
          </w:p>
        </w:tc>
      </w:tr>
      <w:tr w:rsidR="009141A8" w:rsidRPr="00CB2F1D" w14:paraId="2B96903C" w14:textId="77777777" w:rsidTr="000E528C">
        <w:tc>
          <w:tcPr>
            <w:tcW w:w="1008" w:type="dxa"/>
          </w:tcPr>
          <w:p w14:paraId="55CC4AC3" w14:textId="77777777" w:rsidR="009141A8" w:rsidRPr="000E528C" w:rsidRDefault="009141A8" w:rsidP="003D272E">
            <w:pPr>
              <w:rPr>
                <w:sz w:val="16"/>
                <w:szCs w:val="16"/>
                <w:lang w:eastAsia="ja-JP"/>
              </w:rPr>
            </w:pPr>
            <w:r w:rsidRPr="000E528C">
              <w:rPr>
                <w:sz w:val="16"/>
                <w:szCs w:val="16"/>
                <w:lang w:eastAsia="ja-JP"/>
              </w:rPr>
              <w:t>1.0.0</w:t>
            </w:r>
          </w:p>
        </w:tc>
        <w:tc>
          <w:tcPr>
            <w:tcW w:w="1080" w:type="dxa"/>
          </w:tcPr>
          <w:p w14:paraId="195D0B4F" w14:textId="77777777" w:rsidR="009141A8" w:rsidRPr="000E528C" w:rsidRDefault="009141A8" w:rsidP="009552BB">
            <w:pPr>
              <w:rPr>
                <w:sz w:val="16"/>
                <w:szCs w:val="16"/>
                <w:lang w:eastAsia="ja-JP"/>
              </w:rPr>
            </w:pPr>
            <w:r w:rsidRPr="000E528C">
              <w:rPr>
                <w:sz w:val="16"/>
                <w:szCs w:val="16"/>
                <w:lang w:eastAsia="ja-JP"/>
              </w:rPr>
              <w:t>2010-01-11</w:t>
            </w:r>
          </w:p>
        </w:tc>
        <w:tc>
          <w:tcPr>
            <w:tcW w:w="6120" w:type="dxa"/>
          </w:tcPr>
          <w:p w14:paraId="2187A1D4" w14:textId="77777777"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Second public release of draft dataset and dataset series profile, Word and PDF file preparation</w:t>
            </w:r>
          </w:p>
        </w:tc>
        <w:tc>
          <w:tcPr>
            <w:tcW w:w="2076" w:type="dxa"/>
          </w:tcPr>
          <w:p w14:paraId="6B580A78" w14:textId="77777777"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14:paraId="3D4A4709" w14:textId="77777777" w:rsidTr="000E528C">
        <w:tc>
          <w:tcPr>
            <w:tcW w:w="1008" w:type="dxa"/>
          </w:tcPr>
          <w:p w14:paraId="4A282457" w14:textId="77777777"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14:paraId="0106EF95" w14:textId="77777777"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14:paraId="0221CFAB" w14:textId="77777777"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14:paraId="662890DC" w14:textId="77777777"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14:paraId="447E75C3" w14:textId="77777777" w:rsidTr="000E528C">
        <w:tc>
          <w:tcPr>
            <w:tcW w:w="1008" w:type="dxa"/>
          </w:tcPr>
          <w:p w14:paraId="65940034" w14:textId="77777777" w:rsidR="0020550D" w:rsidRPr="000E528C" w:rsidRDefault="0020550D" w:rsidP="00346861">
            <w:pPr>
              <w:rPr>
                <w:sz w:val="16"/>
                <w:szCs w:val="16"/>
                <w:lang w:eastAsia="ja-JP"/>
              </w:rPr>
            </w:pPr>
            <w:r w:rsidRPr="000E528C">
              <w:rPr>
                <w:sz w:val="16"/>
                <w:szCs w:val="16"/>
                <w:lang w:eastAsia="ja-JP"/>
              </w:rPr>
              <w:t>1.1.0</w:t>
            </w:r>
          </w:p>
        </w:tc>
        <w:tc>
          <w:tcPr>
            <w:tcW w:w="1080" w:type="dxa"/>
          </w:tcPr>
          <w:p w14:paraId="79D8C638" w14:textId="77777777" w:rsidR="0020550D" w:rsidRPr="000E528C" w:rsidRDefault="00D518C4" w:rsidP="009552BB">
            <w:pPr>
              <w:rPr>
                <w:sz w:val="16"/>
                <w:szCs w:val="16"/>
                <w:lang w:eastAsia="ja-JP"/>
              </w:rPr>
            </w:pPr>
            <w:r w:rsidRPr="000E528C">
              <w:rPr>
                <w:sz w:val="16"/>
                <w:szCs w:val="16"/>
                <w:lang w:eastAsia="ja-JP"/>
              </w:rPr>
              <w:t>2010-02-02</w:t>
            </w:r>
          </w:p>
        </w:tc>
        <w:tc>
          <w:tcPr>
            <w:tcW w:w="6120" w:type="dxa"/>
          </w:tcPr>
          <w:p w14:paraId="0C3951CD" w14:textId="77777777"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14:paraId="0E03D7E7" w14:textId="77777777"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14:paraId="499525D0" w14:textId="77777777" w:rsidTr="000E528C">
        <w:tc>
          <w:tcPr>
            <w:tcW w:w="1008" w:type="dxa"/>
          </w:tcPr>
          <w:p w14:paraId="42788033" w14:textId="77777777" w:rsidR="000E528C" w:rsidRPr="000E528C" w:rsidRDefault="000E528C" w:rsidP="00346861">
            <w:pPr>
              <w:rPr>
                <w:sz w:val="16"/>
                <w:szCs w:val="16"/>
                <w:lang w:eastAsia="ja-JP"/>
              </w:rPr>
            </w:pPr>
            <w:r>
              <w:rPr>
                <w:sz w:val="16"/>
                <w:szCs w:val="16"/>
                <w:lang w:eastAsia="ja-JP"/>
              </w:rPr>
              <w:t>1.1.1</w:t>
            </w:r>
          </w:p>
        </w:tc>
        <w:tc>
          <w:tcPr>
            <w:tcW w:w="1080" w:type="dxa"/>
          </w:tcPr>
          <w:p w14:paraId="23DAED82" w14:textId="77777777"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14:paraId="20D66AEC" w14:textId="77777777"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14:paraId="5CD09947" w14:textId="77777777" w:rsidR="000E528C" w:rsidRPr="000E528C" w:rsidRDefault="00A90BBF" w:rsidP="00346861">
            <w:pPr>
              <w:rPr>
                <w:sz w:val="16"/>
                <w:szCs w:val="16"/>
                <w:lang w:eastAsia="ja-JP"/>
              </w:rPr>
            </w:pPr>
            <w:r>
              <w:rPr>
                <w:sz w:val="16"/>
                <w:szCs w:val="16"/>
                <w:lang w:eastAsia="ja-JP"/>
              </w:rPr>
              <w:t>Stephen Richard</w:t>
            </w:r>
          </w:p>
        </w:tc>
      </w:tr>
      <w:tr w:rsidR="00FC1808" w:rsidRPr="00CB2F1D" w14:paraId="16B29600" w14:textId="77777777" w:rsidTr="000E528C">
        <w:tc>
          <w:tcPr>
            <w:tcW w:w="1008" w:type="dxa"/>
          </w:tcPr>
          <w:p w14:paraId="79D8816A" w14:textId="77777777" w:rsidR="00FC1808" w:rsidRDefault="00FC1808" w:rsidP="00346861">
            <w:pPr>
              <w:rPr>
                <w:sz w:val="16"/>
                <w:szCs w:val="16"/>
                <w:lang w:eastAsia="ja-JP"/>
              </w:rPr>
            </w:pPr>
            <w:r>
              <w:rPr>
                <w:sz w:val="16"/>
                <w:szCs w:val="16"/>
                <w:lang w:eastAsia="ja-JP"/>
              </w:rPr>
              <w:t>1.1.2</w:t>
            </w:r>
          </w:p>
        </w:tc>
        <w:tc>
          <w:tcPr>
            <w:tcW w:w="1080" w:type="dxa"/>
          </w:tcPr>
          <w:p w14:paraId="01E9AC15" w14:textId="77777777" w:rsidR="00FC1808" w:rsidRDefault="002C02E9" w:rsidP="009552BB">
            <w:pPr>
              <w:rPr>
                <w:sz w:val="16"/>
                <w:szCs w:val="16"/>
                <w:lang w:eastAsia="ja-JP"/>
              </w:rPr>
            </w:pPr>
            <w:r>
              <w:rPr>
                <w:sz w:val="16"/>
                <w:szCs w:val="16"/>
                <w:lang w:eastAsia="ja-JP"/>
              </w:rPr>
              <w:t>2010-03-04</w:t>
            </w:r>
          </w:p>
        </w:tc>
        <w:tc>
          <w:tcPr>
            <w:tcW w:w="6120" w:type="dxa"/>
          </w:tcPr>
          <w:p w14:paraId="7C7B5CBE" w14:textId="77777777"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14:paraId="23A1F14B" w14:textId="77777777" w:rsidR="00FC1808" w:rsidRDefault="002C02E9" w:rsidP="00346861">
            <w:pPr>
              <w:rPr>
                <w:sz w:val="16"/>
                <w:szCs w:val="16"/>
                <w:lang w:eastAsia="ja-JP"/>
              </w:rPr>
            </w:pPr>
            <w:r>
              <w:rPr>
                <w:sz w:val="16"/>
                <w:szCs w:val="16"/>
                <w:lang w:eastAsia="ja-JP"/>
              </w:rPr>
              <w:t>Wolfgang Grunberg</w:t>
            </w:r>
          </w:p>
        </w:tc>
      </w:tr>
      <w:tr w:rsidR="00081BA7" w:rsidRPr="00CB2F1D" w14:paraId="0318E2F7" w14:textId="77777777" w:rsidTr="000E528C">
        <w:tc>
          <w:tcPr>
            <w:tcW w:w="1008" w:type="dxa"/>
          </w:tcPr>
          <w:p w14:paraId="5C3149FA" w14:textId="77777777" w:rsidR="00081BA7" w:rsidRDefault="002421FF" w:rsidP="00346861">
            <w:pPr>
              <w:rPr>
                <w:sz w:val="16"/>
                <w:szCs w:val="16"/>
                <w:lang w:eastAsia="ja-JP"/>
              </w:rPr>
            </w:pPr>
            <w:r>
              <w:rPr>
                <w:sz w:val="16"/>
                <w:szCs w:val="16"/>
                <w:lang w:eastAsia="ja-JP"/>
              </w:rPr>
              <w:t>1.1.3</w:t>
            </w:r>
          </w:p>
        </w:tc>
        <w:tc>
          <w:tcPr>
            <w:tcW w:w="1080" w:type="dxa"/>
          </w:tcPr>
          <w:p w14:paraId="69EFDCB3" w14:textId="77777777" w:rsidR="00081BA7" w:rsidRDefault="002421FF" w:rsidP="009552BB">
            <w:pPr>
              <w:rPr>
                <w:sz w:val="16"/>
                <w:szCs w:val="16"/>
                <w:lang w:eastAsia="ja-JP"/>
              </w:rPr>
            </w:pPr>
            <w:r>
              <w:rPr>
                <w:sz w:val="16"/>
                <w:szCs w:val="16"/>
                <w:lang w:eastAsia="ja-JP"/>
              </w:rPr>
              <w:t>2010-11-16</w:t>
            </w:r>
          </w:p>
        </w:tc>
        <w:tc>
          <w:tcPr>
            <w:tcW w:w="6120" w:type="dxa"/>
          </w:tcPr>
          <w:p w14:paraId="31F2B9E9" w14:textId="77777777" w:rsidR="00081BA7" w:rsidRDefault="006F46DC" w:rsidP="00CB2F1D">
            <w:pPr>
              <w:tabs>
                <w:tab w:val="left" w:pos="2064"/>
              </w:tabs>
              <w:rPr>
                <w:sz w:val="16"/>
                <w:szCs w:val="16"/>
                <w:lang w:eastAsia="ja-JP"/>
              </w:rPr>
            </w:pPr>
            <w:r>
              <w:rPr>
                <w:sz w:val="16"/>
                <w:szCs w:val="16"/>
                <w:lang w:eastAsia="ja-JP"/>
              </w:rPr>
              <w:t>Minor edits and bug fixes</w:t>
            </w:r>
            <w:r w:rsidR="003D7CFD">
              <w:rPr>
                <w:sz w:val="16"/>
                <w:szCs w:val="16"/>
                <w:lang w:eastAsia="ja-JP"/>
              </w:rPr>
              <w:t>, modify title and title page text.</w:t>
            </w:r>
          </w:p>
        </w:tc>
        <w:tc>
          <w:tcPr>
            <w:tcW w:w="2076" w:type="dxa"/>
          </w:tcPr>
          <w:p w14:paraId="47D2F54A" w14:textId="77777777" w:rsidR="00081BA7" w:rsidRDefault="006F46DC" w:rsidP="00346861">
            <w:pPr>
              <w:rPr>
                <w:sz w:val="16"/>
                <w:szCs w:val="16"/>
                <w:lang w:eastAsia="ja-JP"/>
              </w:rPr>
            </w:pPr>
            <w:r>
              <w:rPr>
                <w:sz w:val="16"/>
                <w:szCs w:val="16"/>
                <w:lang w:eastAsia="ja-JP"/>
              </w:rPr>
              <w:t>Wolfgang Grunberg, Stephen Richard</w:t>
            </w:r>
          </w:p>
        </w:tc>
      </w:tr>
      <w:tr w:rsidR="007C0B9D" w:rsidRPr="00CB2F1D" w14:paraId="47BB8308" w14:textId="77777777" w:rsidTr="000E528C">
        <w:tc>
          <w:tcPr>
            <w:tcW w:w="1008" w:type="dxa"/>
          </w:tcPr>
          <w:p w14:paraId="6CC7D15B" w14:textId="77777777"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14:paraId="48B76FAB" w14:textId="77777777" w:rsidR="007C0B9D" w:rsidRDefault="007C0B9D" w:rsidP="009552BB">
            <w:pPr>
              <w:rPr>
                <w:sz w:val="16"/>
                <w:szCs w:val="16"/>
                <w:lang w:eastAsia="ja-JP"/>
              </w:rPr>
            </w:pPr>
            <w:r>
              <w:rPr>
                <w:sz w:val="16"/>
                <w:szCs w:val="16"/>
                <w:lang w:eastAsia="ja-JP"/>
              </w:rPr>
              <w:t>2010-11-18</w:t>
            </w:r>
          </w:p>
        </w:tc>
        <w:tc>
          <w:tcPr>
            <w:tcW w:w="6120" w:type="dxa"/>
          </w:tcPr>
          <w:p w14:paraId="4043DB59" w14:textId="77777777"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14:paraId="0642B236" w14:textId="77777777" w:rsidR="007C0B9D" w:rsidRDefault="007C0B9D" w:rsidP="00346861">
            <w:pPr>
              <w:rPr>
                <w:sz w:val="16"/>
                <w:szCs w:val="16"/>
                <w:lang w:eastAsia="ja-JP"/>
              </w:rPr>
            </w:pPr>
            <w:r>
              <w:rPr>
                <w:sz w:val="16"/>
                <w:szCs w:val="16"/>
                <w:lang w:eastAsia="ja-JP"/>
              </w:rPr>
              <w:t>Stephen Richard</w:t>
            </w:r>
          </w:p>
        </w:tc>
      </w:tr>
      <w:tr w:rsidR="008E6D12" w:rsidRPr="00CB2F1D" w14:paraId="26C80E2E" w14:textId="77777777" w:rsidTr="000E528C">
        <w:tc>
          <w:tcPr>
            <w:tcW w:w="1008" w:type="dxa"/>
          </w:tcPr>
          <w:p w14:paraId="7F9E9355" w14:textId="77777777" w:rsidR="008E6D12" w:rsidRDefault="008E6D12" w:rsidP="00A273CD">
            <w:pPr>
              <w:rPr>
                <w:sz w:val="16"/>
                <w:szCs w:val="16"/>
                <w:lang w:eastAsia="ja-JP"/>
              </w:rPr>
            </w:pPr>
          </w:p>
        </w:tc>
        <w:tc>
          <w:tcPr>
            <w:tcW w:w="1080" w:type="dxa"/>
          </w:tcPr>
          <w:p w14:paraId="01872463" w14:textId="77777777" w:rsidR="008E6D12" w:rsidRDefault="008E6D12" w:rsidP="009552BB">
            <w:pPr>
              <w:rPr>
                <w:sz w:val="16"/>
                <w:szCs w:val="16"/>
                <w:lang w:eastAsia="ja-JP"/>
              </w:rPr>
            </w:pPr>
            <w:r>
              <w:rPr>
                <w:sz w:val="16"/>
                <w:szCs w:val="16"/>
                <w:lang w:eastAsia="ja-JP"/>
              </w:rPr>
              <w:t>2011-12-28</w:t>
            </w:r>
          </w:p>
        </w:tc>
        <w:tc>
          <w:tcPr>
            <w:tcW w:w="6120" w:type="dxa"/>
          </w:tcPr>
          <w:p w14:paraId="388B8ADC" w14:textId="77777777" w:rsidR="008E6D12" w:rsidRDefault="008E6D12" w:rsidP="0076401E">
            <w:pPr>
              <w:tabs>
                <w:tab w:val="left" w:pos="2064"/>
              </w:tabs>
              <w:rPr>
                <w:sz w:val="16"/>
                <w:szCs w:val="16"/>
                <w:lang w:eastAsia="ja-JP"/>
              </w:rPr>
            </w:pPr>
            <w:r>
              <w:rPr>
                <w:sz w:val="16"/>
                <w:szCs w:val="16"/>
                <w:lang w:eastAsia="ja-JP"/>
              </w:rPr>
              <w:t>add ‘Recommended practices’ to title. Update language in distribution section.</w:t>
            </w:r>
          </w:p>
        </w:tc>
        <w:tc>
          <w:tcPr>
            <w:tcW w:w="2076" w:type="dxa"/>
          </w:tcPr>
          <w:p w14:paraId="5C5AE9CC" w14:textId="77777777" w:rsidR="00102D07" w:rsidRDefault="008E6D12" w:rsidP="00346861">
            <w:pPr>
              <w:rPr>
                <w:sz w:val="16"/>
                <w:szCs w:val="16"/>
                <w:lang w:eastAsia="ja-JP"/>
              </w:rPr>
            </w:pPr>
            <w:r>
              <w:rPr>
                <w:sz w:val="16"/>
                <w:szCs w:val="16"/>
                <w:lang w:eastAsia="ja-JP"/>
              </w:rPr>
              <w:t>Stephen Richard</w:t>
            </w:r>
          </w:p>
        </w:tc>
      </w:tr>
      <w:tr w:rsidR="00102D07" w:rsidRPr="00CB2F1D" w14:paraId="726B4E4D" w14:textId="77777777" w:rsidTr="000E528C">
        <w:tc>
          <w:tcPr>
            <w:tcW w:w="1008" w:type="dxa"/>
          </w:tcPr>
          <w:p w14:paraId="63D4B0BB" w14:textId="77777777" w:rsidR="00102D07" w:rsidRDefault="00102D07" w:rsidP="00A273CD">
            <w:pPr>
              <w:rPr>
                <w:sz w:val="16"/>
                <w:szCs w:val="16"/>
                <w:lang w:eastAsia="ja-JP"/>
              </w:rPr>
            </w:pPr>
          </w:p>
        </w:tc>
        <w:tc>
          <w:tcPr>
            <w:tcW w:w="1080" w:type="dxa"/>
          </w:tcPr>
          <w:p w14:paraId="718CF4B6" w14:textId="77777777" w:rsidR="00102D07" w:rsidRDefault="00102D07" w:rsidP="009552BB">
            <w:pPr>
              <w:rPr>
                <w:sz w:val="16"/>
                <w:szCs w:val="16"/>
                <w:lang w:eastAsia="ja-JP"/>
              </w:rPr>
            </w:pPr>
            <w:r>
              <w:rPr>
                <w:sz w:val="16"/>
                <w:szCs w:val="16"/>
                <w:lang w:eastAsia="ja-JP"/>
              </w:rPr>
              <w:t>2013-06-13</w:t>
            </w:r>
          </w:p>
        </w:tc>
        <w:tc>
          <w:tcPr>
            <w:tcW w:w="6120" w:type="dxa"/>
          </w:tcPr>
          <w:p w14:paraId="4794D0D8" w14:textId="77777777"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14:paraId="331CC982" w14:textId="77777777" w:rsidR="00102D07" w:rsidRDefault="00687C26" w:rsidP="00346861">
            <w:pPr>
              <w:rPr>
                <w:sz w:val="16"/>
                <w:szCs w:val="16"/>
                <w:lang w:eastAsia="ja-JP"/>
              </w:rPr>
            </w:pPr>
            <w:r>
              <w:rPr>
                <w:sz w:val="16"/>
                <w:szCs w:val="16"/>
                <w:lang w:eastAsia="ja-JP"/>
              </w:rPr>
              <w:t>Stephen Richa</w:t>
            </w:r>
            <w:r w:rsidR="00102D07">
              <w:rPr>
                <w:sz w:val="16"/>
                <w:szCs w:val="16"/>
                <w:lang w:eastAsia="ja-JP"/>
              </w:rPr>
              <w:t>rd</w:t>
            </w:r>
          </w:p>
        </w:tc>
      </w:tr>
      <w:tr w:rsidR="00687C26" w:rsidRPr="00CB2F1D" w14:paraId="46061AB6" w14:textId="77777777" w:rsidTr="000E528C">
        <w:tc>
          <w:tcPr>
            <w:tcW w:w="1008" w:type="dxa"/>
          </w:tcPr>
          <w:p w14:paraId="19A7C428" w14:textId="77777777" w:rsidR="00687C26" w:rsidRDefault="00687C26" w:rsidP="00A273CD">
            <w:pPr>
              <w:rPr>
                <w:sz w:val="16"/>
                <w:szCs w:val="16"/>
                <w:lang w:eastAsia="ja-JP"/>
              </w:rPr>
            </w:pPr>
          </w:p>
        </w:tc>
        <w:tc>
          <w:tcPr>
            <w:tcW w:w="1080" w:type="dxa"/>
          </w:tcPr>
          <w:p w14:paraId="541CE076" w14:textId="77777777" w:rsidR="00687C26" w:rsidRDefault="00687C26" w:rsidP="009552BB">
            <w:pPr>
              <w:rPr>
                <w:sz w:val="16"/>
                <w:szCs w:val="16"/>
                <w:lang w:eastAsia="ja-JP"/>
              </w:rPr>
            </w:pPr>
            <w:r>
              <w:rPr>
                <w:sz w:val="16"/>
                <w:szCs w:val="16"/>
                <w:lang w:eastAsia="ja-JP"/>
              </w:rPr>
              <w:t>2014-01-23</w:t>
            </w:r>
          </w:p>
        </w:tc>
        <w:tc>
          <w:tcPr>
            <w:tcW w:w="6120" w:type="dxa"/>
          </w:tcPr>
          <w:p w14:paraId="72DBF5F7" w14:textId="77777777" w:rsidR="00687C26" w:rsidRDefault="00687C26" w:rsidP="0076401E">
            <w:pPr>
              <w:tabs>
                <w:tab w:val="left" w:pos="2064"/>
              </w:tabs>
              <w:rPr>
                <w:sz w:val="16"/>
                <w:szCs w:val="16"/>
                <w:lang w:eastAsia="ja-JP"/>
              </w:rPr>
            </w:pPr>
            <w:r>
              <w:rPr>
                <w:sz w:val="16"/>
                <w:szCs w:val="16"/>
                <w:lang w:eastAsia="ja-JP"/>
              </w:rPr>
              <w:t>Add hierarchyLevelName string values for use in metadata document in Table 1</w:t>
            </w:r>
          </w:p>
        </w:tc>
        <w:tc>
          <w:tcPr>
            <w:tcW w:w="2076" w:type="dxa"/>
          </w:tcPr>
          <w:p w14:paraId="7B780288" w14:textId="77777777" w:rsidR="00687C26" w:rsidRDefault="00687C26" w:rsidP="00346861">
            <w:pPr>
              <w:rPr>
                <w:sz w:val="16"/>
                <w:szCs w:val="16"/>
                <w:lang w:eastAsia="ja-JP"/>
              </w:rPr>
            </w:pPr>
            <w:r>
              <w:rPr>
                <w:sz w:val="16"/>
                <w:szCs w:val="16"/>
                <w:lang w:eastAsia="ja-JP"/>
              </w:rPr>
              <w:t>Stephen Richard</w:t>
            </w:r>
          </w:p>
        </w:tc>
      </w:tr>
    </w:tbl>
    <w:p w14:paraId="733B82F8" w14:textId="77777777" w:rsidR="0032148F" w:rsidRPr="00CB2F1D" w:rsidRDefault="0032148F" w:rsidP="00FE4DB7"/>
    <w:p w14:paraId="4D1C4F8A" w14:textId="77777777" w:rsidR="0032148F" w:rsidRPr="00CB2F1D" w:rsidRDefault="0032148F" w:rsidP="00E95472">
      <w:pPr>
        <w:pStyle w:val="Notices"/>
      </w:pPr>
      <w:r w:rsidRPr="00CB2F1D">
        <w:lastRenderedPageBreak/>
        <w:t>Acknowledgement</w:t>
      </w:r>
    </w:p>
    <w:p w14:paraId="52244D41" w14:textId="77777777" w:rsidR="0032148F" w:rsidRPr="00CB2F1D" w:rsidRDefault="0032148F" w:rsidP="00E95472">
      <w:pPr>
        <w:pStyle w:val="TextBody"/>
      </w:pPr>
      <w:r w:rsidRPr="00CB2F1D">
        <w:t>Many individuals and organizations have contributed to or inspired the development of these Guidelines.</w:t>
      </w:r>
    </w:p>
    <w:p w14:paraId="55B49493" w14:textId="77777777"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14:paraId="0BB49CB4" w14:textId="77777777"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14:paraId="2AEC5BF1" w14:textId="77777777"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14:paraId="488FE905" w14:textId="77777777"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14:paraId="53EB2EB2" w14:textId="77777777" w:rsidR="008C4FEE" w:rsidRDefault="008C4FEE" w:rsidP="00A273CD">
      <w:pPr>
        <w:pStyle w:val="Titlepageinfodescription"/>
        <w:ind w:left="1080" w:hanging="270"/>
      </w:pPr>
      <w:r>
        <w:t>U.S. Department of Energy under award DE-EE0001120 to Boise State University; 2009.</w:t>
      </w:r>
    </w:p>
    <w:p w14:paraId="006B4041" w14:textId="77777777" w:rsidR="008C4FEE" w:rsidRPr="00A273CD" w:rsidRDefault="008C4FEE" w:rsidP="00A273CD">
      <w:pPr>
        <w:pStyle w:val="Titlepageinfodescription"/>
        <w:ind w:left="1080" w:hanging="270"/>
      </w:pPr>
      <w:r w:rsidRPr="008C4FEE">
        <w:t>U.S. Department of Energy under award DE-EE1002850 to the Arizona Geological Survey acting on behalf of the Association of American State Geologists</w:t>
      </w:r>
      <w:r>
        <w:t>, 2010</w:t>
      </w:r>
      <w:r w:rsidRPr="008C4FEE">
        <w:t>.</w:t>
      </w:r>
    </w:p>
    <w:p w14:paraId="2D8CAC12" w14:textId="77777777" w:rsidR="0032148F" w:rsidRPr="00CB2F1D" w:rsidRDefault="0032148F" w:rsidP="00521030">
      <w:pPr>
        <w:pStyle w:val="Titlepageinfo"/>
      </w:pPr>
      <w:r w:rsidRPr="00CB2F1D">
        <w:t>Special Thanks to</w:t>
      </w:r>
      <w:r w:rsidR="00853B0A">
        <w:t xml:space="preserve"> (alphabetically)</w:t>
      </w:r>
      <w:r w:rsidRPr="00CB2F1D">
        <w:t>:</w:t>
      </w:r>
    </w:p>
    <w:p w14:paraId="08B1F9B2" w14:textId="77777777"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14:paraId="2EC4E7C3" w14:textId="77777777" w:rsidR="0032148F" w:rsidRPr="00CB2F1D" w:rsidRDefault="0032148F" w:rsidP="00E95472">
      <w:pPr>
        <w:pStyle w:val="Titlepageinfo"/>
      </w:pPr>
      <w:r w:rsidRPr="00CB2F1D">
        <w:t xml:space="preserve">Contact Information </w:t>
      </w:r>
    </w:p>
    <w:p w14:paraId="52FBE79D" w14:textId="77777777"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14:paraId="24F143F9" w14:textId="77777777" w:rsidR="0032148F" w:rsidRPr="00CB2F1D" w:rsidRDefault="0032148F" w:rsidP="006E3D05">
      <w:pPr>
        <w:pStyle w:val="Titlepageinfo"/>
      </w:pPr>
      <w:r w:rsidRPr="00CB2F1D">
        <w:t>Email</w:t>
      </w:r>
    </w:p>
    <w:p w14:paraId="56C95FA7" w14:textId="77777777" w:rsidR="0032148F" w:rsidRPr="00CB2F1D" w:rsidRDefault="001A758C" w:rsidP="006E3D05">
      <w:pPr>
        <w:pStyle w:val="Titlepageinfodescription"/>
      </w:pPr>
      <w:hyperlink r:id="rId10" w:history="1">
        <w:r w:rsidR="0032148F" w:rsidRPr="00CB2F1D">
          <w:rPr>
            <w:rStyle w:val="Hyperlink"/>
          </w:rPr>
          <w:t>metadata@usgin.org</w:t>
        </w:r>
      </w:hyperlink>
    </w:p>
    <w:p w14:paraId="06676C5A" w14:textId="77777777" w:rsidR="0032148F" w:rsidRPr="00CB2F1D" w:rsidRDefault="0032148F" w:rsidP="006E3D05">
      <w:pPr>
        <w:pStyle w:val="Titlepageinfo"/>
      </w:pPr>
      <w:r w:rsidRPr="00CB2F1D">
        <w:t>Online</w:t>
      </w:r>
    </w:p>
    <w:p w14:paraId="48B474A3" w14:textId="77777777" w:rsidR="0032148F" w:rsidRPr="00CB2F1D" w:rsidRDefault="001A758C" w:rsidP="00E95472">
      <w:pPr>
        <w:pStyle w:val="Titlepageinfodescription"/>
      </w:pPr>
      <w:hyperlink r:id="rId11" w:history="1">
        <w:r w:rsidR="0032148F" w:rsidRPr="00CB2F1D">
          <w:rPr>
            <w:rStyle w:val="Hyperlink"/>
          </w:rPr>
          <w:t>http://usgin.org</w:t>
        </w:r>
      </w:hyperlink>
      <w:r w:rsidR="0032148F" w:rsidRPr="00CB2F1D">
        <w:t xml:space="preserve"> </w:t>
      </w:r>
      <w:r w:rsidR="0032148F" w:rsidRPr="00CB2F1D">
        <w:br/>
      </w:r>
      <w:hyperlink r:id="rId12" w:history="1">
        <w:r w:rsidR="0032148F" w:rsidRPr="00CB2F1D">
          <w:rPr>
            <w:rStyle w:val="Hyperlink"/>
          </w:rPr>
          <w:t>http://lab.usgin.org</w:t>
        </w:r>
      </w:hyperlink>
    </w:p>
    <w:p w14:paraId="4DEB770B" w14:textId="77777777" w:rsidR="0032148F" w:rsidRPr="00CB2F1D" w:rsidRDefault="0032148F" w:rsidP="00FE4DB7"/>
    <w:p w14:paraId="5D42B510" w14:textId="77777777" w:rsidR="0032148F" w:rsidRPr="00CB2F1D" w:rsidRDefault="0032148F">
      <w:pPr>
        <w:pStyle w:val="Notices"/>
      </w:pPr>
      <w:r w:rsidRPr="00CB2F1D">
        <w:lastRenderedPageBreak/>
        <w:t>Table of Contents</w:t>
      </w:r>
    </w:p>
    <w:p w14:paraId="63291F5F" w14:textId="77777777" w:rsidR="00C1044C" w:rsidRDefault="00FE320C">
      <w:pPr>
        <w:pStyle w:val="TOC1"/>
        <w:tabs>
          <w:tab w:val="left" w:pos="480"/>
          <w:tab w:val="right" w:leader="dot" w:pos="9350"/>
        </w:tabs>
        <w:rPr>
          <w:rFonts w:asciiTheme="minorHAnsi" w:eastAsiaTheme="minorEastAsia" w:hAnsiTheme="minorHAnsi" w:cstheme="minorBidi"/>
          <w:noProof/>
          <w:color w:val="auto"/>
          <w:szCs w:val="22"/>
        </w:rPr>
      </w:pPr>
      <w:r w:rsidRPr="00CB2F1D">
        <w:fldChar w:fldCharType="begin"/>
      </w:r>
      <w:r w:rsidR="0032148F" w:rsidRPr="00CB2F1D">
        <w:instrText xml:space="preserve"> TOC \o "1-3" \h \z \u </w:instrText>
      </w:r>
      <w:r w:rsidRPr="00CB2F1D">
        <w:fldChar w:fldCharType="separate"/>
      </w:r>
      <w:hyperlink w:anchor="_Toc381426740" w:history="1">
        <w:r w:rsidR="00C1044C" w:rsidRPr="003C59F5">
          <w:rPr>
            <w:rStyle w:val="Hyperlink"/>
            <w:noProof/>
          </w:rPr>
          <w:t>1</w:t>
        </w:r>
        <w:r w:rsidR="00C1044C">
          <w:rPr>
            <w:rFonts w:asciiTheme="minorHAnsi" w:eastAsiaTheme="minorEastAsia" w:hAnsiTheme="minorHAnsi" w:cstheme="minorBidi"/>
            <w:noProof/>
            <w:color w:val="auto"/>
            <w:szCs w:val="22"/>
          </w:rPr>
          <w:tab/>
        </w:r>
        <w:r w:rsidR="00C1044C" w:rsidRPr="003C59F5">
          <w:rPr>
            <w:rStyle w:val="Hyperlink"/>
            <w:noProof/>
          </w:rPr>
          <w:t>Introduction</w:t>
        </w:r>
        <w:r w:rsidR="00C1044C">
          <w:rPr>
            <w:noProof/>
            <w:webHidden/>
          </w:rPr>
          <w:tab/>
        </w:r>
        <w:r w:rsidR="00C1044C">
          <w:rPr>
            <w:noProof/>
            <w:webHidden/>
          </w:rPr>
          <w:fldChar w:fldCharType="begin"/>
        </w:r>
        <w:r w:rsidR="00C1044C">
          <w:rPr>
            <w:noProof/>
            <w:webHidden/>
          </w:rPr>
          <w:instrText xml:space="preserve"> PAGEREF _Toc381426740 \h </w:instrText>
        </w:r>
        <w:r w:rsidR="00C1044C">
          <w:rPr>
            <w:noProof/>
            <w:webHidden/>
          </w:rPr>
        </w:r>
        <w:r w:rsidR="00C1044C">
          <w:rPr>
            <w:noProof/>
            <w:webHidden/>
          </w:rPr>
          <w:fldChar w:fldCharType="separate"/>
        </w:r>
        <w:r w:rsidR="00C1044C">
          <w:rPr>
            <w:noProof/>
            <w:webHidden/>
          </w:rPr>
          <w:t>8</w:t>
        </w:r>
        <w:r w:rsidR="00C1044C">
          <w:rPr>
            <w:noProof/>
            <w:webHidden/>
          </w:rPr>
          <w:fldChar w:fldCharType="end"/>
        </w:r>
      </w:hyperlink>
    </w:p>
    <w:p w14:paraId="3BA56351"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41" w:history="1">
        <w:r w:rsidR="00C1044C" w:rsidRPr="003C59F5">
          <w:rPr>
            <w:rStyle w:val="Hyperlink"/>
            <w:noProof/>
          </w:rPr>
          <w:t>1.1 Normative References</w:t>
        </w:r>
        <w:r w:rsidR="00C1044C">
          <w:rPr>
            <w:noProof/>
            <w:webHidden/>
          </w:rPr>
          <w:tab/>
        </w:r>
        <w:r w:rsidR="00C1044C">
          <w:rPr>
            <w:noProof/>
            <w:webHidden/>
          </w:rPr>
          <w:fldChar w:fldCharType="begin"/>
        </w:r>
        <w:r w:rsidR="00C1044C">
          <w:rPr>
            <w:noProof/>
            <w:webHidden/>
          </w:rPr>
          <w:instrText xml:space="preserve"> PAGEREF _Toc381426741 \h </w:instrText>
        </w:r>
        <w:r w:rsidR="00C1044C">
          <w:rPr>
            <w:noProof/>
            <w:webHidden/>
          </w:rPr>
        </w:r>
        <w:r w:rsidR="00C1044C">
          <w:rPr>
            <w:noProof/>
            <w:webHidden/>
          </w:rPr>
          <w:fldChar w:fldCharType="separate"/>
        </w:r>
        <w:r w:rsidR="00C1044C">
          <w:rPr>
            <w:noProof/>
            <w:webHidden/>
          </w:rPr>
          <w:t>8</w:t>
        </w:r>
        <w:r w:rsidR="00C1044C">
          <w:rPr>
            <w:noProof/>
            <w:webHidden/>
          </w:rPr>
          <w:fldChar w:fldCharType="end"/>
        </w:r>
      </w:hyperlink>
    </w:p>
    <w:p w14:paraId="52DFF22A"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42" w:history="1">
        <w:r w:rsidR="00C1044C" w:rsidRPr="003C59F5">
          <w:rPr>
            <w:rStyle w:val="Hyperlink"/>
            <w:noProof/>
            <w:lang w:eastAsia="ja-JP"/>
          </w:rPr>
          <w:t>1.2 Purpose</w:t>
        </w:r>
        <w:r w:rsidR="00C1044C">
          <w:rPr>
            <w:noProof/>
            <w:webHidden/>
          </w:rPr>
          <w:tab/>
        </w:r>
        <w:r w:rsidR="00C1044C">
          <w:rPr>
            <w:noProof/>
            <w:webHidden/>
          </w:rPr>
          <w:fldChar w:fldCharType="begin"/>
        </w:r>
        <w:r w:rsidR="00C1044C">
          <w:rPr>
            <w:noProof/>
            <w:webHidden/>
          </w:rPr>
          <w:instrText xml:space="preserve"> PAGEREF _Toc381426742 \h </w:instrText>
        </w:r>
        <w:r w:rsidR="00C1044C">
          <w:rPr>
            <w:noProof/>
            <w:webHidden/>
          </w:rPr>
        </w:r>
        <w:r w:rsidR="00C1044C">
          <w:rPr>
            <w:noProof/>
            <w:webHidden/>
          </w:rPr>
          <w:fldChar w:fldCharType="separate"/>
        </w:r>
        <w:r w:rsidR="00C1044C">
          <w:rPr>
            <w:noProof/>
            <w:webHidden/>
          </w:rPr>
          <w:t>9</w:t>
        </w:r>
        <w:r w:rsidR="00C1044C">
          <w:rPr>
            <w:noProof/>
            <w:webHidden/>
          </w:rPr>
          <w:fldChar w:fldCharType="end"/>
        </w:r>
      </w:hyperlink>
    </w:p>
    <w:p w14:paraId="745A29FE"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43" w:history="1">
        <w:r w:rsidR="00C1044C" w:rsidRPr="003C59F5">
          <w:rPr>
            <w:rStyle w:val="Hyperlink"/>
            <w:noProof/>
            <w:lang w:eastAsia="ja-JP"/>
          </w:rPr>
          <w:t>1.3</w:t>
        </w:r>
        <w:r w:rsidR="00C1044C" w:rsidRPr="003C59F5">
          <w:rPr>
            <w:rStyle w:val="Hyperlink"/>
            <w:noProof/>
          </w:rPr>
          <w:t xml:space="preserve"> Terminology</w:t>
        </w:r>
        <w:r w:rsidR="00C1044C">
          <w:rPr>
            <w:noProof/>
            <w:webHidden/>
          </w:rPr>
          <w:tab/>
        </w:r>
        <w:r w:rsidR="00C1044C">
          <w:rPr>
            <w:noProof/>
            <w:webHidden/>
          </w:rPr>
          <w:fldChar w:fldCharType="begin"/>
        </w:r>
        <w:r w:rsidR="00C1044C">
          <w:rPr>
            <w:noProof/>
            <w:webHidden/>
          </w:rPr>
          <w:instrText xml:space="preserve"> PAGEREF _Toc381426743 \h </w:instrText>
        </w:r>
        <w:r w:rsidR="00C1044C">
          <w:rPr>
            <w:noProof/>
            <w:webHidden/>
          </w:rPr>
        </w:r>
        <w:r w:rsidR="00C1044C">
          <w:rPr>
            <w:noProof/>
            <w:webHidden/>
          </w:rPr>
          <w:fldChar w:fldCharType="separate"/>
        </w:r>
        <w:r w:rsidR="00C1044C">
          <w:rPr>
            <w:noProof/>
            <w:webHidden/>
          </w:rPr>
          <w:t>9</w:t>
        </w:r>
        <w:r w:rsidR="00C1044C">
          <w:rPr>
            <w:noProof/>
            <w:webHidden/>
          </w:rPr>
          <w:fldChar w:fldCharType="end"/>
        </w:r>
      </w:hyperlink>
    </w:p>
    <w:p w14:paraId="4209F553"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44" w:history="1">
        <w:r w:rsidR="00C1044C" w:rsidRPr="003C59F5">
          <w:rPr>
            <w:rStyle w:val="Hyperlink"/>
            <w:noProof/>
          </w:rPr>
          <w:t>1.4 ISO Schemas Location</w:t>
        </w:r>
        <w:r w:rsidR="00C1044C">
          <w:rPr>
            <w:noProof/>
            <w:webHidden/>
          </w:rPr>
          <w:tab/>
        </w:r>
        <w:r w:rsidR="00C1044C">
          <w:rPr>
            <w:noProof/>
            <w:webHidden/>
          </w:rPr>
          <w:fldChar w:fldCharType="begin"/>
        </w:r>
        <w:r w:rsidR="00C1044C">
          <w:rPr>
            <w:noProof/>
            <w:webHidden/>
          </w:rPr>
          <w:instrText xml:space="preserve"> PAGEREF _Toc381426744 \h </w:instrText>
        </w:r>
        <w:r w:rsidR="00C1044C">
          <w:rPr>
            <w:noProof/>
            <w:webHidden/>
          </w:rPr>
        </w:r>
        <w:r w:rsidR="00C1044C">
          <w:rPr>
            <w:noProof/>
            <w:webHidden/>
          </w:rPr>
          <w:fldChar w:fldCharType="separate"/>
        </w:r>
        <w:r w:rsidR="00C1044C">
          <w:rPr>
            <w:noProof/>
            <w:webHidden/>
          </w:rPr>
          <w:t>10</w:t>
        </w:r>
        <w:r w:rsidR="00C1044C">
          <w:rPr>
            <w:noProof/>
            <w:webHidden/>
          </w:rPr>
          <w:fldChar w:fldCharType="end"/>
        </w:r>
      </w:hyperlink>
    </w:p>
    <w:p w14:paraId="13155B54" w14:textId="77777777" w:rsidR="00C1044C" w:rsidRDefault="001A758C">
      <w:pPr>
        <w:pStyle w:val="TOC1"/>
        <w:tabs>
          <w:tab w:val="left" w:pos="480"/>
          <w:tab w:val="right" w:leader="dot" w:pos="9350"/>
        </w:tabs>
        <w:rPr>
          <w:rFonts w:asciiTheme="minorHAnsi" w:eastAsiaTheme="minorEastAsia" w:hAnsiTheme="minorHAnsi" w:cstheme="minorBidi"/>
          <w:noProof/>
          <w:color w:val="auto"/>
          <w:szCs w:val="22"/>
        </w:rPr>
      </w:pPr>
      <w:hyperlink w:anchor="_Toc381426745" w:history="1">
        <w:r w:rsidR="00C1044C" w:rsidRPr="003C59F5">
          <w:rPr>
            <w:rStyle w:val="Hyperlink"/>
            <w:noProof/>
            <w:lang w:eastAsia="ja-JP"/>
          </w:rPr>
          <w:t>2</w:t>
        </w:r>
        <w:r w:rsidR="00C1044C">
          <w:rPr>
            <w:rFonts w:asciiTheme="minorHAnsi" w:eastAsiaTheme="minorEastAsia" w:hAnsiTheme="minorHAnsi" w:cstheme="minorBidi"/>
            <w:noProof/>
            <w:color w:val="auto"/>
            <w:szCs w:val="22"/>
          </w:rPr>
          <w:tab/>
        </w:r>
        <w:r w:rsidR="00C1044C" w:rsidRPr="003C59F5">
          <w:rPr>
            <w:rStyle w:val="Hyperlink"/>
            <w:noProof/>
          </w:rPr>
          <w:t>Overview of the Profile</w:t>
        </w:r>
        <w:r w:rsidR="00C1044C">
          <w:rPr>
            <w:noProof/>
            <w:webHidden/>
          </w:rPr>
          <w:tab/>
        </w:r>
        <w:r w:rsidR="00C1044C">
          <w:rPr>
            <w:noProof/>
            <w:webHidden/>
          </w:rPr>
          <w:fldChar w:fldCharType="begin"/>
        </w:r>
        <w:r w:rsidR="00C1044C">
          <w:rPr>
            <w:noProof/>
            <w:webHidden/>
          </w:rPr>
          <w:instrText xml:space="preserve"> PAGEREF _Toc381426745 \h </w:instrText>
        </w:r>
        <w:r w:rsidR="00C1044C">
          <w:rPr>
            <w:noProof/>
            <w:webHidden/>
          </w:rPr>
        </w:r>
        <w:r w:rsidR="00C1044C">
          <w:rPr>
            <w:noProof/>
            <w:webHidden/>
          </w:rPr>
          <w:fldChar w:fldCharType="separate"/>
        </w:r>
        <w:r w:rsidR="00C1044C">
          <w:rPr>
            <w:noProof/>
            <w:webHidden/>
          </w:rPr>
          <w:t>12</w:t>
        </w:r>
        <w:r w:rsidR="00C1044C">
          <w:rPr>
            <w:noProof/>
            <w:webHidden/>
          </w:rPr>
          <w:fldChar w:fldCharType="end"/>
        </w:r>
      </w:hyperlink>
    </w:p>
    <w:p w14:paraId="355D67C1"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46" w:history="1">
        <w:r w:rsidR="00C1044C" w:rsidRPr="003C59F5">
          <w:rPr>
            <w:rStyle w:val="Hyperlink"/>
            <w:noProof/>
            <w:lang w:eastAsia="ja-JP"/>
          </w:rPr>
          <w:t>2.1 Quick Reference</w:t>
        </w:r>
        <w:r w:rsidR="00C1044C">
          <w:rPr>
            <w:noProof/>
            <w:webHidden/>
          </w:rPr>
          <w:tab/>
        </w:r>
        <w:r w:rsidR="00C1044C">
          <w:rPr>
            <w:noProof/>
            <w:webHidden/>
          </w:rPr>
          <w:fldChar w:fldCharType="begin"/>
        </w:r>
        <w:r w:rsidR="00C1044C">
          <w:rPr>
            <w:noProof/>
            <w:webHidden/>
          </w:rPr>
          <w:instrText xml:space="preserve"> PAGEREF _Toc381426746 \h </w:instrText>
        </w:r>
        <w:r w:rsidR="00C1044C">
          <w:rPr>
            <w:noProof/>
            <w:webHidden/>
          </w:rPr>
        </w:r>
        <w:r w:rsidR="00C1044C">
          <w:rPr>
            <w:noProof/>
            <w:webHidden/>
          </w:rPr>
          <w:fldChar w:fldCharType="separate"/>
        </w:r>
        <w:r w:rsidR="00C1044C">
          <w:rPr>
            <w:noProof/>
            <w:webHidden/>
          </w:rPr>
          <w:t>12</w:t>
        </w:r>
        <w:r w:rsidR="00C1044C">
          <w:rPr>
            <w:noProof/>
            <w:webHidden/>
          </w:rPr>
          <w:fldChar w:fldCharType="end"/>
        </w:r>
      </w:hyperlink>
    </w:p>
    <w:p w14:paraId="5B622077"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47" w:history="1">
        <w:r w:rsidR="00C1044C" w:rsidRPr="003C59F5">
          <w:rPr>
            <w:rStyle w:val="Hyperlink"/>
            <w:noProof/>
          </w:rPr>
          <w:t>2.1.1 Non-service resources</w:t>
        </w:r>
        <w:r w:rsidR="00C1044C">
          <w:rPr>
            <w:noProof/>
            <w:webHidden/>
          </w:rPr>
          <w:tab/>
        </w:r>
        <w:r w:rsidR="00C1044C">
          <w:rPr>
            <w:noProof/>
            <w:webHidden/>
          </w:rPr>
          <w:fldChar w:fldCharType="begin"/>
        </w:r>
        <w:r w:rsidR="00C1044C">
          <w:rPr>
            <w:noProof/>
            <w:webHidden/>
          </w:rPr>
          <w:instrText xml:space="preserve"> PAGEREF _Toc381426747 \h </w:instrText>
        </w:r>
        <w:r w:rsidR="00C1044C">
          <w:rPr>
            <w:noProof/>
            <w:webHidden/>
          </w:rPr>
        </w:r>
        <w:r w:rsidR="00C1044C">
          <w:rPr>
            <w:noProof/>
            <w:webHidden/>
          </w:rPr>
          <w:fldChar w:fldCharType="separate"/>
        </w:r>
        <w:r w:rsidR="00C1044C">
          <w:rPr>
            <w:noProof/>
            <w:webHidden/>
          </w:rPr>
          <w:t>14</w:t>
        </w:r>
        <w:r w:rsidR="00C1044C">
          <w:rPr>
            <w:noProof/>
            <w:webHidden/>
          </w:rPr>
          <w:fldChar w:fldCharType="end"/>
        </w:r>
      </w:hyperlink>
    </w:p>
    <w:p w14:paraId="5E846EC3"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48" w:history="1">
        <w:r w:rsidR="00C1044C" w:rsidRPr="003C59F5">
          <w:rPr>
            <w:rStyle w:val="Hyperlink"/>
            <w:noProof/>
            <w:lang w:eastAsia="ja-JP"/>
          </w:rPr>
          <w:t>2.1.2 Service Resources</w:t>
        </w:r>
        <w:r w:rsidR="00C1044C">
          <w:rPr>
            <w:noProof/>
            <w:webHidden/>
          </w:rPr>
          <w:tab/>
        </w:r>
        <w:r w:rsidR="00C1044C">
          <w:rPr>
            <w:noProof/>
            <w:webHidden/>
          </w:rPr>
          <w:fldChar w:fldCharType="begin"/>
        </w:r>
        <w:r w:rsidR="00C1044C">
          <w:rPr>
            <w:noProof/>
            <w:webHidden/>
          </w:rPr>
          <w:instrText xml:space="preserve"> PAGEREF _Toc381426748 \h </w:instrText>
        </w:r>
        <w:r w:rsidR="00C1044C">
          <w:rPr>
            <w:noProof/>
            <w:webHidden/>
          </w:rPr>
        </w:r>
        <w:r w:rsidR="00C1044C">
          <w:rPr>
            <w:noProof/>
            <w:webHidden/>
          </w:rPr>
          <w:fldChar w:fldCharType="separate"/>
        </w:r>
        <w:r w:rsidR="00C1044C">
          <w:rPr>
            <w:noProof/>
            <w:webHidden/>
          </w:rPr>
          <w:t>14</w:t>
        </w:r>
        <w:r w:rsidR="00C1044C">
          <w:rPr>
            <w:noProof/>
            <w:webHidden/>
          </w:rPr>
          <w:fldChar w:fldCharType="end"/>
        </w:r>
      </w:hyperlink>
    </w:p>
    <w:p w14:paraId="199A2082"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49" w:history="1">
        <w:r w:rsidR="00C1044C" w:rsidRPr="003C59F5">
          <w:rPr>
            <w:rStyle w:val="Hyperlink"/>
            <w:noProof/>
          </w:rPr>
          <w:t>2.2 USGIN specification constraints and recommendations</w:t>
        </w:r>
        <w:r w:rsidR="00C1044C">
          <w:rPr>
            <w:noProof/>
            <w:webHidden/>
          </w:rPr>
          <w:tab/>
        </w:r>
        <w:r w:rsidR="00C1044C">
          <w:rPr>
            <w:noProof/>
            <w:webHidden/>
          </w:rPr>
          <w:fldChar w:fldCharType="begin"/>
        </w:r>
        <w:r w:rsidR="00C1044C">
          <w:rPr>
            <w:noProof/>
            <w:webHidden/>
          </w:rPr>
          <w:instrText xml:space="preserve"> PAGEREF _Toc381426749 \h </w:instrText>
        </w:r>
        <w:r w:rsidR="00C1044C">
          <w:rPr>
            <w:noProof/>
            <w:webHidden/>
          </w:rPr>
        </w:r>
        <w:r w:rsidR="00C1044C">
          <w:rPr>
            <w:noProof/>
            <w:webHidden/>
          </w:rPr>
          <w:fldChar w:fldCharType="separate"/>
        </w:r>
        <w:r w:rsidR="00C1044C">
          <w:rPr>
            <w:noProof/>
            <w:webHidden/>
          </w:rPr>
          <w:t>15</w:t>
        </w:r>
        <w:r w:rsidR="00C1044C">
          <w:rPr>
            <w:noProof/>
            <w:webHidden/>
          </w:rPr>
          <w:fldChar w:fldCharType="end"/>
        </w:r>
      </w:hyperlink>
    </w:p>
    <w:p w14:paraId="48DDE3C2"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50" w:history="1">
        <w:r w:rsidR="00C1044C" w:rsidRPr="003C59F5">
          <w:rPr>
            <w:rStyle w:val="Hyperlink"/>
            <w:noProof/>
          </w:rPr>
          <w:t>2.3 USGIN specification extensions</w:t>
        </w:r>
        <w:r w:rsidR="00C1044C">
          <w:rPr>
            <w:noProof/>
            <w:webHidden/>
          </w:rPr>
          <w:tab/>
        </w:r>
        <w:r w:rsidR="00C1044C">
          <w:rPr>
            <w:noProof/>
            <w:webHidden/>
          </w:rPr>
          <w:fldChar w:fldCharType="begin"/>
        </w:r>
        <w:r w:rsidR="00C1044C">
          <w:rPr>
            <w:noProof/>
            <w:webHidden/>
          </w:rPr>
          <w:instrText xml:space="preserve"> PAGEREF _Toc381426750 \h </w:instrText>
        </w:r>
        <w:r w:rsidR="00C1044C">
          <w:rPr>
            <w:noProof/>
            <w:webHidden/>
          </w:rPr>
        </w:r>
        <w:r w:rsidR="00C1044C">
          <w:rPr>
            <w:noProof/>
            <w:webHidden/>
          </w:rPr>
          <w:fldChar w:fldCharType="separate"/>
        </w:r>
        <w:r w:rsidR="00C1044C">
          <w:rPr>
            <w:noProof/>
            <w:webHidden/>
          </w:rPr>
          <w:t>15</w:t>
        </w:r>
        <w:r w:rsidR="00C1044C">
          <w:rPr>
            <w:noProof/>
            <w:webHidden/>
          </w:rPr>
          <w:fldChar w:fldCharType="end"/>
        </w:r>
      </w:hyperlink>
    </w:p>
    <w:p w14:paraId="03775CBA"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51" w:history="1">
        <w:r w:rsidR="00C1044C" w:rsidRPr="003C59F5">
          <w:rPr>
            <w:rStyle w:val="Hyperlink"/>
            <w:noProof/>
            <w:lang w:eastAsia="ja-JP"/>
          </w:rPr>
          <w:t>2.4</w:t>
        </w:r>
        <w:r w:rsidR="00C1044C" w:rsidRPr="003C59F5">
          <w:rPr>
            <w:rStyle w:val="Hyperlink"/>
            <w:noProof/>
          </w:rPr>
          <w:t xml:space="preserve"> General Objectives</w:t>
        </w:r>
        <w:r w:rsidR="00C1044C">
          <w:rPr>
            <w:noProof/>
            <w:webHidden/>
          </w:rPr>
          <w:tab/>
        </w:r>
        <w:r w:rsidR="00C1044C">
          <w:rPr>
            <w:noProof/>
            <w:webHidden/>
          </w:rPr>
          <w:fldChar w:fldCharType="begin"/>
        </w:r>
        <w:r w:rsidR="00C1044C">
          <w:rPr>
            <w:noProof/>
            <w:webHidden/>
          </w:rPr>
          <w:instrText xml:space="preserve"> PAGEREF _Toc381426751 \h </w:instrText>
        </w:r>
        <w:r w:rsidR="00C1044C">
          <w:rPr>
            <w:noProof/>
            <w:webHidden/>
          </w:rPr>
        </w:r>
        <w:r w:rsidR="00C1044C">
          <w:rPr>
            <w:noProof/>
            <w:webHidden/>
          </w:rPr>
          <w:fldChar w:fldCharType="separate"/>
        </w:r>
        <w:r w:rsidR="00C1044C">
          <w:rPr>
            <w:noProof/>
            <w:webHidden/>
          </w:rPr>
          <w:t>15</w:t>
        </w:r>
        <w:r w:rsidR="00C1044C">
          <w:rPr>
            <w:noProof/>
            <w:webHidden/>
          </w:rPr>
          <w:fldChar w:fldCharType="end"/>
        </w:r>
      </w:hyperlink>
    </w:p>
    <w:p w14:paraId="152CF77B"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52" w:history="1">
        <w:r w:rsidR="00C1044C" w:rsidRPr="003C59F5">
          <w:rPr>
            <w:rStyle w:val="Hyperlink"/>
            <w:noProof/>
            <w:lang w:eastAsia="ja-JP"/>
          </w:rPr>
          <w:t>2.5</w:t>
        </w:r>
        <w:r w:rsidR="00C1044C" w:rsidRPr="003C59F5">
          <w:rPr>
            <w:rStyle w:val="Hyperlink"/>
            <w:noProof/>
          </w:rPr>
          <w:t xml:space="preserve"> Requirements</w:t>
        </w:r>
        <w:r w:rsidR="00C1044C">
          <w:rPr>
            <w:noProof/>
            <w:webHidden/>
          </w:rPr>
          <w:tab/>
        </w:r>
        <w:r w:rsidR="00C1044C">
          <w:rPr>
            <w:noProof/>
            <w:webHidden/>
          </w:rPr>
          <w:fldChar w:fldCharType="begin"/>
        </w:r>
        <w:r w:rsidR="00C1044C">
          <w:rPr>
            <w:noProof/>
            <w:webHidden/>
          </w:rPr>
          <w:instrText xml:space="preserve"> PAGEREF _Toc381426752 \h </w:instrText>
        </w:r>
        <w:r w:rsidR="00C1044C">
          <w:rPr>
            <w:noProof/>
            <w:webHidden/>
          </w:rPr>
        </w:r>
        <w:r w:rsidR="00C1044C">
          <w:rPr>
            <w:noProof/>
            <w:webHidden/>
          </w:rPr>
          <w:fldChar w:fldCharType="separate"/>
        </w:r>
        <w:r w:rsidR="00C1044C">
          <w:rPr>
            <w:noProof/>
            <w:webHidden/>
          </w:rPr>
          <w:t>16</w:t>
        </w:r>
        <w:r w:rsidR="00C1044C">
          <w:rPr>
            <w:noProof/>
            <w:webHidden/>
          </w:rPr>
          <w:fldChar w:fldCharType="end"/>
        </w:r>
      </w:hyperlink>
    </w:p>
    <w:p w14:paraId="791EEE17"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53" w:history="1">
        <w:r w:rsidR="00C1044C" w:rsidRPr="003C59F5">
          <w:rPr>
            <w:rStyle w:val="Hyperlink"/>
            <w:noProof/>
            <w:lang w:eastAsia="ja-JP"/>
          </w:rPr>
          <w:t>2.6 Use cases to be supported</w:t>
        </w:r>
        <w:r w:rsidR="00C1044C">
          <w:rPr>
            <w:noProof/>
            <w:webHidden/>
          </w:rPr>
          <w:tab/>
        </w:r>
        <w:r w:rsidR="00C1044C">
          <w:rPr>
            <w:noProof/>
            <w:webHidden/>
          </w:rPr>
          <w:fldChar w:fldCharType="begin"/>
        </w:r>
        <w:r w:rsidR="00C1044C">
          <w:rPr>
            <w:noProof/>
            <w:webHidden/>
          </w:rPr>
          <w:instrText xml:space="preserve"> PAGEREF _Toc381426753 \h </w:instrText>
        </w:r>
        <w:r w:rsidR="00C1044C">
          <w:rPr>
            <w:noProof/>
            <w:webHidden/>
          </w:rPr>
        </w:r>
        <w:r w:rsidR="00C1044C">
          <w:rPr>
            <w:noProof/>
            <w:webHidden/>
          </w:rPr>
          <w:fldChar w:fldCharType="separate"/>
        </w:r>
        <w:r w:rsidR="00C1044C">
          <w:rPr>
            <w:noProof/>
            <w:webHidden/>
          </w:rPr>
          <w:t>16</w:t>
        </w:r>
        <w:r w:rsidR="00C1044C">
          <w:rPr>
            <w:noProof/>
            <w:webHidden/>
          </w:rPr>
          <w:fldChar w:fldCharType="end"/>
        </w:r>
      </w:hyperlink>
    </w:p>
    <w:p w14:paraId="32A0E257"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54" w:history="1">
        <w:r w:rsidR="00C1044C" w:rsidRPr="003C59F5">
          <w:rPr>
            <w:rStyle w:val="Hyperlink"/>
            <w:noProof/>
            <w:lang w:eastAsia="ja-JP"/>
          </w:rPr>
          <w:t>2.7 Resources of interest</w:t>
        </w:r>
        <w:r w:rsidR="00C1044C">
          <w:rPr>
            <w:noProof/>
            <w:webHidden/>
          </w:rPr>
          <w:tab/>
        </w:r>
        <w:r w:rsidR="00C1044C">
          <w:rPr>
            <w:noProof/>
            <w:webHidden/>
          </w:rPr>
          <w:fldChar w:fldCharType="begin"/>
        </w:r>
        <w:r w:rsidR="00C1044C">
          <w:rPr>
            <w:noProof/>
            <w:webHidden/>
          </w:rPr>
          <w:instrText xml:space="preserve"> PAGEREF _Toc381426754 \h </w:instrText>
        </w:r>
        <w:r w:rsidR="00C1044C">
          <w:rPr>
            <w:noProof/>
            <w:webHidden/>
          </w:rPr>
        </w:r>
        <w:r w:rsidR="00C1044C">
          <w:rPr>
            <w:noProof/>
            <w:webHidden/>
          </w:rPr>
          <w:fldChar w:fldCharType="separate"/>
        </w:r>
        <w:r w:rsidR="00C1044C">
          <w:rPr>
            <w:noProof/>
            <w:webHidden/>
          </w:rPr>
          <w:t>17</w:t>
        </w:r>
        <w:r w:rsidR="00C1044C">
          <w:rPr>
            <w:noProof/>
            <w:webHidden/>
          </w:rPr>
          <w:fldChar w:fldCharType="end"/>
        </w:r>
      </w:hyperlink>
    </w:p>
    <w:p w14:paraId="6117F25A" w14:textId="77777777" w:rsidR="00C1044C" w:rsidRDefault="001A758C">
      <w:pPr>
        <w:pStyle w:val="TOC1"/>
        <w:tabs>
          <w:tab w:val="left" w:pos="480"/>
          <w:tab w:val="right" w:leader="dot" w:pos="9350"/>
        </w:tabs>
        <w:rPr>
          <w:rFonts w:asciiTheme="minorHAnsi" w:eastAsiaTheme="minorEastAsia" w:hAnsiTheme="minorHAnsi" w:cstheme="minorBidi"/>
          <w:noProof/>
          <w:color w:val="auto"/>
          <w:szCs w:val="22"/>
        </w:rPr>
      </w:pPr>
      <w:hyperlink w:anchor="_Toc381426755" w:history="1">
        <w:r w:rsidR="00C1044C" w:rsidRPr="003C59F5">
          <w:rPr>
            <w:rStyle w:val="Hyperlink"/>
            <w:noProof/>
          </w:rPr>
          <w:t>3</w:t>
        </w:r>
        <w:r w:rsidR="00C1044C">
          <w:rPr>
            <w:rFonts w:asciiTheme="minorHAnsi" w:eastAsiaTheme="minorEastAsia" w:hAnsiTheme="minorHAnsi" w:cstheme="minorBidi"/>
            <w:noProof/>
            <w:color w:val="auto"/>
            <w:szCs w:val="22"/>
          </w:rPr>
          <w:tab/>
        </w:r>
        <w:r w:rsidR="00C1044C" w:rsidRPr="003C59F5">
          <w:rPr>
            <w:rStyle w:val="Hyperlink"/>
            <w:noProof/>
          </w:rPr>
          <w:t>USGIN Usage of Metadata Elements</w:t>
        </w:r>
        <w:r w:rsidR="00C1044C">
          <w:rPr>
            <w:noProof/>
            <w:webHidden/>
          </w:rPr>
          <w:tab/>
        </w:r>
        <w:r w:rsidR="00C1044C">
          <w:rPr>
            <w:noProof/>
            <w:webHidden/>
          </w:rPr>
          <w:fldChar w:fldCharType="begin"/>
        </w:r>
        <w:r w:rsidR="00C1044C">
          <w:rPr>
            <w:noProof/>
            <w:webHidden/>
          </w:rPr>
          <w:instrText xml:space="preserve"> PAGEREF _Toc381426755 \h </w:instrText>
        </w:r>
        <w:r w:rsidR="00C1044C">
          <w:rPr>
            <w:noProof/>
            <w:webHidden/>
          </w:rPr>
        </w:r>
        <w:r w:rsidR="00C1044C">
          <w:rPr>
            <w:noProof/>
            <w:webHidden/>
          </w:rPr>
          <w:fldChar w:fldCharType="separate"/>
        </w:r>
        <w:r w:rsidR="00C1044C">
          <w:rPr>
            <w:noProof/>
            <w:webHidden/>
          </w:rPr>
          <w:t>23</w:t>
        </w:r>
        <w:r w:rsidR="00C1044C">
          <w:rPr>
            <w:noProof/>
            <w:webHidden/>
          </w:rPr>
          <w:fldChar w:fldCharType="end"/>
        </w:r>
      </w:hyperlink>
    </w:p>
    <w:p w14:paraId="6EB96339"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56" w:history="1">
        <w:r w:rsidR="00C1044C" w:rsidRPr="003C59F5">
          <w:rPr>
            <w:rStyle w:val="Hyperlink"/>
            <w:noProof/>
          </w:rPr>
          <w:t>3.1 Core spatial dataset, dataset series, and service elements</w:t>
        </w:r>
        <w:r w:rsidR="00C1044C">
          <w:rPr>
            <w:noProof/>
            <w:webHidden/>
          </w:rPr>
          <w:tab/>
        </w:r>
        <w:r w:rsidR="00C1044C">
          <w:rPr>
            <w:noProof/>
            <w:webHidden/>
          </w:rPr>
          <w:fldChar w:fldCharType="begin"/>
        </w:r>
        <w:r w:rsidR="00C1044C">
          <w:rPr>
            <w:noProof/>
            <w:webHidden/>
          </w:rPr>
          <w:instrText xml:space="preserve"> PAGEREF _Toc381426756 \h </w:instrText>
        </w:r>
        <w:r w:rsidR="00C1044C">
          <w:rPr>
            <w:noProof/>
            <w:webHidden/>
          </w:rPr>
        </w:r>
        <w:r w:rsidR="00C1044C">
          <w:rPr>
            <w:noProof/>
            <w:webHidden/>
          </w:rPr>
          <w:fldChar w:fldCharType="separate"/>
        </w:r>
        <w:r w:rsidR="00C1044C">
          <w:rPr>
            <w:noProof/>
            <w:webHidden/>
          </w:rPr>
          <w:t>23</w:t>
        </w:r>
        <w:r w:rsidR="00C1044C">
          <w:rPr>
            <w:noProof/>
            <w:webHidden/>
          </w:rPr>
          <w:fldChar w:fldCharType="end"/>
        </w:r>
      </w:hyperlink>
    </w:p>
    <w:p w14:paraId="59207D90"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57" w:history="1">
        <w:r w:rsidR="00C1044C" w:rsidRPr="003C59F5">
          <w:rPr>
            <w:rStyle w:val="Hyperlink"/>
            <w:noProof/>
          </w:rPr>
          <w:t>3.2 Dataset Identification properties (MD_DataIdentification)</w:t>
        </w:r>
        <w:r w:rsidR="00C1044C">
          <w:rPr>
            <w:noProof/>
            <w:webHidden/>
          </w:rPr>
          <w:tab/>
        </w:r>
        <w:r w:rsidR="00C1044C">
          <w:rPr>
            <w:noProof/>
            <w:webHidden/>
          </w:rPr>
          <w:fldChar w:fldCharType="begin"/>
        </w:r>
        <w:r w:rsidR="00C1044C">
          <w:rPr>
            <w:noProof/>
            <w:webHidden/>
          </w:rPr>
          <w:instrText xml:space="preserve"> PAGEREF _Toc381426757 \h </w:instrText>
        </w:r>
        <w:r w:rsidR="00C1044C">
          <w:rPr>
            <w:noProof/>
            <w:webHidden/>
          </w:rPr>
        </w:r>
        <w:r w:rsidR="00C1044C">
          <w:rPr>
            <w:noProof/>
            <w:webHidden/>
          </w:rPr>
          <w:fldChar w:fldCharType="separate"/>
        </w:r>
        <w:r w:rsidR="00C1044C">
          <w:rPr>
            <w:noProof/>
            <w:webHidden/>
          </w:rPr>
          <w:t>40</w:t>
        </w:r>
        <w:r w:rsidR="00C1044C">
          <w:rPr>
            <w:noProof/>
            <w:webHidden/>
          </w:rPr>
          <w:fldChar w:fldCharType="end"/>
        </w:r>
      </w:hyperlink>
    </w:p>
    <w:p w14:paraId="4E7DE0E4"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58" w:history="1">
        <w:r w:rsidR="00C1044C" w:rsidRPr="003C59F5">
          <w:rPr>
            <w:rStyle w:val="Hyperlink"/>
            <w:noProof/>
          </w:rPr>
          <w:t>3.3 Service identification elements (SV_ServiceIdentification)</w:t>
        </w:r>
        <w:r w:rsidR="00C1044C">
          <w:rPr>
            <w:noProof/>
            <w:webHidden/>
          </w:rPr>
          <w:tab/>
        </w:r>
        <w:r w:rsidR="00C1044C">
          <w:rPr>
            <w:noProof/>
            <w:webHidden/>
          </w:rPr>
          <w:fldChar w:fldCharType="begin"/>
        </w:r>
        <w:r w:rsidR="00C1044C">
          <w:rPr>
            <w:noProof/>
            <w:webHidden/>
          </w:rPr>
          <w:instrText xml:space="preserve"> PAGEREF _Toc381426758 \h </w:instrText>
        </w:r>
        <w:r w:rsidR="00C1044C">
          <w:rPr>
            <w:noProof/>
            <w:webHidden/>
          </w:rPr>
        </w:r>
        <w:r w:rsidR="00C1044C">
          <w:rPr>
            <w:noProof/>
            <w:webHidden/>
          </w:rPr>
          <w:fldChar w:fldCharType="separate"/>
        </w:r>
        <w:r w:rsidR="00C1044C">
          <w:rPr>
            <w:noProof/>
            <w:webHidden/>
          </w:rPr>
          <w:t>50</w:t>
        </w:r>
        <w:r w:rsidR="00C1044C">
          <w:rPr>
            <w:noProof/>
            <w:webHidden/>
          </w:rPr>
          <w:fldChar w:fldCharType="end"/>
        </w:r>
      </w:hyperlink>
    </w:p>
    <w:p w14:paraId="4E297407" w14:textId="77777777" w:rsidR="00C1044C" w:rsidRDefault="001A758C">
      <w:pPr>
        <w:pStyle w:val="TOC1"/>
        <w:tabs>
          <w:tab w:val="left" w:pos="480"/>
          <w:tab w:val="right" w:leader="dot" w:pos="9350"/>
        </w:tabs>
        <w:rPr>
          <w:rFonts w:asciiTheme="minorHAnsi" w:eastAsiaTheme="minorEastAsia" w:hAnsiTheme="minorHAnsi" w:cstheme="minorBidi"/>
          <w:noProof/>
          <w:color w:val="auto"/>
          <w:szCs w:val="22"/>
        </w:rPr>
      </w:pPr>
      <w:hyperlink w:anchor="_Toc381426759" w:history="1">
        <w:r w:rsidR="00C1044C" w:rsidRPr="003C59F5">
          <w:rPr>
            <w:rStyle w:val="Hyperlink"/>
            <w:noProof/>
          </w:rPr>
          <w:t>4</w:t>
        </w:r>
        <w:r w:rsidR="00C1044C">
          <w:rPr>
            <w:rFonts w:asciiTheme="minorHAnsi" w:eastAsiaTheme="minorEastAsia" w:hAnsiTheme="minorHAnsi" w:cstheme="minorBidi"/>
            <w:noProof/>
            <w:color w:val="auto"/>
            <w:szCs w:val="22"/>
          </w:rPr>
          <w:tab/>
        </w:r>
        <w:r w:rsidR="00C1044C" w:rsidRPr="003C59F5">
          <w:rPr>
            <w:rStyle w:val="Hyperlink"/>
            <w:noProof/>
          </w:rPr>
          <w:t>Usage notes for Metadata Elements</w:t>
        </w:r>
        <w:r w:rsidR="00C1044C">
          <w:rPr>
            <w:noProof/>
            <w:webHidden/>
          </w:rPr>
          <w:tab/>
        </w:r>
        <w:r w:rsidR="00C1044C">
          <w:rPr>
            <w:noProof/>
            <w:webHidden/>
          </w:rPr>
          <w:fldChar w:fldCharType="begin"/>
        </w:r>
        <w:r w:rsidR="00C1044C">
          <w:rPr>
            <w:noProof/>
            <w:webHidden/>
          </w:rPr>
          <w:instrText xml:space="preserve"> PAGEREF _Toc381426759 \h </w:instrText>
        </w:r>
        <w:r w:rsidR="00C1044C">
          <w:rPr>
            <w:noProof/>
            <w:webHidden/>
          </w:rPr>
        </w:r>
        <w:r w:rsidR="00C1044C">
          <w:rPr>
            <w:noProof/>
            <w:webHidden/>
          </w:rPr>
          <w:fldChar w:fldCharType="separate"/>
        </w:r>
        <w:r w:rsidR="00C1044C">
          <w:rPr>
            <w:noProof/>
            <w:webHidden/>
          </w:rPr>
          <w:t>63</w:t>
        </w:r>
        <w:r w:rsidR="00C1044C">
          <w:rPr>
            <w:noProof/>
            <w:webHidden/>
          </w:rPr>
          <w:fldChar w:fldCharType="end"/>
        </w:r>
      </w:hyperlink>
    </w:p>
    <w:p w14:paraId="27550B48"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0" w:history="1">
        <w:r w:rsidR="00C1044C" w:rsidRPr="003C59F5">
          <w:rPr>
            <w:rStyle w:val="Hyperlink"/>
            <w:bCs/>
            <w:noProof/>
          </w:rPr>
          <w:t>4.1</w:t>
        </w:r>
        <w:r w:rsidR="00C1044C" w:rsidRPr="003C59F5">
          <w:rPr>
            <w:rStyle w:val="Hyperlink"/>
            <w:noProof/>
          </w:rPr>
          <w:t xml:space="preserve"> Metadata file identifier</w:t>
        </w:r>
        <w:r w:rsidR="00C1044C">
          <w:rPr>
            <w:noProof/>
            <w:webHidden/>
          </w:rPr>
          <w:tab/>
        </w:r>
        <w:r w:rsidR="00C1044C">
          <w:rPr>
            <w:noProof/>
            <w:webHidden/>
          </w:rPr>
          <w:fldChar w:fldCharType="begin"/>
        </w:r>
        <w:r w:rsidR="00C1044C">
          <w:rPr>
            <w:noProof/>
            <w:webHidden/>
          </w:rPr>
          <w:instrText xml:space="preserve"> PAGEREF _Toc381426760 \h </w:instrText>
        </w:r>
        <w:r w:rsidR="00C1044C">
          <w:rPr>
            <w:noProof/>
            <w:webHidden/>
          </w:rPr>
        </w:r>
        <w:r w:rsidR="00C1044C">
          <w:rPr>
            <w:noProof/>
            <w:webHidden/>
          </w:rPr>
          <w:fldChar w:fldCharType="separate"/>
        </w:r>
        <w:r w:rsidR="00C1044C">
          <w:rPr>
            <w:noProof/>
            <w:webHidden/>
          </w:rPr>
          <w:t>63</w:t>
        </w:r>
        <w:r w:rsidR="00C1044C">
          <w:rPr>
            <w:noProof/>
            <w:webHidden/>
          </w:rPr>
          <w:fldChar w:fldCharType="end"/>
        </w:r>
      </w:hyperlink>
    </w:p>
    <w:p w14:paraId="049EA1BA"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1" w:history="1">
        <w:r w:rsidR="00C1044C" w:rsidRPr="003C59F5">
          <w:rPr>
            <w:rStyle w:val="Hyperlink"/>
            <w:noProof/>
            <w:lang w:eastAsia="ja-JP"/>
          </w:rPr>
          <w:t>4.2 Metadata hierarchy</w:t>
        </w:r>
        <w:r w:rsidR="00C1044C">
          <w:rPr>
            <w:noProof/>
            <w:webHidden/>
          </w:rPr>
          <w:tab/>
        </w:r>
        <w:r w:rsidR="00C1044C">
          <w:rPr>
            <w:noProof/>
            <w:webHidden/>
          </w:rPr>
          <w:fldChar w:fldCharType="begin"/>
        </w:r>
        <w:r w:rsidR="00C1044C">
          <w:rPr>
            <w:noProof/>
            <w:webHidden/>
          </w:rPr>
          <w:instrText xml:space="preserve"> PAGEREF _Toc381426761 \h </w:instrText>
        </w:r>
        <w:r w:rsidR="00C1044C">
          <w:rPr>
            <w:noProof/>
            <w:webHidden/>
          </w:rPr>
        </w:r>
        <w:r w:rsidR="00C1044C">
          <w:rPr>
            <w:noProof/>
            <w:webHidden/>
          </w:rPr>
          <w:fldChar w:fldCharType="separate"/>
        </w:r>
        <w:r w:rsidR="00C1044C">
          <w:rPr>
            <w:noProof/>
            <w:webHidden/>
          </w:rPr>
          <w:t>63</w:t>
        </w:r>
        <w:r w:rsidR="00C1044C">
          <w:rPr>
            <w:noProof/>
            <w:webHidden/>
          </w:rPr>
          <w:fldChar w:fldCharType="end"/>
        </w:r>
      </w:hyperlink>
    </w:p>
    <w:p w14:paraId="54AF0482"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2" w:history="1">
        <w:r w:rsidR="00C1044C" w:rsidRPr="003C59F5">
          <w:rPr>
            <w:rStyle w:val="Hyperlink"/>
            <w:noProof/>
            <w:lang w:eastAsia="ja-JP"/>
          </w:rPr>
          <w:t>4.3 Metadata Contact vs. Resource Citation vs. Resource Contact</w:t>
        </w:r>
        <w:r w:rsidR="00C1044C">
          <w:rPr>
            <w:noProof/>
            <w:webHidden/>
          </w:rPr>
          <w:tab/>
        </w:r>
        <w:r w:rsidR="00C1044C">
          <w:rPr>
            <w:noProof/>
            <w:webHidden/>
          </w:rPr>
          <w:fldChar w:fldCharType="begin"/>
        </w:r>
        <w:r w:rsidR="00C1044C">
          <w:rPr>
            <w:noProof/>
            <w:webHidden/>
          </w:rPr>
          <w:instrText xml:space="preserve"> PAGEREF _Toc381426762 \h </w:instrText>
        </w:r>
        <w:r w:rsidR="00C1044C">
          <w:rPr>
            <w:noProof/>
            <w:webHidden/>
          </w:rPr>
        </w:r>
        <w:r w:rsidR="00C1044C">
          <w:rPr>
            <w:noProof/>
            <w:webHidden/>
          </w:rPr>
          <w:fldChar w:fldCharType="separate"/>
        </w:r>
        <w:r w:rsidR="00C1044C">
          <w:rPr>
            <w:noProof/>
            <w:webHidden/>
          </w:rPr>
          <w:t>63</w:t>
        </w:r>
        <w:r w:rsidR="00C1044C">
          <w:rPr>
            <w:noProof/>
            <w:webHidden/>
          </w:rPr>
          <w:fldChar w:fldCharType="end"/>
        </w:r>
      </w:hyperlink>
    </w:p>
    <w:p w14:paraId="594CC1F2"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3" w:history="1">
        <w:r w:rsidR="00C1044C" w:rsidRPr="003C59F5">
          <w:rPr>
            <w:rStyle w:val="Hyperlink"/>
            <w:noProof/>
          </w:rPr>
          <w:t>4.4 Resource Title</w:t>
        </w:r>
        <w:r w:rsidR="00C1044C">
          <w:rPr>
            <w:noProof/>
            <w:webHidden/>
          </w:rPr>
          <w:tab/>
        </w:r>
        <w:r w:rsidR="00C1044C">
          <w:rPr>
            <w:noProof/>
            <w:webHidden/>
          </w:rPr>
          <w:fldChar w:fldCharType="begin"/>
        </w:r>
        <w:r w:rsidR="00C1044C">
          <w:rPr>
            <w:noProof/>
            <w:webHidden/>
          </w:rPr>
          <w:instrText xml:space="preserve"> PAGEREF _Toc381426763 \h </w:instrText>
        </w:r>
        <w:r w:rsidR="00C1044C">
          <w:rPr>
            <w:noProof/>
            <w:webHidden/>
          </w:rPr>
        </w:r>
        <w:r w:rsidR="00C1044C">
          <w:rPr>
            <w:noProof/>
            <w:webHidden/>
          </w:rPr>
          <w:fldChar w:fldCharType="separate"/>
        </w:r>
        <w:r w:rsidR="00C1044C">
          <w:rPr>
            <w:noProof/>
            <w:webHidden/>
          </w:rPr>
          <w:t>64</w:t>
        </w:r>
        <w:r w:rsidR="00C1044C">
          <w:rPr>
            <w:noProof/>
            <w:webHidden/>
          </w:rPr>
          <w:fldChar w:fldCharType="end"/>
        </w:r>
      </w:hyperlink>
    </w:p>
    <w:p w14:paraId="70B94F22"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4" w:history="1">
        <w:r w:rsidR="00C1044C" w:rsidRPr="003C59F5">
          <w:rPr>
            <w:rStyle w:val="Hyperlink"/>
            <w:noProof/>
          </w:rPr>
          <w:t>4.5 Resource Abstract</w:t>
        </w:r>
        <w:r w:rsidR="00C1044C">
          <w:rPr>
            <w:noProof/>
            <w:webHidden/>
          </w:rPr>
          <w:tab/>
        </w:r>
        <w:r w:rsidR="00C1044C">
          <w:rPr>
            <w:noProof/>
            <w:webHidden/>
          </w:rPr>
          <w:fldChar w:fldCharType="begin"/>
        </w:r>
        <w:r w:rsidR="00C1044C">
          <w:rPr>
            <w:noProof/>
            <w:webHidden/>
          </w:rPr>
          <w:instrText xml:space="preserve"> PAGEREF _Toc381426764 \h </w:instrText>
        </w:r>
        <w:r w:rsidR="00C1044C">
          <w:rPr>
            <w:noProof/>
            <w:webHidden/>
          </w:rPr>
        </w:r>
        <w:r w:rsidR="00C1044C">
          <w:rPr>
            <w:noProof/>
            <w:webHidden/>
          </w:rPr>
          <w:fldChar w:fldCharType="separate"/>
        </w:r>
        <w:r w:rsidR="00C1044C">
          <w:rPr>
            <w:noProof/>
            <w:webHidden/>
          </w:rPr>
          <w:t>64</w:t>
        </w:r>
        <w:r w:rsidR="00C1044C">
          <w:rPr>
            <w:noProof/>
            <w:webHidden/>
          </w:rPr>
          <w:fldChar w:fldCharType="end"/>
        </w:r>
      </w:hyperlink>
    </w:p>
    <w:p w14:paraId="101DAC9D"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5" w:history="1">
        <w:r w:rsidR="00C1044C" w:rsidRPr="003C59F5">
          <w:rPr>
            <w:rStyle w:val="Hyperlink"/>
            <w:noProof/>
          </w:rPr>
          <w:t>4.6 Resource Type</w:t>
        </w:r>
        <w:r w:rsidR="00C1044C">
          <w:rPr>
            <w:noProof/>
            <w:webHidden/>
          </w:rPr>
          <w:tab/>
        </w:r>
        <w:r w:rsidR="00C1044C">
          <w:rPr>
            <w:noProof/>
            <w:webHidden/>
          </w:rPr>
          <w:fldChar w:fldCharType="begin"/>
        </w:r>
        <w:r w:rsidR="00C1044C">
          <w:rPr>
            <w:noProof/>
            <w:webHidden/>
          </w:rPr>
          <w:instrText xml:space="preserve"> PAGEREF _Toc381426765 \h </w:instrText>
        </w:r>
        <w:r w:rsidR="00C1044C">
          <w:rPr>
            <w:noProof/>
            <w:webHidden/>
          </w:rPr>
        </w:r>
        <w:r w:rsidR="00C1044C">
          <w:rPr>
            <w:noProof/>
            <w:webHidden/>
          </w:rPr>
          <w:fldChar w:fldCharType="separate"/>
        </w:r>
        <w:r w:rsidR="00C1044C">
          <w:rPr>
            <w:noProof/>
            <w:webHidden/>
          </w:rPr>
          <w:t>64</w:t>
        </w:r>
        <w:r w:rsidR="00C1044C">
          <w:rPr>
            <w:noProof/>
            <w:webHidden/>
          </w:rPr>
          <w:fldChar w:fldCharType="end"/>
        </w:r>
      </w:hyperlink>
    </w:p>
    <w:p w14:paraId="5D73ADD1"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6" w:history="1">
        <w:r w:rsidR="00C1044C" w:rsidRPr="003C59F5">
          <w:rPr>
            <w:rStyle w:val="Hyperlink"/>
            <w:noProof/>
          </w:rPr>
          <w:t>4.7 Resource Locator</w:t>
        </w:r>
        <w:r w:rsidR="00C1044C">
          <w:rPr>
            <w:noProof/>
            <w:webHidden/>
          </w:rPr>
          <w:tab/>
        </w:r>
        <w:r w:rsidR="00C1044C">
          <w:rPr>
            <w:noProof/>
            <w:webHidden/>
          </w:rPr>
          <w:fldChar w:fldCharType="begin"/>
        </w:r>
        <w:r w:rsidR="00C1044C">
          <w:rPr>
            <w:noProof/>
            <w:webHidden/>
          </w:rPr>
          <w:instrText xml:space="preserve"> PAGEREF _Toc381426766 \h </w:instrText>
        </w:r>
        <w:r w:rsidR="00C1044C">
          <w:rPr>
            <w:noProof/>
            <w:webHidden/>
          </w:rPr>
        </w:r>
        <w:r w:rsidR="00C1044C">
          <w:rPr>
            <w:noProof/>
            <w:webHidden/>
          </w:rPr>
          <w:fldChar w:fldCharType="separate"/>
        </w:r>
        <w:r w:rsidR="00C1044C">
          <w:rPr>
            <w:noProof/>
            <w:webHidden/>
          </w:rPr>
          <w:t>65</w:t>
        </w:r>
        <w:r w:rsidR="00C1044C">
          <w:rPr>
            <w:noProof/>
            <w:webHidden/>
          </w:rPr>
          <w:fldChar w:fldCharType="end"/>
        </w:r>
      </w:hyperlink>
    </w:p>
    <w:p w14:paraId="39E02044"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7" w:history="1">
        <w:r w:rsidR="00C1044C" w:rsidRPr="003C59F5">
          <w:rPr>
            <w:rStyle w:val="Hyperlink"/>
            <w:noProof/>
          </w:rPr>
          <w:t>4.8 Unique Resource Identifier</w:t>
        </w:r>
        <w:r w:rsidR="00C1044C">
          <w:rPr>
            <w:noProof/>
            <w:webHidden/>
          </w:rPr>
          <w:tab/>
        </w:r>
        <w:r w:rsidR="00C1044C">
          <w:rPr>
            <w:noProof/>
            <w:webHidden/>
          </w:rPr>
          <w:fldChar w:fldCharType="begin"/>
        </w:r>
        <w:r w:rsidR="00C1044C">
          <w:rPr>
            <w:noProof/>
            <w:webHidden/>
          </w:rPr>
          <w:instrText xml:space="preserve"> PAGEREF _Toc381426767 \h </w:instrText>
        </w:r>
        <w:r w:rsidR="00C1044C">
          <w:rPr>
            <w:noProof/>
            <w:webHidden/>
          </w:rPr>
        </w:r>
        <w:r w:rsidR="00C1044C">
          <w:rPr>
            <w:noProof/>
            <w:webHidden/>
          </w:rPr>
          <w:fldChar w:fldCharType="separate"/>
        </w:r>
        <w:r w:rsidR="00C1044C">
          <w:rPr>
            <w:noProof/>
            <w:webHidden/>
          </w:rPr>
          <w:t>65</w:t>
        </w:r>
        <w:r w:rsidR="00C1044C">
          <w:rPr>
            <w:noProof/>
            <w:webHidden/>
          </w:rPr>
          <w:fldChar w:fldCharType="end"/>
        </w:r>
      </w:hyperlink>
    </w:p>
    <w:p w14:paraId="66429569"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8" w:history="1">
        <w:r w:rsidR="00C1044C" w:rsidRPr="003C59F5">
          <w:rPr>
            <w:rStyle w:val="Hyperlink"/>
            <w:noProof/>
          </w:rPr>
          <w:t>4.9 Browse Graphics</w:t>
        </w:r>
        <w:r w:rsidR="00C1044C">
          <w:rPr>
            <w:noProof/>
            <w:webHidden/>
          </w:rPr>
          <w:tab/>
        </w:r>
        <w:r w:rsidR="00C1044C">
          <w:rPr>
            <w:noProof/>
            <w:webHidden/>
          </w:rPr>
          <w:fldChar w:fldCharType="begin"/>
        </w:r>
        <w:r w:rsidR="00C1044C">
          <w:rPr>
            <w:noProof/>
            <w:webHidden/>
          </w:rPr>
          <w:instrText xml:space="preserve"> PAGEREF _Toc381426768 \h </w:instrText>
        </w:r>
        <w:r w:rsidR="00C1044C">
          <w:rPr>
            <w:noProof/>
            <w:webHidden/>
          </w:rPr>
        </w:r>
        <w:r w:rsidR="00C1044C">
          <w:rPr>
            <w:noProof/>
            <w:webHidden/>
          </w:rPr>
          <w:fldChar w:fldCharType="separate"/>
        </w:r>
        <w:r w:rsidR="00C1044C">
          <w:rPr>
            <w:noProof/>
            <w:webHidden/>
          </w:rPr>
          <w:t>65</w:t>
        </w:r>
        <w:r w:rsidR="00C1044C">
          <w:rPr>
            <w:noProof/>
            <w:webHidden/>
          </w:rPr>
          <w:fldChar w:fldCharType="end"/>
        </w:r>
      </w:hyperlink>
    </w:p>
    <w:p w14:paraId="236ACCA4"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69" w:history="1">
        <w:r w:rsidR="00C1044C" w:rsidRPr="003C59F5">
          <w:rPr>
            <w:rStyle w:val="Hyperlink"/>
            <w:noProof/>
          </w:rPr>
          <w:t>4.10 Resolution and equivalentScale</w:t>
        </w:r>
        <w:r w:rsidR="00C1044C">
          <w:rPr>
            <w:noProof/>
            <w:webHidden/>
          </w:rPr>
          <w:tab/>
        </w:r>
        <w:r w:rsidR="00C1044C">
          <w:rPr>
            <w:noProof/>
            <w:webHidden/>
          </w:rPr>
          <w:fldChar w:fldCharType="begin"/>
        </w:r>
        <w:r w:rsidR="00C1044C">
          <w:rPr>
            <w:noProof/>
            <w:webHidden/>
          </w:rPr>
          <w:instrText xml:space="preserve"> PAGEREF _Toc381426769 \h </w:instrText>
        </w:r>
        <w:r w:rsidR="00C1044C">
          <w:rPr>
            <w:noProof/>
            <w:webHidden/>
          </w:rPr>
        </w:r>
        <w:r w:rsidR="00C1044C">
          <w:rPr>
            <w:noProof/>
            <w:webHidden/>
          </w:rPr>
          <w:fldChar w:fldCharType="separate"/>
        </w:r>
        <w:r w:rsidR="00C1044C">
          <w:rPr>
            <w:noProof/>
            <w:webHidden/>
          </w:rPr>
          <w:t>66</w:t>
        </w:r>
        <w:r w:rsidR="00C1044C">
          <w:rPr>
            <w:noProof/>
            <w:webHidden/>
          </w:rPr>
          <w:fldChar w:fldCharType="end"/>
        </w:r>
      </w:hyperlink>
    </w:p>
    <w:p w14:paraId="53396DD8"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70" w:history="1">
        <w:r w:rsidR="00C1044C" w:rsidRPr="003C59F5">
          <w:rPr>
            <w:rStyle w:val="Hyperlink"/>
            <w:noProof/>
          </w:rPr>
          <w:t>4.11 Resource Language</w:t>
        </w:r>
        <w:r w:rsidR="00C1044C">
          <w:rPr>
            <w:noProof/>
            <w:webHidden/>
          </w:rPr>
          <w:tab/>
        </w:r>
        <w:r w:rsidR="00C1044C">
          <w:rPr>
            <w:noProof/>
            <w:webHidden/>
          </w:rPr>
          <w:fldChar w:fldCharType="begin"/>
        </w:r>
        <w:r w:rsidR="00C1044C">
          <w:rPr>
            <w:noProof/>
            <w:webHidden/>
          </w:rPr>
          <w:instrText xml:space="preserve"> PAGEREF _Toc381426770 \h </w:instrText>
        </w:r>
        <w:r w:rsidR="00C1044C">
          <w:rPr>
            <w:noProof/>
            <w:webHidden/>
          </w:rPr>
        </w:r>
        <w:r w:rsidR="00C1044C">
          <w:rPr>
            <w:noProof/>
            <w:webHidden/>
          </w:rPr>
          <w:fldChar w:fldCharType="separate"/>
        </w:r>
        <w:r w:rsidR="00C1044C">
          <w:rPr>
            <w:noProof/>
            <w:webHidden/>
          </w:rPr>
          <w:t>66</w:t>
        </w:r>
        <w:r w:rsidR="00C1044C">
          <w:rPr>
            <w:noProof/>
            <w:webHidden/>
          </w:rPr>
          <w:fldChar w:fldCharType="end"/>
        </w:r>
      </w:hyperlink>
    </w:p>
    <w:p w14:paraId="5D37CF22"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71" w:history="1">
        <w:r w:rsidR="00C1044C" w:rsidRPr="003C59F5">
          <w:rPr>
            <w:rStyle w:val="Hyperlink"/>
            <w:noProof/>
          </w:rPr>
          <w:t>4.12 Encoding of Vertical Extents</w:t>
        </w:r>
        <w:r w:rsidR="00C1044C">
          <w:rPr>
            <w:noProof/>
            <w:webHidden/>
          </w:rPr>
          <w:tab/>
        </w:r>
        <w:r w:rsidR="00C1044C">
          <w:rPr>
            <w:noProof/>
            <w:webHidden/>
          </w:rPr>
          <w:fldChar w:fldCharType="begin"/>
        </w:r>
        <w:r w:rsidR="00C1044C">
          <w:rPr>
            <w:noProof/>
            <w:webHidden/>
          </w:rPr>
          <w:instrText xml:space="preserve"> PAGEREF _Toc381426771 \h </w:instrText>
        </w:r>
        <w:r w:rsidR="00C1044C">
          <w:rPr>
            <w:noProof/>
            <w:webHidden/>
          </w:rPr>
        </w:r>
        <w:r w:rsidR="00C1044C">
          <w:rPr>
            <w:noProof/>
            <w:webHidden/>
          </w:rPr>
          <w:fldChar w:fldCharType="separate"/>
        </w:r>
        <w:r w:rsidR="00C1044C">
          <w:rPr>
            <w:noProof/>
            <w:webHidden/>
          </w:rPr>
          <w:t>66</w:t>
        </w:r>
        <w:r w:rsidR="00C1044C">
          <w:rPr>
            <w:noProof/>
            <w:webHidden/>
          </w:rPr>
          <w:fldChar w:fldCharType="end"/>
        </w:r>
      </w:hyperlink>
    </w:p>
    <w:p w14:paraId="4112391F"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72" w:history="1">
        <w:r w:rsidR="00C1044C" w:rsidRPr="003C59F5">
          <w:rPr>
            <w:rStyle w:val="Hyperlink"/>
            <w:noProof/>
          </w:rPr>
          <w:t>4.13 Content information: Entities and Attributes</w:t>
        </w:r>
        <w:r w:rsidR="00C1044C">
          <w:rPr>
            <w:noProof/>
            <w:webHidden/>
          </w:rPr>
          <w:tab/>
        </w:r>
        <w:r w:rsidR="00C1044C">
          <w:rPr>
            <w:noProof/>
            <w:webHidden/>
          </w:rPr>
          <w:fldChar w:fldCharType="begin"/>
        </w:r>
        <w:r w:rsidR="00C1044C">
          <w:rPr>
            <w:noProof/>
            <w:webHidden/>
          </w:rPr>
          <w:instrText xml:space="preserve"> PAGEREF _Toc381426772 \h </w:instrText>
        </w:r>
        <w:r w:rsidR="00C1044C">
          <w:rPr>
            <w:noProof/>
            <w:webHidden/>
          </w:rPr>
        </w:r>
        <w:r w:rsidR="00C1044C">
          <w:rPr>
            <w:noProof/>
            <w:webHidden/>
          </w:rPr>
          <w:fldChar w:fldCharType="separate"/>
        </w:r>
        <w:r w:rsidR="00C1044C">
          <w:rPr>
            <w:noProof/>
            <w:webHidden/>
          </w:rPr>
          <w:t>66</w:t>
        </w:r>
        <w:r w:rsidR="00C1044C">
          <w:rPr>
            <w:noProof/>
            <w:webHidden/>
          </w:rPr>
          <w:fldChar w:fldCharType="end"/>
        </w:r>
      </w:hyperlink>
    </w:p>
    <w:p w14:paraId="73263812"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73" w:history="1">
        <w:r w:rsidR="00C1044C" w:rsidRPr="003C59F5">
          <w:rPr>
            <w:rStyle w:val="Hyperlink"/>
            <w:noProof/>
          </w:rPr>
          <w:t>4.14 Use of MD_Distribution and MD_Distributor</w:t>
        </w:r>
        <w:r w:rsidR="00C1044C">
          <w:rPr>
            <w:noProof/>
            <w:webHidden/>
          </w:rPr>
          <w:tab/>
        </w:r>
        <w:r w:rsidR="00C1044C">
          <w:rPr>
            <w:noProof/>
            <w:webHidden/>
          </w:rPr>
          <w:fldChar w:fldCharType="begin"/>
        </w:r>
        <w:r w:rsidR="00C1044C">
          <w:rPr>
            <w:noProof/>
            <w:webHidden/>
          </w:rPr>
          <w:instrText xml:space="preserve"> PAGEREF _Toc381426773 \h </w:instrText>
        </w:r>
        <w:r w:rsidR="00C1044C">
          <w:rPr>
            <w:noProof/>
            <w:webHidden/>
          </w:rPr>
        </w:r>
        <w:r w:rsidR="00C1044C">
          <w:rPr>
            <w:noProof/>
            <w:webHidden/>
          </w:rPr>
          <w:fldChar w:fldCharType="separate"/>
        </w:r>
        <w:r w:rsidR="00C1044C">
          <w:rPr>
            <w:noProof/>
            <w:webHidden/>
          </w:rPr>
          <w:t>67</w:t>
        </w:r>
        <w:r w:rsidR="00C1044C">
          <w:rPr>
            <w:noProof/>
            <w:webHidden/>
          </w:rPr>
          <w:fldChar w:fldCharType="end"/>
        </w:r>
      </w:hyperlink>
    </w:p>
    <w:p w14:paraId="1C41F444"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74" w:history="1">
        <w:r w:rsidR="00C1044C" w:rsidRPr="003C59F5">
          <w:rPr>
            <w:rStyle w:val="Hyperlink"/>
            <w:noProof/>
          </w:rPr>
          <w:t>4.15 Distribution Format</w:t>
        </w:r>
        <w:r w:rsidR="00C1044C">
          <w:rPr>
            <w:noProof/>
            <w:webHidden/>
          </w:rPr>
          <w:tab/>
        </w:r>
        <w:r w:rsidR="00C1044C">
          <w:rPr>
            <w:noProof/>
            <w:webHidden/>
          </w:rPr>
          <w:fldChar w:fldCharType="begin"/>
        </w:r>
        <w:r w:rsidR="00C1044C">
          <w:rPr>
            <w:noProof/>
            <w:webHidden/>
          </w:rPr>
          <w:instrText xml:space="preserve"> PAGEREF _Toc381426774 \h </w:instrText>
        </w:r>
        <w:r w:rsidR="00C1044C">
          <w:rPr>
            <w:noProof/>
            <w:webHidden/>
          </w:rPr>
        </w:r>
        <w:r w:rsidR="00C1044C">
          <w:rPr>
            <w:noProof/>
            <w:webHidden/>
          </w:rPr>
          <w:fldChar w:fldCharType="separate"/>
        </w:r>
        <w:r w:rsidR="00C1044C">
          <w:rPr>
            <w:noProof/>
            <w:webHidden/>
          </w:rPr>
          <w:t>69</w:t>
        </w:r>
        <w:r w:rsidR="00C1044C">
          <w:rPr>
            <w:noProof/>
            <w:webHidden/>
          </w:rPr>
          <w:fldChar w:fldCharType="end"/>
        </w:r>
      </w:hyperlink>
    </w:p>
    <w:p w14:paraId="29449392"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75" w:history="1">
        <w:r w:rsidR="00C1044C" w:rsidRPr="003C59F5">
          <w:rPr>
            <w:rStyle w:val="Hyperlink"/>
            <w:noProof/>
          </w:rPr>
          <w:t>4.15.1 Digital resources</w:t>
        </w:r>
        <w:r w:rsidR="00C1044C">
          <w:rPr>
            <w:noProof/>
            <w:webHidden/>
          </w:rPr>
          <w:tab/>
        </w:r>
        <w:r w:rsidR="00C1044C">
          <w:rPr>
            <w:noProof/>
            <w:webHidden/>
          </w:rPr>
          <w:fldChar w:fldCharType="begin"/>
        </w:r>
        <w:r w:rsidR="00C1044C">
          <w:rPr>
            <w:noProof/>
            <w:webHidden/>
          </w:rPr>
          <w:instrText xml:space="preserve"> PAGEREF _Toc381426775 \h </w:instrText>
        </w:r>
        <w:r w:rsidR="00C1044C">
          <w:rPr>
            <w:noProof/>
            <w:webHidden/>
          </w:rPr>
        </w:r>
        <w:r w:rsidR="00C1044C">
          <w:rPr>
            <w:noProof/>
            <w:webHidden/>
          </w:rPr>
          <w:fldChar w:fldCharType="separate"/>
        </w:r>
        <w:r w:rsidR="00C1044C">
          <w:rPr>
            <w:noProof/>
            <w:webHidden/>
          </w:rPr>
          <w:t>69</w:t>
        </w:r>
        <w:r w:rsidR="00C1044C">
          <w:rPr>
            <w:noProof/>
            <w:webHidden/>
          </w:rPr>
          <w:fldChar w:fldCharType="end"/>
        </w:r>
      </w:hyperlink>
    </w:p>
    <w:p w14:paraId="46DE0ABA"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76" w:history="1">
        <w:r w:rsidR="00C1044C" w:rsidRPr="003C59F5">
          <w:rPr>
            <w:rStyle w:val="Hyperlink"/>
            <w:noProof/>
          </w:rPr>
          <w:t>4.15.2 Non digital resources</w:t>
        </w:r>
        <w:r w:rsidR="00C1044C">
          <w:rPr>
            <w:noProof/>
            <w:webHidden/>
          </w:rPr>
          <w:tab/>
        </w:r>
        <w:r w:rsidR="00C1044C">
          <w:rPr>
            <w:noProof/>
            <w:webHidden/>
          </w:rPr>
          <w:fldChar w:fldCharType="begin"/>
        </w:r>
        <w:r w:rsidR="00C1044C">
          <w:rPr>
            <w:noProof/>
            <w:webHidden/>
          </w:rPr>
          <w:instrText xml:space="preserve"> PAGEREF _Toc381426776 \h </w:instrText>
        </w:r>
        <w:r w:rsidR="00C1044C">
          <w:rPr>
            <w:noProof/>
            <w:webHidden/>
          </w:rPr>
        </w:r>
        <w:r w:rsidR="00C1044C">
          <w:rPr>
            <w:noProof/>
            <w:webHidden/>
          </w:rPr>
          <w:fldChar w:fldCharType="separate"/>
        </w:r>
        <w:r w:rsidR="00C1044C">
          <w:rPr>
            <w:noProof/>
            <w:webHidden/>
          </w:rPr>
          <w:t>70</w:t>
        </w:r>
        <w:r w:rsidR="00C1044C">
          <w:rPr>
            <w:noProof/>
            <w:webHidden/>
          </w:rPr>
          <w:fldChar w:fldCharType="end"/>
        </w:r>
      </w:hyperlink>
    </w:p>
    <w:p w14:paraId="4F4E4E5F"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77" w:history="1">
        <w:r w:rsidR="00C1044C" w:rsidRPr="003C59F5">
          <w:rPr>
            <w:rStyle w:val="Hyperlink"/>
            <w:noProof/>
          </w:rPr>
          <w:t>4.16 CI_OnlineResource</w:t>
        </w:r>
        <w:r w:rsidR="00C1044C">
          <w:rPr>
            <w:noProof/>
            <w:webHidden/>
          </w:rPr>
          <w:tab/>
        </w:r>
        <w:r w:rsidR="00C1044C">
          <w:rPr>
            <w:noProof/>
            <w:webHidden/>
          </w:rPr>
          <w:fldChar w:fldCharType="begin"/>
        </w:r>
        <w:r w:rsidR="00C1044C">
          <w:rPr>
            <w:noProof/>
            <w:webHidden/>
          </w:rPr>
          <w:instrText xml:space="preserve"> PAGEREF _Toc381426777 \h </w:instrText>
        </w:r>
        <w:r w:rsidR="00C1044C">
          <w:rPr>
            <w:noProof/>
            <w:webHidden/>
          </w:rPr>
        </w:r>
        <w:r w:rsidR="00C1044C">
          <w:rPr>
            <w:noProof/>
            <w:webHidden/>
          </w:rPr>
          <w:fldChar w:fldCharType="separate"/>
        </w:r>
        <w:r w:rsidR="00C1044C">
          <w:rPr>
            <w:noProof/>
            <w:webHidden/>
          </w:rPr>
          <w:t>72</w:t>
        </w:r>
        <w:r w:rsidR="00C1044C">
          <w:rPr>
            <w:noProof/>
            <w:webHidden/>
          </w:rPr>
          <w:fldChar w:fldCharType="end"/>
        </w:r>
      </w:hyperlink>
    </w:p>
    <w:p w14:paraId="0A217353"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78" w:history="1">
        <w:r w:rsidR="00C1044C" w:rsidRPr="003C59F5">
          <w:rPr>
            <w:rStyle w:val="Hyperlink"/>
            <w:noProof/>
          </w:rPr>
          <w:t>4.16.1 CI_OnlineResource protocol</w:t>
        </w:r>
        <w:r w:rsidR="00C1044C">
          <w:rPr>
            <w:noProof/>
            <w:webHidden/>
          </w:rPr>
          <w:tab/>
        </w:r>
        <w:r w:rsidR="00C1044C">
          <w:rPr>
            <w:noProof/>
            <w:webHidden/>
          </w:rPr>
          <w:fldChar w:fldCharType="begin"/>
        </w:r>
        <w:r w:rsidR="00C1044C">
          <w:rPr>
            <w:noProof/>
            <w:webHidden/>
          </w:rPr>
          <w:instrText xml:space="preserve"> PAGEREF _Toc381426778 \h </w:instrText>
        </w:r>
        <w:r w:rsidR="00C1044C">
          <w:rPr>
            <w:noProof/>
            <w:webHidden/>
          </w:rPr>
        </w:r>
        <w:r w:rsidR="00C1044C">
          <w:rPr>
            <w:noProof/>
            <w:webHidden/>
          </w:rPr>
          <w:fldChar w:fldCharType="separate"/>
        </w:r>
        <w:r w:rsidR="00C1044C">
          <w:rPr>
            <w:noProof/>
            <w:webHidden/>
          </w:rPr>
          <w:t>73</w:t>
        </w:r>
        <w:r w:rsidR="00C1044C">
          <w:rPr>
            <w:noProof/>
            <w:webHidden/>
          </w:rPr>
          <w:fldChar w:fldCharType="end"/>
        </w:r>
      </w:hyperlink>
    </w:p>
    <w:p w14:paraId="4051DE57"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79" w:history="1">
        <w:r w:rsidR="00C1044C" w:rsidRPr="003C59F5">
          <w:rPr>
            <w:rStyle w:val="Hyperlink"/>
            <w:noProof/>
          </w:rPr>
          <w:t>4.16.2 CI_OnlineResource applicationProfile</w:t>
        </w:r>
        <w:r w:rsidR="00C1044C">
          <w:rPr>
            <w:noProof/>
            <w:webHidden/>
          </w:rPr>
          <w:tab/>
        </w:r>
        <w:r w:rsidR="00C1044C">
          <w:rPr>
            <w:noProof/>
            <w:webHidden/>
          </w:rPr>
          <w:fldChar w:fldCharType="begin"/>
        </w:r>
        <w:r w:rsidR="00C1044C">
          <w:rPr>
            <w:noProof/>
            <w:webHidden/>
          </w:rPr>
          <w:instrText xml:space="preserve"> PAGEREF _Toc381426779 \h </w:instrText>
        </w:r>
        <w:r w:rsidR="00C1044C">
          <w:rPr>
            <w:noProof/>
            <w:webHidden/>
          </w:rPr>
        </w:r>
        <w:r w:rsidR="00C1044C">
          <w:rPr>
            <w:noProof/>
            <w:webHidden/>
          </w:rPr>
          <w:fldChar w:fldCharType="separate"/>
        </w:r>
        <w:r w:rsidR="00C1044C">
          <w:rPr>
            <w:noProof/>
            <w:webHidden/>
          </w:rPr>
          <w:t>73</w:t>
        </w:r>
        <w:r w:rsidR="00C1044C">
          <w:rPr>
            <w:noProof/>
            <w:webHidden/>
          </w:rPr>
          <w:fldChar w:fldCharType="end"/>
        </w:r>
      </w:hyperlink>
    </w:p>
    <w:p w14:paraId="1FCB895F"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80" w:history="1">
        <w:r w:rsidR="00C1044C" w:rsidRPr="003C59F5">
          <w:rPr>
            <w:rStyle w:val="Hyperlink"/>
            <w:noProof/>
          </w:rPr>
          <w:t>4.16.3 CI_OnlineResource name and description</w:t>
        </w:r>
        <w:r w:rsidR="00C1044C">
          <w:rPr>
            <w:noProof/>
            <w:webHidden/>
          </w:rPr>
          <w:tab/>
        </w:r>
        <w:r w:rsidR="00C1044C">
          <w:rPr>
            <w:noProof/>
            <w:webHidden/>
          </w:rPr>
          <w:fldChar w:fldCharType="begin"/>
        </w:r>
        <w:r w:rsidR="00C1044C">
          <w:rPr>
            <w:noProof/>
            <w:webHidden/>
          </w:rPr>
          <w:instrText xml:space="preserve"> PAGEREF _Toc381426780 \h </w:instrText>
        </w:r>
        <w:r w:rsidR="00C1044C">
          <w:rPr>
            <w:noProof/>
            <w:webHidden/>
          </w:rPr>
        </w:r>
        <w:r w:rsidR="00C1044C">
          <w:rPr>
            <w:noProof/>
            <w:webHidden/>
          </w:rPr>
          <w:fldChar w:fldCharType="separate"/>
        </w:r>
        <w:r w:rsidR="00C1044C">
          <w:rPr>
            <w:noProof/>
            <w:webHidden/>
          </w:rPr>
          <w:t>73</w:t>
        </w:r>
        <w:r w:rsidR="00C1044C">
          <w:rPr>
            <w:noProof/>
            <w:webHidden/>
          </w:rPr>
          <w:fldChar w:fldCharType="end"/>
        </w:r>
      </w:hyperlink>
    </w:p>
    <w:p w14:paraId="5E61CC37"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81" w:history="1">
        <w:r w:rsidR="00C1044C" w:rsidRPr="003C59F5">
          <w:rPr>
            <w:rStyle w:val="Hyperlink"/>
            <w:noProof/>
          </w:rPr>
          <w:t>4.16.4 CI_OnlineResource function property</w:t>
        </w:r>
        <w:r w:rsidR="00C1044C">
          <w:rPr>
            <w:noProof/>
            <w:webHidden/>
          </w:rPr>
          <w:tab/>
        </w:r>
        <w:r w:rsidR="00C1044C">
          <w:rPr>
            <w:noProof/>
            <w:webHidden/>
          </w:rPr>
          <w:fldChar w:fldCharType="begin"/>
        </w:r>
        <w:r w:rsidR="00C1044C">
          <w:rPr>
            <w:noProof/>
            <w:webHidden/>
          </w:rPr>
          <w:instrText xml:space="preserve"> PAGEREF _Toc381426781 \h </w:instrText>
        </w:r>
        <w:r w:rsidR="00C1044C">
          <w:rPr>
            <w:noProof/>
            <w:webHidden/>
          </w:rPr>
        </w:r>
        <w:r w:rsidR="00C1044C">
          <w:rPr>
            <w:noProof/>
            <w:webHidden/>
          </w:rPr>
          <w:fldChar w:fldCharType="separate"/>
        </w:r>
        <w:r w:rsidR="00C1044C">
          <w:rPr>
            <w:noProof/>
            <w:webHidden/>
          </w:rPr>
          <w:t>74</w:t>
        </w:r>
        <w:r w:rsidR="00C1044C">
          <w:rPr>
            <w:noProof/>
            <w:webHidden/>
          </w:rPr>
          <w:fldChar w:fldCharType="end"/>
        </w:r>
      </w:hyperlink>
    </w:p>
    <w:p w14:paraId="68E4377D"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82" w:history="1">
        <w:r w:rsidR="00C1044C" w:rsidRPr="003C59F5">
          <w:rPr>
            <w:rStyle w:val="Hyperlink"/>
            <w:noProof/>
          </w:rPr>
          <w:t>4.16.5 Scoped name in service distributions</w:t>
        </w:r>
        <w:r w:rsidR="00C1044C">
          <w:rPr>
            <w:noProof/>
            <w:webHidden/>
          </w:rPr>
          <w:tab/>
        </w:r>
        <w:r w:rsidR="00C1044C">
          <w:rPr>
            <w:noProof/>
            <w:webHidden/>
          </w:rPr>
          <w:fldChar w:fldCharType="begin"/>
        </w:r>
        <w:r w:rsidR="00C1044C">
          <w:rPr>
            <w:noProof/>
            <w:webHidden/>
          </w:rPr>
          <w:instrText xml:space="preserve"> PAGEREF _Toc381426782 \h </w:instrText>
        </w:r>
        <w:r w:rsidR="00C1044C">
          <w:rPr>
            <w:noProof/>
            <w:webHidden/>
          </w:rPr>
        </w:r>
        <w:r w:rsidR="00C1044C">
          <w:rPr>
            <w:noProof/>
            <w:webHidden/>
          </w:rPr>
          <w:fldChar w:fldCharType="separate"/>
        </w:r>
        <w:r w:rsidR="00C1044C">
          <w:rPr>
            <w:noProof/>
            <w:webHidden/>
          </w:rPr>
          <w:t>75</w:t>
        </w:r>
        <w:r w:rsidR="00C1044C">
          <w:rPr>
            <w:noProof/>
            <w:webHidden/>
          </w:rPr>
          <w:fldChar w:fldCharType="end"/>
        </w:r>
      </w:hyperlink>
    </w:p>
    <w:p w14:paraId="1631AAA0"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83" w:history="1">
        <w:r w:rsidR="00C1044C" w:rsidRPr="003C59F5">
          <w:rPr>
            <w:rStyle w:val="Hyperlink"/>
            <w:noProof/>
          </w:rPr>
          <w:t>4.17 Responsible parties and logos</w:t>
        </w:r>
        <w:r w:rsidR="00C1044C">
          <w:rPr>
            <w:noProof/>
            <w:webHidden/>
          </w:rPr>
          <w:tab/>
        </w:r>
        <w:r w:rsidR="00C1044C">
          <w:rPr>
            <w:noProof/>
            <w:webHidden/>
          </w:rPr>
          <w:fldChar w:fldCharType="begin"/>
        </w:r>
        <w:r w:rsidR="00C1044C">
          <w:rPr>
            <w:noProof/>
            <w:webHidden/>
          </w:rPr>
          <w:instrText xml:space="preserve"> PAGEREF _Toc381426783 \h </w:instrText>
        </w:r>
        <w:r w:rsidR="00C1044C">
          <w:rPr>
            <w:noProof/>
            <w:webHidden/>
          </w:rPr>
        </w:r>
        <w:r w:rsidR="00C1044C">
          <w:rPr>
            <w:noProof/>
            <w:webHidden/>
          </w:rPr>
          <w:fldChar w:fldCharType="separate"/>
        </w:r>
        <w:r w:rsidR="00C1044C">
          <w:rPr>
            <w:noProof/>
            <w:webHidden/>
          </w:rPr>
          <w:t>75</w:t>
        </w:r>
        <w:r w:rsidR="00C1044C">
          <w:rPr>
            <w:noProof/>
            <w:webHidden/>
          </w:rPr>
          <w:fldChar w:fldCharType="end"/>
        </w:r>
      </w:hyperlink>
    </w:p>
    <w:p w14:paraId="0A6B8B67"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84" w:history="1">
        <w:r w:rsidR="00C1044C" w:rsidRPr="003C59F5">
          <w:rPr>
            <w:rStyle w:val="Hyperlink"/>
            <w:noProof/>
          </w:rPr>
          <w:t>4.18 Extensions to CharacterString</w:t>
        </w:r>
        <w:r w:rsidR="00C1044C">
          <w:rPr>
            <w:noProof/>
            <w:webHidden/>
          </w:rPr>
          <w:tab/>
        </w:r>
        <w:r w:rsidR="00C1044C">
          <w:rPr>
            <w:noProof/>
            <w:webHidden/>
          </w:rPr>
          <w:fldChar w:fldCharType="begin"/>
        </w:r>
        <w:r w:rsidR="00C1044C">
          <w:rPr>
            <w:noProof/>
            <w:webHidden/>
          </w:rPr>
          <w:instrText xml:space="preserve"> PAGEREF _Toc381426784 \h </w:instrText>
        </w:r>
        <w:r w:rsidR="00C1044C">
          <w:rPr>
            <w:noProof/>
            <w:webHidden/>
          </w:rPr>
        </w:r>
        <w:r w:rsidR="00C1044C">
          <w:rPr>
            <w:noProof/>
            <w:webHidden/>
          </w:rPr>
          <w:fldChar w:fldCharType="separate"/>
        </w:r>
        <w:r w:rsidR="00C1044C">
          <w:rPr>
            <w:noProof/>
            <w:webHidden/>
          </w:rPr>
          <w:t>76</w:t>
        </w:r>
        <w:r w:rsidR="00C1044C">
          <w:rPr>
            <w:noProof/>
            <w:webHidden/>
          </w:rPr>
          <w:fldChar w:fldCharType="end"/>
        </w:r>
      </w:hyperlink>
    </w:p>
    <w:p w14:paraId="5ACFA8A3"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85" w:history="1">
        <w:r w:rsidR="00C1044C" w:rsidRPr="003C59F5">
          <w:rPr>
            <w:rStyle w:val="Hyperlink"/>
            <w:noProof/>
          </w:rPr>
          <w:t>4.18.1 Web extensions</w:t>
        </w:r>
        <w:r w:rsidR="00C1044C">
          <w:rPr>
            <w:noProof/>
            <w:webHidden/>
          </w:rPr>
          <w:tab/>
        </w:r>
        <w:r w:rsidR="00C1044C">
          <w:rPr>
            <w:noProof/>
            <w:webHidden/>
          </w:rPr>
          <w:fldChar w:fldCharType="begin"/>
        </w:r>
        <w:r w:rsidR="00C1044C">
          <w:rPr>
            <w:noProof/>
            <w:webHidden/>
          </w:rPr>
          <w:instrText xml:space="preserve"> PAGEREF _Toc381426785 \h </w:instrText>
        </w:r>
        <w:r w:rsidR="00C1044C">
          <w:rPr>
            <w:noProof/>
            <w:webHidden/>
          </w:rPr>
        </w:r>
        <w:r w:rsidR="00C1044C">
          <w:rPr>
            <w:noProof/>
            <w:webHidden/>
          </w:rPr>
          <w:fldChar w:fldCharType="separate"/>
        </w:r>
        <w:r w:rsidR="00C1044C">
          <w:rPr>
            <w:noProof/>
            <w:webHidden/>
          </w:rPr>
          <w:t>76</w:t>
        </w:r>
        <w:r w:rsidR="00C1044C">
          <w:rPr>
            <w:noProof/>
            <w:webHidden/>
          </w:rPr>
          <w:fldChar w:fldCharType="end"/>
        </w:r>
      </w:hyperlink>
    </w:p>
    <w:p w14:paraId="6B855439"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86" w:history="1">
        <w:r w:rsidR="00C1044C" w:rsidRPr="003C59F5">
          <w:rPr>
            <w:rStyle w:val="Hyperlink"/>
            <w:noProof/>
          </w:rPr>
          <w:t>4.18.2 Language localization</w:t>
        </w:r>
        <w:r w:rsidR="00C1044C">
          <w:rPr>
            <w:noProof/>
            <w:webHidden/>
          </w:rPr>
          <w:tab/>
        </w:r>
        <w:r w:rsidR="00C1044C">
          <w:rPr>
            <w:noProof/>
            <w:webHidden/>
          </w:rPr>
          <w:fldChar w:fldCharType="begin"/>
        </w:r>
        <w:r w:rsidR="00C1044C">
          <w:rPr>
            <w:noProof/>
            <w:webHidden/>
          </w:rPr>
          <w:instrText xml:space="preserve"> PAGEREF _Toc381426786 \h </w:instrText>
        </w:r>
        <w:r w:rsidR="00C1044C">
          <w:rPr>
            <w:noProof/>
            <w:webHidden/>
          </w:rPr>
        </w:r>
        <w:r w:rsidR="00C1044C">
          <w:rPr>
            <w:noProof/>
            <w:webHidden/>
          </w:rPr>
          <w:fldChar w:fldCharType="separate"/>
        </w:r>
        <w:r w:rsidR="00C1044C">
          <w:rPr>
            <w:noProof/>
            <w:webHidden/>
          </w:rPr>
          <w:t>76</w:t>
        </w:r>
        <w:r w:rsidR="00C1044C">
          <w:rPr>
            <w:noProof/>
            <w:webHidden/>
          </w:rPr>
          <w:fldChar w:fldCharType="end"/>
        </w:r>
      </w:hyperlink>
    </w:p>
    <w:p w14:paraId="74FCF4D5"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87" w:history="1">
        <w:r w:rsidR="00C1044C" w:rsidRPr="003C59F5">
          <w:rPr>
            <w:rStyle w:val="Hyperlink"/>
            <w:noProof/>
          </w:rPr>
          <w:t>4.18.3 Codelists</w:t>
        </w:r>
        <w:r w:rsidR="00C1044C">
          <w:rPr>
            <w:noProof/>
            <w:webHidden/>
          </w:rPr>
          <w:tab/>
        </w:r>
        <w:r w:rsidR="00C1044C">
          <w:rPr>
            <w:noProof/>
            <w:webHidden/>
          </w:rPr>
          <w:fldChar w:fldCharType="begin"/>
        </w:r>
        <w:r w:rsidR="00C1044C">
          <w:rPr>
            <w:noProof/>
            <w:webHidden/>
          </w:rPr>
          <w:instrText xml:space="preserve"> PAGEREF _Toc381426787 \h </w:instrText>
        </w:r>
        <w:r w:rsidR="00C1044C">
          <w:rPr>
            <w:noProof/>
            <w:webHidden/>
          </w:rPr>
        </w:r>
        <w:r w:rsidR="00C1044C">
          <w:rPr>
            <w:noProof/>
            <w:webHidden/>
          </w:rPr>
          <w:fldChar w:fldCharType="separate"/>
        </w:r>
        <w:r w:rsidR="00C1044C">
          <w:rPr>
            <w:noProof/>
            <w:webHidden/>
          </w:rPr>
          <w:t>77</w:t>
        </w:r>
        <w:r w:rsidR="00C1044C">
          <w:rPr>
            <w:noProof/>
            <w:webHidden/>
          </w:rPr>
          <w:fldChar w:fldCharType="end"/>
        </w:r>
      </w:hyperlink>
    </w:p>
    <w:p w14:paraId="27497F66"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88" w:history="1">
        <w:r w:rsidR="00C1044C" w:rsidRPr="003C59F5">
          <w:rPr>
            <w:rStyle w:val="Hyperlink"/>
            <w:noProof/>
          </w:rPr>
          <w:t>4.19 Geographic bounding box</w:t>
        </w:r>
        <w:r w:rsidR="00C1044C">
          <w:rPr>
            <w:noProof/>
            <w:webHidden/>
          </w:rPr>
          <w:tab/>
        </w:r>
        <w:r w:rsidR="00C1044C">
          <w:rPr>
            <w:noProof/>
            <w:webHidden/>
          </w:rPr>
          <w:fldChar w:fldCharType="begin"/>
        </w:r>
        <w:r w:rsidR="00C1044C">
          <w:rPr>
            <w:noProof/>
            <w:webHidden/>
          </w:rPr>
          <w:instrText xml:space="preserve"> PAGEREF _Toc381426788 \h </w:instrText>
        </w:r>
        <w:r w:rsidR="00C1044C">
          <w:rPr>
            <w:noProof/>
            <w:webHidden/>
          </w:rPr>
        </w:r>
        <w:r w:rsidR="00C1044C">
          <w:rPr>
            <w:noProof/>
            <w:webHidden/>
          </w:rPr>
          <w:fldChar w:fldCharType="separate"/>
        </w:r>
        <w:r w:rsidR="00C1044C">
          <w:rPr>
            <w:noProof/>
            <w:webHidden/>
          </w:rPr>
          <w:t>84</w:t>
        </w:r>
        <w:r w:rsidR="00C1044C">
          <w:rPr>
            <w:noProof/>
            <w:webHidden/>
          </w:rPr>
          <w:fldChar w:fldCharType="end"/>
        </w:r>
      </w:hyperlink>
    </w:p>
    <w:p w14:paraId="49A934CF"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89" w:history="1">
        <w:r w:rsidR="00C1044C" w:rsidRPr="003C59F5">
          <w:rPr>
            <w:rStyle w:val="Hyperlink"/>
            <w:noProof/>
          </w:rPr>
          <w:t>4.20 Data Quality</w:t>
        </w:r>
        <w:r w:rsidR="00C1044C">
          <w:rPr>
            <w:noProof/>
            <w:webHidden/>
          </w:rPr>
          <w:tab/>
        </w:r>
        <w:r w:rsidR="00C1044C">
          <w:rPr>
            <w:noProof/>
            <w:webHidden/>
          </w:rPr>
          <w:fldChar w:fldCharType="begin"/>
        </w:r>
        <w:r w:rsidR="00C1044C">
          <w:rPr>
            <w:noProof/>
            <w:webHidden/>
          </w:rPr>
          <w:instrText xml:space="preserve"> PAGEREF _Toc381426789 \h </w:instrText>
        </w:r>
        <w:r w:rsidR="00C1044C">
          <w:rPr>
            <w:noProof/>
            <w:webHidden/>
          </w:rPr>
        </w:r>
        <w:r w:rsidR="00C1044C">
          <w:rPr>
            <w:noProof/>
            <w:webHidden/>
          </w:rPr>
          <w:fldChar w:fldCharType="separate"/>
        </w:r>
        <w:r w:rsidR="00C1044C">
          <w:rPr>
            <w:noProof/>
            <w:webHidden/>
          </w:rPr>
          <w:t>84</w:t>
        </w:r>
        <w:r w:rsidR="00C1044C">
          <w:rPr>
            <w:noProof/>
            <w:webHidden/>
          </w:rPr>
          <w:fldChar w:fldCharType="end"/>
        </w:r>
      </w:hyperlink>
    </w:p>
    <w:p w14:paraId="7B5BD159" w14:textId="77777777" w:rsidR="00C1044C" w:rsidRDefault="001A758C">
      <w:pPr>
        <w:pStyle w:val="TOC3"/>
        <w:tabs>
          <w:tab w:val="right" w:leader="dot" w:pos="9350"/>
        </w:tabs>
        <w:rPr>
          <w:rFonts w:asciiTheme="minorHAnsi" w:eastAsiaTheme="minorEastAsia" w:hAnsiTheme="minorHAnsi" w:cstheme="minorBidi"/>
          <w:noProof/>
          <w:color w:val="auto"/>
          <w:szCs w:val="22"/>
        </w:rPr>
      </w:pPr>
      <w:hyperlink w:anchor="_Toc381426790" w:history="1">
        <w:r w:rsidR="00C1044C" w:rsidRPr="003C59F5">
          <w:rPr>
            <w:rStyle w:val="Hyperlink"/>
            <w:noProof/>
          </w:rPr>
          <w:t>4.20.1 Simple quality statement</w:t>
        </w:r>
        <w:r w:rsidR="00C1044C">
          <w:rPr>
            <w:noProof/>
            <w:webHidden/>
          </w:rPr>
          <w:tab/>
        </w:r>
        <w:r w:rsidR="00C1044C">
          <w:rPr>
            <w:noProof/>
            <w:webHidden/>
          </w:rPr>
          <w:fldChar w:fldCharType="begin"/>
        </w:r>
        <w:r w:rsidR="00C1044C">
          <w:rPr>
            <w:noProof/>
            <w:webHidden/>
          </w:rPr>
          <w:instrText xml:space="preserve"> PAGEREF _Toc381426790 \h </w:instrText>
        </w:r>
        <w:r w:rsidR="00C1044C">
          <w:rPr>
            <w:noProof/>
            <w:webHidden/>
          </w:rPr>
        </w:r>
        <w:r w:rsidR="00C1044C">
          <w:rPr>
            <w:noProof/>
            <w:webHidden/>
          </w:rPr>
          <w:fldChar w:fldCharType="separate"/>
        </w:r>
        <w:r w:rsidR="00C1044C">
          <w:rPr>
            <w:noProof/>
            <w:webHidden/>
          </w:rPr>
          <w:t>84</w:t>
        </w:r>
        <w:r w:rsidR="00C1044C">
          <w:rPr>
            <w:noProof/>
            <w:webHidden/>
          </w:rPr>
          <w:fldChar w:fldCharType="end"/>
        </w:r>
      </w:hyperlink>
    </w:p>
    <w:p w14:paraId="0C7B2F9B"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91" w:history="1">
        <w:r w:rsidR="00C1044C" w:rsidRPr="003C59F5">
          <w:rPr>
            <w:rStyle w:val="Hyperlink"/>
            <w:noProof/>
          </w:rPr>
          <w:t>4.21 Lineage</w:t>
        </w:r>
        <w:r w:rsidR="00C1044C">
          <w:rPr>
            <w:noProof/>
            <w:webHidden/>
          </w:rPr>
          <w:tab/>
        </w:r>
        <w:r w:rsidR="00C1044C">
          <w:rPr>
            <w:noProof/>
            <w:webHidden/>
          </w:rPr>
          <w:fldChar w:fldCharType="begin"/>
        </w:r>
        <w:r w:rsidR="00C1044C">
          <w:rPr>
            <w:noProof/>
            <w:webHidden/>
          </w:rPr>
          <w:instrText xml:space="preserve"> PAGEREF _Toc381426791 \h </w:instrText>
        </w:r>
        <w:r w:rsidR="00C1044C">
          <w:rPr>
            <w:noProof/>
            <w:webHidden/>
          </w:rPr>
        </w:r>
        <w:r w:rsidR="00C1044C">
          <w:rPr>
            <w:noProof/>
            <w:webHidden/>
          </w:rPr>
          <w:fldChar w:fldCharType="separate"/>
        </w:r>
        <w:r w:rsidR="00C1044C">
          <w:rPr>
            <w:noProof/>
            <w:webHidden/>
          </w:rPr>
          <w:t>84</w:t>
        </w:r>
        <w:r w:rsidR="00C1044C">
          <w:rPr>
            <w:noProof/>
            <w:webHidden/>
          </w:rPr>
          <w:fldChar w:fldCharType="end"/>
        </w:r>
      </w:hyperlink>
    </w:p>
    <w:p w14:paraId="6CDE12EA"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92" w:history="1">
        <w:r w:rsidR="00C1044C" w:rsidRPr="003C59F5">
          <w:rPr>
            <w:rStyle w:val="Hyperlink"/>
            <w:noProof/>
          </w:rPr>
          <w:t>4.22 Temporal extents</w:t>
        </w:r>
        <w:r w:rsidR="00C1044C">
          <w:rPr>
            <w:noProof/>
            <w:webHidden/>
          </w:rPr>
          <w:tab/>
        </w:r>
        <w:r w:rsidR="00C1044C">
          <w:rPr>
            <w:noProof/>
            <w:webHidden/>
          </w:rPr>
          <w:fldChar w:fldCharType="begin"/>
        </w:r>
        <w:r w:rsidR="00C1044C">
          <w:rPr>
            <w:noProof/>
            <w:webHidden/>
          </w:rPr>
          <w:instrText xml:space="preserve"> PAGEREF _Toc381426792 \h </w:instrText>
        </w:r>
        <w:r w:rsidR="00C1044C">
          <w:rPr>
            <w:noProof/>
            <w:webHidden/>
          </w:rPr>
        </w:r>
        <w:r w:rsidR="00C1044C">
          <w:rPr>
            <w:noProof/>
            <w:webHidden/>
          </w:rPr>
          <w:fldChar w:fldCharType="separate"/>
        </w:r>
        <w:r w:rsidR="00C1044C">
          <w:rPr>
            <w:noProof/>
            <w:webHidden/>
          </w:rPr>
          <w:t>86</w:t>
        </w:r>
        <w:r w:rsidR="00C1044C">
          <w:rPr>
            <w:noProof/>
            <w:webHidden/>
          </w:rPr>
          <w:fldChar w:fldCharType="end"/>
        </w:r>
      </w:hyperlink>
    </w:p>
    <w:p w14:paraId="1E889166"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93" w:history="1">
        <w:r w:rsidR="00C1044C" w:rsidRPr="003C59F5">
          <w:rPr>
            <w:rStyle w:val="Hyperlink"/>
            <w:noProof/>
          </w:rPr>
          <w:t>4.23 Operation metadata</w:t>
        </w:r>
        <w:r w:rsidR="00C1044C">
          <w:rPr>
            <w:noProof/>
            <w:webHidden/>
          </w:rPr>
          <w:tab/>
        </w:r>
        <w:r w:rsidR="00C1044C">
          <w:rPr>
            <w:noProof/>
            <w:webHidden/>
          </w:rPr>
          <w:fldChar w:fldCharType="begin"/>
        </w:r>
        <w:r w:rsidR="00C1044C">
          <w:rPr>
            <w:noProof/>
            <w:webHidden/>
          </w:rPr>
          <w:instrText xml:space="preserve"> PAGEREF _Toc381426793 \h </w:instrText>
        </w:r>
        <w:r w:rsidR="00C1044C">
          <w:rPr>
            <w:noProof/>
            <w:webHidden/>
          </w:rPr>
        </w:r>
        <w:r w:rsidR="00C1044C">
          <w:rPr>
            <w:noProof/>
            <w:webHidden/>
          </w:rPr>
          <w:fldChar w:fldCharType="separate"/>
        </w:r>
        <w:r w:rsidR="00C1044C">
          <w:rPr>
            <w:noProof/>
            <w:webHidden/>
          </w:rPr>
          <w:t>87</w:t>
        </w:r>
        <w:r w:rsidR="00C1044C">
          <w:rPr>
            <w:noProof/>
            <w:webHidden/>
          </w:rPr>
          <w:fldChar w:fldCharType="end"/>
        </w:r>
      </w:hyperlink>
    </w:p>
    <w:p w14:paraId="783EA93A" w14:textId="77777777" w:rsidR="00C1044C" w:rsidRDefault="001A758C">
      <w:pPr>
        <w:pStyle w:val="TOC1"/>
        <w:tabs>
          <w:tab w:val="left" w:pos="480"/>
          <w:tab w:val="right" w:leader="dot" w:pos="9350"/>
        </w:tabs>
        <w:rPr>
          <w:rFonts w:asciiTheme="minorHAnsi" w:eastAsiaTheme="minorEastAsia" w:hAnsiTheme="minorHAnsi" w:cstheme="minorBidi"/>
          <w:noProof/>
          <w:color w:val="auto"/>
          <w:szCs w:val="22"/>
        </w:rPr>
      </w:pPr>
      <w:hyperlink w:anchor="_Toc381426794" w:history="1">
        <w:r w:rsidR="00C1044C" w:rsidRPr="003C59F5">
          <w:rPr>
            <w:rStyle w:val="Hyperlink"/>
            <w:noProof/>
          </w:rPr>
          <w:t>5</w:t>
        </w:r>
        <w:r w:rsidR="00C1044C">
          <w:rPr>
            <w:rFonts w:asciiTheme="minorHAnsi" w:eastAsiaTheme="minorEastAsia" w:hAnsiTheme="minorHAnsi" w:cstheme="minorBidi"/>
            <w:noProof/>
            <w:color w:val="auto"/>
            <w:szCs w:val="22"/>
          </w:rPr>
          <w:tab/>
        </w:r>
        <w:r w:rsidR="00C1044C" w:rsidRPr="003C59F5">
          <w:rPr>
            <w:rStyle w:val="Hyperlink"/>
            <w:noProof/>
          </w:rPr>
          <w:t>Abbreviations</w:t>
        </w:r>
        <w:r w:rsidR="00C1044C">
          <w:rPr>
            <w:noProof/>
            <w:webHidden/>
          </w:rPr>
          <w:tab/>
        </w:r>
        <w:r w:rsidR="00C1044C">
          <w:rPr>
            <w:noProof/>
            <w:webHidden/>
          </w:rPr>
          <w:fldChar w:fldCharType="begin"/>
        </w:r>
        <w:r w:rsidR="00C1044C">
          <w:rPr>
            <w:noProof/>
            <w:webHidden/>
          </w:rPr>
          <w:instrText xml:space="preserve"> PAGEREF _Toc381426794 \h </w:instrText>
        </w:r>
        <w:r w:rsidR="00C1044C">
          <w:rPr>
            <w:noProof/>
            <w:webHidden/>
          </w:rPr>
        </w:r>
        <w:r w:rsidR="00C1044C">
          <w:rPr>
            <w:noProof/>
            <w:webHidden/>
          </w:rPr>
          <w:fldChar w:fldCharType="separate"/>
        </w:r>
        <w:r w:rsidR="00C1044C">
          <w:rPr>
            <w:noProof/>
            <w:webHidden/>
          </w:rPr>
          <w:t>88</w:t>
        </w:r>
        <w:r w:rsidR="00C1044C">
          <w:rPr>
            <w:noProof/>
            <w:webHidden/>
          </w:rPr>
          <w:fldChar w:fldCharType="end"/>
        </w:r>
      </w:hyperlink>
    </w:p>
    <w:p w14:paraId="16EF1899" w14:textId="77777777" w:rsidR="00C1044C" w:rsidRDefault="001A758C">
      <w:pPr>
        <w:pStyle w:val="TOC1"/>
        <w:tabs>
          <w:tab w:val="left" w:pos="480"/>
          <w:tab w:val="right" w:leader="dot" w:pos="9350"/>
        </w:tabs>
        <w:rPr>
          <w:rFonts w:asciiTheme="minorHAnsi" w:eastAsiaTheme="minorEastAsia" w:hAnsiTheme="minorHAnsi" w:cstheme="minorBidi"/>
          <w:noProof/>
          <w:color w:val="auto"/>
          <w:szCs w:val="22"/>
        </w:rPr>
      </w:pPr>
      <w:hyperlink w:anchor="_Toc381426795" w:history="1">
        <w:r w:rsidR="00C1044C" w:rsidRPr="003C59F5">
          <w:rPr>
            <w:rStyle w:val="Hyperlink"/>
            <w:noProof/>
            <w:lang w:eastAsia="ja-JP"/>
          </w:rPr>
          <w:t>6</w:t>
        </w:r>
        <w:r w:rsidR="00C1044C">
          <w:rPr>
            <w:rFonts w:asciiTheme="minorHAnsi" w:eastAsiaTheme="minorEastAsia" w:hAnsiTheme="minorHAnsi" w:cstheme="minorBidi"/>
            <w:noProof/>
            <w:color w:val="auto"/>
            <w:szCs w:val="22"/>
          </w:rPr>
          <w:tab/>
        </w:r>
        <w:r w:rsidR="00C1044C" w:rsidRPr="003C59F5">
          <w:rPr>
            <w:rStyle w:val="Hyperlink"/>
            <w:noProof/>
          </w:rPr>
          <w:t>References</w:t>
        </w:r>
        <w:r w:rsidR="00C1044C">
          <w:rPr>
            <w:noProof/>
            <w:webHidden/>
          </w:rPr>
          <w:tab/>
        </w:r>
        <w:r w:rsidR="00C1044C">
          <w:rPr>
            <w:noProof/>
            <w:webHidden/>
          </w:rPr>
          <w:fldChar w:fldCharType="begin"/>
        </w:r>
        <w:r w:rsidR="00C1044C">
          <w:rPr>
            <w:noProof/>
            <w:webHidden/>
          </w:rPr>
          <w:instrText xml:space="preserve"> PAGEREF _Toc381426795 \h </w:instrText>
        </w:r>
        <w:r w:rsidR="00C1044C">
          <w:rPr>
            <w:noProof/>
            <w:webHidden/>
          </w:rPr>
        </w:r>
        <w:r w:rsidR="00C1044C">
          <w:rPr>
            <w:noProof/>
            <w:webHidden/>
          </w:rPr>
          <w:fldChar w:fldCharType="separate"/>
        </w:r>
        <w:r w:rsidR="00C1044C">
          <w:rPr>
            <w:noProof/>
            <w:webHidden/>
          </w:rPr>
          <w:t>89</w:t>
        </w:r>
        <w:r w:rsidR="00C1044C">
          <w:rPr>
            <w:noProof/>
            <w:webHidden/>
          </w:rPr>
          <w:fldChar w:fldCharType="end"/>
        </w:r>
      </w:hyperlink>
    </w:p>
    <w:p w14:paraId="6D8F693D"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96" w:history="1">
        <w:r w:rsidR="00C1044C" w:rsidRPr="003C59F5">
          <w:rPr>
            <w:rStyle w:val="Hyperlink"/>
            <w:noProof/>
          </w:rPr>
          <w:t>6.1 Cited literature</w:t>
        </w:r>
        <w:r w:rsidR="00C1044C">
          <w:rPr>
            <w:noProof/>
            <w:webHidden/>
          </w:rPr>
          <w:tab/>
        </w:r>
        <w:r w:rsidR="00C1044C">
          <w:rPr>
            <w:noProof/>
            <w:webHidden/>
          </w:rPr>
          <w:fldChar w:fldCharType="begin"/>
        </w:r>
        <w:r w:rsidR="00C1044C">
          <w:rPr>
            <w:noProof/>
            <w:webHidden/>
          </w:rPr>
          <w:instrText xml:space="preserve"> PAGEREF _Toc381426796 \h </w:instrText>
        </w:r>
        <w:r w:rsidR="00C1044C">
          <w:rPr>
            <w:noProof/>
            <w:webHidden/>
          </w:rPr>
        </w:r>
        <w:r w:rsidR="00C1044C">
          <w:rPr>
            <w:noProof/>
            <w:webHidden/>
          </w:rPr>
          <w:fldChar w:fldCharType="separate"/>
        </w:r>
        <w:r w:rsidR="00C1044C">
          <w:rPr>
            <w:noProof/>
            <w:webHidden/>
          </w:rPr>
          <w:t>89</w:t>
        </w:r>
        <w:r w:rsidR="00C1044C">
          <w:rPr>
            <w:noProof/>
            <w:webHidden/>
          </w:rPr>
          <w:fldChar w:fldCharType="end"/>
        </w:r>
      </w:hyperlink>
    </w:p>
    <w:p w14:paraId="31C54A30" w14:textId="77777777" w:rsidR="00C1044C" w:rsidRDefault="001A758C">
      <w:pPr>
        <w:pStyle w:val="TOC1"/>
        <w:tabs>
          <w:tab w:val="left" w:pos="480"/>
          <w:tab w:val="right" w:leader="dot" w:pos="9350"/>
        </w:tabs>
        <w:rPr>
          <w:rFonts w:asciiTheme="minorHAnsi" w:eastAsiaTheme="minorEastAsia" w:hAnsiTheme="minorHAnsi" w:cstheme="minorBidi"/>
          <w:noProof/>
          <w:color w:val="auto"/>
          <w:szCs w:val="22"/>
        </w:rPr>
      </w:pPr>
      <w:hyperlink w:anchor="_Toc381426797" w:history="1">
        <w:r w:rsidR="00C1044C" w:rsidRPr="003C59F5">
          <w:rPr>
            <w:rStyle w:val="Hyperlink"/>
            <w:noProof/>
          </w:rPr>
          <w:t>7</w:t>
        </w:r>
        <w:r w:rsidR="00C1044C">
          <w:rPr>
            <w:rFonts w:asciiTheme="minorHAnsi" w:eastAsiaTheme="minorEastAsia" w:hAnsiTheme="minorHAnsi" w:cstheme="minorBidi"/>
            <w:noProof/>
            <w:color w:val="auto"/>
            <w:szCs w:val="22"/>
          </w:rPr>
          <w:tab/>
        </w:r>
        <w:r w:rsidR="00C1044C" w:rsidRPr="003C59F5">
          <w:rPr>
            <w:rStyle w:val="Hyperlink"/>
            <w:noProof/>
          </w:rPr>
          <w:t>Codelists</w:t>
        </w:r>
        <w:r w:rsidR="00C1044C">
          <w:rPr>
            <w:noProof/>
            <w:webHidden/>
          </w:rPr>
          <w:tab/>
        </w:r>
        <w:r w:rsidR="00C1044C">
          <w:rPr>
            <w:noProof/>
            <w:webHidden/>
          </w:rPr>
          <w:fldChar w:fldCharType="begin"/>
        </w:r>
        <w:r w:rsidR="00C1044C">
          <w:rPr>
            <w:noProof/>
            <w:webHidden/>
          </w:rPr>
          <w:instrText xml:space="preserve"> PAGEREF _Toc381426797 \h </w:instrText>
        </w:r>
        <w:r w:rsidR="00C1044C">
          <w:rPr>
            <w:noProof/>
            <w:webHidden/>
          </w:rPr>
        </w:r>
        <w:r w:rsidR="00C1044C">
          <w:rPr>
            <w:noProof/>
            <w:webHidden/>
          </w:rPr>
          <w:fldChar w:fldCharType="separate"/>
        </w:r>
        <w:r w:rsidR="00C1044C">
          <w:rPr>
            <w:noProof/>
            <w:webHidden/>
          </w:rPr>
          <w:t>90</w:t>
        </w:r>
        <w:r w:rsidR="00C1044C">
          <w:rPr>
            <w:noProof/>
            <w:webHidden/>
          </w:rPr>
          <w:fldChar w:fldCharType="end"/>
        </w:r>
      </w:hyperlink>
    </w:p>
    <w:p w14:paraId="78BBE52E"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98" w:history="1">
        <w:r w:rsidR="00C1044C" w:rsidRPr="003C59F5">
          <w:rPr>
            <w:rStyle w:val="Hyperlink"/>
            <w:noProof/>
          </w:rPr>
          <w:t>7.1 ServiceType</w:t>
        </w:r>
        <w:r w:rsidR="00C1044C">
          <w:rPr>
            <w:noProof/>
            <w:webHidden/>
          </w:rPr>
          <w:tab/>
        </w:r>
        <w:r w:rsidR="00C1044C">
          <w:rPr>
            <w:noProof/>
            <w:webHidden/>
          </w:rPr>
          <w:fldChar w:fldCharType="begin"/>
        </w:r>
        <w:r w:rsidR="00C1044C">
          <w:rPr>
            <w:noProof/>
            <w:webHidden/>
          </w:rPr>
          <w:instrText xml:space="preserve"> PAGEREF _Toc381426798 \h </w:instrText>
        </w:r>
        <w:r w:rsidR="00C1044C">
          <w:rPr>
            <w:noProof/>
            <w:webHidden/>
          </w:rPr>
        </w:r>
        <w:r w:rsidR="00C1044C">
          <w:rPr>
            <w:noProof/>
            <w:webHidden/>
          </w:rPr>
          <w:fldChar w:fldCharType="separate"/>
        </w:r>
        <w:r w:rsidR="00C1044C">
          <w:rPr>
            <w:noProof/>
            <w:webHidden/>
          </w:rPr>
          <w:t>90</w:t>
        </w:r>
        <w:r w:rsidR="00C1044C">
          <w:rPr>
            <w:noProof/>
            <w:webHidden/>
          </w:rPr>
          <w:fldChar w:fldCharType="end"/>
        </w:r>
      </w:hyperlink>
    </w:p>
    <w:p w14:paraId="5B541C6E"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799" w:history="1">
        <w:r w:rsidR="00C1044C" w:rsidRPr="003C59F5">
          <w:rPr>
            <w:rStyle w:val="Hyperlink"/>
            <w:noProof/>
          </w:rPr>
          <w:t>7.2 Linkage name conventions</w:t>
        </w:r>
        <w:r w:rsidR="00C1044C">
          <w:rPr>
            <w:noProof/>
            <w:webHidden/>
          </w:rPr>
          <w:tab/>
        </w:r>
        <w:r w:rsidR="00C1044C">
          <w:rPr>
            <w:noProof/>
            <w:webHidden/>
          </w:rPr>
          <w:fldChar w:fldCharType="begin"/>
        </w:r>
        <w:r w:rsidR="00C1044C">
          <w:rPr>
            <w:noProof/>
            <w:webHidden/>
          </w:rPr>
          <w:instrText xml:space="preserve"> PAGEREF _Toc381426799 \h </w:instrText>
        </w:r>
        <w:r w:rsidR="00C1044C">
          <w:rPr>
            <w:noProof/>
            <w:webHidden/>
          </w:rPr>
        </w:r>
        <w:r w:rsidR="00C1044C">
          <w:rPr>
            <w:noProof/>
            <w:webHidden/>
          </w:rPr>
          <w:fldChar w:fldCharType="separate"/>
        </w:r>
        <w:r w:rsidR="00C1044C">
          <w:rPr>
            <w:noProof/>
            <w:webHidden/>
          </w:rPr>
          <w:t>92</w:t>
        </w:r>
        <w:r w:rsidR="00C1044C">
          <w:rPr>
            <w:noProof/>
            <w:webHidden/>
          </w:rPr>
          <w:fldChar w:fldCharType="end"/>
        </w:r>
      </w:hyperlink>
    </w:p>
    <w:p w14:paraId="44D39894" w14:textId="77777777" w:rsidR="00C1044C" w:rsidRDefault="001A758C">
      <w:pPr>
        <w:pStyle w:val="TOC1"/>
        <w:tabs>
          <w:tab w:val="left" w:pos="480"/>
          <w:tab w:val="right" w:leader="dot" w:pos="9350"/>
        </w:tabs>
        <w:rPr>
          <w:rFonts w:asciiTheme="minorHAnsi" w:eastAsiaTheme="minorEastAsia" w:hAnsiTheme="minorHAnsi" w:cstheme="minorBidi"/>
          <w:noProof/>
          <w:color w:val="auto"/>
          <w:szCs w:val="22"/>
        </w:rPr>
      </w:pPr>
      <w:hyperlink w:anchor="_Toc381426800" w:history="1">
        <w:r w:rsidR="00C1044C" w:rsidRPr="003C59F5">
          <w:rPr>
            <w:rStyle w:val="Hyperlink"/>
            <w:noProof/>
          </w:rPr>
          <w:t>8</w:t>
        </w:r>
        <w:r w:rsidR="00C1044C">
          <w:rPr>
            <w:rFonts w:asciiTheme="minorHAnsi" w:eastAsiaTheme="minorEastAsia" w:hAnsiTheme="minorHAnsi" w:cstheme="minorBidi"/>
            <w:noProof/>
            <w:color w:val="auto"/>
            <w:szCs w:val="22"/>
          </w:rPr>
          <w:tab/>
        </w:r>
        <w:r w:rsidR="00C1044C" w:rsidRPr="003C59F5">
          <w:rPr>
            <w:rStyle w:val="Hyperlink"/>
            <w:noProof/>
          </w:rPr>
          <w:t>Examples</w:t>
        </w:r>
        <w:r w:rsidR="00C1044C">
          <w:rPr>
            <w:noProof/>
            <w:webHidden/>
          </w:rPr>
          <w:tab/>
        </w:r>
        <w:r w:rsidR="00C1044C">
          <w:rPr>
            <w:noProof/>
            <w:webHidden/>
          </w:rPr>
          <w:fldChar w:fldCharType="begin"/>
        </w:r>
        <w:r w:rsidR="00C1044C">
          <w:rPr>
            <w:noProof/>
            <w:webHidden/>
          </w:rPr>
          <w:instrText xml:space="preserve"> PAGEREF _Toc381426800 \h </w:instrText>
        </w:r>
        <w:r w:rsidR="00C1044C">
          <w:rPr>
            <w:noProof/>
            <w:webHidden/>
          </w:rPr>
        </w:r>
        <w:r w:rsidR="00C1044C">
          <w:rPr>
            <w:noProof/>
            <w:webHidden/>
          </w:rPr>
          <w:fldChar w:fldCharType="separate"/>
        </w:r>
        <w:r w:rsidR="00C1044C">
          <w:rPr>
            <w:noProof/>
            <w:webHidden/>
          </w:rPr>
          <w:t>94</w:t>
        </w:r>
        <w:r w:rsidR="00C1044C">
          <w:rPr>
            <w:noProof/>
            <w:webHidden/>
          </w:rPr>
          <w:fldChar w:fldCharType="end"/>
        </w:r>
      </w:hyperlink>
    </w:p>
    <w:p w14:paraId="04913FD5"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801" w:history="1">
        <w:r w:rsidR="00C1044C" w:rsidRPr="003C59F5">
          <w:rPr>
            <w:rStyle w:val="Hyperlink"/>
            <w:noProof/>
          </w:rPr>
          <w:t>8.1 USGIN ISO 19139 Minimum Dataset Metadata</w:t>
        </w:r>
        <w:r w:rsidR="00C1044C">
          <w:rPr>
            <w:noProof/>
            <w:webHidden/>
          </w:rPr>
          <w:tab/>
        </w:r>
        <w:r w:rsidR="00C1044C">
          <w:rPr>
            <w:noProof/>
            <w:webHidden/>
          </w:rPr>
          <w:fldChar w:fldCharType="begin"/>
        </w:r>
        <w:r w:rsidR="00C1044C">
          <w:rPr>
            <w:noProof/>
            <w:webHidden/>
          </w:rPr>
          <w:instrText xml:space="preserve"> PAGEREF _Toc381426801 \h </w:instrText>
        </w:r>
        <w:r w:rsidR="00C1044C">
          <w:rPr>
            <w:noProof/>
            <w:webHidden/>
          </w:rPr>
        </w:r>
        <w:r w:rsidR="00C1044C">
          <w:rPr>
            <w:noProof/>
            <w:webHidden/>
          </w:rPr>
          <w:fldChar w:fldCharType="separate"/>
        </w:r>
        <w:r w:rsidR="00C1044C">
          <w:rPr>
            <w:noProof/>
            <w:webHidden/>
          </w:rPr>
          <w:t>94</w:t>
        </w:r>
        <w:r w:rsidR="00C1044C">
          <w:rPr>
            <w:noProof/>
            <w:webHidden/>
          </w:rPr>
          <w:fldChar w:fldCharType="end"/>
        </w:r>
      </w:hyperlink>
    </w:p>
    <w:p w14:paraId="534A8E97"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802" w:history="1">
        <w:r w:rsidR="00C1044C" w:rsidRPr="003C59F5">
          <w:rPr>
            <w:rStyle w:val="Hyperlink"/>
            <w:noProof/>
          </w:rPr>
          <w:t>8.2 USGIN ISO 19139 Dataset Metadata</w:t>
        </w:r>
        <w:r w:rsidR="00C1044C">
          <w:rPr>
            <w:noProof/>
            <w:webHidden/>
          </w:rPr>
          <w:tab/>
        </w:r>
        <w:r w:rsidR="00C1044C">
          <w:rPr>
            <w:noProof/>
            <w:webHidden/>
          </w:rPr>
          <w:fldChar w:fldCharType="begin"/>
        </w:r>
        <w:r w:rsidR="00C1044C">
          <w:rPr>
            <w:noProof/>
            <w:webHidden/>
          </w:rPr>
          <w:instrText xml:space="preserve"> PAGEREF _Toc381426802 \h </w:instrText>
        </w:r>
        <w:r w:rsidR="00C1044C">
          <w:rPr>
            <w:noProof/>
            <w:webHidden/>
          </w:rPr>
        </w:r>
        <w:r w:rsidR="00C1044C">
          <w:rPr>
            <w:noProof/>
            <w:webHidden/>
          </w:rPr>
          <w:fldChar w:fldCharType="separate"/>
        </w:r>
        <w:r w:rsidR="00C1044C">
          <w:rPr>
            <w:noProof/>
            <w:webHidden/>
          </w:rPr>
          <w:t>102</w:t>
        </w:r>
        <w:r w:rsidR="00C1044C">
          <w:rPr>
            <w:noProof/>
            <w:webHidden/>
          </w:rPr>
          <w:fldChar w:fldCharType="end"/>
        </w:r>
      </w:hyperlink>
    </w:p>
    <w:p w14:paraId="6E4D2A3E" w14:textId="77777777" w:rsidR="00C1044C" w:rsidRDefault="001A758C">
      <w:pPr>
        <w:pStyle w:val="TOC2"/>
        <w:tabs>
          <w:tab w:val="right" w:leader="dot" w:pos="9350"/>
        </w:tabs>
        <w:rPr>
          <w:rFonts w:asciiTheme="minorHAnsi" w:eastAsiaTheme="minorEastAsia" w:hAnsiTheme="minorHAnsi" w:cstheme="minorBidi"/>
          <w:noProof/>
          <w:color w:val="auto"/>
          <w:szCs w:val="22"/>
        </w:rPr>
      </w:pPr>
      <w:hyperlink w:anchor="_Toc381426803" w:history="1">
        <w:r w:rsidR="00C1044C" w:rsidRPr="003C59F5">
          <w:rPr>
            <w:rStyle w:val="Hyperlink"/>
            <w:noProof/>
            <w:highlight w:val="yellow"/>
          </w:rPr>
          <w:t>8.3 ISO19110 Feature Catalog example</w:t>
        </w:r>
        <w:r w:rsidR="00C1044C">
          <w:rPr>
            <w:noProof/>
            <w:webHidden/>
          </w:rPr>
          <w:tab/>
        </w:r>
        <w:r w:rsidR="00C1044C">
          <w:rPr>
            <w:noProof/>
            <w:webHidden/>
          </w:rPr>
          <w:fldChar w:fldCharType="begin"/>
        </w:r>
        <w:r w:rsidR="00C1044C">
          <w:rPr>
            <w:noProof/>
            <w:webHidden/>
          </w:rPr>
          <w:instrText xml:space="preserve"> PAGEREF _Toc381426803 \h </w:instrText>
        </w:r>
        <w:r w:rsidR="00C1044C">
          <w:rPr>
            <w:noProof/>
            <w:webHidden/>
          </w:rPr>
        </w:r>
        <w:r w:rsidR="00C1044C">
          <w:rPr>
            <w:noProof/>
            <w:webHidden/>
          </w:rPr>
          <w:fldChar w:fldCharType="separate"/>
        </w:r>
        <w:r w:rsidR="00C1044C">
          <w:rPr>
            <w:noProof/>
            <w:webHidden/>
          </w:rPr>
          <w:t>125</w:t>
        </w:r>
        <w:r w:rsidR="00C1044C">
          <w:rPr>
            <w:noProof/>
            <w:webHidden/>
          </w:rPr>
          <w:fldChar w:fldCharType="end"/>
        </w:r>
      </w:hyperlink>
    </w:p>
    <w:p w14:paraId="215A823D" w14:textId="77777777" w:rsidR="0032148F" w:rsidRDefault="00FE320C" w:rsidP="00990C8E">
      <w:pPr>
        <w:pStyle w:val="Notices"/>
      </w:pPr>
      <w:r w:rsidRPr="00CB2F1D">
        <w:lastRenderedPageBreak/>
        <w:fldChar w:fldCharType="end"/>
      </w:r>
      <w:r w:rsidR="00990C8E">
        <w:t>Tables and Figures</w:t>
      </w:r>
    </w:p>
    <w:p w14:paraId="28431F6D" w14:textId="77777777"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14:paraId="32195418" w14:textId="77777777" w:rsidR="00856D7A" w:rsidRPr="00B47236" w:rsidRDefault="001A758C">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2C0A6A">
          <w:rPr>
            <w:noProof/>
            <w:webHidden/>
          </w:rPr>
          <w:t>18</w:t>
        </w:r>
        <w:r w:rsidR="00856D7A">
          <w:rPr>
            <w:noProof/>
            <w:webHidden/>
          </w:rPr>
          <w:fldChar w:fldCharType="end"/>
        </w:r>
      </w:hyperlink>
    </w:p>
    <w:p w14:paraId="10BBD8BD" w14:textId="77777777" w:rsidR="00856D7A" w:rsidRPr="00B47236" w:rsidRDefault="001A758C">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2C0A6A">
          <w:rPr>
            <w:noProof/>
            <w:webHidden/>
          </w:rPr>
          <w:t>34</w:t>
        </w:r>
        <w:r w:rsidR="00856D7A">
          <w:rPr>
            <w:noProof/>
            <w:webHidden/>
          </w:rPr>
          <w:fldChar w:fldCharType="end"/>
        </w:r>
      </w:hyperlink>
    </w:p>
    <w:p w14:paraId="11769119" w14:textId="77777777" w:rsidR="00856D7A" w:rsidRPr="00B47236" w:rsidRDefault="001A758C">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2C0A6A">
          <w:rPr>
            <w:noProof/>
            <w:webHidden/>
          </w:rPr>
          <w:t>43</w:t>
        </w:r>
        <w:r w:rsidR="00856D7A">
          <w:rPr>
            <w:noProof/>
            <w:webHidden/>
          </w:rPr>
          <w:fldChar w:fldCharType="end"/>
        </w:r>
      </w:hyperlink>
    </w:p>
    <w:p w14:paraId="0CA915AC" w14:textId="77777777" w:rsidR="00856D7A" w:rsidRPr="00B47236" w:rsidRDefault="001A758C">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2C0A6A">
          <w:rPr>
            <w:noProof/>
            <w:webHidden/>
          </w:rPr>
          <w:t>61</w:t>
        </w:r>
        <w:r w:rsidR="00856D7A">
          <w:rPr>
            <w:noProof/>
            <w:webHidden/>
          </w:rPr>
          <w:fldChar w:fldCharType="end"/>
        </w:r>
      </w:hyperlink>
    </w:p>
    <w:p w14:paraId="4DB113B1" w14:textId="77777777" w:rsidR="00856D7A" w:rsidRPr="00B47236" w:rsidRDefault="001A758C">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2C0A6A">
          <w:rPr>
            <w:noProof/>
            <w:webHidden/>
          </w:rPr>
          <w:t>62</w:t>
        </w:r>
        <w:r w:rsidR="00856D7A">
          <w:rPr>
            <w:noProof/>
            <w:webHidden/>
          </w:rPr>
          <w:fldChar w:fldCharType="end"/>
        </w:r>
      </w:hyperlink>
    </w:p>
    <w:p w14:paraId="1D4D4D96" w14:textId="77777777" w:rsidR="00856D7A" w:rsidRPr="00B47236" w:rsidRDefault="001A758C">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2C0A6A">
          <w:rPr>
            <w:noProof/>
            <w:webHidden/>
          </w:rPr>
          <w:t>63</w:t>
        </w:r>
        <w:r w:rsidR="00856D7A">
          <w:rPr>
            <w:noProof/>
            <w:webHidden/>
          </w:rPr>
          <w:fldChar w:fldCharType="end"/>
        </w:r>
      </w:hyperlink>
    </w:p>
    <w:p w14:paraId="39A636A1" w14:textId="77777777" w:rsidR="00856D7A" w:rsidRPr="00B47236" w:rsidRDefault="001A758C">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2C0A6A">
          <w:rPr>
            <w:noProof/>
            <w:webHidden/>
          </w:rPr>
          <w:t>69</w:t>
        </w:r>
        <w:r w:rsidR="00856D7A">
          <w:rPr>
            <w:noProof/>
            <w:webHidden/>
          </w:rPr>
          <w:fldChar w:fldCharType="end"/>
        </w:r>
      </w:hyperlink>
    </w:p>
    <w:p w14:paraId="388A8EBD" w14:textId="77777777" w:rsidR="00856D7A" w:rsidRPr="00B47236" w:rsidRDefault="001A758C">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r>
        <w:r w:rsidR="00856D7A">
          <w:rPr>
            <w:noProof/>
            <w:webHidden/>
          </w:rPr>
          <w:fldChar w:fldCharType="separate"/>
        </w:r>
        <w:r w:rsidR="002C0A6A">
          <w:rPr>
            <w:noProof/>
            <w:webHidden/>
          </w:rPr>
          <w:t>75</w:t>
        </w:r>
        <w:r w:rsidR="00856D7A">
          <w:rPr>
            <w:noProof/>
            <w:webHidden/>
          </w:rPr>
          <w:fldChar w:fldCharType="end"/>
        </w:r>
      </w:hyperlink>
    </w:p>
    <w:p w14:paraId="3692B0BE" w14:textId="77777777" w:rsidR="00856D7A" w:rsidRPr="00B47236" w:rsidRDefault="001A758C">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14:paraId="349338D3" w14:textId="77777777" w:rsidR="00856D7A" w:rsidRPr="00B47236" w:rsidRDefault="001A758C">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14:paraId="0EF7BB4A" w14:textId="77777777" w:rsidR="00856D7A" w:rsidRPr="00B47236" w:rsidRDefault="001A758C">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2C0A6A">
          <w:rPr>
            <w:noProof/>
            <w:webHidden/>
          </w:rPr>
          <w:t>83</w:t>
        </w:r>
        <w:r w:rsidR="00856D7A">
          <w:rPr>
            <w:noProof/>
            <w:webHidden/>
          </w:rPr>
          <w:fldChar w:fldCharType="end"/>
        </w:r>
      </w:hyperlink>
    </w:p>
    <w:p w14:paraId="50D8C80B" w14:textId="77777777"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14:paraId="277F36BF" w14:textId="77777777" w:rsidR="00990C8E" w:rsidRPr="00CB2F1D" w:rsidRDefault="00990C8E" w:rsidP="00F83A21">
      <w:pPr>
        <w:pStyle w:val="TextBody"/>
        <w:tabs>
          <w:tab w:val="right" w:leader="dot" w:pos="9360"/>
        </w:tabs>
        <w:ind w:left="720" w:right="1260" w:hanging="720"/>
      </w:pPr>
      <w:r>
        <w:fldChar w:fldCharType="end"/>
      </w:r>
    </w:p>
    <w:p w14:paraId="566414AD" w14:textId="77777777" w:rsidR="0032148F" w:rsidRPr="00CB2F1D" w:rsidRDefault="0032148F">
      <w:pPr>
        <w:pStyle w:val="TextBody"/>
      </w:pPr>
    </w:p>
    <w:p w14:paraId="587A2223" w14:textId="77777777" w:rsidR="0032148F" w:rsidRPr="00CB2F1D" w:rsidRDefault="0032148F">
      <w:pPr>
        <w:pStyle w:val="TextBody"/>
        <w:sectPr w:rsidR="0032148F" w:rsidRPr="00CB2F1D" w:rsidSect="0004205C">
          <w:headerReference w:type="even" r:id="rId13"/>
          <w:footerReference w:type="default" r:id="rId14"/>
          <w:footerReference w:type="first" r:id="rId15"/>
          <w:pgSz w:w="12240" w:h="15840" w:code="1"/>
          <w:pgMar w:top="1440" w:right="1440" w:bottom="720" w:left="1440" w:header="720" w:footer="720" w:gutter="0"/>
          <w:cols w:space="720"/>
          <w:docGrid w:linePitch="360"/>
        </w:sectPr>
      </w:pPr>
    </w:p>
    <w:p w14:paraId="607C8B21" w14:textId="77777777" w:rsidR="0032148F" w:rsidRPr="00CB2F1D" w:rsidRDefault="0032148F">
      <w:pPr>
        <w:pStyle w:val="Heading1"/>
      </w:pPr>
      <w:bookmarkStart w:id="7" w:name="_Ref244487330"/>
      <w:bookmarkStart w:id="8" w:name="_Toc381426740"/>
      <w:r w:rsidRPr="00CB2F1D">
        <w:lastRenderedPageBreak/>
        <w:t>Introduction</w:t>
      </w:r>
      <w:bookmarkEnd w:id="7"/>
      <w:bookmarkEnd w:id="8"/>
    </w:p>
    <w:p w14:paraId="24F258D7" w14:textId="77777777" w:rsidR="0032148F" w:rsidRPr="00CB2F1D" w:rsidRDefault="0032148F" w:rsidP="007B5DC4">
      <w:r w:rsidRPr="00CB2F1D">
        <w:t xml:space="preserve">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services, or services are discovered accidently or by word of mouth. The vision is to enable a web client (portal) to search across one or more metadata registries without having to configure the client individually for each of the registries that will be searched. Thus, metadata providers can focus on data development, without having to also develop web clients to enable search of that metadata. </w:t>
      </w:r>
    </w:p>
    <w:p w14:paraId="00470082" w14:textId="77777777" w:rsidR="007745CA" w:rsidRPr="00CB2F1D" w:rsidRDefault="0032148F" w:rsidP="007B5DC4">
      <w:r w:rsidRPr="00CB2F1D">
        <w:t>The Open Geospatial Consortium (OGC) Catalog Service for the Web (CSW) specification defines a collection of basic operations for searching catalogs of metadata via the web. Engineering the desired interoperability requires adding additional constraints on CSW operation</w:t>
      </w:r>
      <w:r w:rsidR="00FC1015" w:rsidRPr="00CB2F1D">
        <w:t>; one of the major constraints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encoding of metadata content.</w:t>
      </w:r>
      <w:r w:rsidR="00C940F2" w:rsidRPr="00CB2F1D">
        <w:t xml:space="preserve"> Some more specific constraints on use of this implementation may be included in </w:t>
      </w:r>
      <w:r w:rsidR="00144B9D">
        <w:t>a</w:t>
      </w:r>
      <w:r w:rsidR="00144B9D" w:rsidRPr="00CB2F1D">
        <w:t xml:space="preserve"> </w:t>
      </w:r>
      <w:r w:rsidR="00C940F2" w:rsidRPr="00CB2F1D">
        <w:t>separate document (</w:t>
      </w:r>
      <w:hyperlink r:id="rId16" w:history="1">
        <w:r w:rsidR="00F679E3">
          <w:rPr>
            <w:rStyle w:val="Hyperlink"/>
          </w:rPr>
          <w:t>USGIN, 2012</w:t>
        </w:r>
      </w:hyperlink>
      <w:r w:rsidR="00C940F2" w:rsidRPr="00CB2F1D">
        <w:t xml:space="preserve">) describing metadata constraints for different kinds of resources. </w:t>
      </w:r>
    </w:p>
    <w:p w14:paraId="3EEB2AE2" w14:textId="77777777" w:rsidR="0032148F" w:rsidRPr="00CB2F1D" w:rsidRDefault="0032148F" w:rsidP="00C10585">
      <w:pPr>
        <w:pStyle w:val="Heading2"/>
        <w:tabs>
          <w:tab w:val="clear" w:pos="720"/>
        </w:tabs>
      </w:pPr>
      <w:bookmarkStart w:id="9" w:name="_Toc244419013"/>
      <w:bookmarkStart w:id="10" w:name="_Toc381426741"/>
      <w:bookmarkEnd w:id="9"/>
      <w:r w:rsidRPr="00CB2F1D">
        <w:t>Normative References</w:t>
      </w:r>
      <w:bookmarkEnd w:id="10"/>
    </w:p>
    <w:p w14:paraId="5ED8E7A8" w14:textId="77777777" w:rsidR="0032148F" w:rsidRPr="00CB2F1D" w:rsidRDefault="0032148F" w:rsidP="00C10585">
      <w:r w:rsidRPr="00CB2F1D">
        <w:t xml:space="preserve">The following referenced documents are indispensable for the application of this document. For dated references, only the edition cited applies. For undated references, the latest edition of the referenced document (including any amendments) applies. </w:t>
      </w:r>
    </w:p>
    <w:p w14:paraId="423C122A" w14:textId="77777777" w:rsidR="0032148F" w:rsidRPr="00CB2F1D" w:rsidRDefault="0032148F" w:rsidP="00C10585">
      <w:r w:rsidRPr="00CB2F1D">
        <w:rPr>
          <w:b/>
          <w:bCs/>
        </w:rPr>
        <w:t>ISO 19115</w:t>
      </w:r>
      <w:r w:rsidRPr="00CB2F1D">
        <w:t xml:space="preserve"> designates these two normative references: </w:t>
      </w:r>
    </w:p>
    <w:p w14:paraId="1591B1F2" w14:textId="77777777"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14:paraId="11645ED8" w14:textId="77777777"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14:paraId="52973459" w14:textId="77777777" w:rsidR="0032148F" w:rsidRPr="00CB2F1D" w:rsidRDefault="0032148F" w:rsidP="00C10585">
      <w:r w:rsidRPr="00CB2F1D">
        <w:rPr>
          <w:b/>
          <w:bCs/>
        </w:rPr>
        <w:t>ISO 19119</w:t>
      </w:r>
      <w:r w:rsidRPr="00CB2F1D">
        <w:t xml:space="preserve"> designates these normative references: </w:t>
      </w:r>
    </w:p>
    <w:p w14:paraId="0DC016CC" w14:textId="77777777"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14:paraId="1D374922" w14:textId="77777777" w:rsidR="0032148F" w:rsidRPr="00CB2F1D" w:rsidRDefault="0032148F" w:rsidP="00C10585">
      <w:r w:rsidRPr="00CB2F1D">
        <w:t>•</w:t>
      </w:r>
      <w:r w:rsidRPr="00CB2F1D">
        <w:tab/>
        <w:t xml:space="preserve">ISO 19119:2005/Amd 1:2008, </w:t>
      </w:r>
      <w:r w:rsidRPr="00CB2F1D">
        <w:rPr>
          <w:i/>
          <w:iCs/>
        </w:rPr>
        <w:t>Extensions of the service metadata model ISO 19108 designates</w:t>
      </w:r>
      <w:r w:rsidRPr="00CB2F1D">
        <w:t xml:space="preserve">: </w:t>
      </w:r>
    </w:p>
    <w:p w14:paraId="6CFD5997" w14:textId="77777777"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14:paraId="4E62F78E" w14:textId="77777777" w:rsidR="0032148F" w:rsidRPr="00CB2F1D" w:rsidRDefault="0032148F" w:rsidP="00C10585"/>
    <w:p w14:paraId="45BFEC9C" w14:textId="77777777"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14:paraId="6EE4F755" w14:textId="77777777" w:rsidR="0032148F" w:rsidRPr="00CB2F1D" w:rsidRDefault="0032148F" w:rsidP="00C10585">
      <w:r w:rsidRPr="00CB2F1D">
        <w:rPr>
          <w:b/>
          <w:bCs/>
        </w:rPr>
        <w:t>ISO/TS 19139:2007</w:t>
      </w:r>
      <w:r w:rsidRPr="00CB2F1D">
        <w:t xml:space="preserve">, Geographic information - Metadata – XML Schema Implementation </w:t>
      </w:r>
    </w:p>
    <w:p w14:paraId="60F16FD6" w14:textId="77777777" w:rsidR="0032148F" w:rsidRPr="00CB2F1D" w:rsidRDefault="0032148F" w:rsidP="00C10585">
      <w:r w:rsidRPr="00CB2F1D">
        <w:rPr>
          <w:b/>
          <w:bCs/>
        </w:rPr>
        <w:t>OGC 07-006r1</w:t>
      </w:r>
      <w:r w:rsidRPr="00CB2F1D">
        <w:t>¸ OpenGIS Catalog Services Specification version 2.0.2, Corrigendum 2 release, 2007</w:t>
      </w:r>
    </w:p>
    <w:p w14:paraId="295C5D9A" w14:textId="77777777" w:rsidR="0032148F" w:rsidRPr="00CB2F1D" w:rsidRDefault="0032148F" w:rsidP="00C10585">
      <w:r w:rsidRPr="00CB2F1D">
        <w:rPr>
          <w:b/>
          <w:bCs/>
        </w:rPr>
        <w:t>OGC 07-045</w:t>
      </w:r>
      <w:r w:rsidRPr="00CB2F1D">
        <w:t xml:space="preserve">, OpenGIS Catalogue Services Specification 2.0.2 - ISO Metadata Application Profile, Version 1.0.0, 2007 </w:t>
      </w:r>
    </w:p>
    <w:p w14:paraId="577FB642" w14:textId="77777777" w:rsidR="0032148F" w:rsidRPr="00CB2F1D" w:rsidRDefault="0032148F" w:rsidP="00C10585">
      <w:r w:rsidRPr="00CB2F1D">
        <w:rPr>
          <w:rStyle w:val="Strong"/>
        </w:rPr>
        <w:t>INCITS 453-2009</w:t>
      </w:r>
      <w:r w:rsidRPr="00CB2F1D">
        <w:t>, North American Profile of ISO 19115:2003 – Geographic Information – Metadata (NAP-Metadata), 2009, American National Standards Institute, Inc.</w:t>
      </w:r>
    </w:p>
    <w:p w14:paraId="597FEF98" w14:textId="77777777"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14:paraId="1C179075" w14:textId="77777777" w:rsidR="0032148F" w:rsidRPr="00CB2F1D" w:rsidRDefault="0032148F" w:rsidP="00C10585">
      <w:pPr>
        <w:rPr>
          <w:rStyle w:val="Strong"/>
        </w:rPr>
      </w:pPr>
      <w:r w:rsidRPr="00CB2F1D">
        <w:rPr>
          <w:rStyle w:val="Strong"/>
        </w:rPr>
        <w:t xml:space="preserve">RFC 2119, </w:t>
      </w:r>
      <w:r w:rsidRPr="00CB2F1D">
        <w:t>Key words for use in RFCs to Indicate Requirement Levels, Network Working Group, 1997.</w:t>
      </w:r>
    </w:p>
    <w:p w14:paraId="4F0DA41B" w14:textId="77777777" w:rsidR="0032148F" w:rsidRPr="00CB2F1D" w:rsidRDefault="0032148F" w:rsidP="00E31FD0">
      <w:pPr>
        <w:pStyle w:val="Heading2"/>
        <w:tabs>
          <w:tab w:val="clear" w:pos="720"/>
        </w:tabs>
        <w:rPr>
          <w:lang w:eastAsia="ja-JP"/>
        </w:rPr>
      </w:pPr>
      <w:bookmarkStart w:id="11" w:name="_Toc381426742"/>
      <w:r w:rsidRPr="00CB2F1D">
        <w:rPr>
          <w:lang w:eastAsia="ja-JP"/>
        </w:rPr>
        <w:t>Purpose</w:t>
      </w:r>
      <w:bookmarkEnd w:id="11"/>
    </w:p>
    <w:p w14:paraId="595D8436" w14:textId="77777777"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 xml:space="preserve">This profile conforms to most of the provisions of the </w:t>
      </w:r>
      <w:r w:rsidR="00920036" w:rsidRPr="00CB2F1D">
        <w:t>North American Profile of</w:t>
      </w:r>
      <w:r w:rsidR="00920036">
        <w:t xml:space="preserve"> ISO metadata </w:t>
      </w:r>
      <w:r w:rsidR="00920036" w:rsidRPr="00CB2F1D">
        <w:t>(INCITS 453-2009</w:t>
      </w:r>
      <w:r w:rsidR="00920036">
        <w:t>, referred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resources,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14:paraId="73A5F4BD" w14:textId="77777777" w:rsidR="0032148F" w:rsidRPr="00CB2F1D" w:rsidRDefault="0032148F" w:rsidP="00C67B11">
      <w:pPr>
        <w:pStyle w:val="Heading2"/>
        <w:tabs>
          <w:tab w:val="clear" w:pos="720"/>
        </w:tabs>
        <w:rPr>
          <w:lang w:eastAsia="ja-JP"/>
        </w:rPr>
      </w:pPr>
      <w:bookmarkStart w:id="12" w:name="_Toc381426743"/>
      <w:r w:rsidRPr="00CB2F1D">
        <w:t>Terminology</w:t>
      </w:r>
      <w:bookmarkEnd w:id="12"/>
    </w:p>
    <w:p w14:paraId="40AAF0CB" w14:textId="77777777"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interpreted as described in Internet RFC 2119.</w:t>
      </w:r>
    </w:p>
    <w:p w14:paraId="78E47894" w14:textId="77777777" w:rsidR="00EB14C1" w:rsidRPr="00CB2F1D" w:rsidDel="002B082E" w:rsidRDefault="00EB14C1" w:rsidP="008D526D"/>
    <w:p w14:paraId="6FF2C7FD" w14:textId="77777777"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14:paraId="4FEF296C" w14:textId="77777777" w:rsidR="00EB14C1" w:rsidRPr="00CB2F1D" w:rsidRDefault="00EB14C1" w:rsidP="008D526D">
      <w:pPr>
        <w:rPr>
          <w:lang w:eastAsia="ja-JP"/>
        </w:rPr>
      </w:pPr>
      <w:r w:rsidRPr="00CB2F1D">
        <w:rPr>
          <w:b/>
          <w:lang w:eastAsia="ja-JP"/>
        </w:rPr>
        <w:t>Catalog application</w:t>
      </w:r>
      <w:r w:rsidRPr="00CB2F1D">
        <w:rPr>
          <w:lang w:eastAsia="ja-JP"/>
        </w:rPr>
        <w:t xml:space="preserve">: Software that implements a searchable metadata registry. The application must support the ability to register information resources, to search the registered metadata, to support the discovery and binding to registered information resources within an information community. </w:t>
      </w:r>
    </w:p>
    <w:p w14:paraId="2514FF75" w14:textId="77777777"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 xml:space="preserve">element. </w:t>
      </w:r>
    </w:p>
    <w:p w14:paraId="31990292" w14:textId="77777777"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14:paraId="5604776D" w14:textId="77777777"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defines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14:paraId="04666904" w14:textId="77777777"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samples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 xml:space="preserve">Metadata for the collection is a different type than metadata for individual items in the collection (dataset vs. features). Criteria for what unifies the collection are variable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14:paraId="67D77ED0" w14:textId="77777777"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characteristics of those units.</w:t>
      </w:r>
      <w:r w:rsidR="00EE6EBE">
        <w:t>"</w:t>
      </w:r>
      <w:r w:rsidRPr="00CB2F1D">
        <w:t xml:space="preserve"> ISO/IEC 2382-01 (SC36 Secretariat, 2003)</w:t>
      </w:r>
    </w:p>
    <w:p w14:paraId="5128F2E3" w14:textId="77777777"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14:paraId="2AFADBF0" w14:textId="77777777"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14:paraId="74D4481F" w14:textId="77777777"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14:paraId="0EDFC779" w14:textId="77777777" w:rsidR="00EB14C1" w:rsidRPr="00CB2F1D" w:rsidRDefault="00EB14C1" w:rsidP="008D526D">
      <w:pPr>
        <w:rPr>
          <w:lang w:eastAsia="ja-JP"/>
        </w:rPr>
      </w:pPr>
      <w:r w:rsidRPr="00CB2F1D">
        <w:rPr>
          <w:b/>
          <w:lang w:eastAsia="ja-JP"/>
        </w:rPr>
        <w:t>Metadata registry</w:t>
      </w:r>
      <w:r w:rsidRPr="00CB2F1D">
        <w:rPr>
          <w:lang w:eastAsia="ja-JP"/>
        </w:rPr>
        <w:t xml:space="preserve">: an information system for assignment of unambiguous identifiers to administered metadata records. (ISO 11179) </w:t>
      </w:r>
    </w:p>
    <w:p w14:paraId="39F42A53" w14:textId="77777777"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entities and metadata elements (ISO 191115).</w:t>
      </w:r>
    </w:p>
    <w:p w14:paraId="670882EC" w14:textId="77777777"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software.</w:t>
      </w:r>
    </w:p>
    <w:p w14:paraId="4C939098" w14:textId="77777777"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14:paraId="541EF088" w14:textId="77777777"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17"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14:paraId="41FE7F07" w14:textId="77777777"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14:paraId="5B5BFF6A" w14:textId="77777777"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14:paraId="73627779" w14:textId="77777777"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14:paraId="238E415D" w14:textId="77777777" w:rsidR="0032148F" w:rsidRDefault="0032148F">
      <w:pPr>
        <w:rPr>
          <w:lang w:eastAsia="ja-JP"/>
        </w:rPr>
      </w:pPr>
    </w:p>
    <w:p w14:paraId="236E4F8C" w14:textId="77777777"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r>
        <w:t xml:space="preserve"> indicates that some elements have been omitted from the path.</w:t>
      </w:r>
    </w:p>
    <w:p w14:paraId="59EE81A1" w14:textId="77777777" w:rsidR="009611B8" w:rsidRPr="00CB2F1D" w:rsidRDefault="009611B8" w:rsidP="009611B8">
      <w:pPr>
        <w:pStyle w:val="Heading2"/>
      </w:pPr>
      <w:bookmarkStart w:id="13" w:name="_Toc381426744"/>
      <w:bookmarkStart w:id="14" w:name="_Toc161664987"/>
      <w:r w:rsidRPr="00CB2F1D">
        <w:t>ISO Schemas Location</w:t>
      </w:r>
      <w:bookmarkEnd w:id="13"/>
    </w:p>
    <w:p w14:paraId="2DEFDA2D" w14:textId="77777777" w:rsidR="008857F3" w:rsidRDefault="009611B8" w:rsidP="004D25AF">
      <w:r w:rsidRPr="00CB2F1D">
        <w:t>ISO I9139 xml schemas are</w:t>
      </w:r>
      <w:r w:rsidR="008857F3">
        <w:t xml:space="preserve"> hosted by the International Organization for Standardization (ISO) at </w:t>
      </w:r>
      <w:hyperlink r:id="rId18" w:history="1">
        <w:r w:rsidR="008857F3">
          <w:rPr>
            <w:rStyle w:val="Hyperlink"/>
          </w:rPr>
          <w:t>http://standards.iso.org/ittf/PubliclyAvailable-Standards/ISO_19139_Schemas/gmd/</w:t>
        </w:r>
      </w:hyperlink>
      <w:r w:rsidR="008857F3">
        <w:t xml:space="preserve">. The ISO Technical Committee 211 (TC211) also hosts the schemas at </w:t>
      </w:r>
      <w:hyperlink r:id="rId19"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1;2006(E), but do not include any of the service metadata content.</w:t>
      </w:r>
    </w:p>
    <w:p w14:paraId="6591BE45" w14:textId="77777777" w:rsidR="009611B8" w:rsidRDefault="008857F3" w:rsidP="004D25AF">
      <w:r>
        <w:lastRenderedPageBreak/>
        <w:t xml:space="preserve">The Open Geospatial Consortium (OGC) hosts a copy of the schemas </w:t>
      </w:r>
      <w:r w:rsidR="009611B8" w:rsidRPr="00CB2F1D">
        <w:t xml:space="preserve"> in an online repository at </w:t>
      </w:r>
      <w:hyperlink r:id="rId20"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schema </w:t>
      </w:r>
      <w:r w:rsidR="007B6123" w:rsidRPr="00CB2F1D">
        <w:t xml:space="preserve">have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1"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apparently identical to that in the ISO repositories</w:t>
      </w:r>
      <w:r w:rsidR="009611B8" w:rsidRPr="00CB2F1D">
        <w:t>, but this is not declared in any included documentation (need metadata on the metadata schema!).</w:t>
      </w:r>
      <w:r w:rsidR="00063E56">
        <w:t xml:space="preserve"> </w:t>
      </w:r>
    </w:p>
    <w:p w14:paraId="233D59AD" w14:textId="77777777"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 xml:space="preserve">no mention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14:paraId="03A5F7F3" w14:textId="77777777"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2"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r>
        <w:t>imports ..</w:t>
      </w:r>
      <w:r w:rsidRPr="00E56E0E">
        <w:t xml:space="preserve"> iso/19139/20060504/gmd/gmd.xsd</w:t>
      </w:r>
      <w:r>
        <w:t xml:space="preserve"> and ..</w:t>
      </w:r>
      <w:r w:rsidRPr="00E56E0E">
        <w:t xml:space="preserve"> iso/19139/20060504/srv/srv.xsd</w:t>
      </w:r>
      <w:r>
        <w:t>. Thus for CSW 2.0.2 implementations, the 20060504 versions of the ISO19139 schema must be used.</w:t>
      </w:r>
    </w:p>
    <w:p w14:paraId="1125DE4D" w14:textId="77777777" w:rsidR="0032148F" w:rsidRPr="00CB2F1D" w:rsidRDefault="0032148F">
      <w:pPr>
        <w:pStyle w:val="Heading1"/>
        <w:rPr>
          <w:lang w:eastAsia="ja-JP"/>
        </w:rPr>
      </w:pPr>
      <w:bookmarkStart w:id="15" w:name="_Toc381426745"/>
      <w:r w:rsidRPr="00CB2F1D">
        <w:lastRenderedPageBreak/>
        <w:t>Overview of the Profile</w:t>
      </w:r>
      <w:bookmarkEnd w:id="14"/>
      <w:bookmarkEnd w:id="15"/>
    </w:p>
    <w:p w14:paraId="74CDEC36" w14:textId="77777777" w:rsidR="000E70F1" w:rsidRDefault="000E70F1" w:rsidP="000E70F1">
      <w:pPr>
        <w:pStyle w:val="Heading2"/>
        <w:tabs>
          <w:tab w:val="clear" w:pos="720"/>
        </w:tabs>
        <w:rPr>
          <w:lang w:eastAsia="ja-JP"/>
        </w:rPr>
      </w:pPr>
      <w:bookmarkStart w:id="16" w:name="_Toc381426746"/>
      <w:bookmarkStart w:id="17" w:name="_Toc161664988"/>
      <w:r>
        <w:rPr>
          <w:lang w:eastAsia="ja-JP"/>
        </w:rPr>
        <w:t>Quick Reference</w:t>
      </w:r>
      <w:bookmarkEnd w:id="16"/>
    </w:p>
    <w:p w14:paraId="1AEBD552" w14:textId="77777777" w:rsidR="000E70F1" w:rsidRDefault="000E70F1" w:rsidP="000E70F1">
      <w:pPr>
        <w:rPr>
          <w:lang w:eastAsia="ja-JP"/>
        </w:rPr>
      </w:pPr>
      <w:r>
        <w:rPr>
          <w:lang w:eastAsia="ja-JP"/>
        </w:rPr>
        <w:t>This section provides a summary of the rules for an ISO 19139 XML document to be considered a valid USGIN metadata record</w:t>
      </w:r>
    </w:p>
    <w:p w14:paraId="64636E73" w14:textId="77777777" w:rsidR="00D240E5" w:rsidRPr="00D240E5" w:rsidRDefault="000E70F1" w:rsidP="00D240E5">
      <w:pPr>
        <w:numPr>
          <w:ilvl w:val="0"/>
          <w:numId w:val="51"/>
        </w:numPr>
        <w:rPr>
          <w:lang w:eastAsia="ja-JP"/>
        </w:rPr>
      </w:pPr>
      <w:r>
        <w:rPr>
          <w:lang w:eastAsia="ja-JP"/>
        </w:rPr>
        <w:t>MD_Metadata/fileIdentifier</w:t>
      </w:r>
      <w:r w:rsidR="00F331E8">
        <w:rPr>
          <w:lang w:eastAsia="ja-JP"/>
        </w:rPr>
        <w:t>/gco:CharacterString</w:t>
      </w:r>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14:paraId="55910C71" w14:textId="77777777" w:rsidR="00F331E8" w:rsidRDefault="00F331E8" w:rsidP="009851E6">
      <w:pPr>
        <w:numPr>
          <w:ilvl w:val="0"/>
          <w:numId w:val="51"/>
        </w:numPr>
        <w:rPr>
          <w:lang w:eastAsia="ja-JP"/>
        </w:rPr>
      </w:pPr>
      <w:r>
        <w:rPr>
          <w:lang w:eastAsia="ja-JP"/>
        </w:rPr>
        <w:t>MD_Metadata/language/gco:CharacterString will be assumed to be 'eng' (English) unless another value is specified. Any characters after the first three letters in this character string may be ignored by client applications.</w:t>
      </w:r>
    </w:p>
    <w:p w14:paraId="38971CA6" w14:textId="77777777" w:rsidR="00EC413F"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14:paraId="1832DEBB" w14:textId="77777777" w:rsidR="00EC413F" w:rsidRPr="00A8764A" w:rsidRDefault="00F331E8" w:rsidP="003D1227">
      <w:pPr>
        <w:pStyle w:val="XMLelement0"/>
        <w:rPr>
          <w:lang w:eastAsia="ja-JP"/>
        </w:rPr>
      </w:pPr>
      <w:r>
        <w:rPr>
          <w:lang w:eastAsia="ja-JP"/>
        </w:rPr>
        <w:tab/>
      </w:r>
      <w:r w:rsidR="00EC413F" w:rsidRPr="00A8764A">
        <w:rPr>
          <w:lang w:eastAsia="ja-JP"/>
        </w:rPr>
        <w:t>&lt;gmd:characterSet&gt;</w:t>
      </w:r>
    </w:p>
    <w:p w14:paraId="729757EA" w14:textId="77777777" w:rsidR="003D1227" w:rsidRPr="003D1227" w:rsidRDefault="00A8764A" w:rsidP="003D1227">
      <w:pPr>
        <w:pStyle w:val="XMLelement0"/>
        <w:ind w:left="144"/>
        <w:rPr>
          <w:lang w:eastAsia="ja-JP"/>
        </w:rPr>
      </w:pPr>
      <w:r>
        <w:rPr>
          <w:lang w:eastAsia="ja-JP"/>
        </w:rPr>
        <w:tab/>
      </w:r>
      <w:r>
        <w:rPr>
          <w:lang w:eastAsia="ja-JP"/>
        </w:rPr>
        <w:tab/>
        <w:t xml:space="preserve"> </w:t>
      </w:r>
      <w:r w:rsidR="00EC413F" w:rsidRPr="00A8764A">
        <w:rPr>
          <w:lang w:eastAsia="ja-JP"/>
        </w:rPr>
        <w:t xml:space="preserve">&lt;gmd:MD_CharacterSetCode </w:t>
      </w:r>
      <w:r w:rsidR="00EC413F" w:rsidRPr="00A8764A">
        <w:rPr>
          <w:color w:val="FF0000"/>
          <w:lang w:eastAsia="ja-JP"/>
        </w:rPr>
        <w:t>codeListValue</w:t>
      </w:r>
      <w:r w:rsidR="00EC413F" w:rsidRPr="00A8764A">
        <w:rPr>
          <w:lang w:eastAsia="ja-JP"/>
        </w:rPr>
        <w:t>=</w:t>
      </w:r>
      <w:r w:rsidR="00EC413F" w:rsidRPr="00A8764A">
        <w:rPr>
          <w:rStyle w:val="XMLattributeValueChar"/>
          <w:szCs w:val="22"/>
          <w:lang w:eastAsia="ja-JP"/>
        </w:rPr>
        <w:t>"utf8"</w:t>
      </w:r>
      <w:r w:rsidR="00EC413F" w:rsidRPr="00A8764A">
        <w:rPr>
          <w:lang w:eastAsia="ja-JP"/>
        </w:rPr>
        <w:t>&gt;</w:t>
      </w:r>
      <w:r>
        <w:rPr>
          <w:color w:val="auto"/>
          <w:lang w:eastAsia="ja-JP"/>
        </w:rPr>
        <w:t>UTF-</w:t>
      </w:r>
      <w:r w:rsidR="00EC413F" w:rsidRPr="00A8764A">
        <w:rPr>
          <w:color w:val="auto"/>
          <w:lang w:eastAsia="ja-JP"/>
        </w:rPr>
        <w:t>8</w:t>
      </w:r>
      <w:r w:rsidR="00EC413F" w:rsidRPr="00A8764A">
        <w:rPr>
          <w:lang w:eastAsia="ja-JP"/>
        </w:rPr>
        <w:t>&lt;/gmd:MD_CharacterSetCode&gt;</w:t>
      </w:r>
      <w:r w:rsidR="003D1227">
        <w:rPr>
          <w:lang w:eastAsia="ja-JP"/>
        </w:rPr>
        <w:t xml:space="preserve">   </w:t>
      </w:r>
      <w:r w:rsidR="00EC413F" w:rsidRPr="00A8764A">
        <w:rPr>
          <w:lang w:eastAsia="ja-JP"/>
        </w:rPr>
        <w:t>&lt;/gmd:characterSet&gt;</w:t>
      </w:r>
      <w:r w:rsidR="00EF713F">
        <w:rPr>
          <w:lang w:eastAsia="ja-JP"/>
        </w:rPr>
        <w:t xml:space="preserve"> </w:t>
      </w:r>
    </w:p>
    <w:p w14:paraId="33149DC0" w14:textId="77777777" w:rsidR="002A50B3" w:rsidRPr="00C55311" w:rsidRDefault="003D1227" w:rsidP="00522388">
      <w:pPr>
        <w:pStyle w:val="XMLExample"/>
        <w:tabs>
          <w:tab w:val="clear" w:pos="180"/>
          <w:tab w:val="clear" w:pos="720"/>
          <w:tab w:val="left" w:pos="700"/>
        </w:tabs>
        <w:ind w:left="400" w:hanging="400"/>
        <w:rPr>
          <w:rFonts w:ascii="Arial" w:hAnsi="Arial" w:cs="Arial"/>
          <w:sz w:val="22"/>
          <w:szCs w:val="22"/>
          <w:lang w:eastAsia="ja-JP"/>
        </w:rPr>
      </w:pPr>
      <w:r>
        <w:rPr>
          <w:lang w:eastAsia="ja-JP"/>
        </w:rPr>
        <w:tab/>
      </w:r>
      <w:r w:rsidR="002A50B3" w:rsidRPr="00C55311">
        <w:rPr>
          <w:rFonts w:ascii="Arial" w:hAnsi="Arial" w:cs="Arial"/>
          <w:sz w:val="22"/>
          <w:szCs w:val="22"/>
          <w:lang w:eastAsia="ja-JP"/>
        </w:rPr>
        <w:t xml:space="preserve">Unless otherwise specified MD_Metadata/hierarchyLevel/MD_ScopeCode will be assumed to be: </w:t>
      </w:r>
    </w:p>
    <w:p w14:paraId="38F49E66" w14:textId="77777777" w:rsidR="002A50B3" w:rsidRPr="00A8764A" w:rsidRDefault="00A8764A" w:rsidP="003D1227">
      <w:pPr>
        <w:pStyle w:val="XMLelement0"/>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14:paraId="1B6D8C1E" w14:textId="77777777" w:rsidR="002A50B3" w:rsidRPr="00A8764A" w:rsidRDefault="00A8764A" w:rsidP="00A8764A">
      <w:pPr>
        <w:pStyle w:val="XMLExample"/>
        <w:ind w:left="400" w:hanging="400"/>
        <w:rPr>
          <w:color w:val="0000FF"/>
        </w:rPr>
      </w:pPr>
      <w:r>
        <w:t xml:space="preserve">   </w:t>
      </w:r>
      <w:r w:rsidR="002A50B3" w:rsidRPr="003D1227">
        <w:rPr>
          <w:rStyle w:val="XMLelementChar0"/>
        </w:rPr>
        <w:t>&lt;gmd:MD_ScopeCode</w:t>
      </w:r>
      <w:r w:rsidR="002A50B3" w:rsidRPr="00A8764A">
        <w:rPr>
          <w:color w:val="0000FF"/>
        </w:rPr>
        <w:t xml:space="preserve"> </w:t>
      </w:r>
      <w:r w:rsidR="002A50B3" w:rsidRPr="003D1227">
        <w:rPr>
          <w:rStyle w:val="XMLattributeChar0"/>
        </w:rPr>
        <w:t>codeList</w:t>
      </w:r>
      <w:r w:rsidR="002A50B3" w:rsidRPr="00BB785C">
        <w:rPr>
          <w:rStyle w:val="XMLExampleChar0"/>
          <w:bCs w:val="0"/>
          <w:color w:val="0000FF"/>
        </w:rPr>
        <w:t>=</w:t>
      </w:r>
      <w:r w:rsidR="002A50B3" w:rsidRPr="003D1227">
        <w:rPr>
          <w:rStyle w:val="XMLattributeValueChar"/>
        </w:rPr>
        <w:t>"http://standards.iso.org/ittf/PubliclyAvailableStandards/ ISO_19139_Schemas/resources/Codelist/gmxCodelists.xml#MD_ScopeCode"</w:t>
      </w:r>
    </w:p>
    <w:p w14:paraId="54A5254D" w14:textId="77777777" w:rsidR="002A50B3" w:rsidRPr="001C07D4" w:rsidRDefault="002A50B3" w:rsidP="00A8764A">
      <w:pPr>
        <w:pStyle w:val="XMLExample"/>
        <w:ind w:left="400" w:hanging="400"/>
      </w:pPr>
      <w:r w:rsidRPr="001C07D4">
        <w:t xml:space="preserve">    </w:t>
      </w:r>
      <w:r w:rsidRPr="003D1227">
        <w:rPr>
          <w:rStyle w:val="XMLattributeChar0"/>
        </w:rPr>
        <w:t>codeListValue</w:t>
      </w:r>
      <w:r w:rsidRPr="00BB785C">
        <w:rPr>
          <w:rStyle w:val="XMLExampleChar0"/>
          <w:bCs w:val="0"/>
          <w:color w:val="0000FF"/>
        </w:rPr>
        <w:t>=</w:t>
      </w:r>
      <w:r w:rsidRPr="003D1227">
        <w:rPr>
          <w:rStyle w:val="XMLattributeValueChar"/>
        </w:rPr>
        <w:t>"dataset"</w:t>
      </w:r>
      <w:r w:rsidRPr="00BB785C">
        <w:rPr>
          <w:rStyle w:val="XMLExampleChar0"/>
          <w:bCs w:val="0"/>
          <w:color w:val="0000FF"/>
        </w:rPr>
        <w:t>&gt;</w:t>
      </w:r>
      <w:r w:rsidRPr="001C07D4">
        <w:t>dataset</w:t>
      </w:r>
      <w:r w:rsidRPr="003D1227">
        <w:rPr>
          <w:rStyle w:val="XMLelementChar0"/>
        </w:rPr>
        <w:t>&lt;/gmd:MD_ScopeCode&gt;</w:t>
      </w:r>
    </w:p>
    <w:p w14:paraId="5E94E2F9" w14:textId="77777777" w:rsidR="002A50B3" w:rsidRDefault="00A8764A" w:rsidP="003D1227">
      <w:pPr>
        <w:pStyle w:val="XMLelement0"/>
        <w:rPr>
          <w:rStyle w:val="XMLExampleChar0"/>
          <w:bCs/>
        </w:rPr>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14:paraId="10D448CC" w14:textId="77777777" w:rsidR="00EF713F" w:rsidRPr="00A8764A" w:rsidRDefault="00EF713F" w:rsidP="00A8764A">
      <w:pPr>
        <w:pStyle w:val="XMLExample"/>
        <w:ind w:left="400" w:hanging="400"/>
        <w:rPr>
          <w:rStyle w:val="XMLExampleChar0"/>
          <w:bCs w:val="0"/>
          <w:color w:val="0000FF"/>
        </w:rPr>
      </w:pPr>
    </w:p>
    <w:p w14:paraId="3AF96186" w14:textId="77777777"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collectionSession, dataset, series, nonGeographicDataset, dimensionGroup, fieldSession, software, service, model, tile</w:t>
      </w:r>
      <w:r w:rsidRPr="001C07D4">
        <w:t>}</w:t>
      </w:r>
      <w:r>
        <w:t xml:space="preserve"> will be considered out of scope and may be ignored by a harvesting catalog.</w:t>
      </w:r>
    </w:p>
    <w:p w14:paraId="0C1F19FD" w14:textId="77777777" w:rsidR="0072747F" w:rsidRDefault="0072747F" w:rsidP="009851E6">
      <w:pPr>
        <w:numPr>
          <w:ilvl w:val="0"/>
          <w:numId w:val="51"/>
        </w:numPr>
        <w:rPr>
          <w:lang w:eastAsia="ja-JP"/>
        </w:rPr>
      </w:pPr>
      <w:r>
        <w:rPr>
          <w:lang w:eastAsia="ja-JP"/>
        </w:rPr>
        <w:t>MD_Metadata/hierarchyLevel</w:t>
      </w:r>
      <w:r w:rsidR="00E54293">
        <w:t>N</w:t>
      </w:r>
      <w:r>
        <w:t xml:space="preserve">ame/gco:CharacterString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including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hierarchyLevelName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14:paraId="03A6ADC1" w14:textId="77777777" w:rsidTr="009851E6">
        <w:trPr>
          <w:cantSplit/>
          <w:tblHeader/>
          <w:jc w:val="center"/>
        </w:trPr>
        <w:tc>
          <w:tcPr>
            <w:tcW w:w="3467" w:type="dxa"/>
          </w:tcPr>
          <w:p w14:paraId="2034BD41" w14:textId="77777777" w:rsidR="005915FB" w:rsidRPr="00FF4644" w:rsidRDefault="007A3D7D" w:rsidP="00F92DDF">
            <w:pPr>
              <w:pStyle w:val="Tableheading"/>
              <w:keepNext/>
            </w:pPr>
            <w:r>
              <w:t>USGIN Hierarchy level name</w:t>
            </w:r>
          </w:p>
        </w:tc>
        <w:tc>
          <w:tcPr>
            <w:tcW w:w="2610" w:type="dxa"/>
          </w:tcPr>
          <w:p w14:paraId="224D1EE3" w14:textId="77777777" w:rsidR="005915FB" w:rsidRPr="00FF4644" w:rsidRDefault="005915FB" w:rsidP="00F92DDF">
            <w:pPr>
              <w:pStyle w:val="Tableheading"/>
              <w:keepNext/>
            </w:pPr>
            <w:r w:rsidRPr="00FF4644">
              <w:t>Broader Resource Type</w:t>
            </w:r>
          </w:p>
        </w:tc>
      </w:tr>
      <w:tr w:rsidR="005915FB" w:rsidRPr="00CB2F1D" w14:paraId="455BB417" w14:textId="77777777" w:rsidTr="009851E6">
        <w:trPr>
          <w:cantSplit/>
          <w:tblHeader/>
          <w:jc w:val="center"/>
        </w:trPr>
        <w:tc>
          <w:tcPr>
            <w:tcW w:w="3467" w:type="dxa"/>
          </w:tcPr>
          <w:p w14:paraId="2C647CF0" w14:textId="77777777" w:rsidR="005915FB" w:rsidRPr="00CB2F1D" w:rsidRDefault="005915FB" w:rsidP="00F92DDF">
            <w:pPr>
              <w:pStyle w:val="Tableentry"/>
            </w:pPr>
            <w:r w:rsidRPr="00CB2F1D">
              <w:t>Collection</w:t>
            </w:r>
          </w:p>
        </w:tc>
        <w:tc>
          <w:tcPr>
            <w:tcW w:w="2610" w:type="dxa"/>
          </w:tcPr>
          <w:p w14:paraId="2619C307" w14:textId="77777777" w:rsidR="005915FB" w:rsidRPr="00CB2F1D" w:rsidRDefault="005915FB" w:rsidP="00F92DDF">
            <w:pPr>
              <w:pStyle w:val="Tableentry"/>
            </w:pPr>
          </w:p>
        </w:tc>
      </w:tr>
      <w:tr w:rsidR="005915FB" w:rsidRPr="00CB2F1D" w14:paraId="73BBA55E" w14:textId="77777777" w:rsidTr="009851E6">
        <w:trPr>
          <w:cantSplit/>
          <w:tblHeader/>
          <w:jc w:val="center"/>
        </w:trPr>
        <w:tc>
          <w:tcPr>
            <w:tcW w:w="3467" w:type="dxa"/>
          </w:tcPr>
          <w:p w14:paraId="6A18BA4F" w14:textId="77777777" w:rsidR="005915FB" w:rsidRPr="00CB2F1D" w:rsidRDefault="005915FB" w:rsidP="00F92DDF">
            <w:pPr>
              <w:pStyle w:val="Tableentry"/>
              <w:rPr>
                <w:rStyle w:val="Strong"/>
              </w:rPr>
            </w:pPr>
            <w:r w:rsidRPr="00CB2F1D">
              <w:rPr>
                <w:rStyle w:val="Strong"/>
              </w:rPr>
              <w:t>Dataset</w:t>
            </w:r>
          </w:p>
        </w:tc>
        <w:tc>
          <w:tcPr>
            <w:tcW w:w="2610" w:type="dxa"/>
          </w:tcPr>
          <w:p w14:paraId="51B04E60" w14:textId="77777777" w:rsidR="005915FB" w:rsidRPr="00CB2F1D" w:rsidRDefault="005915FB" w:rsidP="00F92DDF">
            <w:pPr>
              <w:pStyle w:val="Tableentry"/>
            </w:pPr>
            <w:r w:rsidRPr="00CB2F1D">
              <w:t>Collection</w:t>
            </w:r>
          </w:p>
        </w:tc>
      </w:tr>
      <w:tr w:rsidR="005915FB" w:rsidRPr="00CB2F1D" w14:paraId="5987F389" w14:textId="77777777" w:rsidTr="009851E6">
        <w:trPr>
          <w:cantSplit/>
          <w:tblHeader/>
          <w:jc w:val="center"/>
        </w:trPr>
        <w:tc>
          <w:tcPr>
            <w:tcW w:w="3467" w:type="dxa"/>
          </w:tcPr>
          <w:p w14:paraId="00C407F4" w14:textId="77777777" w:rsidR="005915FB" w:rsidRPr="00CB2F1D" w:rsidRDefault="005915FB" w:rsidP="00F92DDF">
            <w:pPr>
              <w:pStyle w:val="Tableentry"/>
              <w:rPr>
                <w:rStyle w:val="Strong"/>
              </w:rPr>
            </w:pPr>
            <w:r w:rsidRPr="00CB2F1D">
              <w:rPr>
                <w:rStyle w:val="Strong"/>
              </w:rPr>
              <w:t>Catalog</w:t>
            </w:r>
          </w:p>
        </w:tc>
        <w:tc>
          <w:tcPr>
            <w:tcW w:w="2610" w:type="dxa"/>
          </w:tcPr>
          <w:p w14:paraId="7B71D867" w14:textId="77777777" w:rsidR="005915FB" w:rsidRPr="00CB2F1D" w:rsidRDefault="005915FB" w:rsidP="00F92DDF">
            <w:pPr>
              <w:pStyle w:val="Tableentry"/>
            </w:pPr>
            <w:r w:rsidRPr="00CB2F1D">
              <w:t>Dataset</w:t>
            </w:r>
          </w:p>
        </w:tc>
      </w:tr>
      <w:tr w:rsidR="005915FB" w:rsidRPr="00CB2F1D" w14:paraId="01977D1D" w14:textId="77777777" w:rsidTr="009851E6">
        <w:trPr>
          <w:cantSplit/>
          <w:tblHeader/>
          <w:jc w:val="center"/>
        </w:trPr>
        <w:tc>
          <w:tcPr>
            <w:tcW w:w="3467" w:type="dxa"/>
          </w:tcPr>
          <w:p w14:paraId="4F96A769" w14:textId="77777777" w:rsidR="005915FB" w:rsidRPr="00CB2F1D" w:rsidRDefault="005915FB" w:rsidP="00F92DDF">
            <w:pPr>
              <w:pStyle w:val="Tableentry"/>
              <w:rPr>
                <w:rStyle w:val="Strong"/>
              </w:rPr>
            </w:pPr>
            <w:r w:rsidRPr="00CB2F1D">
              <w:rPr>
                <w:rStyle w:val="Strong"/>
              </w:rPr>
              <w:t>Physical artifact collection</w:t>
            </w:r>
          </w:p>
        </w:tc>
        <w:tc>
          <w:tcPr>
            <w:tcW w:w="2610" w:type="dxa"/>
          </w:tcPr>
          <w:p w14:paraId="61A13C69" w14:textId="77777777" w:rsidR="005915FB" w:rsidRPr="00CB2F1D" w:rsidRDefault="005915FB" w:rsidP="00F92DDF">
            <w:pPr>
              <w:pStyle w:val="Tableentry"/>
            </w:pPr>
            <w:r w:rsidRPr="00CB2F1D">
              <w:t>Collection</w:t>
            </w:r>
          </w:p>
        </w:tc>
      </w:tr>
      <w:tr w:rsidR="005915FB" w:rsidRPr="00CB2F1D" w14:paraId="5F4C7A6C" w14:textId="77777777" w:rsidTr="009851E6">
        <w:trPr>
          <w:cantSplit/>
          <w:tblHeader/>
          <w:jc w:val="center"/>
        </w:trPr>
        <w:tc>
          <w:tcPr>
            <w:tcW w:w="3467" w:type="dxa"/>
          </w:tcPr>
          <w:p w14:paraId="2BA76368" w14:textId="77777777" w:rsidR="005915FB" w:rsidRPr="00CB2F1D" w:rsidRDefault="005915FB" w:rsidP="00F92DDF">
            <w:pPr>
              <w:pStyle w:val="Tableentry"/>
            </w:pPr>
            <w:r w:rsidRPr="00CB2F1D">
              <w:t>Document</w:t>
            </w:r>
          </w:p>
        </w:tc>
        <w:tc>
          <w:tcPr>
            <w:tcW w:w="2610" w:type="dxa"/>
          </w:tcPr>
          <w:p w14:paraId="4F9D4427" w14:textId="77777777" w:rsidR="005915FB" w:rsidRPr="00CB2F1D" w:rsidRDefault="005915FB" w:rsidP="00F92DDF">
            <w:pPr>
              <w:pStyle w:val="Tableentry"/>
            </w:pPr>
          </w:p>
        </w:tc>
      </w:tr>
      <w:tr w:rsidR="005915FB" w:rsidRPr="00CB2F1D" w14:paraId="199AF3F3" w14:textId="77777777" w:rsidTr="009851E6">
        <w:trPr>
          <w:cantSplit/>
          <w:tblHeader/>
          <w:jc w:val="center"/>
        </w:trPr>
        <w:tc>
          <w:tcPr>
            <w:tcW w:w="3467" w:type="dxa"/>
          </w:tcPr>
          <w:p w14:paraId="1401791F" w14:textId="77777777" w:rsidR="005915FB" w:rsidRPr="00CB2F1D" w:rsidRDefault="005915FB" w:rsidP="00F92DDF">
            <w:pPr>
              <w:pStyle w:val="Tableentry"/>
            </w:pPr>
            <w:r w:rsidRPr="00CB2F1D">
              <w:t>Image</w:t>
            </w:r>
          </w:p>
        </w:tc>
        <w:tc>
          <w:tcPr>
            <w:tcW w:w="2610" w:type="dxa"/>
          </w:tcPr>
          <w:p w14:paraId="179065B8" w14:textId="77777777" w:rsidR="005915FB" w:rsidRPr="00CB2F1D" w:rsidRDefault="005915FB" w:rsidP="00F92DDF">
            <w:pPr>
              <w:pStyle w:val="Tableentry"/>
            </w:pPr>
            <w:r w:rsidRPr="00CB2F1D">
              <w:t>Document</w:t>
            </w:r>
          </w:p>
        </w:tc>
      </w:tr>
      <w:tr w:rsidR="005915FB" w:rsidRPr="00CB2F1D" w14:paraId="03980715" w14:textId="77777777" w:rsidTr="009851E6">
        <w:trPr>
          <w:cantSplit/>
          <w:tblHeader/>
          <w:jc w:val="center"/>
        </w:trPr>
        <w:tc>
          <w:tcPr>
            <w:tcW w:w="3467" w:type="dxa"/>
          </w:tcPr>
          <w:p w14:paraId="688D7C47" w14:textId="77777777" w:rsidR="005915FB" w:rsidRPr="00CB2F1D" w:rsidRDefault="005915FB" w:rsidP="00F92DDF">
            <w:pPr>
              <w:pStyle w:val="Tableentry"/>
            </w:pPr>
            <w:r w:rsidRPr="00CB2F1D">
              <w:t>StillImage</w:t>
            </w:r>
          </w:p>
        </w:tc>
        <w:tc>
          <w:tcPr>
            <w:tcW w:w="2610" w:type="dxa"/>
          </w:tcPr>
          <w:p w14:paraId="16E5A92E" w14:textId="77777777" w:rsidR="005915FB" w:rsidRPr="00CB2F1D" w:rsidRDefault="005915FB" w:rsidP="00F92DDF">
            <w:pPr>
              <w:pStyle w:val="Tableentry"/>
            </w:pPr>
            <w:r w:rsidRPr="00CB2F1D">
              <w:t>Image</w:t>
            </w:r>
          </w:p>
        </w:tc>
      </w:tr>
      <w:tr w:rsidR="005915FB" w:rsidRPr="00CB2F1D" w14:paraId="47DC0861" w14:textId="77777777" w:rsidTr="009851E6">
        <w:trPr>
          <w:cantSplit/>
          <w:tblHeader/>
          <w:jc w:val="center"/>
        </w:trPr>
        <w:tc>
          <w:tcPr>
            <w:tcW w:w="3467" w:type="dxa"/>
          </w:tcPr>
          <w:p w14:paraId="7A545B09" w14:textId="77777777" w:rsidR="005915FB" w:rsidRPr="00CB2F1D" w:rsidRDefault="005915FB" w:rsidP="00F92DDF">
            <w:pPr>
              <w:pStyle w:val="Tableentry"/>
            </w:pPr>
            <w:r w:rsidRPr="00CB2F1D">
              <w:t>Human-generated image</w:t>
            </w:r>
          </w:p>
        </w:tc>
        <w:tc>
          <w:tcPr>
            <w:tcW w:w="2610" w:type="dxa"/>
          </w:tcPr>
          <w:p w14:paraId="11356122" w14:textId="77777777" w:rsidR="005915FB" w:rsidRPr="00CB2F1D" w:rsidRDefault="005915FB" w:rsidP="00F92DDF">
            <w:pPr>
              <w:pStyle w:val="Tableentry"/>
            </w:pPr>
            <w:r w:rsidRPr="00CB2F1D">
              <w:t>StillImage</w:t>
            </w:r>
          </w:p>
        </w:tc>
      </w:tr>
      <w:tr w:rsidR="005915FB" w:rsidRPr="00CB2F1D" w14:paraId="47512686" w14:textId="77777777" w:rsidTr="009851E6">
        <w:trPr>
          <w:cantSplit/>
          <w:tblHeader/>
          <w:jc w:val="center"/>
        </w:trPr>
        <w:tc>
          <w:tcPr>
            <w:tcW w:w="3467" w:type="dxa"/>
          </w:tcPr>
          <w:p w14:paraId="5F3A3F76" w14:textId="77777777" w:rsidR="005915FB" w:rsidRPr="00CB2F1D" w:rsidRDefault="005915FB" w:rsidP="00F92DDF">
            <w:pPr>
              <w:pStyle w:val="Tableentry"/>
              <w:rPr>
                <w:rStyle w:val="Strong"/>
              </w:rPr>
            </w:pPr>
            <w:r w:rsidRPr="00CB2F1D">
              <w:rPr>
                <w:rStyle w:val="Strong"/>
              </w:rPr>
              <w:t>Photograph</w:t>
            </w:r>
          </w:p>
        </w:tc>
        <w:tc>
          <w:tcPr>
            <w:tcW w:w="2610" w:type="dxa"/>
          </w:tcPr>
          <w:p w14:paraId="58A183FB" w14:textId="77777777" w:rsidR="005915FB" w:rsidRPr="00CB2F1D" w:rsidRDefault="005915FB" w:rsidP="00F92DDF">
            <w:pPr>
              <w:pStyle w:val="Tableentry"/>
            </w:pPr>
            <w:r w:rsidRPr="00CB2F1D">
              <w:t>StillImage</w:t>
            </w:r>
          </w:p>
        </w:tc>
      </w:tr>
      <w:tr w:rsidR="005915FB" w:rsidRPr="00CB2F1D" w14:paraId="1B23A406" w14:textId="77777777" w:rsidTr="009851E6">
        <w:trPr>
          <w:cantSplit/>
          <w:tblHeader/>
          <w:jc w:val="center"/>
        </w:trPr>
        <w:tc>
          <w:tcPr>
            <w:tcW w:w="3467" w:type="dxa"/>
          </w:tcPr>
          <w:p w14:paraId="0F3FC391" w14:textId="77777777" w:rsidR="005915FB" w:rsidRPr="00CB2F1D" w:rsidRDefault="005915FB" w:rsidP="00F92DDF">
            <w:pPr>
              <w:pStyle w:val="Tableentry"/>
              <w:rPr>
                <w:rStyle w:val="Strong"/>
              </w:rPr>
            </w:pPr>
            <w:r w:rsidRPr="00CB2F1D">
              <w:rPr>
                <w:rStyle w:val="Strong"/>
              </w:rPr>
              <w:t>Remote sensing Earth image</w:t>
            </w:r>
          </w:p>
        </w:tc>
        <w:tc>
          <w:tcPr>
            <w:tcW w:w="2610" w:type="dxa"/>
          </w:tcPr>
          <w:p w14:paraId="1C3E3FD6" w14:textId="77777777" w:rsidR="005915FB" w:rsidRPr="00CB2F1D" w:rsidRDefault="005915FB" w:rsidP="00F92DDF">
            <w:pPr>
              <w:pStyle w:val="Tableentry"/>
            </w:pPr>
            <w:r w:rsidRPr="00CB2F1D">
              <w:t>StillImage</w:t>
            </w:r>
          </w:p>
        </w:tc>
      </w:tr>
      <w:tr w:rsidR="005915FB" w:rsidRPr="00CB2F1D" w14:paraId="46C1B957" w14:textId="77777777" w:rsidTr="009851E6">
        <w:trPr>
          <w:cantSplit/>
          <w:tblHeader/>
          <w:jc w:val="center"/>
        </w:trPr>
        <w:tc>
          <w:tcPr>
            <w:tcW w:w="3467" w:type="dxa"/>
          </w:tcPr>
          <w:p w14:paraId="41584542" w14:textId="77777777" w:rsidR="005915FB" w:rsidRPr="00CB2F1D" w:rsidRDefault="005915FB" w:rsidP="00F92DDF">
            <w:pPr>
              <w:pStyle w:val="Tableentry"/>
              <w:rPr>
                <w:rStyle w:val="Strong"/>
              </w:rPr>
            </w:pPr>
            <w:r w:rsidRPr="00CB2F1D">
              <w:rPr>
                <w:rStyle w:val="Strong"/>
              </w:rPr>
              <w:lastRenderedPageBreak/>
              <w:t>Map</w:t>
            </w:r>
          </w:p>
        </w:tc>
        <w:tc>
          <w:tcPr>
            <w:tcW w:w="2610" w:type="dxa"/>
          </w:tcPr>
          <w:p w14:paraId="7265CEF6" w14:textId="77777777" w:rsidR="005915FB" w:rsidRPr="00CB2F1D" w:rsidRDefault="005915FB" w:rsidP="00F92DDF">
            <w:pPr>
              <w:pStyle w:val="Tableentry"/>
            </w:pPr>
            <w:r w:rsidRPr="00CB2F1D">
              <w:t>Human-generated image</w:t>
            </w:r>
            <w:r>
              <w:t xml:space="preserve"> | StillImage </w:t>
            </w:r>
          </w:p>
        </w:tc>
      </w:tr>
      <w:tr w:rsidR="005915FB" w:rsidRPr="00CB2F1D" w14:paraId="6389ED10" w14:textId="77777777" w:rsidTr="009851E6">
        <w:trPr>
          <w:cantSplit/>
          <w:tblHeader/>
          <w:jc w:val="center"/>
        </w:trPr>
        <w:tc>
          <w:tcPr>
            <w:tcW w:w="3467" w:type="dxa"/>
          </w:tcPr>
          <w:p w14:paraId="10F00FC2" w14:textId="77777777" w:rsidR="005915FB" w:rsidRPr="00CB2F1D" w:rsidRDefault="005915FB" w:rsidP="00F92DDF">
            <w:pPr>
              <w:pStyle w:val="Tableentry"/>
            </w:pPr>
            <w:r w:rsidRPr="00CB2F1D">
              <w:t>MovingImage</w:t>
            </w:r>
          </w:p>
        </w:tc>
        <w:tc>
          <w:tcPr>
            <w:tcW w:w="2610" w:type="dxa"/>
          </w:tcPr>
          <w:p w14:paraId="64992E16" w14:textId="77777777" w:rsidR="005915FB" w:rsidRPr="00CB2F1D" w:rsidRDefault="005915FB" w:rsidP="00F92DDF">
            <w:pPr>
              <w:pStyle w:val="Tableentry"/>
            </w:pPr>
            <w:r w:rsidRPr="00CB2F1D">
              <w:t>Image</w:t>
            </w:r>
          </w:p>
        </w:tc>
      </w:tr>
      <w:tr w:rsidR="005915FB" w:rsidRPr="00CB2F1D" w14:paraId="1EBBFD66" w14:textId="77777777" w:rsidTr="009851E6">
        <w:trPr>
          <w:cantSplit/>
          <w:tblHeader/>
          <w:jc w:val="center"/>
        </w:trPr>
        <w:tc>
          <w:tcPr>
            <w:tcW w:w="3467" w:type="dxa"/>
          </w:tcPr>
          <w:p w14:paraId="3D586E4E" w14:textId="77777777" w:rsidR="005915FB" w:rsidRPr="00CB2F1D" w:rsidRDefault="005915FB" w:rsidP="00F92DDF">
            <w:pPr>
              <w:pStyle w:val="Tableentry"/>
            </w:pPr>
            <w:r w:rsidRPr="00CB2F1D">
              <w:t>Sound</w:t>
            </w:r>
          </w:p>
        </w:tc>
        <w:tc>
          <w:tcPr>
            <w:tcW w:w="2610" w:type="dxa"/>
          </w:tcPr>
          <w:p w14:paraId="048C8AF8" w14:textId="77777777" w:rsidR="005915FB" w:rsidRPr="00CB2F1D" w:rsidRDefault="005915FB" w:rsidP="00F92DDF">
            <w:pPr>
              <w:pStyle w:val="Tableentry"/>
            </w:pPr>
            <w:r w:rsidRPr="00CB2F1D">
              <w:t>Document</w:t>
            </w:r>
          </w:p>
        </w:tc>
      </w:tr>
      <w:tr w:rsidR="005915FB" w:rsidRPr="00CB2F1D" w14:paraId="6D343392" w14:textId="77777777" w:rsidTr="009851E6">
        <w:trPr>
          <w:cantSplit/>
          <w:tblHeader/>
          <w:jc w:val="center"/>
        </w:trPr>
        <w:tc>
          <w:tcPr>
            <w:tcW w:w="3467" w:type="dxa"/>
          </w:tcPr>
          <w:p w14:paraId="2CF4F976" w14:textId="77777777" w:rsidR="005915FB" w:rsidRPr="00CB2F1D" w:rsidRDefault="005915FB" w:rsidP="00F92DDF">
            <w:pPr>
              <w:pStyle w:val="Tableentry"/>
              <w:rPr>
                <w:rStyle w:val="Strong"/>
              </w:rPr>
            </w:pPr>
            <w:r w:rsidRPr="00CB2F1D">
              <w:rPr>
                <w:rStyle w:val="Strong"/>
              </w:rPr>
              <w:t>Text</w:t>
            </w:r>
          </w:p>
        </w:tc>
        <w:tc>
          <w:tcPr>
            <w:tcW w:w="2610" w:type="dxa"/>
          </w:tcPr>
          <w:p w14:paraId="4D1301AD" w14:textId="77777777" w:rsidR="005915FB" w:rsidRPr="00CB2F1D" w:rsidRDefault="005915FB" w:rsidP="00F92DDF">
            <w:pPr>
              <w:pStyle w:val="Tableentry"/>
            </w:pPr>
            <w:r w:rsidRPr="00CB2F1D">
              <w:t>Document</w:t>
            </w:r>
          </w:p>
        </w:tc>
      </w:tr>
      <w:tr w:rsidR="005915FB" w:rsidRPr="00CB2F1D" w14:paraId="195B98C5" w14:textId="77777777" w:rsidTr="009851E6">
        <w:trPr>
          <w:cantSplit/>
          <w:tblHeader/>
          <w:jc w:val="center"/>
        </w:trPr>
        <w:tc>
          <w:tcPr>
            <w:tcW w:w="3467" w:type="dxa"/>
          </w:tcPr>
          <w:p w14:paraId="06AB4D32" w14:textId="77777777" w:rsidR="005915FB" w:rsidRPr="00CB2F1D" w:rsidRDefault="005915FB" w:rsidP="00F92DDF">
            <w:pPr>
              <w:pStyle w:val="Tableentry"/>
              <w:rPr>
                <w:rStyle w:val="Strong"/>
              </w:rPr>
            </w:pPr>
            <w:r w:rsidRPr="00CB2F1D">
              <w:rPr>
                <w:rStyle w:val="Strong"/>
              </w:rPr>
              <w:t>Hypertext document</w:t>
            </w:r>
          </w:p>
        </w:tc>
        <w:tc>
          <w:tcPr>
            <w:tcW w:w="2610" w:type="dxa"/>
          </w:tcPr>
          <w:p w14:paraId="74BD3307" w14:textId="77777777" w:rsidR="005915FB" w:rsidRPr="00CB2F1D" w:rsidRDefault="005915FB" w:rsidP="00F92DDF">
            <w:pPr>
              <w:pStyle w:val="Tableentry"/>
            </w:pPr>
            <w:r w:rsidRPr="00CB2F1D">
              <w:t>Text</w:t>
            </w:r>
          </w:p>
        </w:tc>
      </w:tr>
      <w:tr w:rsidR="005915FB" w:rsidRPr="00CB2F1D" w14:paraId="545727B2" w14:textId="77777777" w:rsidTr="009851E6">
        <w:trPr>
          <w:cantSplit/>
          <w:tblHeader/>
          <w:jc w:val="center"/>
        </w:trPr>
        <w:tc>
          <w:tcPr>
            <w:tcW w:w="3467" w:type="dxa"/>
          </w:tcPr>
          <w:p w14:paraId="6A006F8B" w14:textId="77777777" w:rsidR="005915FB" w:rsidRPr="00CB2F1D" w:rsidRDefault="005915FB" w:rsidP="00F92DDF">
            <w:pPr>
              <w:pStyle w:val="Tableentry"/>
            </w:pPr>
            <w:r w:rsidRPr="00CB2F1D">
              <w:t>Model</w:t>
            </w:r>
          </w:p>
        </w:tc>
        <w:tc>
          <w:tcPr>
            <w:tcW w:w="2610" w:type="dxa"/>
          </w:tcPr>
          <w:p w14:paraId="2DC40742" w14:textId="77777777" w:rsidR="005915FB" w:rsidRPr="00CB2F1D" w:rsidRDefault="005915FB" w:rsidP="00F92DDF">
            <w:pPr>
              <w:pStyle w:val="Tableentry"/>
            </w:pPr>
          </w:p>
        </w:tc>
      </w:tr>
      <w:tr w:rsidR="005915FB" w:rsidRPr="00CB2F1D" w14:paraId="4B45760F" w14:textId="77777777" w:rsidTr="009851E6">
        <w:trPr>
          <w:cantSplit/>
          <w:tblHeader/>
          <w:jc w:val="center"/>
        </w:trPr>
        <w:tc>
          <w:tcPr>
            <w:tcW w:w="3467" w:type="dxa"/>
          </w:tcPr>
          <w:p w14:paraId="2E9AC4C3" w14:textId="77777777" w:rsidR="005915FB" w:rsidRPr="00CB2F1D" w:rsidRDefault="005915FB" w:rsidP="00F92DDF">
            <w:pPr>
              <w:pStyle w:val="Tableentry"/>
              <w:rPr>
                <w:rStyle w:val="Strong"/>
              </w:rPr>
            </w:pPr>
            <w:r w:rsidRPr="00CB2F1D">
              <w:rPr>
                <w:rStyle w:val="Strong"/>
              </w:rPr>
              <w:t>Physical artifact</w:t>
            </w:r>
          </w:p>
        </w:tc>
        <w:tc>
          <w:tcPr>
            <w:tcW w:w="2610" w:type="dxa"/>
          </w:tcPr>
          <w:p w14:paraId="027B324D" w14:textId="77777777" w:rsidR="005915FB" w:rsidRPr="00CB2F1D" w:rsidRDefault="005915FB" w:rsidP="00F92DDF">
            <w:pPr>
              <w:pStyle w:val="Tableentry"/>
            </w:pPr>
          </w:p>
        </w:tc>
      </w:tr>
      <w:tr w:rsidR="005915FB" w:rsidRPr="00CB2F1D" w14:paraId="35B6A8AF" w14:textId="77777777" w:rsidTr="009851E6">
        <w:trPr>
          <w:cantSplit/>
          <w:tblHeader/>
          <w:jc w:val="center"/>
        </w:trPr>
        <w:tc>
          <w:tcPr>
            <w:tcW w:w="3467" w:type="dxa"/>
          </w:tcPr>
          <w:p w14:paraId="42CEFF3C" w14:textId="77777777" w:rsidR="005915FB" w:rsidRPr="00CB2F1D" w:rsidRDefault="005915FB" w:rsidP="00F92DDF">
            <w:pPr>
              <w:pStyle w:val="Tableentry"/>
              <w:rPr>
                <w:rStyle w:val="Strong"/>
              </w:rPr>
            </w:pPr>
            <w:r w:rsidRPr="00CB2F1D">
              <w:rPr>
                <w:rStyle w:val="Strong"/>
              </w:rPr>
              <w:t>Service</w:t>
            </w:r>
          </w:p>
        </w:tc>
        <w:tc>
          <w:tcPr>
            <w:tcW w:w="2610" w:type="dxa"/>
          </w:tcPr>
          <w:p w14:paraId="1A226CDA" w14:textId="77777777" w:rsidR="005915FB" w:rsidRPr="00CB2F1D" w:rsidRDefault="005915FB" w:rsidP="00F92DDF">
            <w:pPr>
              <w:pStyle w:val="Tableentry"/>
            </w:pPr>
          </w:p>
        </w:tc>
      </w:tr>
      <w:tr w:rsidR="005915FB" w:rsidRPr="00CB2F1D" w14:paraId="001736E2" w14:textId="77777777" w:rsidTr="009851E6">
        <w:trPr>
          <w:cantSplit/>
          <w:tblHeader/>
          <w:jc w:val="center"/>
        </w:trPr>
        <w:tc>
          <w:tcPr>
            <w:tcW w:w="3467" w:type="dxa"/>
          </w:tcPr>
          <w:p w14:paraId="3B7211F9" w14:textId="77777777" w:rsidR="005915FB" w:rsidRPr="00CB2F1D" w:rsidRDefault="005915FB" w:rsidP="00F92DDF">
            <w:pPr>
              <w:pStyle w:val="Tableentry"/>
            </w:pPr>
            <w:r w:rsidRPr="00CB2F1D">
              <w:t>Software</w:t>
            </w:r>
          </w:p>
        </w:tc>
        <w:tc>
          <w:tcPr>
            <w:tcW w:w="2610" w:type="dxa"/>
          </w:tcPr>
          <w:p w14:paraId="2228537A" w14:textId="77777777" w:rsidR="005915FB" w:rsidRPr="00CB2F1D" w:rsidRDefault="005915FB" w:rsidP="00F92DDF">
            <w:pPr>
              <w:pStyle w:val="Tableentry"/>
            </w:pPr>
          </w:p>
        </w:tc>
      </w:tr>
      <w:tr w:rsidR="005915FB" w:rsidRPr="00CB2F1D" w14:paraId="1BD84D96" w14:textId="77777777" w:rsidTr="009851E6">
        <w:trPr>
          <w:cantSplit/>
          <w:tblHeader/>
          <w:jc w:val="center"/>
        </w:trPr>
        <w:tc>
          <w:tcPr>
            <w:tcW w:w="3467" w:type="dxa"/>
          </w:tcPr>
          <w:p w14:paraId="15A11B20" w14:textId="77777777" w:rsidR="005915FB" w:rsidRPr="00CB2F1D" w:rsidRDefault="005915FB" w:rsidP="00F92DDF">
            <w:pPr>
              <w:pStyle w:val="Tableentry"/>
            </w:pPr>
            <w:r w:rsidRPr="00CB2F1D">
              <w:t>Stand-Alone</w:t>
            </w:r>
            <w:r w:rsidRPr="00CB2F1D">
              <w:softHyphen/>
              <w:t>Application</w:t>
            </w:r>
          </w:p>
        </w:tc>
        <w:tc>
          <w:tcPr>
            <w:tcW w:w="2610" w:type="dxa"/>
          </w:tcPr>
          <w:p w14:paraId="609A55BE" w14:textId="77777777" w:rsidR="005915FB" w:rsidRPr="00CB2F1D" w:rsidRDefault="005915FB" w:rsidP="00F92DDF">
            <w:pPr>
              <w:pStyle w:val="Tableentry"/>
            </w:pPr>
            <w:r w:rsidRPr="00CB2F1D">
              <w:t>Software</w:t>
            </w:r>
          </w:p>
        </w:tc>
      </w:tr>
      <w:tr w:rsidR="005915FB" w:rsidRPr="00CB2F1D" w14:paraId="5592D60B" w14:textId="77777777" w:rsidTr="009851E6">
        <w:trPr>
          <w:cantSplit/>
          <w:tblHeader/>
          <w:jc w:val="center"/>
        </w:trPr>
        <w:tc>
          <w:tcPr>
            <w:tcW w:w="3467" w:type="dxa"/>
          </w:tcPr>
          <w:p w14:paraId="5425228C" w14:textId="77777777" w:rsidR="005915FB" w:rsidRPr="00CB2F1D" w:rsidRDefault="007A3D7D" w:rsidP="00F92DDF">
            <w:pPr>
              <w:pStyle w:val="Tableentry"/>
            </w:pPr>
            <w:r>
              <w:t>WebApplication</w:t>
            </w:r>
          </w:p>
        </w:tc>
        <w:tc>
          <w:tcPr>
            <w:tcW w:w="2610" w:type="dxa"/>
          </w:tcPr>
          <w:p w14:paraId="2FAB3166" w14:textId="77777777" w:rsidR="005915FB" w:rsidRPr="00CB2F1D" w:rsidRDefault="005915FB" w:rsidP="00F92DDF">
            <w:pPr>
              <w:pStyle w:val="Tableentry"/>
            </w:pPr>
            <w:r w:rsidRPr="00CB2F1D">
              <w:t>Software</w:t>
            </w:r>
          </w:p>
        </w:tc>
      </w:tr>
    </w:tbl>
    <w:p w14:paraId="7D2A427A" w14:textId="77777777"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14:paraId="59454465" w14:textId="77777777"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dateStamp/gco:DateTime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14:paraId="515DBD1E" w14:textId="77777777" w:rsidR="00516A3D" w:rsidRDefault="00516A3D" w:rsidP="009851E6">
      <w:pPr>
        <w:numPr>
          <w:ilvl w:val="0"/>
          <w:numId w:val="51"/>
        </w:numPr>
        <w:rPr>
          <w:lang w:eastAsia="ja-JP"/>
        </w:rPr>
      </w:pPr>
      <w:r>
        <w:t>MD_Metadata/metadataStandardName/gco:CharacterString must be the string "</w:t>
      </w:r>
      <w:r w:rsidRPr="00CB2F1D">
        <w:t>ISO-USGIN</w:t>
      </w:r>
      <w:r>
        <w:t>" to identify a metadata record as conforming to this profile.</w:t>
      </w:r>
    </w:p>
    <w:p w14:paraId="142D0D5B" w14:textId="77777777" w:rsidR="00516A3D" w:rsidRPr="00CB2F1D" w:rsidRDefault="00516A3D" w:rsidP="00516A3D">
      <w:pPr>
        <w:pStyle w:val="Tableentry"/>
        <w:numPr>
          <w:ilvl w:val="0"/>
          <w:numId w:val="51"/>
        </w:numPr>
      </w:pPr>
      <w:r>
        <w:t>MD_Metadata/metadataStandardVersion/gco:CharacterString must be the string</w:t>
      </w:r>
      <w:r w:rsidRPr="00CB2F1D">
        <w:t xml:space="preserve"> </w:t>
      </w:r>
      <w:r>
        <w:t>"</w:t>
      </w:r>
      <w:r w:rsidRPr="00CB2F1D">
        <w:t>1.</w:t>
      </w:r>
      <w:r>
        <w:t>2" to identify a metadata record as conforming to this profile.</w:t>
      </w:r>
    </w:p>
    <w:p w14:paraId="1F660D4A" w14:textId="77777777"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resource that is described by a metadata record. This may be in a MD_DataIdentification or SV_ServiceIdentification element.</w:t>
      </w:r>
    </w:p>
    <w:p w14:paraId="29189053" w14:textId="77777777"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YYYY-MM-DDThh:mm:ss</w:t>
      </w:r>
      <w:r w:rsidR="002B2879">
        <w:rPr>
          <w:rStyle w:val="CodelistValue"/>
        </w:rPr>
        <w:t>Z</w:t>
      </w:r>
      <w:r w:rsidR="002B2879">
        <w:t xml:space="preserve">. </w:t>
      </w:r>
      <w:r w:rsidR="002B2879" w:rsidRPr="002B2879">
        <w:t>Some validators require time zone as well; recommend GMT indicated by 'Z'</w:t>
      </w:r>
      <w:r w:rsidR="002B2879">
        <w:t>, other time zones are indicated by "+" or "-" integer offset from GMT, e.g. "+7" for US MST.</w:t>
      </w:r>
    </w:p>
    <w:p w14:paraId="2E657BB9" w14:textId="77777777"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14:paraId="06482B32" w14:textId="77777777" w:rsidR="004E0506" w:rsidRDefault="004E0506" w:rsidP="009851E6">
      <w:pPr>
        <w:numPr>
          <w:ilvl w:val="0"/>
          <w:numId w:val="51"/>
        </w:numPr>
        <w:rPr>
          <w:lang w:eastAsia="ja-JP"/>
        </w:rPr>
      </w:pPr>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r>
        <w:rPr>
          <w:lang w:eastAsia="ja-JP"/>
        </w:rPr>
        <w:t xml:space="preserve"> is mandatory, but nilable. Should include a description of resource content and any other information that will help users evaluate and use the resource.</w:t>
      </w:r>
    </w:p>
    <w:p w14:paraId="19ADDF7A" w14:textId="77777777" w:rsidR="003538F0" w:rsidRDefault="003538F0" w:rsidP="003538F0">
      <w:pPr>
        <w:numPr>
          <w:ilvl w:val="0"/>
          <w:numId w:val="51"/>
        </w:numPr>
        <w:rPr>
          <w:lang w:eastAsia="ja-JP"/>
        </w:rPr>
      </w:pPr>
      <w:r w:rsidRPr="0018146B">
        <w:rPr>
          <w:rStyle w:val="ElementxPath"/>
        </w:rPr>
        <w:t>identificationInfo</w:t>
      </w:r>
      <w:r>
        <w:rPr>
          <w:rStyle w:val="ElementxPath"/>
        </w:rPr>
        <w:t>/</w:t>
      </w:r>
      <w:r w:rsidRPr="009851E6">
        <w:rPr>
          <w:rStyle w:val="ElementxPath"/>
          <w:i/>
        </w:rPr>
        <w:t>MD_Identification</w:t>
      </w:r>
      <w:r>
        <w:rPr>
          <w:rStyle w:val="ElementxPath"/>
        </w:rPr>
        <w:t>/-extent/EX_Extent/-geographicElement/-EX_Geographic</w:t>
      </w:r>
      <w:r>
        <w:rPr>
          <w:rStyle w:val="ElementxPath"/>
        </w:rPr>
        <w:softHyphen/>
        <w:t>BoundingBox</w:t>
      </w:r>
      <w:r>
        <w:t xml:space="preserve"> is mandatory if the resource has a geographic footprint. Geographic extent must be represented by bounding box in WGS 84 decimal degrees. Non-geographic resources are given a location keyword 'non-geographic'.</w:t>
      </w:r>
    </w:p>
    <w:p w14:paraId="3E631BA5" w14:textId="77777777" w:rsidR="003538F0" w:rsidRDefault="003538F0" w:rsidP="009851E6">
      <w:pPr>
        <w:pStyle w:val="Heading3"/>
      </w:pPr>
      <w:bookmarkStart w:id="18" w:name="_Toc381426747"/>
      <w:r>
        <w:lastRenderedPageBreak/>
        <w:t>Non-service resources</w:t>
      </w:r>
      <w:bookmarkEnd w:id="18"/>
    </w:p>
    <w:p w14:paraId="7B2857FD" w14:textId="77777777" w:rsidR="003538F0" w:rsidRPr="009851E6" w:rsidRDefault="003538F0" w:rsidP="009851E6">
      <w:r>
        <w:t xml:space="preserve">Any resource that is not a service is described by a metadata record with a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14:paraId="55C476F3" w14:textId="77777777"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stodian, owner, pointOfContact}.</w:t>
      </w:r>
    </w:p>
    <w:p w14:paraId="6D1433CC" w14:textId="77777777"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pointOfContact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(electronicMailAddress)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14:paraId="3B140C0D" w14:textId="77777777"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14:paraId="0B1F1AC7" w14:textId="77777777"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14:paraId="435305C8" w14:textId="77777777" w:rsidR="00D26676" w:rsidRDefault="00D26676" w:rsidP="009851E6">
      <w:pPr>
        <w:pStyle w:val="Heading3"/>
        <w:rPr>
          <w:lang w:eastAsia="ja-JP"/>
        </w:rPr>
      </w:pPr>
      <w:bookmarkStart w:id="19" w:name="_Toc381426748"/>
      <w:r>
        <w:rPr>
          <w:lang w:eastAsia="ja-JP"/>
        </w:rPr>
        <w:t xml:space="preserve">Service </w:t>
      </w:r>
      <w:r w:rsidR="007D5B78">
        <w:rPr>
          <w:lang w:eastAsia="ja-JP"/>
        </w:rPr>
        <w:t>Resources</w:t>
      </w:r>
      <w:bookmarkEnd w:id="19"/>
    </w:p>
    <w:p w14:paraId="63119A0D" w14:textId="77777777" w:rsidR="00D26676" w:rsidRDefault="00D26676" w:rsidP="009851E6">
      <w:pPr>
        <w:ind w:left="360"/>
        <w:rPr>
          <w:lang w:eastAsia="ja-JP"/>
        </w:rPr>
      </w:pPr>
      <w:r>
        <w:rPr>
          <w:lang w:eastAsia="ja-JP"/>
        </w:rPr>
        <w:t xml:space="preserve">Service metadata records in the USGIN profile are intended to describe a particular service instance from the point of view of a service implementation and enpoint. Each dataset exposed by the service should be described by a separate metadata record with MD_HierarachyLevel = 'Dataset'. </w:t>
      </w:r>
    </w:p>
    <w:p w14:paraId="354FE11B" w14:textId="77777777" w:rsidR="00D240E5" w:rsidRDefault="00207414" w:rsidP="009851E6">
      <w:pPr>
        <w:numPr>
          <w:ilvl w:val="0"/>
          <w:numId w:val="53"/>
        </w:numPr>
        <w:rPr>
          <w:lang w:eastAsia="ja-JP"/>
        </w:rPr>
      </w:pPr>
      <w:r>
        <w:rPr>
          <w:lang w:eastAsia="ja-JP"/>
        </w:rPr>
        <w:t>T</w:t>
      </w:r>
      <w:r w:rsidRPr="00D240E5">
        <w:rPr>
          <w:lang w:eastAsia="ja-JP"/>
        </w:rPr>
        <w:t xml:space="preserve">he srv:ServiceType </w:t>
      </w:r>
      <w:r>
        <w:rPr>
          <w:lang w:eastAsia="ja-JP"/>
        </w:rPr>
        <w:t>element value must be populated from a string in the USGIN</w:t>
      </w:r>
      <w:r w:rsidR="00D240E5" w:rsidRPr="00D240E5">
        <w:rPr>
          <w:lang w:eastAsia="ja-JP"/>
        </w:rPr>
        <w:t xml:space="preserve"> ServiceType codelist (Table 11)</w:t>
      </w:r>
      <w:r>
        <w:rPr>
          <w:lang w:eastAsia="ja-JP"/>
        </w:rPr>
        <w:t>.</w:t>
      </w:r>
    </w:p>
    <w:p w14:paraId="547B905D" w14:textId="77777777"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applicable to services include {</w:t>
      </w:r>
      <w:r w:rsidRPr="007713B2">
        <w:rPr>
          <w:rStyle w:val="codelist"/>
        </w:rPr>
        <w:t>completed, obsolete, onGoing, planned, required, underDevelopment</w:t>
      </w:r>
      <w:r w:rsidRPr="00AA3A30">
        <w:rPr>
          <w:rStyle w:val="TableentryChar"/>
        </w:rPr>
        <w:t>}.</w:t>
      </w:r>
    </w:p>
    <w:p w14:paraId="235E2B89" w14:textId="77777777"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14:paraId="6EB8E1E3" w14:textId="77777777" w:rsidR="00347F9C" w:rsidRDefault="00F4474A" w:rsidP="009851E6">
      <w:pPr>
        <w:numPr>
          <w:ilvl w:val="0"/>
          <w:numId w:val="53"/>
        </w:numPr>
        <w:rPr>
          <w:rStyle w:val="TableentryChar"/>
          <w:lang w:eastAsia="ja-JP"/>
        </w:rPr>
      </w:pPr>
      <w:r>
        <w:rPr>
          <w:rStyle w:val="TableentryChar"/>
        </w:rPr>
        <w:t xml:space="preserve">If coupling type is 'tight' or 'mixed' a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14:paraId="45BEA75E" w14:textId="77777777"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service-specific self description document (e.g. WSDL, GetCapabilities, WADL).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"serviceDescription" (from the table in section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14:paraId="3E279C30" w14:textId="77777777" w:rsidR="00E139D7" w:rsidRPr="00CB2F1D" w:rsidRDefault="00E139D7" w:rsidP="00CE2853">
      <w:pPr>
        <w:pStyle w:val="Heading2"/>
      </w:pPr>
      <w:bookmarkStart w:id="20" w:name="_Toc381426749"/>
      <w:r w:rsidRPr="00CB2F1D">
        <w:lastRenderedPageBreak/>
        <w:t xml:space="preserve">USGIN specification constraints </w:t>
      </w:r>
      <w:r>
        <w:t>and recommendations</w:t>
      </w:r>
      <w:bookmarkEnd w:id="20"/>
    </w:p>
    <w:p w14:paraId="109FAB84" w14:textId="77777777" w:rsidR="00E139D7" w:rsidRDefault="00840785" w:rsidP="009851E6">
      <w:pPr>
        <w:keepNext/>
      </w:pPr>
      <w:r>
        <w:t>Recommended practices</w:t>
      </w:r>
    </w:p>
    <w:p w14:paraId="5883A4C5" w14:textId="77777777" w:rsidR="00E139D7" w:rsidRDefault="00E139D7" w:rsidP="00E139D7">
      <w:pPr>
        <w:numPr>
          <w:ilvl w:val="0"/>
          <w:numId w:val="48"/>
        </w:numPr>
      </w:pPr>
      <w:r>
        <w:t>DatasetURI if there is one. Nilable if not available.</w:t>
      </w:r>
    </w:p>
    <w:p w14:paraId="4D54EDC9" w14:textId="77777777" w:rsidR="00A21BB1" w:rsidRDefault="00A21BB1" w:rsidP="00E139D7">
      <w:pPr>
        <w:numPr>
          <w:ilvl w:val="0"/>
          <w:numId w:val="48"/>
        </w:numPr>
      </w:pPr>
      <w:r>
        <w:t>All resources should have a point of contact responsible party thaqt specifies the agent currently responsible for curation and maintenance of the resource.</w:t>
      </w:r>
    </w:p>
    <w:p w14:paraId="4E331827" w14:textId="77777777"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content. The ISO metadata model allows different approaches to binding between a distributor and resource distributions from that distributor when there are multiple distributors and distributions. This profile defines conventions for documenting those bindings.</w:t>
      </w:r>
    </w:p>
    <w:p w14:paraId="19326BBC" w14:textId="77777777"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14:paraId="3E5BBD6D" w14:textId="77777777" w:rsidR="00E139D7" w:rsidRDefault="00E139D7" w:rsidP="00E139D7">
      <w:pPr>
        <w:numPr>
          <w:ilvl w:val="0"/>
          <w:numId w:val="46"/>
        </w:numPr>
      </w:pPr>
      <w:r>
        <w:t>Vertical resource extent may use an elevation convention or a depth convention.  CRS referenced to mean sea level, meters, measured positive up.</w:t>
      </w:r>
    </w:p>
    <w:p w14:paraId="607EC5EE" w14:textId="77777777"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mandatory.</w:t>
      </w:r>
    </w:p>
    <w:p w14:paraId="7A7C124D" w14:textId="77777777"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recommends use of MIME types if they are registered for the format, and provides a recommended syntax for file formats that do not have corresponding MIME types. </w:t>
      </w:r>
    </w:p>
    <w:p w14:paraId="04D701D2" w14:textId="77777777"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14:paraId="476D93DB" w14:textId="77777777"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xsi:type</w:t>
      </w:r>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r w:rsidR="00E139D7">
        <w:t xml:space="preserve">CharacterString </w:t>
      </w:r>
      <w:r>
        <w:t xml:space="preserve">value </w:t>
      </w:r>
      <w:r w:rsidR="00E139D7">
        <w:t>into a GML scoped name or gco:LocalName element.</w:t>
      </w:r>
    </w:p>
    <w:p w14:paraId="51CE05BC" w14:textId="77777777"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14:paraId="67BEDA95" w14:textId="77777777" w:rsidR="00E139D7" w:rsidRPr="00CB2F1D" w:rsidRDefault="00E139D7" w:rsidP="00E139D7">
      <w:pPr>
        <w:pStyle w:val="Heading2"/>
      </w:pPr>
      <w:bookmarkStart w:id="21" w:name="_Toc381426750"/>
      <w:r w:rsidRPr="00CB2F1D">
        <w:t>USGIN specification extensions</w:t>
      </w:r>
      <w:bookmarkEnd w:id="21"/>
    </w:p>
    <w:p w14:paraId="1FD46571" w14:textId="77777777" w:rsidR="00E139D7" w:rsidRDefault="008C201F" w:rsidP="00E139D7">
      <w:r>
        <w:t>E</w:t>
      </w:r>
      <w:r w:rsidR="00E139D7" w:rsidRPr="00CB2F1D">
        <w:t>xtensions to ISO19115, ISO119, ISO19</w:t>
      </w:r>
      <w:r>
        <w:t>139 introduced by USGIN profile:</w:t>
      </w:r>
    </w:p>
    <w:p w14:paraId="32445553" w14:textId="77777777"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14:paraId="028A309D" w14:textId="77777777" w:rsidR="0032148F" w:rsidRPr="00CB2F1D" w:rsidRDefault="0032148F">
      <w:pPr>
        <w:pStyle w:val="Heading2"/>
        <w:tabs>
          <w:tab w:val="clear" w:pos="720"/>
        </w:tabs>
        <w:rPr>
          <w:lang w:eastAsia="ja-JP"/>
        </w:rPr>
      </w:pPr>
      <w:bookmarkStart w:id="22" w:name="_Toc381426751"/>
      <w:r w:rsidRPr="00CB2F1D">
        <w:t>General Objectives</w:t>
      </w:r>
      <w:bookmarkEnd w:id="17"/>
      <w:bookmarkEnd w:id="22"/>
    </w:p>
    <w:p w14:paraId="0A77BA40" w14:textId="77777777" w:rsidR="0032148F" w:rsidRPr="00CB2F1D" w:rsidRDefault="0032148F" w:rsidP="00E31FD0">
      <w:r w:rsidRPr="00CB2F1D">
        <w:t>The Profile defines:</w:t>
      </w:r>
    </w:p>
    <w:p w14:paraId="2E30DA1B" w14:textId="77777777" w:rsidR="0032148F" w:rsidRPr="00CB2F1D" w:rsidRDefault="0032148F" w:rsidP="00E31FD0">
      <w:pPr>
        <w:pStyle w:val="ListBullet"/>
        <w:numPr>
          <w:ilvl w:val="0"/>
          <w:numId w:val="7"/>
        </w:numPr>
      </w:pPr>
      <w:r w:rsidRPr="00CB2F1D">
        <w:t>mandatory and conditional metadata sections, metadata entities, and metadata elements</w:t>
      </w:r>
    </w:p>
    <w:p w14:paraId="232C18C4" w14:textId="77777777" w:rsidR="0032148F" w:rsidRPr="00CB2F1D" w:rsidRDefault="0032148F" w:rsidP="00E31FD0">
      <w:pPr>
        <w:pStyle w:val="ListBullet"/>
        <w:numPr>
          <w:ilvl w:val="0"/>
          <w:numId w:val="7"/>
        </w:numPr>
      </w:pPr>
      <w:r w:rsidRPr="00CB2F1D">
        <w:t>the minimum set of metadata elements for any resource in order to conform to the Profile</w:t>
      </w:r>
    </w:p>
    <w:p w14:paraId="6DBECF0F" w14:textId="77777777" w:rsidR="0032148F" w:rsidRPr="00CB2F1D" w:rsidRDefault="0032148F" w:rsidP="00E31FD0">
      <w:pPr>
        <w:pStyle w:val="ListBullet"/>
        <w:numPr>
          <w:ilvl w:val="0"/>
          <w:numId w:val="7"/>
        </w:numPr>
      </w:pPr>
      <w:r w:rsidRPr="00CB2F1D">
        <w:t>the core metadata for geographic datasets</w:t>
      </w:r>
    </w:p>
    <w:p w14:paraId="4C1A6F51" w14:textId="77777777"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14:paraId="2D2D5835" w14:textId="77777777" w:rsidR="00EB14C1" w:rsidRPr="00CB2F1D" w:rsidRDefault="00EB14C1" w:rsidP="00E31FD0">
      <w:pPr>
        <w:pStyle w:val="ListBullet"/>
        <w:numPr>
          <w:ilvl w:val="0"/>
          <w:numId w:val="7"/>
        </w:numPr>
      </w:pPr>
      <w:r w:rsidRPr="00CB2F1D">
        <w:t>some recommended practices to increase the utility and interoperability of metadata.</w:t>
      </w:r>
    </w:p>
    <w:p w14:paraId="3F9DC4AB" w14:textId="77777777" w:rsidR="0032148F" w:rsidRPr="00CB2F1D" w:rsidRDefault="0032148F">
      <w:pPr>
        <w:pStyle w:val="Heading2"/>
        <w:tabs>
          <w:tab w:val="clear" w:pos="720"/>
        </w:tabs>
        <w:rPr>
          <w:lang w:eastAsia="ja-JP"/>
        </w:rPr>
      </w:pPr>
      <w:bookmarkStart w:id="23" w:name="_Toc381426752"/>
      <w:bookmarkStart w:id="24" w:name="_Toc161664989"/>
      <w:r w:rsidRPr="00CB2F1D">
        <w:t>Requirements</w:t>
      </w:r>
      <w:bookmarkEnd w:id="23"/>
    </w:p>
    <w:p w14:paraId="228E9EAD" w14:textId="77777777" w:rsidR="0032148F" w:rsidRPr="00CB2F1D" w:rsidRDefault="0032148F">
      <w:r w:rsidRPr="008C0098">
        <w:rPr>
          <w:b/>
        </w:rPr>
        <w:t>M</w:t>
      </w:r>
      <w:r w:rsidRPr="00CB2F1D">
        <w:t xml:space="preserve"> (mandatory). Metadata element must have a valid value.</w:t>
      </w:r>
    </w:p>
    <w:p w14:paraId="546A226C" w14:textId="77777777" w:rsidR="0032148F" w:rsidRPr="00CB2F1D" w:rsidRDefault="0032148F">
      <w:r w:rsidRPr="008C0098">
        <w:rPr>
          <w:b/>
        </w:rPr>
        <w:t>C</w:t>
      </w:r>
      <w:r w:rsidRPr="00CB2F1D">
        <w:t xml:space="preserve"> (conditional). Metadata element is mandatory based on values of other metadata elements in the metadata record.</w:t>
      </w:r>
    </w:p>
    <w:p w14:paraId="06B75F55" w14:textId="77777777" w:rsidR="0032148F" w:rsidRDefault="0032148F">
      <w:r w:rsidRPr="008C0098">
        <w:rPr>
          <w:b/>
        </w:rPr>
        <w:t>O</w:t>
      </w:r>
      <w:r w:rsidRPr="00CB2F1D">
        <w:t xml:space="preserve"> (optional). Metadata element may be null in a valid document.</w:t>
      </w:r>
    </w:p>
    <w:p w14:paraId="43D0E80A" w14:textId="77777777"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14:paraId="4062AF42" w14:textId="77777777" w:rsidR="0032148F" w:rsidRPr="00CB2F1D" w:rsidRDefault="0032148F">
      <w:pPr>
        <w:pStyle w:val="Heading2"/>
        <w:tabs>
          <w:tab w:val="clear" w:pos="720"/>
        </w:tabs>
        <w:rPr>
          <w:lang w:eastAsia="ja-JP"/>
        </w:rPr>
      </w:pPr>
      <w:bookmarkStart w:id="25" w:name="_Toc381426753"/>
      <w:bookmarkEnd w:id="24"/>
      <w:r w:rsidRPr="00CB2F1D">
        <w:rPr>
          <w:lang w:eastAsia="ja-JP"/>
        </w:rPr>
        <w:t>Use cases to be supported</w:t>
      </w:r>
      <w:bookmarkEnd w:id="25"/>
    </w:p>
    <w:p w14:paraId="24EA58D6" w14:textId="77777777"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recommendations</w:t>
      </w:r>
      <w:r w:rsidRPr="00CB2F1D">
        <w:t xml:space="preserve">. At its heart, the problem is to find resources of interest via the internet, based on criteria of topic, place, or time, </w:t>
      </w:r>
      <w:r>
        <w:t xml:space="preserve">evaluate resources for an intended purpose, </w:t>
      </w:r>
      <w:r w:rsidRPr="00CB2F1D">
        <w:t xml:space="preserve">and learn how to access those resources. </w:t>
      </w:r>
      <w:r>
        <w:t xml:space="preserve">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specific resource. Some examples include OGC getCapabilities, WSDL, and ISO 19110 feature catalogs. For more in depth discussion of use cases, scenarios, and requirements, see </w:t>
      </w:r>
      <w:r w:rsidRPr="007B7259">
        <w:t>Metadata Recommendations for Geoscience Resources</w:t>
      </w:r>
      <w:r>
        <w:t xml:space="preserve"> (Richard and Grunberg, 2010).</w:t>
      </w:r>
    </w:p>
    <w:p w14:paraId="4D5EC5C2" w14:textId="77777777"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resources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Accessing Resources, below)</w:t>
      </w:r>
      <w:r w:rsidRPr="00CB2F1D">
        <w:t>.</w:t>
      </w:r>
    </w:p>
    <w:p w14:paraId="47D59046" w14:textId="77777777"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information (political boundaries, major roads and rivers). User wishes to assemble a variety of other data layers for a particular area </w:t>
      </w:r>
      <w:r>
        <w:t>for some analysis or data exploration</w:t>
      </w:r>
      <w:r w:rsidRPr="00CB2F1D">
        <w:t xml:space="preserve">, e.g. slope steepness, geologic units, bedding orientation, and vegetation type for a hazard assessment. User centers map view on area of interest, then using an ‘add data’ tab, accesses a catalog application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xml:space="preserve">. Response from catalog has sufficient information to enable the </w:t>
      </w:r>
      <w:r>
        <w:t>client</w:t>
      </w:r>
      <w:r w:rsidRPr="00CB2F1D">
        <w:t xml:space="preserve"> application to load and </w:t>
      </w:r>
      <w:r>
        <w:t>use</w:t>
      </w:r>
      <w:r w:rsidRPr="00CB2F1D">
        <w:t xml:space="preserve"> the resource (e.g. serviceType, OnlineResourceLinkage).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14:paraId="670C9D60" w14:textId="77777777"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14:paraId="69FE64CF" w14:textId="77777777" w:rsidR="007B7259" w:rsidRDefault="007B7259" w:rsidP="007B7259">
      <w:pPr>
        <w:numPr>
          <w:ilvl w:val="0"/>
          <w:numId w:val="50"/>
        </w:numPr>
      </w:pPr>
      <w:r>
        <w:lastRenderedPageBreak/>
        <w:t>A user discovers an error in a metadata record for a resource that they have authored, and wishes to contact the metadata producer to request correction.</w:t>
      </w:r>
    </w:p>
    <w:p w14:paraId="5F6E397B" w14:textId="77777777"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14:paraId="22A00D2F" w14:textId="77777777"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14:paraId="71269452" w14:textId="77777777" w:rsidR="0032148F" w:rsidRPr="00CB2F1D" w:rsidRDefault="00EB14C1">
      <w:pPr>
        <w:pStyle w:val="Heading2"/>
        <w:tabs>
          <w:tab w:val="clear" w:pos="720"/>
        </w:tabs>
        <w:rPr>
          <w:lang w:eastAsia="ja-JP"/>
        </w:rPr>
      </w:pPr>
      <w:bookmarkStart w:id="26" w:name="_Toc277856201"/>
      <w:bookmarkStart w:id="27" w:name="_Toc277856202"/>
      <w:bookmarkStart w:id="28" w:name="_Toc277856207"/>
      <w:bookmarkStart w:id="29" w:name="_Toc277856208"/>
      <w:bookmarkStart w:id="30" w:name="_Toc277856209"/>
      <w:bookmarkStart w:id="31" w:name="_Toc277856211"/>
      <w:bookmarkStart w:id="32" w:name="_Toc277856212"/>
      <w:bookmarkStart w:id="33" w:name="_Toc381426754"/>
      <w:bookmarkEnd w:id="26"/>
      <w:bookmarkEnd w:id="27"/>
      <w:bookmarkEnd w:id="28"/>
      <w:bookmarkEnd w:id="29"/>
      <w:bookmarkEnd w:id="30"/>
      <w:bookmarkEnd w:id="31"/>
      <w:bookmarkEnd w:id="32"/>
      <w:r w:rsidRPr="00CB2F1D">
        <w:rPr>
          <w:lang w:eastAsia="ja-JP"/>
        </w:rPr>
        <w:t>Resources of interest</w:t>
      </w:r>
      <w:bookmarkEnd w:id="33"/>
      <w:r w:rsidR="0032148F" w:rsidRPr="00CB2F1D">
        <w:rPr>
          <w:lang w:eastAsia="ja-JP"/>
        </w:rPr>
        <w:t xml:space="preserve"> </w:t>
      </w:r>
    </w:p>
    <w:p w14:paraId="7014FC3B" w14:textId="77777777" w:rsidR="000E70F1" w:rsidRDefault="0032148F" w:rsidP="00C55311">
      <w:pPr>
        <w:sectPr w:rsidR="000E70F1" w:rsidSect="009851E6">
          <w:headerReference w:type="even" r:id="rId23"/>
          <w:pgSz w:w="12240" w:h="15840" w:code="1"/>
          <w:pgMar w:top="1440" w:right="1008" w:bottom="1100" w:left="1440" w:header="720" w:footer="720" w:gutter="0"/>
          <w:lnNumType w:countBy="1" w:restart="continuous"/>
          <w:cols w:space="720"/>
          <w:docGrid w:linePitch="360"/>
        </w:sect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includes several kinds of resources that are not typically associated with ISO19115/ISO19119, which were created specifically for geospatial resources. </w:t>
      </w:r>
      <w:bookmarkStart w:id="34" w:name="_Ref243546304"/>
      <w:bookmarkStart w:id="35" w:name="_Toc277856260"/>
    </w:p>
    <w:p w14:paraId="701D59BE" w14:textId="77777777" w:rsidR="0032148F" w:rsidRPr="00CB2F1D" w:rsidRDefault="0032148F" w:rsidP="0008310B">
      <w:pPr>
        <w:pStyle w:val="Caption"/>
      </w:pPr>
      <w:r w:rsidRPr="00CB2F1D">
        <w:lastRenderedPageBreak/>
        <w:t xml:space="preserve">Table </w:t>
      </w:r>
      <w:fldSimple w:instr=" SEQ Table \* ARABIC ">
        <w:r w:rsidR="00877F9F">
          <w:rPr>
            <w:noProof/>
          </w:rPr>
          <w:t>1</w:t>
        </w:r>
      </w:fldSimple>
      <w:bookmarkEnd w:id="34"/>
      <w:r w:rsidRPr="00CB2F1D">
        <w:t xml:space="preserve">. Summary of resource types described by metadata for US Geoscience Information Network catalogs.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35"/>
      <w:r w:rsidRPr="00CB2F1D">
        <w:t xml:space="preserve"> </w:t>
      </w:r>
    </w:p>
    <w:tbl>
      <w:tblPr>
        <w:tblW w:w="128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350"/>
        <w:gridCol w:w="1518"/>
        <w:gridCol w:w="6974"/>
        <w:gridCol w:w="1524"/>
      </w:tblGrid>
      <w:tr w:rsidR="00687C26" w:rsidRPr="00687C26" w14:paraId="7FAC18EB" w14:textId="77777777" w:rsidTr="00687C26">
        <w:trPr>
          <w:cantSplit/>
          <w:tblHeader/>
          <w:jc w:val="center"/>
        </w:trPr>
        <w:tc>
          <w:tcPr>
            <w:tcW w:w="1440" w:type="dxa"/>
          </w:tcPr>
          <w:p w14:paraId="3108C709" w14:textId="77777777" w:rsidR="00687C26" w:rsidRPr="00687C26" w:rsidRDefault="00687C26" w:rsidP="009851E6">
            <w:pPr>
              <w:pStyle w:val="Tableheading"/>
              <w:keepNext/>
              <w:rPr>
                <w:sz w:val="20"/>
              </w:rPr>
            </w:pPr>
            <w:r w:rsidRPr="00687C26">
              <w:rPr>
                <w:sz w:val="20"/>
              </w:rPr>
              <w:t>Resource Type hierarchy</w:t>
            </w:r>
          </w:p>
        </w:tc>
        <w:tc>
          <w:tcPr>
            <w:tcW w:w="1350" w:type="dxa"/>
          </w:tcPr>
          <w:p w14:paraId="38C8653C" w14:textId="77777777" w:rsidR="00687C26" w:rsidRPr="00687C26" w:rsidRDefault="00687C26" w:rsidP="009851E6">
            <w:pPr>
              <w:pStyle w:val="Tableheading"/>
              <w:keepNext/>
              <w:rPr>
                <w:sz w:val="20"/>
              </w:rPr>
            </w:pPr>
            <w:r w:rsidRPr="00687C26">
              <w:rPr>
                <w:sz w:val="20"/>
              </w:rPr>
              <w:t>Broader Resource Type</w:t>
            </w:r>
          </w:p>
        </w:tc>
        <w:tc>
          <w:tcPr>
            <w:tcW w:w="1518" w:type="dxa"/>
          </w:tcPr>
          <w:p w14:paraId="7AE074C7" w14:textId="77777777" w:rsidR="00687C26" w:rsidRPr="00687C26" w:rsidRDefault="00687C26" w:rsidP="009851E6">
            <w:pPr>
              <w:pStyle w:val="Tableheading"/>
              <w:keepNext/>
              <w:rPr>
                <w:sz w:val="20"/>
              </w:rPr>
            </w:pPr>
            <w:r w:rsidRPr="00687C26">
              <w:rPr>
                <w:sz w:val="20"/>
              </w:rPr>
              <w:t>Source</w:t>
            </w:r>
          </w:p>
        </w:tc>
        <w:tc>
          <w:tcPr>
            <w:tcW w:w="6974" w:type="dxa"/>
          </w:tcPr>
          <w:p w14:paraId="0FECE929" w14:textId="77777777" w:rsidR="00687C26" w:rsidRPr="00687C26" w:rsidRDefault="00687C26" w:rsidP="009851E6">
            <w:pPr>
              <w:pStyle w:val="Tableheading"/>
              <w:keepNext/>
              <w:rPr>
                <w:sz w:val="20"/>
              </w:rPr>
            </w:pPr>
            <w:r w:rsidRPr="00687C26">
              <w:rPr>
                <w:sz w:val="20"/>
              </w:rPr>
              <w:t>Definition</w:t>
            </w:r>
          </w:p>
        </w:tc>
        <w:tc>
          <w:tcPr>
            <w:tcW w:w="1524" w:type="dxa"/>
          </w:tcPr>
          <w:p w14:paraId="0EB98EE8" w14:textId="77777777" w:rsidR="00687C26" w:rsidRPr="00687C26" w:rsidRDefault="00687C26" w:rsidP="00687C26">
            <w:pPr>
              <w:pStyle w:val="Tableheading"/>
              <w:keepNext/>
              <w:rPr>
                <w:sz w:val="20"/>
              </w:rPr>
            </w:pPr>
            <w:r w:rsidRPr="00687C26">
              <w:rPr>
                <w:sz w:val="20"/>
              </w:rPr>
              <w:t>string value for hierarchyLevelName</w:t>
            </w:r>
          </w:p>
        </w:tc>
      </w:tr>
      <w:tr w:rsidR="00687C26" w:rsidRPr="00687C26" w14:paraId="564CAE93" w14:textId="77777777" w:rsidTr="00687C26">
        <w:trPr>
          <w:cantSplit/>
          <w:tblHeader/>
          <w:jc w:val="center"/>
        </w:trPr>
        <w:tc>
          <w:tcPr>
            <w:tcW w:w="1440" w:type="dxa"/>
          </w:tcPr>
          <w:p w14:paraId="0844E9E2" w14:textId="77777777" w:rsidR="00687C26" w:rsidRPr="00687C26" w:rsidRDefault="00687C26" w:rsidP="000E0072">
            <w:pPr>
              <w:pStyle w:val="Tableentry"/>
              <w:rPr>
                <w:sz w:val="20"/>
              </w:rPr>
            </w:pPr>
            <w:r w:rsidRPr="00687C26">
              <w:rPr>
                <w:sz w:val="20"/>
              </w:rPr>
              <w:t>Collection</w:t>
            </w:r>
          </w:p>
        </w:tc>
        <w:tc>
          <w:tcPr>
            <w:tcW w:w="1350" w:type="dxa"/>
          </w:tcPr>
          <w:p w14:paraId="56CD35FA" w14:textId="77777777" w:rsidR="00687C26" w:rsidRPr="00687C26" w:rsidRDefault="00687C26" w:rsidP="000E0072">
            <w:pPr>
              <w:pStyle w:val="Tableentry"/>
              <w:rPr>
                <w:sz w:val="20"/>
              </w:rPr>
            </w:pPr>
          </w:p>
        </w:tc>
        <w:tc>
          <w:tcPr>
            <w:tcW w:w="1518" w:type="dxa"/>
          </w:tcPr>
          <w:p w14:paraId="199C9E7A" w14:textId="77777777" w:rsidR="00687C26" w:rsidRPr="00687C26" w:rsidRDefault="00687C26" w:rsidP="000E0072">
            <w:pPr>
              <w:pStyle w:val="Tableentry"/>
              <w:rPr>
                <w:sz w:val="20"/>
              </w:rPr>
            </w:pPr>
            <w:r w:rsidRPr="00687C26">
              <w:rPr>
                <w:sz w:val="20"/>
              </w:rPr>
              <w:t xml:space="preserve">DCMI resource Types </w:t>
            </w:r>
            <w:hyperlink r:id="rId24" w:history="1">
              <w:r w:rsidRPr="00687C26">
                <w:rPr>
                  <w:rStyle w:val="Hyperlink"/>
                  <w:sz w:val="20"/>
                </w:rPr>
                <w:t>http://dublincore.org/documents/dcmi-type-vocabulary/</w:t>
              </w:r>
            </w:hyperlink>
          </w:p>
        </w:tc>
        <w:tc>
          <w:tcPr>
            <w:tcW w:w="6974" w:type="dxa"/>
          </w:tcPr>
          <w:p w14:paraId="28785BF4" w14:textId="77777777" w:rsidR="00687C26" w:rsidRPr="00687C26" w:rsidRDefault="00687C26" w:rsidP="000E70F1">
            <w:pPr>
              <w:pStyle w:val="Tableentry"/>
              <w:rPr>
                <w:sz w:val="20"/>
              </w:rPr>
            </w:pPr>
            <w:r w:rsidRPr="00687C26">
              <w:rPr>
                <w:sz w:val="20"/>
              </w:rPr>
              <w:t xml:space="preserve">An aggregation of resources. A collection is described as a group; its parts may also be separately described. (from </w:t>
            </w:r>
            <w:hyperlink r:id="rId25" w:history="1">
              <w:r w:rsidRPr="00687C26">
                <w:rPr>
                  <w:rStyle w:val="Hyperlink"/>
                  <w:sz w:val="20"/>
                </w:rPr>
                <w:t>http://www.ukoln.ac.uk/metadata/-dcmi/collection-application-profile/</w:t>
              </w:r>
            </w:hyperlink>
            <w:r w:rsidRPr="00687C26">
              <w:rPr>
                <w:sz w:val="20"/>
              </w:rPr>
              <w:t>): The term "collection" can be applied to any aggregation of physical or digital items. Those items may be of any type, so examples might include aggregations of natural objects, created objects, "born-digital" items, digital surrogates of physical items, and the catalogs of such collections (as aggregations of metadata records). The criteria for aggregation is arbitrary. Collections may contain any number of items and may have varying levels of permanence. A "collection-level description" provides a description of the collection as a unit: the resource described by a collection-level description is the collection, rather than the individual items within that collection. Collection-level descriptions are referred to in Heaney [2000] as "unitary finding-aids".</w:t>
            </w:r>
          </w:p>
        </w:tc>
        <w:tc>
          <w:tcPr>
            <w:tcW w:w="1524" w:type="dxa"/>
          </w:tcPr>
          <w:p w14:paraId="2C6C6ADF"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collection</w:t>
            </w:r>
          </w:p>
        </w:tc>
      </w:tr>
      <w:tr w:rsidR="00687C26" w:rsidRPr="00687C26" w14:paraId="3BE5415D" w14:textId="77777777" w:rsidTr="00687C26">
        <w:trPr>
          <w:cantSplit/>
          <w:tblHeader/>
          <w:jc w:val="center"/>
        </w:trPr>
        <w:tc>
          <w:tcPr>
            <w:tcW w:w="1440" w:type="dxa"/>
          </w:tcPr>
          <w:p w14:paraId="56D214C5" w14:textId="77777777" w:rsidR="00687C26" w:rsidRPr="00687C26" w:rsidRDefault="00687C26" w:rsidP="000E0072">
            <w:pPr>
              <w:pStyle w:val="Tableentry"/>
              <w:rPr>
                <w:rStyle w:val="Strong"/>
                <w:sz w:val="20"/>
              </w:rPr>
            </w:pPr>
            <w:r w:rsidRPr="00687C26">
              <w:rPr>
                <w:rStyle w:val="Strong"/>
                <w:sz w:val="20"/>
              </w:rPr>
              <w:t>Dataset</w:t>
            </w:r>
          </w:p>
        </w:tc>
        <w:tc>
          <w:tcPr>
            <w:tcW w:w="1350" w:type="dxa"/>
          </w:tcPr>
          <w:p w14:paraId="54739B76" w14:textId="77777777" w:rsidR="00687C26" w:rsidRPr="00687C26" w:rsidRDefault="00687C26" w:rsidP="000E0072">
            <w:pPr>
              <w:pStyle w:val="Tableentry"/>
              <w:rPr>
                <w:sz w:val="20"/>
              </w:rPr>
            </w:pPr>
            <w:r w:rsidRPr="00687C26">
              <w:rPr>
                <w:sz w:val="20"/>
              </w:rPr>
              <w:t>Collection</w:t>
            </w:r>
          </w:p>
        </w:tc>
        <w:tc>
          <w:tcPr>
            <w:tcW w:w="1518" w:type="dxa"/>
          </w:tcPr>
          <w:p w14:paraId="721FEC29" w14:textId="77777777" w:rsidR="00687C26" w:rsidRPr="00687C26" w:rsidRDefault="00687C26" w:rsidP="000E0072">
            <w:pPr>
              <w:pStyle w:val="Tableentry"/>
              <w:rPr>
                <w:sz w:val="20"/>
              </w:rPr>
            </w:pPr>
            <w:r w:rsidRPr="00687C26">
              <w:rPr>
                <w:sz w:val="20"/>
              </w:rPr>
              <w:t xml:space="preserve">DCMI resource Types </w:t>
            </w:r>
            <w:hyperlink r:id="rId26" w:history="1">
              <w:r w:rsidRPr="00687C26">
                <w:rPr>
                  <w:rStyle w:val="Hyperlink"/>
                  <w:sz w:val="20"/>
                </w:rPr>
                <w:t>http://dublincore.org/documents/dcmi-type-vocabulary/</w:t>
              </w:r>
            </w:hyperlink>
          </w:p>
        </w:tc>
        <w:tc>
          <w:tcPr>
            <w:tcW w:w="6974" w:type="dxa"/>
          </w:tcPr>
          <w:p w14:paraId="4DB3C91F" w14:textId="77777777" w:rsidR="00687C26" w:rsidRPr="00687C26" w:rsidRDefault="00687C26" w:rsidP="000E70F1">
            <w:pPr>
              <w:pStyle w:val="Tableentry"/>
              <w:rPr>
                <w:sz w:val="20"/>
              </w:rPr>
            </w:pPr>
            <w:r w:rsidRPr="00687C26">
              <w:rPr>
                <w:sz w:val="20"/>
              </w:rPr>
              <w:t>A collection of data items in which individual data items are identified and accessible. DCMI definition is "Data encoded in a defined structure." with additional comment "Examples include lists, tables, and databases. A dataset may be useful for direct machine processing." The container may be a stand-alone digital file (mdb, spreadsheet, table in a Word document), a web service, or an enterprise database; these are called different 'distributions'. Synonym: structured data collection. This resource type represents the intellectual artifact (FRBR 'work') -- the information content and organization; the dataset may have more than one manifestation (format) -- as a list, a table, databases, using different software implementations.</w:t>
            </w:r>
          </w:p>
        </w:tc>
        <w:tc>
          <w:tcPr>
            <w:tcW w:w="1524" w:type="dxa"/>
          </w:tcPr>
          <w:p w14:paraId="05377738"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collection:dataset</w:t>
            </w:r>
          </w:p>
        </w:tc>
      </w:tr>
      <w:tr w:rsidR="00687C26" w:rsidRPr="00687C26" w14:paraId="31B9DAC4" w14:textId="77777777" w:rsidTr="00687C26">
        <w:trPr>
          <w:cantSplit/>
          <w:tblHeader/>
          <w:jc w:val="center"/>
        </w:trPr>
        <w:tc>
          <w:tcPr>
            <w:tcW w:w="1440" w:type="dxa"/>
          </w:tcPr>
          <w:p w14:paraId="65095218" w14:textId="77777777" w:rsidR="00687C26" w:rsidRPr="00687C26" w:rsidRDefault="00687C26" w:rsidP="000E0072">
            <w:pPr>
              <w:pStyle w:val="Tableentry"/>
              <w:rPr>
                <w:rStyle w:val="Strong"/>
                <w:sz w:val="20"/>
              </w:rPr>
            </w:pPr>
            <w:r w:rsidRPr="00687C26">
              <w:rPr>
                <w:rStyle w:val="Strong"/>
                <w:sz w:val="20"/>
              </w:rPr>
              <w:t>Catalog</w:t>
            </w:r>
          </w:p>
        </w:tc>
        <w:tc>
          <w:tcPr>
            <w:tcW w:w="1350" w:type="dxa"/>
          </w:tcPr>
          <w:p w14:paraId="319F3D3C" w14:textId="77777777" w:rsidR="00687C26" w:rsidRPr="00687C26" w:rsidRDefault="00687C26" w:rsidP="000E0072">
            <w:pPr>
              <w:pStyle w:val="Tableentry"/>
              <w:rPr>
                <w:sz w:val="20"/>
              </w:rPr>
            </w:pPr>
            <w:r w:rsidRPr="00687C26">
              <w:rPr>
                <w:sz w:val="20"/>
              </w:rPr>
              <w:t>Dataset</w:t>
            </w:r>
          </w:p>
        </w:tc>
        <w:tc>
          <w:tcPr>
            <w:tcW w:w="1518" w:type="dxa"/>
          </w:tcPr>
          <w:p w14:paraId="44FCEA75" w14:textId="77777777" w:rsidR="00687C26" w:rsidRPr="00687C26" w:rsidRDefault="00687C26" w:rsidP="000E0072">
            <w:pPr>
              <w:pStyle w:val="Tableentry"/>
              <w:rPr>
                <w:sz w:val="20"/>
              </w:rPr>
            </w:pPr>
            <w:r w:rsidRPr="00687C26">
              <w:rPr>
                <w:sz w:val="20"/>
              </w:rPr>
              <w:t>USGIN</w:t>
            </w:r>
          </w:p>
        </w:tc>
        <w:tc>
          <w:tcPr>
            <w:tcW w:w="6974" w:type="dxa"/>
          </w:tcPr>
          <w:p w14:paraId="35BB652B" w14:textId="77777777" w:rsidR="00687C26" w:rsidRPr="00687C26" w:rsidRDefault="00687C26" w:rsidP="008E1DE0">
            <w:pPr>
              <w:pStyle w:val="Tableentry"/>
              <w:rPr>
                <w:sz w:val="20"/>
              </w:rPr>
            </w:pPr>
            <w:r w:rsidRPr="00687C26">
              <w:rPr>
                <w:sz w:val="20"/>
              </w:rPr>
              <w:t>A collection of data items that index resources, as in metadata records; a metadata registry. The resource represents the information content and organization. Catalogs are accessed using other resources, like an interactiveResource or Service, and may have different formats. This Resource type should be used to categorize web applications and services that are interfaces to metadata catalogs.</w:t>
            </w:r>
          </w:p>
        </w:tc>
        <w:tc>
          <w:tcPr>
            <w:tcW w:w="1524" w:type="dxa"/>
          </w:tcPr>
          <w:p w14:paraId="7124F437"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collection:dataset:catalog</w:t>
            </w:r>
          </w:p>
        </w:tc>
      </w:tr>
      <w:tr w:rsidR="00687C26" w:rsidRPr="00687C26" w14:paraId="6C24FF8B" w14:textId="77777777" w:rsidTr="00687C26">
        <w:trPr>
          <w:cantSplit/>
          <w:tblHeader/>
          <w:jc w:val="center"/>
        </w:trPr>
        <w:tc>
          <w:tcPr>
            <w:tcW w:w="1440" w:type="dxa"/>
          </w:tcPr>
          <w:p w14:paraId="420A638D" w14:textId="77777777" w:rsidR="00687C26" w:rsidRPr="00687C26" w:rsidRDefault="00687C26" w:rsidP="000E0072">
            <w:pPr>
              <w:pStyle w:val="Tableentry"/>
              <w:rPr>
                <w:rStyle w:val="Strong"/>
                <w:sz w:val="20"/>
              </w:rPr>
            </w:pPr>
            <w:r w:rsidRPr="00687C26">
              <w:rPr>
                <w:rStyle w:val="Strong"/>
                <w:sz w:val="20"/>
              </w:rPr>
              <w:t>Physical artifact collection</w:t>
            </w:r>
          </w:p>
        </w:tc>
        <w:tc>
          <w:tcPr>
            <w:tcW w:w="1350" w:type="dxa"/>
          </w:tcPr>
          <w:p w14:paraId="2399E39A" w14:textId="77777777" w:rsidR="00687C26" w:rsidRPr="00687C26" w:rsidRDefault="00687C26" w:rsidP="000E0072">
            <w:pPr>
              <w:pStyle w:val="Tableentry"/>
              <w:rPr>
                <w:sz w:val="20"/>
              </w:rPr>
            </w:pPr>
            <w:r w:rsidRPr="00687C26">
              <w:rPr>
                <w:sz w:val="20"/>
              </w:rPr>
              <w:t>Collection</w:t>
            </w:r>
          </w:p>
        </w:tc>
        <w:tc>
          <w:tcPr>
            <w:tcW w:w="1518" w:type="dxa"/>
          </w:tcPr>
          <w:p w14:paraId="61BD5A71" w14:textId="77777777" w:rsidR="00687C26" w:rsidRPr="00687C26" w:rsidRDefault="00687C26" w:rsidP="000E0072">
            <w:pPr>
              <w:pStyle w:val="Tableentry"/>
              <w:rPr>
                <w:sz w:val="20"/>
              </w:rPr>
            </w:pPr>
            <w:r w:rsidRPr="00687C26">
              <w:rPr>
                <w:sz w:val="20"/>
              </w:rPr>
              <w:t>USGIN</w:t>
            </w:r>
          </w:p>
        </w:tc>
        <w:tc>
          <w:tcPr>
            <w:tcW w:w="6974" w:type="dxa"/>
          </w:tcPr>
          <w:p w14:paraId="3843968A" w14:textId="77777777" w:rsidR="00687C26" w:rsidRPr="00687C26" w:rsidRDefault="00687C26" w:rsidP="008E1DE0">
            <w:pPr>
              <w:pStyle w:val="Tableentry"/>
              <w:rPr>
                <w:sz w:val="20"/>
              </w:rPr>
            </w:pPr>
            <w:r w:rsidRPr="00687C26">
              <w:rPr>
                <w:sz w:val="20"/>
              </w:rPr>
              <w:t>A collection of identifiable physical objects, unified based on some criteria. Criteria for defining a collection may be who collected, where curated, why collected, kind of material…</w:t>
            </w:r>
          </w:p>
        </w:tc>
        <w:tc>
          <w:tcPr>
            <w:tcW w:w="1524" w:type="dxa"/>
          </w:tcPr>
          <w:p w14:paraId="13F2FEC8"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collection:physical artifact collection</w:t>
            </w:r>
          </w:p>
        </w:tc>
      </w:tr>
      <w:tr w:rsidR="00687C26" w:rsidRPr="00687C26" w14:paraId="39F78095" w14:textId="77777777" w:rsidTr="00687C26">
        <w:trPr>
          <w:cantSplit/>
          <w:tblHeader/>
          <w:jc w:val="center"/>
        </w:trPr>
        <w:tc>
          <w:tcPr>
            <w:tcW w:w="1440" w:type="dxa"/>
          </w:tcPr>
          <w:p w14:paraId="626C5CDF" w14:textId="77777777" w:rsidR="00687C26" w:rsidRPr="00687C26" w:rsidRDefault="00687C26" w:rsidP="000E0072">
            <w:pPr>
              <w:pStyle w:val="Tableentry"/>
              <w:rPr>
                <w:sz w:val="20"/>
              </w:rPr>
            </w:pPr>
            <w:r w:rsidRPr="00687C26">
              <w:rPr>
                <w:sz w:val="20"/>
              </w:rPr>
              <w:lastRenderedPageBreak/>
              <w:t>Document</w:t>
            </w:r>
          </w:p>
        </w:tc>
        <w:tc>
          <w:tcPr>
            <w:tcW w:w="1350" w:type="dxa"/>
          </w:tcPr>
          <w:p w14:paraId="7233CE12" w14:textId="77777777" w:rsidR="00687C26" w:rsidRPr="00687C26" w:rsidRDefault="00687C26" w:rsidP="000E0072">
            <w:pPr>
              <w:pStyle w:val="Tableentry"/>
              <w:rPr>
                <w:sz w:val="20"/>
              </w:rPr>
            </w:pPr>
          </w:p>
        </w:tc>
        <w:tc>
          <w:tcPr>
            <w:tcW w:w="1518" w:type="dxa"/>
          </w:tcPr>
          <w:p w14:paraId="48757A6E" w14:textId="77777777" w:rsidR="00687C26" w:rsidRPr="00687C26" w:rsidRDefault="00687C26" w:rsidP="000E0072">
            <w:pPr>
              <w:pStyle w:val="Tableentry"/>
              <w:rPr>
                <w:sz w:val="20"/>
              </w:rPr>
            </w:pPr>
            <w:r w:rsidRPr="00687C26">
              <w:rPr>
                <w:sz w:val="20"/>
              </w:rPr>
              <w:t>USGIN</w:t>
            </w:r>
          </w:p>
        </w:tc>
        <w:tc>
          <w:tcPr>
            <w:tcW w:w="6974" w:type="dxa"/>
          </w:tcPr>
          <w:p w14:paraId="5DE6AB65" w14:textId="77777777" w:rsidR="00687C26" w:rsidRPr="00687C26" w:rsidRDefault="00687C26" w:rsidP="000E70F1">
            <w:pPr>
              <w:pStyle w:val="Tableentry"/>
              <w:rPr>
                <w:sz w:val="20"/>
              </w:rPr>
            </w:pPr>
            <w:r w:rsidRPr="00687C26">
              <w:rPr>
                <w:sz w:val="20"/>
              </w:rPr>
              <w:t>A packaged body of intellectual work; has an author, title, some status with respect to Review/authority/quality. USGS peer reviewed would be a 'status property'.  A document may have a variety of physical manifestations (pdf file, hardbound book, tiff scan, Word processor document...), and versions may exist as the document is traced through some publication process. May be map, vector graphics, text. Sound, moving images are included as document types.</w:t>
            </w:r>
          </w:p>
        </w:tc>
        <w:tc>
          <w:tcPr>
            <w:tcW w:w="1524" w:type="dxa"/>
          </w:tcPr>
          <w:p w14:paraId="754A2EEF"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w:t>
            </w:r>
          </w:p>
        </w:tc>
      </w:tr>
      <w:tr w:rsidR="00687C26" w:rsidRPr="00687C26" w14:paraId="0B0C0772" w14:textId="77777777" w:rsidTr="00687C26">
        <w:trPr>
          <w:cantSplit/>
          <w:tblHeader/>
          <w:jc w:val="center"/>
        </w:trPr>
        <w:tc>
          <w:tcPr>
            <w:tcW w:w="1440" w:type="dxa"/>
          </w:tcPr>
          <w:p w14:paraId="670CB469" w14:textId="77777777" w:rsidR="00687C26" w:rsidRPr="00687C26" w:rsidRDefault="00687C26" w:rsidP="000E0072">
            <w:pPr>
              <w:pStyle w:val="Tableentry"/>
              <w:rPr>
                <w:sz w:val="20"/>
              </w:rPr>
            </w:pPr>
            <w:r w:rsidRPr="00687C26">
              <w:rPr>
                <w:sz w:val="20"/>
              </w:rPr>
              <w:t>Image</w:t>
            </w:r>
          </w:p>
        </w:tc>
        <w:tc>
          <w:tcPr>
            <w:tcW w:w="1350" w:type="dxa"/>
          </w:tcPr>
          <w:p w14:paraId="6D7209A4" w14:textId="77777777" w:rsidR="00687C26" w:rsidRPr="00687C26" w:rsidRDefault="00687C26" w:rsidP="000E0072">
            <w:pPr>
              <w:pStyle w:val="Tableentry"/>
              <w:rPr>
                <w:sz w:val="20"/>
              </w:rPr>
            </w:pPr>
            <w:r w:rsidRPr="00687C26">
              <w:rPr>
                <w:sz w:val="20"/>
              </w:rPr>
              <w:t>Document</w:t>
            </w:r>
          </w:p>
        </w:tc>
        <w:tc>
          <w:tcPr>
            <w:tcW w:w="1518" w:type="dxa"/>
          </w:tcPr>
          <w:p w14:paraId="4AE8CF30" w14:textId="77777777" w:rsidR="00687C26" w:rsidRPr="00687C26" w:rsidRDefault="00687C26" w:rsidP="000E0072">
            <w:pPr>
              <w:pStyle w:val="Tableentry"/>
              <w:rPr>
                <w:sz w:val="20"/>
              </w:rPr>
            </w:pPr>
            <w:r w:rsidRPr="00687C26">
              <w:rPr>
                <w:sz w:val="20"/>
              </w:rPr>
              <w:t xml:space="preserve">DCMI resource Types </w:t>
            </w:r>
            <w:hyperlink r:id="rId27" w:history="1">
              <w:r w:rsidRPr="00687C26">
                <w:rPr>
                  <w:rStyle w:val="Hyperlink"/>
                  <w:sz w:val="20"/>
                </w:rPr>
                <w:t>http://dublincore.org/documents/dcmi-type-vocabulary/</w:t>
              </w:r>
            </w:hyperlink>
          </w:p>
        </w:tc>
        <w:tc>
          <w:tcPr>
            <w:tcW w:w="6974" w:type="dxa"/>
          </w:tcPr>
          <w:p w14:paraId="606152F4" w14:textId="77777777" w:rsidR="00687C26" w:rsidRPr="00687C26" w:rsidRDefault="00687C26" w:rsidP="000E70F1">
            <w:pPr>
              <w:pStyle w:val="Tableentry"/>
              <w:rPr>
                <w:sz w:val="20"/>
              </w:rPr>
            </w:pPr>
            <w:r w:rsidRPr="00687C26">
              <w:rPr>
                <w:sz w:val="20"/>
              </w:rPr>
              <w:t>A visual representation other than text. Examples include images and photographs of physical objects, paintings, prints, drawings, other images and graphics, animations and moving pictures, film, diagrams, maps, musical notation. Note that Image may include both electronic and physical representations.</w:t>
            </w:r>
          </w:p>
        </w:tc>
        <w:tc>
          <w:tcPr>
            <w:tcW w:w="1524" w:type="dxa"/>
          </w:tcPr>
          <w:p w14:paraId="10B857C6"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document:image</w:t>
            </w:r>
          </w:p>
        </w:tc>
      </w:tr>
      <w:tr w:rsidR="00687C26" w:rsidRPr="00687C26" w14:paraId="1B959748" w14:textId="77777777" w:rsidTr="00687C26">
        <w:trPr>
          <w:cantSplit/>
          <w:tblHeader/>
          <w:jc w:val="center"/>
        </w:trPr>
        <w:tc>
          <w:tcPr>
            <w:tcW w:w="1440" w:type="dxa"/>
          </w:tcPr>
          <w:p w14:paraId="678662F3" w14:textId="77777777" w:rsidR="00687C26" w:rsidRPr="00687C26" w:rsidRDefault="00687C26" w:rsidP="000E0072">
            <w:pPr>
              <w:pStyle w:val="Tableentry"/>
              <w:rPr>
                <w:sz w:val="20"/>
              </w:rPr>
            </w:pPr>
            <w:r w:rsidRPr="00687C26">
              <w:rPr>
                <w:sz w:val="20"/>
              </w:rPr>
              <w:t>StillImage</w:t>
            </w:r>
          </w:p>
        </w:tc>
        <w:tc>
          <w:tcPr>
            <w:tcW w:w="1350" w:type="dxa"/>
          </w:tcPr>
          <w:p w14:paraId="298EE982" w14:textId="77777777" w:rsidR="00687C26" w:rsidRPr="00687C26" w:rsidRDefault="00687C26" w:rsidP="000E0072">
            <w:pPr>
              <w:pStyle w:val="Tableentry"/>
              <w:rPr>
                <w:sz w:val="20"/>
              </w:rPr>
            </w:pPr>
            <w:r w:rsidRPr="00687C26">
              <w:rPr>
                <w:sz w:val="20"/>
              </w:rPr>
              <w:t>Image</w:t>
            </w:r>
          </w:p>
        </w:tc>
        <w:tc>
          <w:tcPr>
            <w:tcW w:w="1518" w:type="dxa"/>
          </w:tcPr>
          <w:p w14:paraId="6AA0E2E9" w14:textId="77777777" w:rsidR="00687C26" w:rsidRPr="00687C26" w:rsidRDefault="00687C26" w:rsidP="000E0072">
            <w:pPr>
              <w:pStyle w:val="Tableentry"/>
              <w:rPr>
                <w:sz w:val="20"/>
              </w:rPr>
            </w:pPr>
            <w:r w:rsidRPr="00687C26">
              <w:rPr>
                <w:sz w:val="20"/>
              </w:rPr>
              <w:t xml:space="preserve">DCMI resource Types </w:t>
            </w:r>
            <w:hyperlink r:id="rId28" w:history="1">
              <w:r w:rsidRPr="00687C26">
                <w:rPr>
                  <w:rStyle w:val="Hyperlink"/>
                  <w:sz w:val="20"/>
                </w:rPr>
                <w:t>http://dublincore.org/documents/dcmi-type-vocabulary/</w:t>
              </w:r>
            </w:hyperlink>
          </w:p>
        </w:tc>
        <w:tc>
          <w:tcPr>
            <w:tcW w:w="6974" w:type="dxa"/>
          </w:tcPr>
          <w:p w14:paraId="392DF7CF" w14:textId="77777777" w:rsidR="00687C26" w:rsidRPr="00687C26" w:rsidRDefault="00687C26" w:rsidP="000E70F1">
            <w:pPr>
              <w:pStyle w:val="Tableentry"/>
              <w:rPr>
                <w:sz w:val="20"/>
              </w:rPr>
            </w:pPr>
            <w:r w:rsidRPr="00687C26">
              <w:rPr>
                <w:sz w:val="20"/>
              </w:rPr>
              <w:t>A static visual representation. Examples include paintings, drawings, graphic designs, plans and maps. Recommended best practice is to assign the type Text to images of textual materials if the intent of the image is to capture the textual content as opposed to the appearance of the medium containing the text. Instances of the type Still Image must also be describable as instances of the broader type Image.  Subtype of Image.</w:t>
            </w:r>
          </w:p>
        </w:tc>
        <w:tc>
          <w:tcPr>
            <w:tcW w:w="1524" w:type="dxa"/>
          </w:tcPr>
          <w:p w14:paraId="3388A102"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document:image:stillimage</w:t>
            </w:r>
          </w:p>
        </w:tc>
      </w:tr>
      <w:tr w:rsidR="00687C26" w:rsidRPr="00687C26" w14:paraId="1F5FB83A" w14:textId="77777777" w:rsidTr="00687C26">
        <w:trPr>
          <w:cantSplit/>
          <w:tblHeader/>
          <w:jc w:val="center"/>
        </w:trPr>
        <w:tc>
          <w:tcPr>
            <w:tcW w:w="1440" w:type="dxa"/>
          </w:tcPr>
          <w:p w14:paraId="54D9588E" w14:textId="77777777" w:rsidR="00687C26" w:rsidRPr="00687C26" w:rsidRDefault="00687C26" w:rsidP="000E0072">
            <w:pPr>
              <w:pStyle w:val="Tableentry"/>
              <w:rPr>
                <w:sz w:val="20"/>
              </w:rPr>
            </w:pPr>
            <w:r w:rsidRPr="00687C26">
              <w:rPr>
                <w:sz w:val="20"/>
              </w:rPr>
              <w:t>Human-generated image</w:t>
            </w:r>
          </w:p>
        </w:tc>
        <w:tc>
          <w:tcPr>
            <w:tcW w:w="1350" w:type="dxa"/>
          </w:tcPr>
          <w:p w14:paraId="312730A7" w14:textId="77777777" w:rsidR="00687C26" w:rsidRPr="00687C26" w:rsidRDefault="00687C26" w:rsidP="000E0072">
            <w:pPr>
              <w:pStyle w:val="Tableentry"/>
              <w:rPr>
                <w:sz w:val="20"/>
              </w:rPr>
            </w:pPr>
            <w:r w:rsidRPr="00687C26">
              <w:rPr>
                <w:sz w:val="20"/>
              </w:rPr>
              <w:t>StillImage</w:t>
            </w:r>
          </w:p>
        </w:tc>
        <w:tc>
          <w:tcPr>
            <w:tcW w:w="1518" w:type="dxa"/>
          </w:tcPr>
          <w:p w14:paraId="4782542E" w14:textId="77777777" w:rsidR="00687C26" w:rsidRPr="00687C26" w:rsidRDefault="00687C26" w:rsidP="000E0072">
            <w:pPr>
              <w:pStyle w:val="Tableentry"/>
              <w:rPr>
                <w:sz w:val="20"/>
              </w:rPr>
            </w:pPr>
            <w:r w:rsidRPr="00687C26">
              <w:rPr>
                <w:sz w:val="20"/>
              </w:rPr>
              <w:t>USGIN</w:t>
            </w:r>
          </w:p>
        </w:tc>
        <w:tc>
          <w:tcPr>
            <w:tcW w:w="6974" w:type="dxa"/>
          </w:tcPr>
          <w:p w14:paraId="6DE4368F" w14:textId="77777777" w:rsidR="00687C26" w:rsidRPr="00687C26" w:rsidRDefault="00687C26" w:rsidP="008E1DE0">
            <w:pPr>
              <w:pStyle w:val="Tableentry"/>
              <w:rPr>
                <w:sz w:val="20"/>
              </w:rPr>
            </w:pPr>
            <w:r w:rsidRPr="00687C26">
              <w:rPr>
                <w:sz w:val="20"/>
              </w:rPr>
              <w:t>Image produced by human drawing or painting, using any media. May be entirely product of human imagination, human perception of the world, or a human-modified photographic image.</w:t>
            </w:r>
          </w:p>
        </w:tc>
        <w:tc>
          <w:tcPr>
            <w:tcW w:w="1524" w:type="dxa"/>
          </w:tcPr>
          <w:p w14:paraId="670E0196"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document:image:stillimage:human-generated image</w:t>
            </w:r>
          </w:p>
        </w:tc>
      </w:tr>
      <w:tr w:rsidR="00687C26" w:rsidRPr="00687C26" w14:paraId="14DE77E9" w14:textId="77777777" w:rsidTr="00687C26">
        <w:trPr>
          <w:cantSplit/>
          <w:tblHeader/>
          <w:jc w:val="center"/>
        </w:trPr>
        <w:tc>
          <w:tcPr>
            <w:tcW w:w="1440" w:type="dxa"/>
          </w:tcPr>
          <w:p w14:paraId="362B4FA7" w14:textId="77777777" w:rsidR="00687C26" w:rsidRPr="00687C26" w:rsidRDefault="00687C26" w:rsidP="000E0072">
            <w:pPr>
              <w:pStyle w:val="Tableentry"/>
              <w:rPr>
                <w:rStyle w:val="Strong"/>
                <w:sz w:val="20"/>
              </w:rPr>
            </w:pPr>
            <w:r w:rsidRPr="00687C26">
              <w:rPr>
                <w:rStyle w:val="Strong"/>
                <w:sz w:val="20"/>
              </w:rPr>
              <w:t>Photograph</w:t>
            </w:r>
          </w:p>
        </w:tc>
        <w:tc>
          <w:tcPr>
            <w:tcW w:w="1350" w:type="dxa"/>
          </w:tcPr>
          <w:p w14:paraId="369B978E" w14:textId="77777777" w:rsidR="00687C26" w:rsidRPr="00687C26" w:rsidRDefault="00687C26" w:rsidP="000E0072">
            <w:pPr>
              <w:pStyle w:val="Tableentry"/>
              <w:rPr>
                <w:sz w:val="20"/>
              </w:rPr>
            </w:pPr>
            <w:r w:rsidRPr="00687C26">
              <w:rPr>
                <w:sz w:val="20"/>
              </w:rPr>
              <w:t>StillImage</w:t>
            </w:r>
          </w:p>
        </w:tc>
        <w:tc>
          <w:tcPr>
            <w:tcW w:w="1518" w:type="dxa"/>
          </w:tcPr>
          <w:p w14:paraId="0A11ECEB" w14:textId="77777777" w:rsidR="00687C26" w:rsidRPr="00687C26" w:rsidRDefault="00687C26" w:rsidP="000E0072">
            <w:pPr>
              <w:pStyle w:val="Tableentry"/>
              <w:rPr>
                <w:sz w:val="20"/>
              </w:rPr>
            </w:pPr>
            <w:r w:rsidRPr="00687C26">
              <w:rPr>
                <w:sz w:val="20"/>
              </w:rPr>
              <w:t>USGIN</w:t>
            </w:r>
          </w:p>
        </w:tc>
        <w:tc>
          <w:tcPr>
            <w:tcW w:w="6974" w:type="dxa"/>
          </w:tcPr>
          <w:p w14:paraId="6CBAAE0A" w14:textId="77777777" w:rsidR="00687C26" w:rsidRPr="00687C26" w:rsidRDefault="00687C26" w:rsidP="008E1DE0">
            <w:pPr>
              <w:pStyle w:val="Tableentry"/>
              <w:rPr>
                <w:sz w:val="20"/>
              </w:rPr>
            </w:pPr>
            <w:r w:rsidRPr="00687C26">
              <w:rPr>
                <w:sz w:val="20"/>
              </w:rPr>
              <w:t>Image produced by optical device with chemical or electronic image capture; represents things in the field of view directly as captured by the device. Photographs may be modified by human processing; there is a continuum between photographs and human-generated image. Distinction between the two is largely based on intention</w:t>
            </w:r>
          </w:p>
        </w:tc>
        <w:tc>
          <w:tcPr>
            <w:tcW w:w="1524" w:type="dxa"/>
          </w:tcPr>
          <w:p w14:paraId="50B39817"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document:image:stillimage:human-generated image:map</w:t>
            </w:r>
          </w:p>
        </w:tc>
      </w:tr>
      <w:tr w:rsidR="00687C26" w:rsidRPr="00687C26" w14:paraId="2DA577CD" w14:textId="77777777" w:rsidTr="00687C26">
        <w:trPr>
          <w:cantSplit/>
          <w:tblHeader/>
          <w:jc w:val="center"/>
        </w:trPr>
        <w:tc>
          <w:tcPr>
            <w:tcW w:w="1440" w:type="dxa"/>
          </w:tcPr>
          <w:p w14:paraId="35AAD90C" w14:textId="77777777" w:rsidR="00687C26" w:rsidRPr="00687C26" w:rsidRDefault="00687C26" w:rsidP="000E0072">
            <w:pPr>
              <w:pStyle w:val="Tableentry"/>
              <w:rPr>
                <w:rStyle w:val="Strong"/>
                <w:sz w:val="20"/>
              </w:rPr>
            </w:pPr>
            <w:r w:rsidRPr="00687C26">
              <w:rPr>
                <w:rStyle w:val="Strong"/>
                <w:sz w:val="20"/>
              </w:rPr>
              <w:t>Remote sensing Earth image</w:t>
            </w:r>
          </w:p>
        </w:tc>
        <w:tc>
          <w:tcPr>
            <w:tcW w:w="1350" w:type="dxa"/>
          </w:tcPr>
          <w:p w14:paraId="76556C0F" w14:textId="77777777" w:rsidR="00687C26" w:rsidRPr="00687C26" w:rsidRDefault="00687C26" w:rsidP="000E0072">
            <w:pPr>
              <w:pStyle w:val="Tableentry"/>
              <w:rPr>
                <w:sz w:val="20"/>
              </w:rPr>
            </w:pPr>
            <w:r w:rsidRPr="00687C26">
              <w:rPr>
                <w:sz w:val="20"/>
              </w:rPr>
              <w:t>StillImage</w:t>
            </w:r>
          </w:p>
        </w:tc>
        <w:tc>
          <w:tcPr>
            <w:tcW w:w="1518" w:type="dxa"/>
          </w:tcPr>
          <w:p w14:paraId="461F7F53" w14:textId="77777777" w:rsidR="00687C26" w:rsidRPr="00687C26" w:rsidRDefault="00687C26" w:rsidP="000E0072">
            <w:pPr>
              <w:pStyle w:val="Tableentry"/>
              <w:rPr>
                <w:sz w:val="20"/>
              </w:rPr>
            </w:pPr>
            <w:r w:rsidRPr="00687C26">
              <w:rPr>
                <w:sz w:val="20"/>
              </w:rPr>
              <w:t>USGIN</w:t>
            </w:r>
          </w:p>
        </w:tc>
        <w:tc>
          <w:tcPr>
            <w:tcW w:w="6974" w:type="dxa"/>
          </w:tcPr>
          <w:p w14:paraId="41646101" w14:textId="77777777" w:rsidR="00687C26" w:rsidRPr="00687C26" w:rsidRDefault="00687C26" w:rsidP="008E1DE0">
            <w:pPr>
              <w:pStyle w:val="Tableentry"/>
              <w:rPr>
                <w:sz w:val="20"/>
              </w:rPr>
            </w:pPr>
            <w:r w:rsidRPr="00687C26">
              <w:rPr>
                <w:sz w:val="20"/>
              </w:rPr>
              <w:t xml:space="preserve">Image of Earth surface acquired by an air born or earth-orbiting sensor. May be georeferenced such that location in the image directly corresponds to location on the earth. </w:t>
            </w:r>
          </w:p>
        </w:tc>
        <w:tc>
          <w:tcPr>
            <w:tcW w:w="1524" w:type="dxa"/>
          </w:tcPr>
          <w:p w14:paraId="42EA32A3"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document:image:stillimage:photograph</w:t>
            </w:r>
          </w:p>
        </w:tc>
      </w:tr>
      <w:tr w:rsidR="00687C26" w:rsidRPr="00687C26" w14:paraId="366AE063" w14:textId="77777777" w:rsidTr="00687C26">
        <w:trPr>
          <w:cantSplit/>
          <w:tblHeader/>
          <w:jc w:val="center"/>
        </w:trPr>
        <w:tc>
          <w:tcPr>
            <w:tcW w:w="1440" w:type="dxa"/>
          </w:tcPr>
          <w:p w14:paraId="3FF1AC1E" w14:textId="77777777" w:rsidR="00687C26" w:rsidRPr="00687C26" w:rsidRDefault="00687C26" w:rsidP="000E0072">
            <w:pPr>
              <w:pStyle w:val="Tableentry"/>
              <w:rPr>
                <w:rStyle w:val="Strong"/>
                <w:sz w:val="20"/>
              </w:rPr>
            </w:pPr>
            <w:r w:rsidRPr="00687C26">
              <w:rPr>
                <w:rStyle w:val="Strong"/>
                <w:sz w:val="20"/>
              </w:rPr>
              <w:lastRenderedPageBreak/>
              <w:t>Map</w:t>
            </w:r>
          </w:p>
        </w:tc>
        <w:tc>
          <w:tcPr>
            <w:tcW w:w="1350" w:type="dxa"/>
          </w:tcPr>
          <w:p w14:paraId="3564E107" w14:textId="77777777" w:rsidR="00687C26" w:rsidRPr="00687C26" w:rsidRDefault="00687C26" w:rsidP="000E0072">
            <w:pPr>
              <w:pStyle w:val="Tableentry"/>
              <w:rPr>
                <w:sz w:val="20"/>
              </w:rPr>
            </w:pPr>
            <w:r w:rsidRPr="00687C26">
              <w:rPr>
                <w:sz w:val="20"/>
              </w:rPr>
              <w:t>Human-generated image</w:t>
            </w:r>
          </w:p>
        </w:tc>
        <w:tc>
          <w:tcPr>
            <w:tcW w:w="1518" w:type="dxa"/>
          </w:tcPr>
          <w:p w14:paraId="7A19931F" w14:textId="77777777" w:rsidR="00687C26" w:rsidRPr="00687C26" w:rsidRDefault="00687C26" w:rsidP="000E0072">
            <w:pPr>
              <w:pStyle w:val="Tableentry"/>
              <w:rPr>
                <w:sz w:val="20"/>
              </w:rPr>
            </w:pPr>
            <w:r w:rsidRPr="00687C26">
              <w:rPr>
                <w:sz w:val="20"/>
              </w:rPr>
              <w:t>USGIN</w:t>
            </w:r>
          </w:p>
        </w:tc>
        <w:tc>
          <w:tcPr>
            <w:tcW w:w="6974" w:type="dxa"/>
          </w:tcPr>
          <w:p w14:paraId="422DF456" w14:textId="77777777" w:rsidR="00687C26" w:rsidRPr="00687C26" w:rsidRDefault="00687C26" w:rsidP="008E1DE0">
            <w:pPr>
              <w:pStyle w:val="Tableentry"/>
              <w:rPr>
                <w:sz w:val="20"/>
              </w:rPr>
            </w:pPr>
            <w:r w:rsidRPr="00687C26">
              <w:rPr>
                <w:sz w:val="20"/>
              </w:rPr>
              <w:t>Human-generated depiction of some part of the earth using a mathematical system of correspondence between geometry in the image and location on the earth.</w:t>
            </w:r>
          </w:p>
        </w:tc>
        <w:tc>
          <w:tcPr>
            <w:tcW w:w="1524" w:type="dxa"/>
          </w:tcPr>
          <w:p w14:paraId="78036C9E"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document:image:stillimage:remote sensing earth image</w:t>
            </w:r>
          </w:p>
        </w:tc>
      </w:tr>
      <w:tr w:rsidR="00687C26" w:rsidRPr="00687C26" w14:paraId="4C1AA549" w14:textId="77777777" w:rsidTr="00687C26">
        <w:trPr>
          <w:cantSplit/>
          <w:tblHeader/>
          <w:jc w:val="center"/>
        </w:trPr>
        <w:tc>
          <w:tcPr>
            <w:tcW w:w="1440" w:type="dxa"/>
          </w:tcPr>
          <w:p w14:paraId="3D2EFA86" w14:textId="77777777" w:rsidR="00687C26" w:rsidRPr="00687C26" w:rsidRDefault="00687C26" w:rsidP="000E0072">
            <w:pPr>
              <w:pStyle w:val="Tableentry"/>
              <w:rPr>
                <w:sz w:val="20"/>
              </w:rPr>
            </w:pPr>
            <w:r w:rsidRPr="00687C26">
              <w:rPr>
                <w:sz w:val="20"/>
              </w:rPr>
              <w:t>MovingImage</w:t>
            </w:r>
          </w:p>
        </w:tc>
        <w:tc>
          <w:tcPr>
            <w:tcW w:w="1350" w:type="dxa"/>
          </w:tcPr>
          <w:p w14:paraId="4E4DC83C" w14:textId="77777777" w:rsidR="00687C26" w:rsidRPr="00687C26" w:rsidRDefault="00687C26" w:rsidP="000E0072">
            <w:pPr>
              <w:pStyle w:val="Tableentry"/>
              <w:rPr>
                <w:sz w:val="20"/>
              </w:rPr>
            </w:pPr>
            <w:r w:rsidRPr="00687C26">
              <w:rPr>
                <w:sz w:val="20"/>
              </w:rPr>
              <w:t>Image</w:t>
            </w:r>
          </w:p>
        </w:tc>
        <w:tc>
          <w:tcPr>
            <w:tcW w:w="1518" w:type="dxa"/>
          </w:tcPr>
          <w:p w14:paraId="190792AC" w14:textId="77777777" w:rsidR="00687C26" w:rsidRPr="00687C26" w:rsidRDefault="00687C26" w:rsidP="000E0072">
            <w:pPr>
              <w:pStyle w:val="Tableentry"/>
              <w:rPr>
                <w:sz w:val="20"/>
              </w:rPr>
            </w:pPr>
            <w:r w:rsidRPr="00687C26">
              <w:rPr>
                <w:sz w:val="20"/>
              </w:rPr>
              <w:t xml:space="preserve">DCMI resource Types </w:t>
            </w:r>
            <w:hyperlink r:id="rId29" w:history="1">
              <w:r w:rsidRPr="00687C26">
                <w:rPr>
                  <w:rStyle w:val="Hyperlink"/>
                  <w:sz w:val="20"/>
                </w:rPr>
                <w:t>http://dublincore.org/documents/dcmi-type-vocabulary/</w:t>
              </w:r>
            </w:hyperlink>
          </w:p>
        </w:tc>
        <w:tc>
          <w:tcPr>
            <w:tcW w:w="6974" w:type="dxa"/>
          </w:tcPr>
          <w:p w14:paraId="52928109" w14:textId="77777777" w:rsidR="00687C26" w:rsidRPr="00687C26" w:rsidRDefault="00687C26" w:rsidP="000E70F1">
            <w:pPr>
              <w:pStyle w:val="Tableentry"/>
              <w:rPr>
                <w:sz w:val="20"/>
              </w:rPr>
            </w:pPr>
            <w:r w:rsidRPr="00687C26">
              <w:rPr>
                <w:sz w:val="20"/>
              </w:rPr>
              <w:t>A series of visual representations imparting an impression of motion when shown in succession. Examples include animations, movies, television programs, videos, zoetropes, or visual output from a simulation. Instances of the type Moving Image must also be describable as instances of the broader type Image. Subtype of Image. Commonly include sound</w:t>
            </w:r>
          </w:p>
        </w:tc>
        <w:tc>
          <w:tcPr>
            <w:tcW w:w="1524" w:type="dxa"/>
          </w:tcPr>
          <w:p w14:paraId="596D2B15"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document:image:moving image</w:t>
            </w:r>
          </w:p>
        </w:tc>
      </w:tr>
      <w:tr w:rsidR="00687C26" w:rsidRPr="00687C26" w14:paraId="6FE65004" w14:textId="77777777" w:rsidTr="00687C26">
        <w:trPr>
          <w:cantSplit/>
          <w:tblHeader/>
          <w:jc w:val="center"/>
        </w:trPr>
        <w:tc>
          <w:tcPr>
            <w:tcW w:w="1440" w:type="dxa"/>
          </w:tcPr>
          <w:p w14:paraId="3543C77F" w14:textId="77777777" w:rsidR="00687C26" w:rsidRPr="00687C26" w:rsidRDefault="00687C26" w:rsidP="000E0072">
            <w:pPr>
              <w:pStyle w:val="Tableentry"/>
              <w:rPr>
                <w:sz w:val="20"/>
              </w:rPr>
            </w:pPr>
            <w:r w:rsidRPr="00687C26">
              <w:rPr>
                <w:sz w:val="20"/>
              </w:rPr>
              <w:t>Sound</w:t>
            </w:r>
          </w:p>
        </w:tc>
        <w:tc>
          <w:tcPr>
            <w:tcW w:w="1350" w:type="dxa"/>
          </w:tcPr>
          <w:p w14:paraId="04493526" w14:textId="77777777" w:rsidR="00687C26" w:rsidRPr="00687C26" w:rsidRDefault="00687C26" w:rsidP="000E0072">
            <w:pPr>
              <w:pStyle w:val="Tableentry"/>
              <w:rPr>
                <w:sz w:val="20"/>
              </w:rPr>
            </w:pPr>
            <w:r w:rsidRPr="00687C26">
              <w:rPr>
                <w:sz w:val="20"/>
              </w:rPr>
              <w:t>Document</w:t>
            </w:r>
          </w:p>
        </w:tc>
        <w:tc>
          <w:tcPr>
            <w:tcW w:w="1518" w:type="dxa"/>
          </w:tcPr>
          <w:p w14:paraId="07889666" w14:textId="77777777" w:rsidR="00687C26" w:rsidRPr="00687C26" w:rsidRDefault="00687C26" w:rsidP="000E0072">
            <w:pPr>
              <w:pStyle w:val="Tableentry"/>
              <w:rPr>
                <w:sz w:val="20"/>
              </w:rPr>
            </w:pPr>
            <w:r w:rsidRPr="00687C26">
              <w:rPr>
                <w:sz w:val="20"/>
              </w:rPr>
              <w:t xml:space="preserve">DCMI resource Types </w:t>
            </w:r>
            <w:hyperlink r:id="rId30" w:history="1">
              <w:r w:rsidRPr="00687C26">
                <w:rPr>
                  <w:rStyle w:val="Hyperlink"/>
                  <w:sz w:val="20"/>
                </w:rPr>
                <w:t>http://dublincore.org/documents/dcmi-type-vocabulary/</w:t>
              </w:r>
            </w:hyperlink>
          </w:p>
        </w:tc>
        <w:tc>
          <w:tcPr>
            <w:tcW w:w="6974" w:type="dxa"/>
          </w:tcPr>
          <w:p w14:paraId="1DFE853F" w14:textId="77777777" w:rsidR="00687C26" w:rsidRPr="00687C26" w:rsidRDefault="00687C26" w:rsidP="000E70F1">
            <w:pPr>
              <w:pStyle w:val="Tableentry"/>
              <w:rPr>
                <w:sz w:val="20"/>
              </w:rPr>
            </w:pPr>
            <w:r w:rsidRPr="00687C26">
              <w:rPr>
                <w:sz w:val="20"/>
              </w:rPr>
              <w:t>A resource primarily intended to be heard. Various media and encoding schemes may be used, e.g. vinyl disks, digital files, magnetic tape recordings.</w:t>
            </w:r>
          </w:p>
        </w:tc>
        <w:tc>
          <w:tcPr>
            <w:tcW w:w="1524" w:type="dxa"/>
          </w:tcPr>
          <w:p w14:paraId="484A9296"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document:sound</w:t>
            </w:r>
          </w:p>
        </w:tc>
      </w:tr>
      <w:tr w:rsidR="00687C26" w:rsidRPr="00687C26" w14:paraId="3992189E" w14:textId="77777777" w:rsidTr="00687C26">
        <w:trPr>
          <w:cantSplit/>
          <w:tblHeader/>
          <w:jc w:val="center"/>
        </w:trPr>
        <w:tc>
          <w:tcPr>
            <w:tcW w:w="1440" w:type="dxa"/>
          </w:tcPr>
          <w:p w14:paraId="7198AD40" w14:textId="77777777" w:rsidR="00687C26" w:rsidRPr="00687C26" w:rsidRDefault="00687C26" w:rsidP="000E0072">
            <w:pPr>
              <w:pStyle w:val="Tableentry"/>
              <w:rPr>
                <w:rStyle w:val="Strong"/>
                <w:sz w:val="20"/>
              </w:rPr>
            </w:pPr>
            <w:r w:rsidRPr="00687C26">
              <w:rPr>
                <w:rStyle w:val="Strong"/>
                <w:sz w:val="20"/>
              </w:rPr>
              <w:t>Text</w:t>
            </w:r>
          </w:p>
        </w:tc>
        <w:tc>
          <w:tcPr>
            <w:tcW w:w="1350" w:type="dxa"/>
          </w:tcPr>
          <w:p w14:paraId="093B5D93" w14:textId="77777777" w:rsidR="00687C26" w:rsidRPr="00687C26" w:rsidRDefault="00687C26" w:rsidP="000E0072">
            <w:pPr>
              <w:pStyle w:val="Tableentry"/>
              <w:rPr>
                <w:sz w:val="20"/>
              </w:rPr>
            </w:pPr>
            <w:r w:rsidRPr="00687C26">
              <w:rPr>
                <w:sz w:val="20"/>
              </w:rPr>
              <w:t>Document</w:t>
            </w:r>
          </w:p>
        </w:tc>
        <w:tc>
          <w:tcPr>
            <w:tcW w:w="1518" w:type="dxa"/>
          </w:tcPr>
          <w:p w14:paraId="4581847A" w14:textId="77777777" w:rsidR="00687C26" w:rsidRPr="00687C26" w:rsidRDefault="00687C26" w:rsidP="000E0072">
            <w:pPr>
              <w:pStyle w:val="Tableentry"/>
              <w:rPr>
                <w:sz w:val="20"/>
              </w:rPr>
            </w:pPr>
            <w:r w:rsidRPr="00687C26">
              <w:rPr>
                <w:sz w:val="20"/>
              </w:rPr>
              <w:t xml:space="preserve">DCMI resource Types </w:t>
            </w:r>
            <w:hyperlink r:id="rId31" w:history="1">
              <w:r w:rsidRPr="00687C26">
                <w:rPr>
                  <w:rStyle w:val="Hyperlink"/>
                  <w:sz w:val="20"/>
                </w:rPr>
                <w:t>http://dublincore.org/documents/dcmi-type-vocabulary/</w:t>
              </w:r>
            </w:hyperlink>
          </w:p>
        </w:tc>
        <w:tc>
          <w:tcPr>
            <w:tcW w:w="6974" w:type="dxa"/>
          </w:tcPr>
          <w:p w14:paraId="14C41F61" w14:textId="77777777" w:rsidR="00687C26" w:rsidRPr="00687C26" w:rsidRDefault="00687C26" w:rsidP="000E70F1">
            <w:pPr>
              <w:pStyle w:val="Tableentry"/>
              <w:rPr>
                <w:sz w:val="20"/>
              </w:rPr>
            </w:pPr>
            <w:r w:rsidRPr="00687C26">
              <w:rPr>
                <w:sz w:val="20"/>
              </w:rPr>
              <w:t>A resource consisting primarily of words for reading. Examples include books, letters, dissertations, poems, newspapers, articles, archives of mailing lists. Note that facsimiles or images of texts are still of the genre Text.</w:t>
            </w:r>
          </w:p>
        </w:tc>
        <w:tc>
          <w:tcPr>
            <w:tcW w:w="1524" w:type="dxa"/>
          </w:tcPr>
          <w:p w14:paraId="42F484A9"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document:text</w:t>
            </w:r>
          </w:p>
        </w:tc>
      </w:tr>
      <w:tr w:rsidR="00687C26" w:rsidRPr="00687C26" w14:paraId="4FF2B557" w14:textId="77777777" w:rsidTr="00687C26">
        <w:trPr>
          <w:cantSplit/>
          <w:tblHeader/>
          <w:jc w:val="center"/>
        </w:trPr>
        <w:tc>
          <w:tcPr>
            <w:tcW w:w="1440" w:type="dxa"/>
          </w:tcPr>
          <w:p w14:paraId="34C73B58" w14:textId="77777777" w:rsidR="00687C26" w:rsidRPr="00687C26" w:rsidRDefault="00687C26" w:rsidP="000E70F1">
            <w:pPr>
              <w:pStyle w:val="Tableentry"/>
              <w:rPr>
                <w:rStyle w:val="Strong"/>
                <w:sz w:val="20"/>
              </w:rPr>
            </w:pPr>
            <w:r w:rsidRPr="00687C26">
              <w:rPr>
                <w:rStyle w:val="Strong"/>
                <w:sz w:val="20"/>
              </w:rPr>
              <w:t>Hypertext document</w:t>
            </w:r>
          </w:p>
        </w:tc>
        <w:tc>
          <w:tcPr>
            <w:tcW w:w="1350" w:type="dxa"/>
          </w:tcPr>
          <w:p w14:paraId="5A3C5F8E" w14:textId="77777777" w:rsidR="00687C26" w:rsidRPr="00687C26" w:rsidRDefault="00687C26" w:rsidP="000E0072">
            <w:pPr>
              <w:pStyle w:val="Tableentry"/>
              <w:rPr>
                <w:sz w:val="20"/>
              </w:rPr>
            </w:pPr>
            <w:r w:rsidRPr="00687C26">
              <w:rPr>
                <w:sz w:val="20"/>
              </w:rPr>
              <w:t>Text</w:t>
            </w:r>
          </w:p>
        </w:tc>
        <w:tc>
          <w:tcPr>
            <w:tcW w:w="1518" w:type="dxa"/>
          </w:tcPr>
          <w:p w14:paraId="592ABA74" w14:textId="77777777" w:rsidR="00687C26" w:rsidRPr="00687C26" w:rsidRDefault="00687C26" w:rsidP="000E0072">
            <w:pPr>
              <w:pStyle w:val="Tableentry"/>
              <w:rPr>
                <w:sz w:val="20"/>
              </w:rPr>
            </w:pPr>
            <w:r w:rsidRPr="00687C26">
              <w:rPr>
                <w:sz w:val="20"/>
              </w:rPr>
              <w:t>USGIN</w:t>
            </w:r>
          </w:p>
        </w:tc>
        <w:tc>
          <w:tcPr>
            <w:tcW w:w="6974" w:type="dxa"/>
          </w:tcPr>
          <w:p w14:paraId="573FD53F" w14:textId="77777777" w:rsidR="00687C26" w:rsidRPr="00687C26" w:rsidRDefault="00687C26" w:rsidP="000E70F1">
            <w:pPr>
              <w:pStyle w:val="Tableentry"/>
              <w:rPr>
                <w:sz w:val="20"/>
              </w:rPr>
            </w:pPr>
            <w:r w:rsidRPr="00687C26">
              <w:rPr>
                <w:sz w:val="20"/>
              </w:rPr>
              <w:t>A body of text that contains navigable links allowing non-linear reading paths through the work. Links to documents or other resources outside of the document are possible; and the document itself may be packaged in discrete parts (e.g. pages, files). The criteria for determining document membership are somewhat arbitrary, but in general the document (analogous to a single web site) should contain related parts authored and managed by the same agent.</w:t>
            </w:r>
          </w:p>
        </w:tc>
        <w:tc>
          <w:tcPr>
            <w:tcW w:w="1524" w:type="dxa"/>
          </w:tcPr>
          <w:p w14:paraId="46E4BB50"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document:text:hypertext document</w:t>
            </w:r>
          </w:p>
        </w:tc>
      </w:tr>
      <w:tr w:rsidR="00687C26" w:rsidRPr="00687C26" w14:paraId="5F6D29AB" w14:textId="77777777" w:rsidTr="00687C26">
        <w:trPr>
          <w:cantSplit/>
          <w:tblHeader/>
          <w:jc w:val="center"/>
        </w:trPr>
        <w:tc>
          <w:tcPr>
            <w:tcW w:w="1440" w:type="dxa"/>
          </w:tcPr>
          <w:p w14:paraId="2D23BD2C" w14:textId="77777777" w:rsidR="00687C26" w:rsidRPr="00687C26" w:rsidRDefault="00687C26" w:rsidP="000E0072">
            <w:pPr>
              <w:pStyle w:val="Tableentry"/>
              <w:rPr>
                <w:sz w:val="20"/>
              </w:rPr>
            </w:pPr>
            <w:r w:rsidRPr="00687C26">
              <w:rPr>
                <w:sz w:val="20"/>
              </w:rPr>
              <w:t>Event</w:t>
            </w:r>
          </w:p>
        </w:tc>
        <w:tc>
          <w:tcPr>
            <w:tcW w:w="1350" w:type="dxa"/>
          </w:tcPr>
          <w:p w14:paraId="4F1D1068" w14:textId="77777777" w:rsidR="00687C26" w:rsidRPr="00687C26" w:rsidRDefault="00687C26" w:rsidP="000E0072">
            <w:pPr>
              <w:pStyle w:val="Tableentry"/>
              <w:rPr>
                <w:sz w:val="20"/>
              </w:rPr>
            </w:pPr>
          </w:p>
        </w:tc>
        <w:tc>
          <w:tcPr>
            <w:tcW w:w="1518" w:type="dxa"/>
          </w:tcPr>
          <w:p w14:paraId="290B544D" w14:textId="77777777" w:rsidR="00687C26" w:rsidRPr="00687C26" w:rsidRDefault="00687C26" w:rsidP="000E0072">
            <w:pPr>
              <w:pStyle w:val="Tableentry"/>
              <w:rPr>
                <w:sz w:val="20"/>
              </w:rPr>
            </w:pPr>
            <w:r w:rsidRPr="00687C26">
              <w:rPr>
                <w:sz w:val="20"/>
              </w:rPr>
              <w:t xml:space="preserve">DCMI resource Types </w:t>
            </w:r>
            <w:hyperlink r:id="rId32" w:history="1">
              <w:r w:rsidRPr="00687C26">
                <w:rPr>
                  <w:rStyle w:val="Hyperlink"/>
                  <w:sz w:val="20"/>
                </w:rPr>
                <w:t>http://dublincore.org/documents/dcmi-type-vocabulary/</w:t>
              </w:r>
            </w:hyperlink>
          </w:p>
        </w:tc>
        <w:tc>
          <w:tcPr>
            <w:tcW w:w="6974" w:type="dxa"/>
          </w:tcPr>
          <w:p w14:paraId="32ADE4BE" w14:textId="77777777" w:rsidR="00687C26" w:rsidRPr="00687C26" w:rsidRDefault="00687C26" w:rsidP="008E1DE0">
            <w:pPr>
              <w:pStyle w:val="Tableentry"/>
              <w:rPr>
                <w:sz w:val="20"/>
              </w:rPr>
            </w:pPr>
            <w:r w:rsidRPr="00687C26">
              <w:rPr>
                <w:sz w:val="20"/>
              </w:rPr>
              <w:t>A non-persistent, time-based occurrence (perdurant). Metadata for an event provides descriptive information that is the basis for discovery of the purpose, location, duration, and responsible agents associated with an event. Examples include an exhibition, webcast, conference, workshop, open day, performance, battle, trial, wedding, tea party, and conflagration.</w:t>
            </w:r>
          </w:p>
        </w:tc>
        <w:tc>
          <w:tcPr>
            <w:tcW w:w="1524" w:type="dxa"/>
          </w:tcPr>
          <w:p w14:paraId="542D0D89"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event</w:t>
            </w:r>
          </w:p>
        </w:tc>
      </w:tr>
      <w:tr w:rsidR="00687C26" w:rsidRPr="00687C26" w14:paraId="7008E0EE" w14:textId="77777777" w:rsidTr="00687C26">
        <w:trPr>
          <w:cantSplit/>
          <w:tblHeader/>
          <w:jc w:val="center"/>
        </w:trPr>
        <w:tc>
          <w:tcPr>
            <w:tcW w:w="1440" w:type="dxa"/>
          </w:tcPr>
          <w:p w14:paraId="79E46A59" w14:textId="77777777" w:rsidR="00687C26" w:rsidRPr="00687C26" w:rsidRDefault="00687C26" w:rsidP="000E0072">
            <w:pPr>
              <w:pStyle w:val="Tableentry"/>
              <w:rPr>
                <w:sz w:val="20"/>
              </w:rPr>
            </w:pPr>
            <w:r w:rsidRPr="00687C26">
              <w:rPr>
                <w:sz w:val="20"/>
              </w:rPr>
              <w:lastRenderedPageBreak/>
              <w:t>Project</w:t>
            </w:r>
          </w:p>
        </w:tc>
        <w:tc>
          <w:tcPr>
            <w:tcW w:w="1350" w:type="dxa"/>
          </w:tcPr>
          <w:p w14:paraId="4AD0C162" w14:textId="77777777" w:rsidR="00687C26" w:rsidRPr="00687C26" w:rsidRDefault="00687C26" w:rsidP="000E0072">
            <w:pPr>
              <w:pStyle w:val="Tableentry"/>
              <w:rPr>
                <w:sz w:val="20"/>
              </w:rPr>
            </w:pPr>
            <w:r w:rsidRPr="00687C26">
              <w:rPr>
                <w:sz w:val="20"/>
              </w:rPr>
              <w:t>Event</w:t>
            </w:r>
          </w:p>
        </w:tc>
        <w:tc>
          <w:tcPr>
            <w:tcW w:w="1518" w:type="dxa"/>
          </w:tcPr>
          <w:p w14:paraId="4597998E" w14:textId="77777777" w:rsidR="00687C26" w:rsidRPr="00687C26" w:rsidRDefault="00687C26" w:rsidP="000E0072">
            <w:pPr>
              <w:pStyle w:val="Tableentry"/>
              <w:rPr>
                <w:sz w:val="20"/>
              </w:rPr>
            </w:pPr>
            <w:r w:rsidRPr="00687C26">
              <w:rPr>
                <w:sz w:val="20"/>
              </w:rPr>
              <w:t>USGIN</w:t>
            </w:r>
          </w:p>
        </w:tc>
        <w:tc>
          <w:tcPr>
            <w:tcW w:w="6974" w:type="dxa"/>
          </w:tcPr>
          <w:p w14:paraId="63EAA4F7" w14:textId="77777777" w:rsidR="00687C26" w:rsidRPr="00687C26" w:rsidRDefault="00687C26" w:rsidP="000E70F1">
            <w:pPr>
              <w:pStyle w:val="Tableentry"/>
              <w:rPr>
                <w:sz w:val="20"/>
              </w:rPr>
            </w:pPr>
            <w:r w:rsidRPr="00687C26">
              <w:rPr>
                <w:sz w:val="20"/>
              </w:rPr>
              <w:t>A termporally extended event characterized by activity that has some stated purpose; projects typically have associated spatial extents, which represent the area of interest for the project. This extent serves as a mechanism to filter descriptions and concepts in the information system for those that may be related to the project based on spatial relationships. Projects in a large organization will likely have hierarchical (part-whole) relationships.</w:t>
            </w:r>
          </w:p>
        </w:tc>
        <w:tc>
          <w:tcPr>
            <w:tcW w:w="1524" w:type="dxa"/>
          </w:tcPr>
          <w:p w14:paraId="3BC78367"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event:project</w:t>
            </w:r>
          </w:p>
        </w:tc>
      </w:tr>
      <w:tr w:rsidR="00687C26" w:rsidRPr="00687C26" w14:paraId="478C32F4" w14:textId="77777777" w:rsidTr="00687C26">
        <w:trPr>
          <w:cantSplit/>
          <w:tblHeader/>
          <w:jc w:val="center"/>
        </w:trPr>
        <w:tc>
          <w:tcPr>
            <w:tcW w:w="1440" w:type="dxa"/>
          </w:tcPr>
          <w:p w14:paraId="1FA9F47D" w14:textId="77777777" w:rsidR="00687C26" w:rsidRPr="00687C26" w:rsidRDefault="00687C26" w:rsidP="000E0072">
            <w:pPr>
              <w:pStyle w:val="Tableentry"/>
              <w:rPr>
                <w:sz w:val="20"/>
              </w:rPr>
            </w:pPr>
            <w:r w:rsidRPr="00687C26">
              <w:rPr>
                <w:sz w:val="20"/>
              </w:rPr>
              <w:t>Model</w:t>
            </w:r>
          </w:p>
        </w:tc>
        <w:tc>
          <w:tcPr>
            <w:tcW w:w="1350" w:type="dxa"/>
          </w:tcPr>
          <w:p w14:paraId="561513C9" w14:textId="77777777" w:rsidR="00687C26" w:rsidRPr="00687C26" w:rsidRDefault="00687C26" w:rsidP="000E0072">
            <w:pPr>
              <w:pStyle w:val="Tableentry"/>
              <w:rPr>
                <w:sz w:val="20"/>
              </w:rPr>
            </w:pPr>
          </w:p>
        </w:tc>
        <w:tc>
          <w:tcPr>
            <w:tcW w:w="1518" w:type="dxa"/>
          </w:tcPr>
          <w:p w14:paraId="01A4DE97" w14:textId="77777777" w:rsidR="00687C26" w:rsidRPr="00687C26" w:rsidRDefault="00687C26" w:rsidP="000E0072">
            <w:pPr>
              <w:pStyle w:val="Tableentry"/>
              <w:rPr>
                <w:sz w:val="20"/>
              </w:rPr>
            </w:pPr>
            <w:r w:rsidRPr="00687C26">
              <w:rPr>
                <w:sz w:val="20"/>
              </w:rPr>
              <w:t>USGIN</w:t>
            </w:r>
          </w:p>
        </w:tc>
        <w:tc>
          <w:tcPr>
            <w:tcW w:w="6974" w:type="dxa"/>
          </w:tcPr>
          <w:p w14:paraId="2CFBEECB" w14:textId="77777777" w:rsidR="00687C26" w:rsidRPr="00687C26" w:rsidRDefault="00687C26" w:rsidP="000E70F1">
            <w:pPr>
              <w:pStyle w:val="Tableentry"/>
              <w:rPr>
                <w:sz w:val="20"/>
              </w:rPr>
            </w:pPr>
            <w:r w:rsidRPr="00687C26">
              <w:rPr>
                <w:sz w:val="20"/>
              </w:rPr>
              <w:t xml:space="preserve">Algorithm, workflow; an abstract representation of a collection of related processes, objects and relationships. A model resource may be related to various kinds of document that portray the model, or to software that implements the model, or with datasets as input or output. </w:t>
            </w:r>
          </w:p>
        </w:tc>
        <w:tc>
          <w:tcPr>
            <w:tcW w:w="1524" w:type="dxa"/>
          </w:tcPr>
          <w:p w14:paraId="5804B478"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model</w:t>
            </w:r>
          </w:p>
        </w:tc>
      </w:tr>
      <w:tr w:rsidR="00687C26" w:rsidRPr="00687C26" w14:paraId="6F8A082D" w14:textId="77777777" w:rsidTr="00687C26">
        <w:trPr>
          <w:cantSplit/>
          <w:tblHeader/>
          <w:jc w:val="center"/>
        </w:trPr>
        <w:tc>
          <w:tcPr>
            <w:tcW w:w="1440" w:type="dxa"/>
          </w:tcPr>
          <w:p w14:paraId="688B8438" w14:textId="77777777" w:rsidR="00687C26" w:rsidRPr="00687C26" w:rsidRDefault="00687C26" w:rsidP="000E0072">
            <w:pPr>
              <w:pStyle w:val="Tableentry"/>
              <w:rPr>
                <w:rStyle w:val="Strong"/>
                <w:sz w:val="20"/>
              </w:rPr>
            </w:pPr>
            <w:r w:rsidRPr="00687C26">
              <w:rPr>
                <w:rStyle w:val="Strong"/>
                <w:sz w:val="20"/>
              </w:rPr>
              <w:t>Physical artifact</w:t>
            </w:r>
          </w:p>
        </w:tc>
        <w:tc>
          <w:tcPr>
            <w:tcW w:w="1350" w:type="dxa"/>
          </w:tcPr>
          <w:p w14:paraId="4B5C406B" w14:textId="77777777" w:rsidR="00687C26" w:rsidRPr="00687C26" w:rsidRDefault="00687C26" w:rsidP="000E0072">
            <w:pPr>
              <w:pStyle w:val="Tableentry"/>
              <w:rPr>
                <w:sz w:val="20"/>
              </w:rPr>
            </w:pPr>
          </w:p>
        </w:tc>
        <w:tc>
          <w:tcPr>
            <w:tcW w:w="1518" w:type="dxa"/>
          </w:tcPr>
          <w:p w14:paraId="2D202E2D" w14:textId="77777777" w:rsidR="00687C26" w:rsidRPr="00687C26" w:rsidRDefault="00687C26" w:rsidP="000E0072">
            <w:pPr>
              <w:pStyle w:val="Tableentry"/>
              <w:rPr>
                <w:sz w:val="20"/>
              </w:rPr>
            </w:pPr>
            <w:r w:rsidRPr="00687C26">
              <w:rPr>
                <w:sz w:val="20"/>
              </w:rPr>
              <w:t xml:space="preserve">DCMI resource Types </w:t>
            </w:r>
            <w:hyperlink r:id="rId33" w:history="1">
              <w:r w:rsidRPr="00687C26">
                <w:rPr>
                  <w:rStyle w:val="Hyperlink"/>
                  <w:sz w:val="20"/>
                </w:rPr>
                <w:t>http://dublincore.org/documents/dcmi-type-vocabulary/</w:t>
              </w:r>
            </w:hyperlink>
          </w:p>
        </w:tc>
        <w:tc>
          <w:tcPr>
            <w:tcW w:w="6974" w:type="dxa"/>
          </w:tcPr>
          <w:p w14:paraId="46983E01" w14:textId="77777777" w:rsidR="00687C26" w:rsidRPr="00687C26" w:rsidRDefault="00687C26" w:rsidP="000E70F1">
            <w:pPr>
              <w:pStyle w:val="Tableentry"/>
              <w:rPr>
                <w:sz w:val="20"/>
              </w:rPr>
            </w:pPr>
            <w:r w:rsidRPr="00687C26">
              <w:rPr>
                <w:sz w:val="20"/>
              </w:rPr>
              <w:t>General category for physical resources that are indexed by metadata records; also root of an artifact type hierarchy. An identifiable physical object. Identification is always a function of some human intention, thus differentiating an artifact from other 'natural' things. Note that digital representations of these objects that are accessible on the WWW will be Images, Text or one of the other types.</w:t>
            </w:r>
          </w:p>
        </w:tc>
        <w:tc>
          <w:tcPr>
            <w:tcW w:w="1524" w:type="dxa"/>
          </w:tcPr>
          <w:p w14:paraId="598F750B"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physical artifact</w:t>
            </w:r>
          </w:p>
        </w:tc>
      </w:tr>
      <w:tr w:rsidR="00687C26" w:rsidRPr="00687C26" w14:paraId="461A8C48" w14:textId="77777777" w:rsidTr="00687C26">
        <w:trPr>
          <w:cantSplit/>
          <w:tblHeader/>
          <w:jc w:val="center"/>
        </w:trPr>
        <w:tc>
          <w:tcPr>
            <w:tcW w:w="1440" w:type="dxa"/>
          </w:tcPr>
          <w:p w14:paraId="1D6896BE" w14:textId="77777777" w:rsidR="00687C26" w:rsidRPr="00687C26" w:rsidRDefault="00687C26" w:rsidP="000E0072">
            <w:pPr>
              <w:pStyle w:val="Tableentry"/>
              <w:rPr>
                <w:rStyle w:val="Strong"/>
                <w:sz w:val="20"/>
              </w:rPr>
            </w:pPr>
            <w:r w:rsidRPr="00687C26">
              <w:rPr>
                <w:rStyle w:val="Strong"/>
                <w:sz w:val="20"/>
              </w:rPr>
              <w:t>Service</w:t>
            </w:r>
          </w:p>
        </w:tc>
        <w:tc>
          <w:tcPr>
            <w:tcW w:w="1350" w:type="dxa"/>
          </w:tcPr>
          <w:p w14:paraId="506BBC2E" w14:textId="77777777" w:rsidR="00687C26" w:rsidRPr="00687C26" w:rsidRDefault="00687C26" w:rsidP="000E0072">
            <w:pPr>
              <w:pStyle w:val="Tableentry"/>
              <w:rPr>
                <w:sz w:val="20"/>
              </w:rPr>
            </w:pPr>
          </w:p>
        </w:tc>
        <w:tc>
          <w:tcPr>
            <w:tcW w:w="1518" w:type="dxa"/>
          </w:tcPr>
          <w:p w14:paraId="501F23A6" w14:textId="77777777" w:rsidR="00687C26" w:rsidRPr="00687C26" w:rsidRDefault="00687C26" w:rsidP="000E0072">
            <w:pPr>
              <w:pStyle w:val="Tableentry"/>
              <w:rPr>
                <w:sz w:val="20"/>
              </w:rPr>
            </w:pPr>
            <w:r w:rsidRPr="00687C26">
              <w:rPr>
                <w:sz w:val="20"/>
              </w:rPr>
              <w:t xml:space="preserve">DCMI resource Types </w:t>
            </w:r>
            <w:hyperlink r:id="rId34" w:history="1">
              <w:r w:rsidRPr="00687C26">
                <w:rPr>
                  <w:rStyle w:val="Hyperlink"/>
                  <w:sz w:val="20"/>
                </w:rPr>
                <w:t>http://dublincore.org/documents/dcmi-type-vocabulary/</w:t>
              </w:r>
            </w:hyperlink>
          </w:p>
        </w:tc>
        <w:tc>
          <w:tcPr>
            <w:tcW w:w="6974" w:type="dxa"/>
          </w:tcPr>
          <w:p w14:paraId="55A78992" w14:textId="77777777" w:rsidR="00687C26" w:rsidRPr="00687C26" w:rsidRDefault="00687C26" w:rsidP="000E70F1">
            <w:pPr>
              <w:pStyle w:val="Tableentry"/>
              <w:rPr>
                <w:sz w:val="20"/>
              </w:rPr>
            </w:pPr>
            <w:r w:rsidRPr="00687C26">
              <w:rPr>
                <w:sz w:val="20"/>
              </w:rPr>
              <w:t xml:space="preserve">A resource that provides one or more functions via a network interface designed for machine interaction. An implementation of an interface to some sort of digital resource, using either a 'pull' model in which client requests some content from the service, and receives that content in a single 'response' package, or a ‘push’ model in which client establishes connection and monitors for change events (update, new data…) from service. Difficult to draw line on when a service provides 'files' and when it provides 'data', because responses are always in a form that could be considered a file. Also includes interfaces to digital resources that provide a continuous (with some sampling interval and unit of packaging for distribution ) feed of some sort of data. </w:t>
            </w:r>
          </w:p>
        </w:tc>
        <w:tc>
          <w:tcPr>
            <w:tcW w:w="1524" w:type="dxa"/>
          </w:tcPr>
          <w:p w14:paraId="17557FF5"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service</w:t>
            </w:r>
          </w:p>
        </w:tc>
      </w:tr>
      <w:tr w:rsidR="00687C26" w:rsidRPr="00687C26" w14:paraId="6AF9C6C9" w14:textId="77777777" w:rsidTr="00687C26">
        <w:trPr>
          <w:cantSplit/>
          <w:tblHeader/>
          <w:jc w:val="center"/>
        </w:trPr>
        <w:tc>
          <w:tcPr>
            <w:tcW w:w="1440" w:type="dxa"/>
          </w:tcPr>
          <w:p w14:paraId="03847B6E" w14:textId="77777777" w:rsidR="00687C26" w:rsidRPr="00687C26" w:rsidRDefault="00687C26" w:rsidP="000E0072">
            <w:pPr>
              <w:pStyle w:val="Tableentry"/>
              <w:rPr>
                <w:sz w:val="20"/>
              </w:rPr>
            </w:pPr>
            <w:r w:rsidRPr="00687C26">
              <w:rPr>
                <w:sz w:val="20"/>
              </w:rPr>
              <w:t>Software</w:t>
            </w:r>
          </w:p>
        </w:tc>
        <w:tc>
          <w:tcPr>
            <w:tcW w:w="1350" w:type="dxa"/>
          </w:tcPr>
          <w:p w14:paraId="0C7FD333" w14:textId="77777777" w:rsidR="00687C26" w:rsidRPr="00687C26" w:rsidRDefault="00687C26" w:rsidP="000E0072">
            <w:pPr>
              <w:pStyle w:val="Tableentry"/>
              <w:rPr>
                <w:sz w:val="20"/>
              </w:rPr>
            </w:pPr>
          </w:p>
        </w:tc>
        <w:tc>
          <w:tcPr>
            <w:tcW w:w="1518" w:type="dxa"/>
          </w:tcPr>
          <w:p w14:paraId="1ED613C3" w14:textId="77777777" w:rsidR="00687C26" w:rsidRPr="00687C26" w:rsidRDefault="00687C26" w:rsidP="000E0072">
            <w:pPr>
              <w:pStyle w:val="Tableentry"/>
              <w:rPr>
                <w:sz w:val="20"/>
              </w:rPr>
            </w:pPr>
            <w:r w:rsidRPr="00687C26">
              <w:rPr>
                <w:sz w:val="20"/>
              </w:rPr>
              <w:t>USGIN</w:t>
            </w:r>
          </w:p>
        </w:tc>
        <w:tc>
          <w:tcPr>
            <w:tcW w:w="6974" w:type="dxa"/>
          </w:tcPr>
          <w:p w14:paraId="15C0D737" w14:textId="77777777" w:rsidR="00687C26" w:rsidRPr="00687C26" w:rsidRDefault="00687C26" w:rsidP="000E70F1">
            <w:pPr>
              <w:pStyle w:val="Tableentry"/>
              <w:rPr>
                <w:sz w:val="20"/>
              </w:rPr>
            </w:pPr>
            <w:r w:rsidRPr="00687C26">
              <w:rPr>
                <w:sz w:val="20"/>
              </w:rPr>
              <w:t>A computer program in source or compiled form.  Examples include a C source file, MS-Windows .exe executable, or Perl script. Identity is associated with function, authorship, and programming environment.</w:t>
            </w:r>
          </w:p>
        </w:tc>
        <w:tc>
          <w:tcPr>
            <w:tcW w:w="1524" w:type="dxa"/>
          </w:tcPr>
          <w:p w14:paraId="220D1560"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software</w:t>
            </w:r>
          </w:p>
        </w:tc>
      </w:tr>
      <w:tr w:rsidR="00687C26" w:rsidRPr="00687C26" w14:paraId="64309AA3" w14:textId="77777777" w:rsidTr="00687C26">
        <w:trPr>
          <w:cantSplit/>
          <w:tblHeader/>
          <w:jc w:val="center"/>
        </w:trPr>
        <w:tc>
          <w:tcPr>
            <w:tcW w:w="1440" w:type="dxa"/>
          </w:tcPr>
          <w:p w14:paraId="0B4BEEBB" w14:textId="77777777" w:rsidR="00687C26" w:rsidRPr="00687C26" w:rsidRDefault="00687C26" w:rsidP="000E0072">
            <w:pPr>
              <w:pStyle w:val="Tableentry"/>
              <w:rPr>
                <w:sz w:val="20"/>
              </w:rPr>
            </w:pPr>
            <w:r w:rsidRPr="00687C26">
              <w:rPr>
                <w:sz w:val="20"/>
              </w:rPr>
              <w:t>Stand-Alone</w:t>
            </w:r>
            <w:r w:rsidRPr="00687C26">
              <w:rPr>
                <w:sz w:val="20"/>
              </w:rPr>
              <w:softHyphen/>
              <w:t>Application</w:t>
            </w:r>
          </w:p>
        </w:tc>
        <w:tc>
          <w:tcPr>
            <w:tcW w:w="1350" w:type="dxa"/>
          </w:tcPr>
          <w:p w14:paraId="7B122A03" w14:textId="77777777" w:rsidR="00687C26" w:rsidRPr="00687C26" w:rsidRDefault="00687C26" w:rsidP="000E0072">
            <w:pPr>
              <w:pStyle w:val="Tableentry"/>
              <w:rPr>
                <w:sz w:val="20"/>
              </w:rPr>
            </w:pPr>
            <w:r w:rsidRPr="00687C26">
              <w:rPr>
                <w:sz w:val="20"/>
              </w:rPr>
              <w:t>Software</w:t>
            </w:r>
          </w:p>
        </w:tc>
        <w:tc>
          <w:tcPr>
            <w:tcW w:w="1518" w:type="dxa"/>
          </w:tcPr>
          <w:p w14:paraId="02E2AA22" w14:textId="77777777" w:rsidR="00687C26" w:rsidRPr="00687C26" w:rsidRDefault="00687C26" w:rsidP="000E0072">
            <w:pPr>
              <w:pStyle w:val="Tableentry"/>
              <w:rPr>
                <w:sz w:val="20"/>
              </w:rPr>
            </w:pPr>
            <w:r w:rsidRPr="00687C26">
              <w:rPr>
                <w:sz w:val="20"/>
              </w:rPr>
              <w:t xml:space="preserve">DCMI resource Types </w:t>
            </w:r>
            <w:hyperlink r:id="rId35" w:history="1">
              <w:r w:rsidRPr="00687C26">
                <w:rPr>
                  <w:rStyle w:val="Hyperlink"/>
                  <w:sz w:val="20"/>
                </w:rPr>
                <w:t>http://dublincore.org/documents/dcmi-type-vocabulary/</w:t>
              </w:r>
            </w:hyperlink>
          </w:p>
        </w:tc>
        <w:tc>
          <w:tcPr>
            <w:tcW w:w="6974" w:type="dxa"/>
          </w:tcPr>
          <w:p w14:paraId="4CA58356" w14:textId="77777777" w:rsidR="00687C26" w:rsidRPr="00687C26" w:rsidRDefault="00687C26" w:rsidP="000E70F1">
            <w:pPr>
              <w:pStyle w:val="Tableentry"/>
              <w:rPr>
                <w:sz w:val="20"/>
              </w:rPr>
            </w:pPr>
            <w:r w:rsidRPr="00687C26">
              <w:rPr>
                <w:sz w:val="20"/>
              </w:rPr>
              <w:t>Identifiable stand alone software application. Identity of resource is based on function performed, input and output requirements, and authorship. The same application may be packaged in different file formats to run in different software environments; thus an application might have one or more associated digital files. For this catalog scheme, stand alone applications are software that can be packaged in a single file and transferred between machines, unpackaged and compiled or installed on a computer meeting specified hardware and software environment conditions, to execute the described function on that computer, independent of any network connection.</w:t>
            </w:r>
          </w:p>
        </w:tc>
        <w:tc>
          <w:tcPr>
            <w:tcW w:w="1524" w:type="dxa"/>
          </w:tcPr>
          <w:p w14:paraId="04AC61CD"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software:stand-alone-application</w:t>
            </w:r>
          </w:p>
        </w:tc>
      </w:tr>
      <w:tr w:rsidR="00687C26" w:rsidRPr="00687C26" w14:paraId="01E5E451" w14:textId="77777777" w:rsidTr="00687C26">
        <w:trPr>
          <w:cantSplit/>
          <w:tblHeader/>
          <w:jc w:val="center"/>
        </w:trPr>
        <w:tc>
          <w:tcPr>
            <w:tcW w:w="1440" w:type="dxa"/>
          </w:tcPr>
          <w:p w14:paraId="37A93CA7" w14:textId="77777777" w:rsidR="00687C26" w:rsidRPr="00687C26" w:rsidRDefault="00687C26" w:rsidP="000E0072">
            <w:pPr>
              <w:pStyle w:val="Tableentry"/>
              <w:rPr>
                <w:sz w:val="20"/>
              </w:rPr>
            </w:pPr>
            <w:r w:rsidRPr="00687C26">
              <w:rPr>
                <w:sz w:val="20"/>
              </w:rPr>
              <w:lastRenderedPageBreak/>
              <w:t>Interactive</w:t>
            </w:r>
            <w:r w:rsidRPr="00687C26">
              <w:rPr>
                <w:sz w:val="20"/>
              </w:rPr>
              <w:softHyphen/>
              <w:t>Resource</w:t>
            </w:r>
          </w:p>
        </w:tc>
        <w:tc>
          <w:tcPr>
            <w:tcW w:w="1350" w:type="dxa"/>
          </w:tcPr>
          <w:p w14:paraId="7288998C" w14:textId="77777777" w:rsidR="00687C26" w:rsidRPr="00687C26" w:rsidRDefault="00687C26" w:rsidP="000E0072">
            <w:pPr>
              <w:pStyle w:val="Tableentry"/>
              <w:rPr>
                <w:sz w:val="20"/>
              </w:rPr>
            </w:pPr>
            <w:r w:rsidRPr="00687C26">
              <w:rPr>
                <w:sz w:val="20"/>
              </w:rPr>
              <w:t>Software</w:t>
            </w:r>
          </w:p>
        </w:tc>
        <w:tc>
          <w:tcPr>
            <w:tcW w:w="1518" w:type="dxa"/>
          </w:tcPr>
          <w:p w14:paraId="7D77899D" w14:textId="77777777" w:rsidR="00687C26" w:rsidRPr="00687C26" w:rsidRDefault="00687C26" w:rsidP="000E0072">
            <w:pPr>
              <w:pStyle w:val="Tableentry"/>
              <w:rPr>
                <w:sz w:val="20"/>
              </w:rPr>
            </w:pPr>
            <w:r w:rsidRPr="00687C26">
              <w:rPr>
                <w:sz w:val="20"/>
              </w:rPr>
              <w:t xml:space="preserve">DCMI resource Types </w:t>
            </w:r>
            <w:hyperlink r:id="rId36" w:history="1">
              <w:r w:rsidRPr="00687C26">
                <w:rPr>
                  <w:rStyle w:val="Hyperlink"/>
                  <w:sz w:val="20"/>
                </w:rPr>
                <w:t>http://dublincore.org/documents/dcmi-type-vocabulary/</w:t>
              </w:r>
            </w:hyperlink>
          </w:p>
        </w:tc>
        <w:tc>
          <w:tcPr>
            <w:tcW w:w="6974" w:type="dxa"/>
          </w:tcPr>
          <w:p w14:paraId="6DE752AE" w14:textId="77777777" w:rsidR="00687C26" w:rsidRPr="00687C26" w:rsidRDefault="00687C26" w:rsidP="008E1DE0">
            <w:pPr>
              <w:pStyle w:val="Tableentry"/>
              <w:rPr>
                <w:sz w:val="20"/>
              </w:rPr>
            </w:pPr>
            <w:r w:rsidRPr="00687C26">
              <w:rPr>
                <w:sz w:val="20"/>
              </w:rPr>
              <w:t>A resource requiring interaction from the user to be understood, executed, or experienced. Comment: Examples include forms on Web pages, applets, multimedia learning objects, chat services, or virtual reality environments. Interactive resources are software driven. From the point of view of the catalog, they are accessed by a URL to a web site that is the interface for operating the application. The application operates by interaction with one or more human participants. The application requires network connection to operate, is accessible via the internet, and requires human interaction.</w:t>
            </w:r>
          </w:p>
        </w:tc>
        <w:tc>
          <w:tcPr>
            <w:tcW w:w="1524" w:type="dxa"/>
          </w:tcPr>
          <w:p w14:paraId="5E5BC6C9"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software:interactive resource</w:t>
            </w:r>
          </w:p>
        </w:tc>
      </w:tr>
      <w:tr w:rsidR="00687C26" w:rsidRPr="00687C26" w14:paraId="712E669E" w14:textId="77777777" w:rsidTr="00687C26">
        <w:trPr>
          <w:cantSplit/>
          <w:tblHeader/>
          <w:jc w:val="center"/>
        </w:trPr>
        <w:tc>
          <w:tcPr>
            <w:tcW w:w="1440" w:type="dxa"/>
          </w:tcPr>
          <w:p w14:paraId="6B749BFD" w14:textId="77777777" w:rsidR="00687C26" w:rsidRPr="00687C26" w:rsidRDefault="00687C26" w:rsidP="000E0072">
            <w:pPr>
              <w:pStyle w:val="Tableentry"/>
              <w:rPr>
                <w:sz w:val="20"/>
              </w:rPr>
            </w:pPr>
            <w:r w:rsidRPr="00687C26">
              <w:rPr>
                <w:sz w:val="20"/>
              </w:rPr>
              <w:t xml:space="preserve">Structured digital data item </w:t>
            </w:r>
          </w:p>
        </w:tc>
        <w:tc>
          <w:tcPr>
            <w:tcW w:w="1350" w:type="dxa"/>
          </w:tcPr>
          <w:p w14:paraId="73912B53" w14:textId="77777777" w:rsidR="00687C26" w:rsidRPr="00687C26" w:rsidRDefault="00687C26" w:rsidP="000E0072">
            <w:pPr>
              <w:pStyle w:val="Tableentry"/>
              <w:rPr>
                <w:sz w:val="20"/>
              </w:rPr>
            </w:pPr>
          </w:p>
        </w:tc>
        <w:tc>
          <w:tcPr>
            <w:tcW w:w="1518" w:type="dxa"/>
          </w:tcPr>
          <w:p w14:paraId="23380E02" w14:textId="77777777" w:rsidR="00687C26" w:rsidRPr="00687C26" w:rsidRDefault="00687C26" w:rsidP="000E0072">
            <w:pPr>
              <w:pStyle w:val="Tableentry"/>
              <w:rPr>
                <w:sz w:val="20"/>
              </w:rPr>
            </w:pPr>
            <w:r w:rsidRPr="00687C26">
              <w:rPr>
                <w:sz w:val="20"/>
              </w:rPr>
              <w:t>USGIN</w:t>
            </w:r>
          </w:p>
        </w:tc>
        <w:tc>
          <w:tcPr>
            <w:tcW w:w="6974" w:type="dxa"/>
          </w:tcPr>
          <w:p w14:paraId="387E2A22" w14:textId="77777777" w:rsidR="00687C26" w:rsidRPr="00687C26" w:rsidRDefault="00687C26" w:rsidP="008E1DE0">
            <w:pPr>
              <w:pStyle w:val="Tableentry"/>
              <w:rPr>
                <w:sz w:val="20"/>
              </w:rPr>
            </w:pPr>
            <w:r w:rsidRPr="00687C26">
              <w:rPr>
                <w:sz w:val="20"/>
              </w:rPr>
              <w:t xml:space="preserve">An individually identifiable item in a structured digital data collection. Characterized by a schema, and some particular values. In ISO11179 terms, this is an instance of a data element. Tagging, commenting, reviewing, rating community interaction with catalog will probably require metadata records about particular data items in cataloged datasets (including metadata items in catalogs.) </w:t>
            </w:r>
          </w:p>
        </w:tc>
        <w:tc>
          <w:tcPr>
            <w:tcW w:w="1524" w:type="dxa"/>
          </w:tcPr>
          <w:p w14:paraId="5B233829"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structured digital data item</w:t>
            </w:r>
          </w:p>
        </w:tc>
      </w:tr>
      <w:tr w:rsidR="00687C26" w:rsidRPr="00687C26" w14:paraId="39EF1017" w14:textId="77777777" w:rsidTr="00687C26">
        <w:trPr>
          <w:cantSplit/>
          <w:tblHeader/>
          <w:jc w:val="center"/>
        </w:trPr>
        <w:tc>
          <w:tcPr>
            <w:tcW w:w="1440" w:type="dxa"/>
          </w:tcPr>
          <w:p w14:paraId="1C23A08E" w14:textId="77777777" w:rsidR="00687C26" w:rsidRPr="00687C26" w:rsidRDefault="00687C26" w:rsidP="000E0072">
            <w:pPr>
              <w:pStyle w:val="Tableentry"/>
              <w:rPr>
                <w:rStyle w:val="Strong"/>
                <w:sz w:val="20"/>
              </w:rPr>
            </w:pPr>
            <w:r w:rsidRPr="00687C26">
              <w:rPr>
                <w:rStyle w:val="Strong"/>
                <w:sz w:val="20"/>
              </w:rPr>
              <w:t>Sampling point, site, station</w:t>
            </w:r>
          </w:p>
        </w:tc>
        <w:tc>
          <w:tcPr>
            <w:tcW w:w="1350" w:type="dxa"/>
          </w:tcPr>
          <w:p w14:paraId="1DD32375" w14:textId="77777777" w:rsidR="00687C26" w:rsidRPr="00687C26" w:rsidRDefault="00687C26" w:rsidP="000E0072">
            <w:pPr>
              <w:pStyle w:val="Tableentry"/>
              <w:rPr>
                <w:sz w:val="20"/>
              </w:rPr>
            </w:pPr>
            <w:r w:rsidRPr="00687C26">
              <w:rPr>
                <w:sz w:val="20"/>
              </w:rPr>
              <w:t>Structured digital data item</w:t>
            </w:r>
          </w:p>
        </w:tc>
        <w:tc>
          <w:tcPr>
            <w:tcW w:w="1518" w:type="dxa"/>
          </w:tcPr>
          <w:p w14:paraId="4803F800" w14:textId="77777777" w:rsidR="00687C26" w:rsidRPr="00687C26" w:rsidRDefault="00687C26" w:rsidP="000E0072">
            <w:pPr>
              <w:pStyle w:val="Tableentry"/>
              <w:rPr>
                <w:sz w:val="20"/>
              </w:rPr>
            </w:pPr>
            <w:r w:rsidRPr="00687C26">
              <w:rPr>
                <w:sz w:val="20"/>
              </w:rPr>
              <w:t>From ScienceBase item types, SMR redux</w:t>
            </w:r>
          </w:p>
        </w:tc>
        <w:tc>
          <w:tcPr>
            <w:tcW w:w="6974" w:type="dxa"/>
          </w:tcPr>
          <w:p w14:paraId="5B4DF030" w14:textId="77777777" w:rsidR="00687C26" w:rsidRPr="00687C26" w:rsidRDefault="00687C26" w:rsidP="000E70F1">
            <w:pPr>
              <w:pStyle w:val="Tableentry"/>
              <w:rPr>
                <w:sz w:val="20"/>
              </w:rPr>
            </w:pPr>
            <w:r w:rsidRPr="00687C26">
              <w:rPr>
                <w:sz w:val="20"/>
              </w:rPr>
              <w:t xml:space="preserve">A resource that is a location-based container/base for observation data. These represent OGC O&amp;M sampling features, and can be generalized to  include other sampling geometry (borehole, image footprint)... Analogous in function to a keyword, but carries metadata on who located, when, why, how... </w:t>
            </w:r>
          </w:p>
        </w:tc>
        <w:tc>
          <w:tcPr>
            <w:tcW w:w="1524" w:type="dxa"/>
          </w:tcPr>
          <w:p w14:paraId="5804599F" w14:textId="77777777" w:rsidR="00687C26" w:rsidRPr="00687C26" w:rsidRDefault="00687C26">
            <w:pPr>
              <w:rPr>
                <w:rFonts w:ascii="Calibri" w:hAnsi="Calibri"/>
                <w:color w:val="000000"/>
                <w:sz w:val="20"/>
                <w:szCs w:val="20"/>
              </w:rPr>
            </w:pPr>
            <w:r w:rsidRPr="00687C26">
              <w:rPr>
                <w:rFonts w:ascii="Calibri" w:hAnsi="Calibri"/>
                <w:color w:val="000000"/>
                <w:sz w:val="20"/>
                <w:szCs w:val="20"/>
              </w:rPr>
              <w:t>sampling point</w:t>
            </w:r>
          </w:p>
        </w:tc>
      </w:tr>
    </w:tbl>
    <w:p w14:paraId="23490857" w14:textId="77777777" w:rsidR="0032148F" w:rsidRPr="00CB2F1D" w:rsidRDefault="0032148F" w:rsidP="00BC68BB">
      <w:pPr>
        <w:rPr>
          <w:lang w:eastAsia="ja-JP"/>
        </w:rPr>
      </w:pPr>
    </w:p>
    <w:p w14:paraId="43D1BE1B" w14:textId="77777777" w:rsidR="0032148F" w:rsidRPr="00CB2F1D" w:rsidRDefault="0032148F">
      <w:pPr>
        <w:pStyle w:val="Heading1"/>
      </w:pPr>
      <w:bookmarkStart w:id="36" w:name="_Toc381426755"/>
      <w:bookmarkStart w:id="37" w:name="_Toc161664991"/>
      <w:r w:rsidRPr="00CB2F1D">
        <w:lastRenderedPageBreak/>
        <w:t xml:space="preserve">USGIN </w:t>
      </w:r>
      <w:r w:rsidR="00A357C8">
        <w:t>Usage of Metadata Elements</w:t>
      </w:r>
      <w:bookmarkEnd w:id="36"/>
    </w:p>
    <w:p w14:paraId="6076FD1B" w14:textId="77777777" w:rsidR="0032148F" w:rsidRPr="00CB2F1D" w:rsidRDefault="00E6692A" w:rsidP="00A357C8">
      <w:pPr>
        <w:pStyle w:val="Heading2"/>
      </w:pPr>
      <w:bookmarkStart w:id="38" w:name="_Toc381426756"/>
      <w:r>
        <w:t>Core s</w:t>
      </w:r>
      <w:r w:rsidR="0032148F" w:rsidRPr="00CB2F1D">
        <w:t>patial dataset</w:t>
      </w:r>
      <w:r w:rsidR="00447B54">
        <w:t xml:space="preserve">, </w:t>
      </w:r>
      <w:r w:rsidR="0032148F" w:rsidRPr="00CB2F1D">
        <w:t>dataset series</w:t>
      </w:r>
      <w:r>
        <w:t xml:space="preserve">, and </w:t>
      </w:r>
      <w:r w:rsidR="00447B54">
        <w:t>service elements</w:t>
      </w:r>
      <w:bookmarkEnd w:id="38"/>
    </w:p>
    <w:p w14:paraId="4FD8D2D8" w14:textId="77777777"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datasets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element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metadata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14:paraId="4C1D80BC" w14:textId="77777777" w:rsidR="0032148F" w:rsidRPr="00CB2F1D" w:rsidRDefault="0032148F" w:rsidP="0008310B">
      <w:pPr>
        <w:pStyle w:val="Caption"/>
      </w:pPr>
      <w:bookmarkStart w:id="39" w:name="_Ref244579224"/>
      <w:bookmarkStart w:id="40" w:name="_Toc277856261"/>
      <w:r w:rsidRPr="00CB2F1D">
        <w:t xml:space="preserve">Table </w:t>
      </w:r>
      <w:fldSimple w:instr=" SEQ Table \* ARABIC ">
        <w:r w:rsidR="00877F9F">
          <w:rPr>
            <w:noProof/>
          </w:rPr>
          <w:t>2</w:t>
        </w:r>
      </w:fldSimple>
      <w:bookmarkEnd w:id="39"/>
      <w:r w:rsidRPr="00CB2F1D">
        <w:t xml:space="preserve">. </w:t>
      </w:r>
      <w:bookmarkStart w:id="41"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40"/>
      <w:bookmarkEnd w:id="41"/>
    </w:p>
    <w:tbl>
      <w:tblPr>
        <w:tblW w:w="492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62"/>
        <w:gridCol w:w="1141"/>
        <w:gridCol w:w="9097"/>
      </w:tblGrid>
      <w:tr w:rsidR="005B2A5C" w:rsidRPr="00CB2F1D" w14:paraId="7207CF71" w14:textId="77777777" w:rsidTr="00C55311">
        <w:trPr>
          <w:cantSplit/>
          <w:tblHeader/>
        </w:trPr>
        <w:tc>
          <w:tcPr>
            <w:tcW w:w="1151" w:type="pct"/>
          </w:tcPr>
          <w:p w14:paraId="22E08517" w14:textId="77777777" w:rsidR="0032148F" w:rsidRPr="00FF4644" w:rsidRDefault="0032148F" w:rsidP="00A357C8">
            <w:pPr>
              <w:pStyle w:val="Tableheading"/>
            </w:pPr>
            <w:bookmarkStart w:id="42" w:name="OLE_LINK1"/>
            <w:r w:rsidRPr="00FF4644">
              <w:t>ISO 19115 (M/C/O)</w:t>
            </w:r>
            <w:r w:rsidRPr="00FF4644">
              <w:br/>
              <w:t>xPath</w:t>
            </w:r>
            <w:r w:rsidR="002D0E36" w:rsidRPr="00FF4644">
              <w:t xml:space="preserve"> from MD_Metadata</w:t>
            </w:r>
          </w:p>
        </w:tc>
        <w:tc>
          <w:tcPr>
            <w:tcW w:w="429" w:type="pct"/>
          </w:tcPr>
          <w:p w14:paraId="1A5E8033" w14:textId="77777777" w:rsidR="0032148F" w:rsidRPr="00FF4644" w:rsidRDefault="0032148F" w:rsidP="00A357C8">
            <w:pPr>
              <w:pStyle w:val="Tableheading"/>
            </w:pPr>
            <w:r w:rsidRPr="00FF4644">
              <w:t>NAP-USGIN</w:t>
            </w:r>
            <w:r w:rsidR="007F14E7" w:rsidRPr="00FF4644">
              <w:t xml:space="preserve"> M/C/O</w:t>
            </w:r>
          </w:p>
        </w:tc>
        <w:tc>
          <w:tcPr>
            <w:tcW w:w="3420" w:type="pct"/>
          </w:tcPr>
          <w:p w14:paraId="3668EAE3" w14:textId="77777777" w:rsidR="0032148F" w:rsidRPr="00FF4644" w:rsidRDefault="0032148F" w:rsidP="00A357C8">
            <w:pPr>
              <w:pStyle w:val="Tableheading"/>
            </w:pPr>
            <w:r w:rsidRPr="00FF4644">
              <w:t>Comments</w:t>
            </w:r>
          </w:p>
        </w:tc>
      </w:tr>
      <w:tr w:rsidR="005B2A5C" w:rsidRPr="00CB2F1D" w14:paraId="3EC144A1" w14:textId="77777777" w:rsidTr="00C55311">
        <w:tc>
          <w:tcPr>
            <w:tcW w:w="1151" w:type="pct"/>
          </w:tcPr>
          <w:p w14:paraId="30AE1F1B" w14:textId="77777777" w:rsidR="0032148F" w:rsidRPr="00CB2F1D" w:rsidRDefault="0032148F" w:rsidP="00A357C8">
            <w:r w:rsidRPr="00CB2F1D">
              <w:t>Metadata file identifier (O)</w:t>
            </w:r>
          </w:p>
          <w:p w14:paraId="22EC2ECB" w14:textId="77777777" w:rsidR="0032148F" w:rsidRPr="00CB2F1D" w:rsidRDefault="0032148F" w:rsidP="00A357C8">
            <w:pPr>
              <w:rPr>
                <w:rStyle w:val="ElementxPath"/>
              </w:rPr>
            </w:pPr>
            <w:r w:rsidRPr="00CB2F1D">
              <w:rPr>
                <w:rStyle w:val="ElementxPath"/>
              </w:rPr>
              <w:t>fileIdentifier</w:t>
            </w:r>
          </w:p>
        </w:tc>
        <w:tc>
          <w:tcPr>
            <w:tcW w:w="429" w:type="pct"/>
          </w:tcPr>
          <w:p w14:paraId="59CBEF5F" w14:textId="77777777" w:rsidR="0032148F" w:rsidRPr="00CB2F1D" w:rsidRDefault="0032148F" w:rsidP="00A357C8">
            <w:pPr>
              <w:jc w:val="center"/>
            </w:pPr>
            <w:r w:rsidRPr="00CB2F1D">
              <w:t>M-M</w:t>
            </w:r>
          </w:p>
        </w:tc>
        <w:tc>
          <w:tcPr>
            <w:tcW w:w="3420" w:type="pct"/>
          </w:tcPr>
          <w:p w14:paraId="7FAAF03E" w14:textId="77777777"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metadata record  i</w:t>
            </w:r>
            <w:r w:rsidR="0032148F" w:rsidRPr="00CB2F1D">
              <w:t xml:space="preserve">dentifier must be included to allow CSW operations such as GetRecordById or harvest transactions. </w:t>
            </w:r>
            <w:r w:rsidR="000F1EA0">
              <w:t>This identifier should be copied during harvest operations. Ideally there is one metadata record describing each resource, such that there should be a one-to-one mapping between metadata fileIdentifiers and DatasetURIs. However, not all described resources will have a DatasetURI, and the metadata record is a different resource from the resource it describes, and thus should not have the same identifier. The protocol used to generate the identifier does not matter, as long as it generates globally unique identifier strings. Services that rely on natural keys (e.g. serviceURL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14:paraId="5BCF6778" w14:textId="77777777"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fileIdentifier</w:t>
            </w:r>
            <w:r w:rsidR="0032148F" w:rsidRPr="00CB2F1D">
              <w:t xml:space="preserve"> </w:t>
            </w:r>
            <w:r w:rsidR="00F62DEE" w:rsidRPr="00CB2F1D">
              <w:t>is</w:t>
            </w:r>
            <w:r w:rsidR="0032148F" w:rsidRPr="00CB2F1D">
              <w:t xml:space="preserve"> used to identify duplicate copies of metadata records</w:t>
            </w:r>
            <w:r w:rsidR="00F62DEE" w:rsidRPr="00CB2F1D">
              <w:t xml:space="preserve">, to reference one metadata record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described resource (e.g. </w:t>
            </w:r>
            <w:r w:rsidR="00F62DEE" w:rsidRPr="00CB2F1D">
              <w:rPr>
                <w:rStyle w:val="ElementxPath"/>
              </w:rPr>
              <w:t>DS_Dataset/has/MD_Metadata</w:t>
            </w:r>
            <w:r w:rsidR="00F62DEE" w:rsidRPr="00CB2F1D">
              <w:t>)</w:t>
            </w:r>
            <w:r w:rsidR="0032148F" w:rsidRPr="00CB2F1D">
              <w:t xml:space="preserve">. If there is a difference between the </w:t>
            </w:r>
            <w:r w:rsidR="0032148F" w:rsidRPr="00CB2F1D">
              <w:lastRenderedPageBreak/>
              <w:t>two metadata records then one can determine the appropriate version by the content of other elements in the metadata record. The authoritative metadata record should be the only one made publicly available in metadata search systems such as a catalog service.</w:t>
            </w:r>
          </w:p>
        </w:tc>
      </w:tr>
      <w:tr w:rsidR="005B2A5C" w:rsidRPr="00CB2F1D" w14:paraId="2B418BBD" w14:textId="77777777" w:rsidTr="00C55311">
        <w:trPr>
          <w:cantSplit/>
        </w:trPr>
        <w:tc>
          <w:tcPr>
            <w:tcW w:w="1151" w:type="pct"/>
          </w:tcPr>
          <w:p w14:paraId="1772ACC2" w14:textId="77777777" w:rsidR="0032148F" w:rsidRPr="00CB2F1D" w:rsidRDefault="0032148F" w:rsidP="00A357C8">
            <w:r w:rsidRPr="00CB2F1D">
              <w:lastRenderedPageBreak/>
              <w:t>Metadata language (M)</w:t>
            </w:r>
          </w:p>
          <w:p w14:paraId="255A40E8" w14:textId="77777777" w:rsidR="0032148F" w:rsidRPr="00CB2F1D" w:rsidRDefault="0032148F" w:rsidP="00A357C8">
            <w:pPr>
              <w:rPr>
                <w:rStyle w:val="ElementxPath"/>
              </w:rPr>
            </w:pPr>
            <w:r w:rsidRPr="00CB2F1D">
              <w:rPr>
                <w:rStyle w:val="ElementxPath"/>
              </w:rPr>
              <w:t>language</w:t>
            </w:r>
          </w:p>
        </w:tc>
        <w:tc>
          <w:tcPr>
            <w:tcW w:w="429" w:type="pct"/>
          </w:tcPr>
          <w:p w14:paraId="1278C120" w14:textId="77777777" w:rsidR="0032148F" w:rsidRPr="00CB2F1D" w:rsidRDefault="0032148F" w:rsidP="00A357C8">
            <w:pPr>
              <w:jc w:val="center"/>
            </w:pPr>
            <w:r w:rsidRPr="00CB2F1D">
              <w:t>M-M</w:t>
            </w:r>
          </w:p>
        </w:tc>
        <w:tc>
          <w:tcPr>
            <w:tcW w:w="3420" w:type="pct"/>
          </w:tcPr>
          <w:p w14:paraId="3D95AEFC" w14:textId="77777777"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14:paraId="3266C287" w14:textId="77777777"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code&gt;&lt;;&gt;&lt;blank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character will work with either convention.</w:t>
            </w:r>
            <w:r>
              <w:t>)</w:t>
            </w:r>
          </w:p>
        </w:tc>
      </w:tr>
      <w:tr w:rsidR="005B2A5C" w:rsidRPr="00CB2F1D" w14:paraId="4B5415D4" w14:textId="77777777" w:rsidTr="00C55311">
        <w:trPr>
          <w:cantSplit/>
        </w:trPr>
        <w:tc>
          <w:tcPr>
            <w:tcW w:w="1151" w:type="pct"/>
          </w:tcPr>
          <w:p w14:paraId="0C9A8B35" w14:textId="77777777" w:rsidR="0032148F" w:rsidRPr="00CB2F1D" w:rsidRDefault="0032148F" w:rsidP="00A357C8">
            <w:r w:rsidRPr="00CB2F1D">
              <w:t>Metadata character set (C)</w:t>
            </w:r>
          </w:p>
          <w:p w14:paraId="1FDB36EA" w14:textId="77777777" w:rsidR="0032148F" w:rsidRPr="00CB2F1D" w:rsidRDefault="0032148F" w:rsidP="00A357C8">
            <w:pPr>
              <w:rPr>
                <w:rStyle w:val="ElementxPath"/>
              </w:rPr>
            </w:pPr>
            <w:r w:rsidRPr="00CB2F1D">
              <w:rPr>
                <w:rStyle w:val="ElementxPath"/>
              </w:rPr>
              <w:t>characterSet</w:t>
            </w:r>
          </w:p>
        </w:tc>
        <w:tc>
          <w:tcPr>
            <w:tcW w:w="429" w:type="pct"/>
          </w:tcPr>
          <w:p w14:paraId="37D66D80" w14:textId="77777777" w:rsidR="0032148F" w:rsidRPr="00CB2F1D" w:rsidRDefault="0032148F" w:rsidP="00A357C8">
            <w:pPr>
              <w:jc w:val="center"/>
            </w:pPr>
            <w:r w:rsidRPr="00CB2F1D">
              <w:t>M-M</w:t>
            </w:r>
          </w:p>
        </w:tc>
        <w:tc>
          <w:tcPr>
            <w:tcW w:w="3420" w:type="pct"/>
          </w:tcPr>
          <w:p w14:paraId="38338DB5" w14:textId="77777777" w:rsidR="0032148F" w:rsidRPr="00CB2F1D" w:rsidRDefault="00EB7DFB" w:rsidP="00A357C8">
            <w:pPr>
              <w:pStyle w:val="Tableentry"/>
            </w:pPr>
            <w:r>
              <w:t xml:space="preserve">USGIN </w:t>
            </w:r>
            <w:r w:rsidR="00972569">
              <w:t>recommends</w:t>
            </w:r>
            <w:r w:rsidR="00887022">
              <w:t xml:space="preserve"> use of ISO codelists: codeListValue=”utf8” codelist=</w:t>
            </w:r>
            <w:r w:rsidR="00972569">
              <w:t xml:space="preserve"> </w:t>
            </w:r>
            <w:r w:rsidR="00887022">
              <w:t>”</w:t>
            </w:r>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codelist usage.</w:t>
            </w:r>
          </w:p>
          <w:p w14:paraId="2CD03A2A" w14:textId="77777777" w:rsidR="0032148F" w:rsidRPr="00CB2F1D" w:rsidRDefault="0032148F" w:rsidP="000E70F1">
            <w:pPr>
              <w:pStyle w:val="Tableentry"/>
            </w:pPr>
            <w:r w:rsidRPr="00CB2F1D">
              <w:t xml:space="preserve">USGIN requires that a character set code is </w:t>
            </w:r>
            <w:r w:rsidR="005B4071">
              <w:t>specified, but this will normally be a default value for all records in a catalog.</w:t>
            </w:r>
          </w:p>
        </w:tc>
      </w:tr>
      <w:tr w:rsidR="005B2A5C" w:rsidRPr="00CB2F1D" w14:paraId="1BB49287" w14:textId="77777777" w:rsidTr="00C55311">
        <w:trPr>
          <w:cantSplit/>
        </w:trPr>
        <w:tc>
          <w:tcPr>
            <w:tcW w:w="1151" w:type="pct"/>
          </w:tcPr>
          <w:p w14:paraId="73D6452C" w14:textId="77777777" w:rsidR="0032148F" w:rsidRPr="00CB2F1D" w:rsidRDefault="0032148F" w:rsidP="00A357C8">
            <w:r w:rsidRPr="00CB2F1D">
              <w:t>Parent metadata record (O)</w:t>
            </w:r>
          </w:p>
          <w:p w14:paraId="7E289D0B" w14:textId="77777777" w:rsidR="0032148F" w:rsidRPr="00CB2F1D" w:rsidRDefault="0032148F" w:rsidP="00A357C8">
            <w:pPr>
              <w:rPr>
                <w:rStyle w:val="ElementxPath"/>
              </w:rPr>
            </w:pPr>
            <w:r w:rsidRPr="00CB2F1D">
              <w:rPr>
                <w:rStyle w:val="ElementxPath"/>
              </w:rPr>
              <w:t>parentIdentifier</w:t>
            </w:r>
          </w:p>
        </w:tc>
        <w:tc>
          <w:tcPr>
            <w:tcW w:w="429" w:type="pct"/>
          </w:tcPr>
          <w:p w14:paraId="771DBD22" w14:textId="77777777" w:rsidR="0032148F" w:rsidRPr="00CB2F1D" w:rsidDel="00913420" w:rsidRDefault="0032148F" w:rsidP="00A357C8">
            <w:pPr>
              <w:jc w:val="center"/>
            </w:pPr>
            <w:r w:rsidRPr="00CB2F1D">
              <w:t>O-X</w:t>
            </w:r>
          </w:p>
        </w:tc>
        <w:tc>
          <w:tcPr>
            <w:tcW w:w="3420" w:type="pct"/>
          </w:tcPr>
          <w:p w14:paraId="4AEDB138" w14:textId="77777777"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using parent links, so this element is not used. To represent relat</w:t>
            </w:r>
            <w:r w:rsidRPr="00E54293">
              <w:t xml:space="preserve">ionships between described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14:paraId="629EADC9" w14:textId="77777777" w:rsidTr="00C55311">
        <w:trPr>
          <w:cantSplit/>
        </w:trPr>
        <w:tc>
          <w:tcPr>
            <w:tcW w:w="1151" w:type="pct"/>
          </w:tcPr>
          <w:p w14:paraId="79660F12" w14:textId="77777777" w:rsidR="0032148F" w:rsidRPr="00CB2F1D" w:rsidRDefault="0032148F" w:rsidP="00A357C8">
            <w:r w:rsidRPr="00CB2F1D">
              <w:lastRenderedPageBreak/>
              <w:t>Resource type (C)</w:t>
            </w:r>
          </w:p>
          <w:p w14:paraId="5B5D110F" w14:textId="77777777" w:rsidR="0032148F" w:rsidRPr="00CB2F1D" w:rsidRDefault="0032148F" w:rsidP="00A357C8">
            <w:pPr>
              <w:rPr>
                <w:rStyle w:val="ElementxPath"/>
              </w:rPr>
            </w:pPr>
            <w:r w:rsidRPr="00CB2F1D">
              <w:rPr>
                <w:rStyle w:val="ElementxPath"/>
              </w:rPr>
              <w:t>hierarchyLevel</w:t>
            </w:r>
          </w:p>
        </w:tc>
        <w:tc>
          <w:tcPr>
            <w:tcW w:w="429" w:type="pct"/>
          </w:tcPr>
          <w:p w14:paraId="1C645F77" w14:textId="77777777" w:rsidR="0032148F" w:rsidRPr="00CB2F1D" w:rsidRDefault="0032148F" w:rsidP="00A357C8">
            <w:pPr>
              <w:jc w:val="center"/>
            </w:pPr>
            <w:r w:rsidRPr="00CB2F1D">
              <w:t>M-M</w:t>
            </w:r>
          </w:p>
        </w:tc>
        <w:tc>
          <w:tcPr>
            <w:tcW w:w="3420" w:type="pct"/>
          </w:tcPr>
          <w:p w14:paraId="51AF2B1A" w14:textId="77777777"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discussion of encoding of codelist values. Due to interoperability problems, USGIN mandates use of ISO codelists.</w:t>
            </w:r>
          </w:p>
          <w:p w14:paraId="48155A3D" w14:textId="77777777"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 xml:space="preserve">For USGIN catalog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series, nonGeographicDataset, dimensionGroup, fieldSession, software, service, model, tile</w:t>
            </w:r>
            <w:r w:rsidR="005D5655" w:rsidRPr="00FA16A0">
              <w:t>}</w:t>
            </w:r>
            <w:r w:rsidR="0072747F">
              <w:t>; other values from the ISO 19115 Scope Code list will be considered out of scope for USGIN catalog metadata and the metadata record may be ignored by harvesting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element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14:paraId="7633AF2C" w14:textId="77777777"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&lt;gmd:hierarchyLevel&gt;</w:t>
            </w:r>
          </w:p>
          <w:p w14:paraId="37D42318" w14:textId="77777777"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 xml:space="preserve">  &lt;gmd:MD_ScopeCode </w:t>
            </w:r>
          </w:p>
          <w:p w14:paraId="60533026" w14:textId="77777777" w:rsidR="0084514F" w:rsidRPr="00C55311" w:rsidRDefault="0084514F" w:rsidP="00C55311">
            <w:pPr>
              <w:autoSpaceDE w:val="0"/>
              <w:autoSpaceDN w:val="0"/>
              <w:adjustRightInd w:val="0"/>
              <w:spacing w:before="0" w:after="0"/>
              <w:ind w:left="354" w:hanging="200"/>
              <w:rPr>
                <w:rFonts w:cs="Arial"/>
                <w:color w:val="FF0000"/>
                <w:szCs w:val="22"/>
              </w:rPr>
            </w:pPr>
            <w:r w:rsidRPr="00C55311">
              <w:rPr>
                <w:rFonts w:cs="Arial"/>
                <w:color w:val="FF0000"/>
                <w:szCs w:val="22"/>
              </w:rPr>
              <w:t xml:space="preserve">    codeList</w:t>
            </w:r>
            <w:r w:rsidRPr="00C55311">
              <w:rPr>
                <w:rFonts w:cs="Arial"/>
                <w:color w:val="0000FF"/>
                <w:szCs w:val="22"/>
              </w:rPr>
              <w:t>=</w:t>
            </w:r>
            <w:r w:rsidRPr="00C55311">
              <w:rPr>
                <w:rStyle w:val="XMLExampleChar0"/>
                <w:rFonts w:ascii="Arial" w:hAnsi="Arial" w:cs="Arial"/>
                <w:bCs/>
                <w:color w:val="8000FF"/>
                <w:sz w:val="22"/>
                <w:szCs w:val="22"/>
              </w:rPr>
              <w:t>"http://standards.iso.org/ittf/PubliclyAvailableStandards/ ISO_19139_Schemas/resources/Codelist/gmxCodelists.xml#MD_</w:t>
            </w:r>
            <w:r w:rsidR="00887022" w:rsidRPr="00C55311">
              <w:rPr>
                <w:rStyle w:val="XMLExampleChar0"/>
                <w:rFonts w:ascii="Arial" w:hAnsi="Arial" w:cs="Arial"/>
                <w:bCs/>
                <w:color w:val="8000FF"/>
                <w:sz w:val="22"/>
                <w:szCs w:val="22"/>
              </w:rPr>
              <w:t>ScopeCode</w:t>
            </w:r>
            <w:r w:rsidRPr="00C55311">
              <w:rPr>
                <w:rStyle w:val="XMLExampleChar0"/>
                <w:rFonts w:ascii="Arial" w:hAnsi="Arial" w:cs="Arial"/>
                <w:bCs/>
                <w:color w:val="8000FF"/>
                <w:sz w:val="22"/>
                <w:szCs w:val="22"/>
              </w:rPr>
              <w:t>"</w:t>
            </w:r>
          </w:p>
          <w:p w14:paraId="726B193D" w14:textId="77777777" w:rsidR="0084514F" w:rsidRPr="00C55311" w:rsidRDefault="0084514F" w:rsidP="00C55311">
            <w:pPr>
              <w:autoSpaceDE w:val="0"/>
              <w:autoSpaceDN w:val="0"/>
              <w:adjustRightInd w:val="0"/>
              <w:spacing w:before="0" w:after="0"/>
              <w:ind w:left="254" w:hanging="154"/>
              <w:rPr>
                <w:rFonts w:cs="Arial"/>
                <w:color w:val="0000FF"/>
                <w:szCs w:val="22"/>
              </w:rPr>
            </w:pPr>
            <w:r w:rsidRPr="00C55311">
              <w:rPr>
                <w:rFonts w:cs="Arial"/>
                <w:color w:val="000000"/>
                <w:szCs w:val="22"/>
              </w:rPr>
              <w:t xml:space="preserve">    </w:t>
            </w:r>
            <w:r w:rsidRPr="00C55311">
              <w:rPr>
                <w:rFonts w:cs="Arial"/>
                <w:color w:val="FF0000"/>
                <w:szCs w:val="22"/>
              </w:rPr>
              <w:t>codeListValue</w:t>
            </w:r>
            <w:r w:rsidRPr="00C55311">
              <w:rPr>
                <w:rFonts w:cs="Arial"/>
                <w:color w:val="0000FF"/>
                <w:szCs w:val="22"/>
              </w:rPr>
              <w:t>=</w:t>
            </w:r>
            <w:r w:rsidRPr="00C55311">
              <w:rPr>
                <w:rStyle w:val="XMLExampleChar0"/>
                <w:rFonts w:ascii="Arial" w:hAnsi="Arial" w:cs="Arial"/>
                <w:bCs/>
                <w:color w:val="8000FF"/>
                <w:sz w:val="22"/>
                <w:szCs w:val="22"/>
              </w:rPr>
              <w:t>"dataset"</w:t>
            </w:r>
            <w:r w:rsidRPr="00C55311">
              <w:rPr>
                <w:rFonts w:cs="Arial"/>
                <w:color w:val="0000FF"/>
                <w:szCs w:val="22"/>
              </w:rPr>
              <w:t>&gt;</w:t>
            </w:r>
            <w:r w:rsidRPr="00C55311">
              <w:rPr>
                <w:rFonts w:cs="Arial"/>
                <w:color w:val="000000"/>
                <w:szCs w:val="22"/>
              </w:rPr>
              <w:t>dataset</w:t>
            </w:r>
            <w:r w:rsidRPr="00C55311">
              <w:rPr>
                <w:rFonts w:cs="Arial"/>
                <w:color w:val="0000FF"/>
                <w:szCs w:val="22"/>
              </w:rPr>
              <w:t>&lt;/gmd:MD_ScopeCode&gt;</w:t>
            </w:r>
          </w:p>
          <w:p w14:paraId="11B42788" w14:textId="77777777" w:rsidR="0084514F" w:rsidRPr="00C55311" w:rsidRDefault="0084514F" w:rsidP="00A357C8">
            <w:pPr>
              <w:pStyle w:val="Tableentry"/>
              <w:rPr>
                <w:rFonts w:cs="Arial"/>
                <w:color w:val="0000FF"/>
                <w:szCs w:val="22"/>
              </w:rPr>
            </w:pPr>
            <w:r w:rsidRPr="00C55311">
              <w:rPr>
                <w:rFonts w:cs="Arial"/>
                <w:color w:val="0000FF"/>
                <w:szCs w:val="22"/>
              </w:rPr>
              <w:t>&lt;/gmd:hierarchyLevel&gt;</w:t>
            </w:r>
          </w:p>
          <w:p w14:paraId="475D5550" w14:textId="77777777" w:rsidR="0084514F" w:rsidRPr="002A50B3" w:rsidRDefault="0084514F" w:rsidP="00A357C8">
            <w:pPr>
              <w:pStyle w:val="Tableentry"/>
            </w:pPr>
          </w:p>
        </w:tc>
      </w:tr>
      <w:tr w:rsidR="005B2A5C" w:rsidRPr="00CB2F1D" w14:paraId="0C886D52" w14:textId="77777777" w:rsidTr="00C55311">
        <w:trPr>
          <w:cantSplit/>
        </w:trPr>
        <w:tc>
          <w:tcPr>
            <w:tcW w:w="1151" w:type="pct"/>
          </w:tcPr>
          <w:p w14:paraId="7C7DDC0C" w14:textId="77777777" w:rsidR="0032148F" w:rsidRPr="00CB2F1D" w:rsidRDefault="0032148F" w:rsidP="00A357C8">
            <w:r w:rsidRPr="00CB2F1D">
              <w:lastRenderedPageBreak/>
              <w:t>Resource hierarchy level name (C)</w:t>
            </w:r>
          </w:p>
          <w:p w14:paraId="036FA502" w14:textId="77777777" w:rsidR="0032148F" w:rsidRPr="00CB2F1D" w:rsidRDefault="0032148F" w:rsidP="00A357C8">
            <w:bookmarkStart w:id="43" w:name="OLE_LINK4"/>
            <w:bookmarkStart w:id="44" w:name="OLE_LINK5"/>
            <w:r w:rsidRPr="00CB2F1D">
              <w:rPr>
                <w:rStyle w:val="ElementxPath"/>
              </w:rPr>
              <w:t>hierarchyLevelName</w:t>
            </w:r>
            <w:bookmarkEnd w:id="43"/>
            <w:bookmarkEnd w:id="44"/>
          </w:p>
        </w:tc>
        <w:tc>
          <w:tcPr>
            <w:tcW w:w="429" w:type="pct"/>
          </w:tcPr>
          <w:p w14:paraId="6D19FFE3" w14:textId="77777777" w:rsidR="0032148F" w:rsidRPr="00CB2F1D" w:rsidRDefault="0032148F" w:rsidP="00A357C8">
            <w:pPr>
              <w:jc w:val="center"/>
            </w:pPr>
            <w:r w:rsidRPr="00CB2F1D">
              <w:t>O-M</w:t>
            </w:r>
          </w:p>
        </w:tc>
        <w:tc>
          <w:tcPr>
            <w:tcW w:w="3420" w:type="pct"/>
          </w:tcPr>
          <w:p w14:paraId="197A9038" w14:textId="77777777"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hierarchyLevel</w:t>
            </w:r>
            <w:r w:rsidR="00B70301">
              <w:rPr>
                <w:rStyle w:val="ElementxPath"/>
              </w:rPr>
              <w:t>Name.CharacterString</w:t>
            </w:r>
            <w:r w:rsidR="00B70301">
              <w:t xml:space="preserve"> is </w:t>
            </w:r>
            <w:r w:rsidR="002020E1">
              <w:t>"</w:t>
            </w:r>
            <w:r w:rsidR="00B70301">
              <w:t>Service</w:t>
            </w:r>
            <w:r w:rsidR="00EE6EBE">
              <w:t xml:space="preserve">". </w:t>
            </w:r>
            <w:r w:rsidR="00B70301">
              <w:t>As use cases develop that provide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documented. NAP does not use it</w:t>
            </w:r>
            <w:r w:rsidR="0072747F">
              <w:t>.)</w:t>
            </w:r>
          </w:p>
          <w:p w14:paraId="0DFB656D" w14:textId="77777777" w:rsidR="00717650" w:rsidRDefault="00717650" w:rsidP="00A357C8">
            <w:pPr>
              <w:pStyle w:val="Tableentry"/>
            </w:pPr>
          </w:p>
          <w:p w14:paraId="006EB91B" w14:textId="77777777" w:rsidR="00717650" w:rsidRDefault="00717650" w:rsidP="00A357C8">
            <w:pPr>
              <w:pStyle w:val="Tableentry"/>
            </w:pPr>
            <w:r>
              <w:t>Example – dataset metadata:</w:t>
            </w:r>
          </w:p>
          <w:p w14:paraId="32BFDE42" w14:textId="77777777" w:rsidR="00717650" w:rsidRPr="00C55311" w:rsidRDefault="00717650"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14:paraId="05BE4C38" w14:textId="77777777" w:rsidR="00717650" w:rsidRPr="00C55311" w:rsidRDefault="002020E1"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 xml:space="preserve">  </w:t>
            </w:r>
            <w:r w:rsidR="00717650" w:rsidRPr="00C55311">
              <w:rPr>
                <w:rFonts w:cs="Arial"/>
                <w:color w:val="0000FF"/>
                <w:szCs w:val="22"/>
                <w:highlight w:val="white"/>
              </w:rPr>
              <w:t>&lt;gco:CharacterString&gt;</w:t>
            </w:r>
            <w:r w:rsidR="00717650" w:rsidRPr="00C55311">
              <w:rPr>
                <w:rFonts w:cs="Arial"/>
                <w:szCs w:val="22"/>
                <w:highlight w:val="white"/>
              </w:rPr>
              <w:t>Dataset</w:t>
            </w:r>
            <w:r w:rsidR="00717650" w:rsidRPr="00C55311">
              <w:rPr>
                <w:rFonts w:cs="Arial"/>
                <w:color w:val="0000FF"/>
                <w:szCs w:val="22"/>
                <w:highlight w:val="white"/>
              </w:rPr>
              <w:t>&lt;/gco:CharacterString&gt;</w:t>
            </w:r>
          </w:p>
          <w:p w14:paraId="707EAED6" w14:textId="77777777" w:rsidR="00717650" w:rsidRDefault="00717650" w:rsidP="00A357C8">
            <w:pPr>
              <w:pStyle w:val="Tableentry"/>
              <w:rPr>
                <w:rFonts w:cs="Arial"/>
                <w:color w:val="0000FF"/>
                <w:szCs w:val="22"/>
              </w:rPr>
            </w:pPr>
            <w:r w:rsidRPr="00C55311">
              <w:rPr>
                <w:rFonts w:cs="Arial"/>
                <w:color w:val="0000FF"/>
                <w:szCs w:val="22"/>
                <w:highlight w:val="white"/>
              </w:rPr>
              <w:t>&lt;/gmd:hierarchyLevelName&gt;</w:t>
            </w:r>
          </w:p>
          <w:p w14:paraId="47062990" w14:textId="77777777" w:rsidR="00EF713F" w:rsidRPr="00C55311" w:rsidRDefault="00EF713F" w:rsidP="00A357C8">
            <w:pPr>
              <w:pStyle w:val="Tableentry"/>
              <w:rPr>
                <w:rFonts w:cs="Arial"/>
                <w:color w:val="0000FF"/>
                <w:szCs w:val="22"/>
              </w:rPr>
            </w:pPr>
          </w:p>
          <w:p w14:paraId="52754510" w14:textId="77777777"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14:paraId="77E76926" w14:textId="77777777"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00"/>
                <w:szCs w:val="22"/>
                <w:highlight w:val="white"/>
              </w:rPr>
              <w:t xml:space="preserve">  </w:t>
            </w:r>
            <w:r w:rsidRPr="00C55311">
              <w:rPr>
                <w:rFonts w:cs="Arial"/>
                <w:color w:val="0000FF"/>
                <w:szCs w:val="22"/>
                <w:highlight w:val="white"/>
              </w:rPr>
              <w:t>&lt;gco:CharacterString&gt;</w:t>
            </w:r>
            <w:r w:rsidRPr="00C55311">
              <w:rPr>
                <w:rFonts w:cs="Arial"/>
                <w:color w:val="000000"/>
                <w:szCs w:val="22"/>
                <w:highlight w:val="white"/>
              </w:rPr>
              <w:t>Collection</w:t>
            </w:r>
            <w:r w:rsidRPr="00C55311">
              <w:rPr>
                <w:rFonts w:cs="Arial"/>
                <w:color w:val="0000FF"/>
                <w:szCs w:val="22"/>
                <w:highlight w:val="white"/>
              </w:rPr>
              <w:t>&lt;/gco:CharacterString&gt;</w:t>
            </w:r>
          </w:p>
          <w:p w14:paraId="03B9DE0E" w14:textId="77777777" w:rsidR="00B5488E" w:rsidRPr="00CB2F1D" w:rsidRDefault="00B5488E" w:rsidP="00A357C8">
            <w:pPr>
              <w:pStyle w:val="Tableentry"/>
            </w:pPr>
            <w:r w:rsidRPr="00C55311">
              <w:rPr>
                <w:rFonts w:cs="Arial"/>
                <w:color w:val="0000FF"/>
                <w:szCs w:val="22"/>
                <w:highlight w:val="white"/>
              </w:rPr>
              <w:t>&lt;/gmd:hierarchyLevelName&gt;</w:t>
            </w:r>
          </w:p>
        </w:tc>
      </w:tr>
      <w:tr w:rsidR="005B2A5C" w:rsidRPr="00CB2F1D" w14:paraId="5F618D5D" w14:textId="77777777" w:rsidTr="00C55311">
        <w:trPr>
          <w:cantSplit/>
        </w:trPr>
        <w:tc>
          <w:tcPr>
            <w:tcW w:w="1151" w:type="pct"/>
          </w:tcPr>
          <w:p w14:paraId="68D69909" w14:textId="77777777" w:rsidR="0032148F" w:rsidRPr="00CB2F1D" w:rsidRDefault="0032148F" w:rsidP="00A357C8">
            <w:r w:rsidRPr="00CB2F1D">
              <w:lastRenderedPageBreak/>
              <w:t>Metadata point of contact (</w:t>
            </w:r>
            <w:r w:rsidR="00DA377C" w:rsidRPr="00CB2F1D">
              <w:t>M</w:t>
            </w:r>
            <w:r w:rsidRPr="00CB2F1D">
              <w:t>)</w:t>
            </w:r>
          </w:p>
          <w:p w14:paraId="0BB9DB98" w14:textId="77777777"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429" w:type="pct"/>
          </w:tcPr>
          <w:p w14:paraId="742A0A37" w14:textId="77777777" w:rsidR="0032148F" w:rsidRPr="00CB2F1D" w:rsidRDefault="0032148F" w:rsidP="00A357C8">
            <w:pPr>
              <w:jc w:val="center"/>
            </w:pPr>
            <w:r w:rsidRPr="00CB2F1D">
              <w:t>M-M</w:t>
            </w:r>
          </w:p>
        </w:tc>
        <w:tc>
          <w:tcPr>
            <w:tcW w:w="3420" w:type="pct"/>
          </w:tcPr>
          <w:p w14:paraId="0BD6E26F" w14:textId="77777777" w:rsidR="00E54293" w:rsidRDefault="00DA377C" w:rsidP="00A357C8">
            <w:pPr>
              <w:pStyle w:val="Tableentry"/>
            </w:pPr>
            <w:r w:rsidRPr="00B24B0F">
              <w:t>C</w:t>
            </w:r>
            <w:r w:rsidR="0032148F" w:rsidRPr="00B24B0F">
              <w:t>ardinality on contact</w:t>
            </w:r>
            <w:r w:rsidRPr="00B24B0F">
              <w:t xml:space="preserve"> is</w:t>
            </w:r>
            <w:r w:rsidR="0032148F" w:rsidRPr="00FA16A0">
              <w:t xml:space="preserve"> 1..*.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contact/CI_ResponsibleParty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 xml:space="preserve">If the service providing the metadata records wishes to identify itself in result records, this information should be included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encoding of codelist values. ISO Role codes applicable in this context include: {</w:t>
            </w:r>
            <w:r w:rsidR="007E2D3E" w:rsidRPr="001932B0">
              <w:rPr>
                <w:rStyle w:val="codelist"/>
              </w:rPr>
              <w:t>distributor, originator, pointOfContact</w:t>
            </w:r>
            <w:r w:rsidR="007E2D3E" w:rsidRPr="001932B0">
              <w:t>}.</w:t>
            </w:r>
          </w:p>
          <w:p w14:paraId="4DB978F1" w14:textId="77777777"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electronicMailAddress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 xml:space="preserve">count of (individualName + organisationName + positionName) &gt; 0. </w:t>
            </w:r>
            <w:r w:rsidR="007E2D3E">
              <w:t>If t</w:t>
            </w:r>
            <w:r w:rsidR="000B1B02">
              <w:t>he</w:t>
            </w:r>
            <w:r w:rsidR="00A72D42">
              <w:t xml:space="preserve"> </w:t>
            </w:r>
            <w:r>
              <w:rPr>
                <w:rStyle w:val="ElementxPath"/>
              </w:rPr>
              <w:t>contactInfo/CI_Contact/onlineResource/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r>
              <w:t xml:space="preserve">has </w:t>
            </w:r>
            <w:r w:rsidR="009968AD">
              <w:t xml:space="preserve"> </w:t>
            </w:r>
            <w:r w:rsidRPr="00212BB1">
              <w:rPr>
                <w:rStyle w:val="ElementxPath"/>
              </w:rPr>
              <w:t>CI_Online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originator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14:paraId="072A161D" w14:textId="77777777" w:rsidTr="00C55311">
        <w:trPr>
          <w:cantSplit/>
        </w:trPr>
        <w:tc>
          <w:tcPr>
            <w:tcW w:w="1151" w:type="pct"/>
          </w:tcPr>
          <w:p w14:paraId="3C79247E" w14:textId="77777777" w:rsidR="0032148F" w:rsidRPr="00CB2F1D" w:rsidRDefault="0032148F" w:rsidP="00A357C8">
            <w:r w:rsidRPr="00CB2F1D">
              <w:t>Metadata date stamp (M)</w:t>
            </w:r>
          </w:p>
          <w:p w14:paraId="0E79CB58" w14:textId="77777777" w:rsidR="0032148F" w:rsidRPr="00CB2F1D" w:rsidRDefault="0032148F" w:rsidP="00A357C8">
            <w:r w:rsidRPr="00CB2F1D">
              <w:rPr>
                <w:rStyle w:val="ElementxPath"/>
              </w:rPr>
              <w:t>dateStamp</w:t>
            </w:r>
          </w:p>
        </w:tc>
        <w:tc>
          <w:tcPr>
            <w:tcW w:w="429" w:type="pct"/>
          </w:tcPr>
          <w:p w14:paraId="717AB313" w14:textId="77777777" w:rsidR="0032148F" w:rsidRPr="00CB2F1D" w:rsidRDefault="0032148F" w:rsidP="00A357C8">
            <w:pPr>
              <w:jc w:val="center"/>
            </w:pPr>
            <w:r w:rsidRPr="00CB2F1D">
              <w:t>M-M</w:t>
            </w:r>
          </w:p>
        </w:tc>
        <w:tc>
          <w:tcPr>
            <w:tcW w:w="3420" w:type="pct"/>
          </w:tcPr>
          <w:p w14:paraId="0B34E461" w14:textId="77777777"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gco:DateTime</w:t>
            </w:r>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determine if a metadata needs to be updated in a harvesting catalog. </w:t>
            </w:r>
          </w:p>
        </w:tc>
      </w:tr>
      <w:tr w:rsidR="005B2A5C" w:rsidRPr="00CB2F1D" w14:paraId="30B8B571" w14:textId="77777777" w:rsidTr="00C55311">
        <w:trPr>
          <w:cantSplit/>
        </w:trPr>
        <w:tc>
          <w:tcPr>
            <w:tcW w:w="1151" w:type="pct"/>
          </w:tcPr>
          <w:p w14:paraId="749F04D7" w14:textId="77777777" w:rsidR="0032148F" w:rsidRPr="00CB2F1D" w:rsidRDefault="0032148F" w:rsidP="00A357C8">
            <w:r w:rsidRPr="00CB2F1D">
              <w:t>Metadata standard name (O)</w:t>
            </w:r>
          </w:p>
          <w:p w14:paraId="13898FB0" w14:textId="77777777" w:rsidR="0032148F" w:rsidRPr="00CB2F1D" w:rsidRDefault="0032148F" w:rsidP="00A357C8">
            <w:r w:rsidRPr="00CB2F1D">
              <w:rPr>
                <w:rStyle w:val="ElementxPath"/>
              </w:rPr>
              <w:t>metadataStandardName</w:t>
            </w:r>
          </w:p>
        </w:tc>
        <w:tc>
          <w:tcPr>
            <w:tcW w:w="429" w:type="pct"/>
          </w:tcPr>
          <w:p w14:paraId="1F5A15DA" w14:textId="77777777" w:rsidR="0032148F" w:rsidRPr="00CB2F1D" w:rsidRDefault="0032148F" w:rsidP="00A357C8">
            <w:pPr>
              <w:jc w:val="center"/>
            </w:pPr>
            <w:r w:rsidRPr="00CB2F1D">
              <w:t>M-M</w:t>
            </w:r>
          </w:p>
        </w:tc>
        <w:tc>
          <w:tcPr>
            <w:tcW w:w="3420" w:type="pct"/>
          </w:tcPr>
          <w:p w14:paraId="5E050789" w14:textId="77777777"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14:paraId="01FF0D95" w14:textId="77777777" w:rsidR="0032148F" w:rsidRPr="00CB2F1D" w:rsidRDefault="0032148F" w:rsidP="00A357C8">
            <w:pPr>
              <w:pStyle w:val="Tableentry"/>
            </w:pPr>
            <w:r w:rsidRPr="00CB2F1D">
              <w:t xml:space="preserve">Use is mandatory to indicate that the metadata record conforms to this profile. </w:t>
            </w:r>
          </w:p>
        </w:tc>
      </w:tr>
      <w:tr w:rsidR="005B2A5C" w:rsidRPr="00CB2F1D" w14:paraId="6EB136A6" w14:textId="77777777" w:rsidTr="00C55311">
        <w:trPr>
          <w:cantSplit/>
        </w:trPr>
        <w:tc>
          <w:tcPr>
            <w:tcW w:w="1151" w:type="pct"/>
          </w:tcPr>
          <w:p w14:paraId="39157F41" w14:textId="77777777" w:rsidR="0032148F" w:rsidRPr="00CB2F1D" w:rsidRDefault="0032148F" w:rsidP="00A357C8">
            <w:r w:rsidRPr="00CB2F1D">
              <w:lastRenderedPageBreak/>
              <w:t>Metadata standard version (O)</w:t>
            </w:r>
          </w:p>
          <w:p w14:paraId="08BFAADF" w14:textId="77777777" w:rsidR="0032148F" w:rsidRPr="00CB2F1D" w:rsidRDefault="0032148F" w:rsidP="00A357C8">
            <w:r w:rsidRPr="00CB2F1D">
              <w:rPr>
                <w:rStyle w:val="ElementxPath"/>
              </w:rPr>
              <w:t>metadataStandardVersion</w:t>
            </w:r>
          </w:p>
        </w:tc>
        <w:tc>
          <w:tcPr>
            <w:tcW w:w="429" w:type="pct"/>
          </w:tcPr>
          <w:p w14:paraId="3C0AE0B6" w14:textId="77777777" w:rsidR="0032148F" w:rsidRPr="00CB2F1D" w:rsidRDefault="0032148F" w:rsidP="00A357C8">
            <w:pPr>
              <w:jc w:val="center"/>
            </w:pPr>
            <w:r w:rsidRPr="00CB2F1D">
              <w:t>O-M</w:t>
            </w:r>
          </w:p>
        </w:tc>
        <w:tc>
          <w:tcPr>
            <w:tcW w:w="3420" w:type="pct"/>
          </w:tcPr>
          <w:p w14:paraId="085B8CB3" w14:textId="77777777" w:rsidR="0032148F" w:rsidRPr="00CB2F1D" w:rsidRDefault="0032148F" w:rsidP="00A357C8">
            <w:pPr>
              <w:pStyle w:val="Tableentry"/>
            </w:pPr>
            <w:r w:rsidRPr="00CB2F1D">
              <w:t xml:space="preserve">For this version of the USGIN profile, </w:t>
            </w:r>
            <w:r w:rsidR="007D5B78">
              <w:t>Must use the string</w:t>
            </w:r>
            <w:r w:rsidR="007D5B78" w:rsidRPr="00CB2F1D">
              <w:t xml:space="preserve"> </w:t>
            </w:r>
            <w:r w:rsidR="00EE6EBE">
              <w:t>"</w:t>
            </w:r>
            <w:r w:rsidR="005E3FE2" w:rsidRPr="00CB2F1D">
              <w:t>1.</w:t>
            </w:r>
            <w:r w:rsidR="00516A3D">
              <w:t>2</w:t>
            </w:r>
            <w:r w:rsidR="00EE6EBE">
              <w:t>"</w:t>
            </w:r>
            <w:r w:rsidR="007D5B78">
              <w:t>.</w:t>
            </w:r>
          </w:p>
          <w:p w14:paraId="3B3155B1" w14:textId="77777777" w:rsidR="0032148F" w:rsidRPr="00CB2F1D" w:rsidRDefault="0032148F" w:rsidP="00A357C8">
            <w:pPr>
              <w:pStyle w:val="Tableentry"/>
            </w:pPr>
            <w:r w:rsidRPr="00CB2F1D">
              <w:t>Use is mandatory to specify the version of the profile used</w:t>
            </w:r>
          </w:p>
        </w:tc>
      </w:tr>
      <w:tr w:rsidR="005B2A5C" w:rsidRPr="00CB2F1D" w14:paraId="3F5AF0AE" w14:textId="77777777" w:rsidTr="00C55311">
        <w:trPr>
          <w:cantSplit/>
        </w:trPr>
        <w:tc>
          <w:tcPr>
            <w:tcW w:w="1151" w:type="pct"/>
          </w:tcPr>
          <w:p w14:paraId="1F8A65DC" w14:textId="77777777" w:rsidR="0032148F" w:rsidRPr="00CB2F1D" w:rsidRDefault="0032148F" w:rsidP="00A357C8">
            <w:r w:rsidRPr="00CB2F1D">
              <w:t>DataSet Identifier (O)</w:t>
            </w:r>
          </w:p>
          <w:p w14:paraId="1B725D99" w14:textId="77777777" w:rsidR="0032148F" w:rsidRPr="00CB2F1D" w:rsidRDefault="0032148F" w:rsidP="00A357C8">
            <w:r w:rsidRPr="00CB2F1D">
              <w:rPr>
                <w:rStyle w:val="ElementxPath"/>
              </w:rPr>
              <w:t>dataSetURI</w:t>
            </w:r>
          </w:p>
        </w:tc>
        <w:tc>
          <w:tcPr>
            <w:tcW w:w="429" w:type="pct"/>
          </w:tcPr>
          <w:p w14:paraId="0D7D84A9" w14:textId="77777777" w:rsidR="0032148F" w:rsidRPr="00CB2F1D" w:rsidRDefault="0032148F" w:rsidP="00B24B0F">
            <w:pPr>
              <w:jc w:val="center"/>
            </w:pPr>
            <w:r w:rsidRPr="00CB2F1D">
              <w:t>O-</w:t>
            </w:r>
            <w:r w:rsidR="00516A3D">
              <w:t>O</w:t>
            </w:r>
          </w:p>
        </w:tc>
        <w:tc>
          <w:tcPr>
            <w:tcW w:w="3420" w:type="pct"/>
          </w:tcPr>
          <w:p w14:paraId="23570536" w14:textId="77777777"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identifier,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identifier. </w:t>
            </w:r>
            <w:r w:rsidR="00DA377C" w:rsidRPr="00CB2F1D">
              <w:rPr>
                <w:rFonts w:eastAsia="Times New Roman" w:cs="Arial"/>
              </w:rPr>
              <w:t>The protocol for the identifier is not specified</w:t>
            </w:r>
            <w:r w:rsidR="005D331A">
              <w:rPr>
                <w:rFonts w:eastAsia="Times New Roman" w:cs="Arial"/>
              </w:rPr>
              <w:t>, but some sort of documented scheme to assure uniqueness should be used (UUID, URN…)</w:t>
            </w:r>
            <w:r w:rsidR="00DA377C" w:rsidRPr="00CB2F1D">
              <w:rPr>
                <w:rFonts w:eastAsia="Times New Roman" w:cs="Arial"/>
              </w:rPr>
              <w:t>.</w:t>
            </w:r>
            <w:r w:rsidR="00B70301">
              <w:rPr>
                <w:rFonts w:eastAsia="Times New Roman" w:cs="Arial"/>
              </w:rPr>
              <w:t xml:space="preserve"> </w:t>
            </w:r>
            <w:r w:rsidR="005B4071">
              <w:t xml:space="preserve">USGIN is attempting to make the semantics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resource described by the metadata, in which case its value is </w:t>
            </w:r>
            <w:r>
              <w:t xml:space="preserve">identical to </w:t>
            </w:r>
            <w:r w:rsidR="005B4071" w:rsidRPr="00CB2F1D">
              <w:rPr>
                <w:rStyle w:val="ElementxPath"/>
              </w:rPr>
              <w:t>MD_Metadata/dataSetURI</w:t>
            </w:r>
            <w:r w:rsidR="005B4071">
              <w:t>, or it may be a publication that is the intellectual source of the described resource, in which case it is a different identifier.</w:t>
            </w:r>
          </w:p>
          <w:p w14:paraId="5C6FBCD6" w14:textId="77777777"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14:paraId="45AC3DE0" w14:textId="77777777"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srv:coupledResource to link the service with the dataset.</w:t>
            </w:r>
          </w:p>
          <w:p w14:paraId="7BCE95EF" w14:textId="77777777"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linking a described service to datasets that the service operates on. As discussed for </w:t>
            </w:r>
            <w:r w:rsidRPr="005B270A">
              <w:rPr>
                <w:rStyle w:val="ElementxPath"/>
              </w:rPr>
              <w:t>fileIdentifier</w:t>
            </w:r>
            <w:r>
              <w:t xml:space="preserve"> (above), this requires that a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identifies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14:paraId="32EE1B0E" w14:textId="77777777" w:rsidTr="00C55311">
        <w:tc>
          <w:tcPr>
            <w:tcW w:w="1151" w:type="pct"/>
          </w:tcPr>
          <w:p w14:paraId="1ED00A9F" w14:textId="77777777" w:rsidR="0032148F" w:rsidRPr="00CB2F1D" w:rsidRDefault="0032148F" w:rsidP="00A357C8">
            <w:r w:rsidRPr="00CB2F1D">
              <w:t>Other languages (C)</w:t>
            </w:r>
          </w:p>
          <w:p w14:paraId="2E342D36" w14:textId="77777777" w:rsidR="0032148F" w:rsidRPr="00CB2F1D" w:rsidRDefault="0032148F" w:rsidP="00A357C8">
            <w:r w:rsidRPr="00CB2F1D">
              <w:rPr>
                <w:rStyle w:val="ElementxPath"/>
              </w:rPr>
              <w:t>locale</w:t>
            </w:r>
          </w:p>
        </w:tc>
        <w:tc>
          <w:tcPr>
            <w:tcW w:w="429" w:type="pct"/>
          </w:tcPr>
          <w:p w14:paraId="22B733FB" w14:textId="77777777" w:rsidR="0032148F" w:rsidRPr="00CB2F1D" w:rsidRDefault="0032148F" w:rsidP="00B24B0F">
            <w:pPr>
              <w:jc w:val="center"/>
            </w:pPr>
            <w:r w:rsidRPr="00CB2F1D">
              <w:t>C-</w:t>
            </w:r>
            <w:r w:rsidR="008D68F0">
              <w:t>X</w:t>
            </w:r>
          </w:p>
        </w:tc>
        <w:tc>
          <w:tcPr>
            <w:tcW w:w="3420" w:type="pct"/>
          </w:tcPr>
          <w:p w14:paraId="6951E2F9" w14:textId="77777777"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 xml:space="preserve">If description in more than one language is provided, this property should indicate what those languages are. The primary language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characterSet</w:t>
            </w:r>
            <w:r w:rsidRPr="00CB2F1D">
              <w:rPr>
                <w:rFonts w:eastAsia="Times New Roman" w:cs="Arial"/>
              </w:rPr>
              <w:t xml:space="preserve"> 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ele</w:t>
            </w:r>
            <w:r w:rsidRPr="00CB2F1D">
              <w:lastRenderedPageBreak/>
              <w:t>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2C0A6A" w:rsidRPr="009851E6">
              <w:rPr>
                <w:i/>
              </w:rPr>
              <w:t>Codelists</w:t>
            </w:r>
            <w:r w:rsidR="005D3732" w:rsidRPr="00BD0114">
              <w:rPr>
                <w:i/>
              </w:rPr>
              <w:fldChar w:fldCharType="end"/>
            </w:r>
            <w:r w:rsidR="005D3732">
              <w:t xml:space="preserve"> for discussion of encoding of codelist values.</w:t>
            </w:r>
            <w:r w:rsidR="00B90B08">
              <w:t xml:space="preserve"> </w:t>
            </w:r>
          </w:p>
          <w:p w14:paraId="057D4C8B" w14:textId="77777777" w:rsidR="00A9724F" w:rsidRPr="00B90B08" w:rsidRDefault="008D68F0" w:rsidP="00FA16A0">
            <w:pPr>
              <w:pStyle w:val="Tableentry"/>
            </w:pPr>
            <w:r>
              <w:t>USGIN Catalogs must harvest and process metadata content in the primary language specified by MD_Metadata/language and characterSet, and may ignore other language localized content.</w:t>
            </w:r>
          </w:p>
        </w:tc>
      </w:tr>
      <w:tr w:rsidR="005B2A5C" w:rsidRPr="00CB2F1D" w14:paraId="477FD870" w14:textId="77777777" w:rsidTr="00C55311">
        <w:trPr>
          <w:cantSplit/>
        </w:trPr>
        <w:tc>
          <w:tcPr>
            <w:tcW w:w="1151" w:type="pct"/>
          </w:tcPr>
          <w:p w14:paraId="7390C884" w14:textId="77777777" w:rsidR="0032148F" w:rsidRPr="00CB2F1D" w:rsidRDefault="0032148F" w:rsidP="00A357C8">
            <w:r w:rsidRPr="00CB2F1D">
              <w:lastRenderedPageBreak/>
              <w:t>[role] Resource spatial representation (O)</w:t>
            </w:r>
          </w:p>
          <w:p w14:paraId="14696764" w14:textId="77777777" w:rsidR="0032148F" w:rsidRPr="00CB2F1D" w:rsidRDefault="0032148F" w:rsidP="00A357C8">
            <w:pPr>
              <w:rPr>
                <w:rStyle w:val="ElementxPath"/>
              </w:rPr>
            </w:pPr>
            <w:r w:rsidRPr="00CB2F1D">
              <w:rPr>
                <w:rStyle w:val="ElementxPath"/>
              </w:rPr>
              <w:t>spatialRepresentationInfo</w:t>
            </w:r>
          </w:p>
        </w:tc>
        <w:tc>
          <w:tcPr>
            <w:tcW w:w="429" w:type="pct"/>
          </w:tcPr>
          <w:p w14:paraId="2AB02F7C" w14:textId="77777777" w:rsidR="0032148F" w:rsidRPr="00CB2F1D" w:rsidRDefault="0032148F" w:rsidP="00A357C8">
            <w:pPr>
              <w:jc w:val="center"/>
            </w:pPr>
            <w:r w:rsidRPr="00CB2F1D">
              <w:t>O-O</w:t>
            </w:r>
          </w:p>
        </w:tc>
        <w:tc>
          <w:tcPr>
            <w:tcW w:w="3420" w:type="pct"/>
          </w:tcPr>
          <w:p w14:paraId="441A7ED0" w14:textId="77777777"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 xml:space="preserve">GIN profile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spatialRepresentationInfo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MD_Georeferenceable</w:t>
            </w:r>
            <w:r w:rsidR="00DB31D8" w:rsidRPr="00CB2F1D">
              <w:rPr>
                <w:rFonts w:eastAsia="Times New Roman" w:cs="Arial"/>
              </w:rPr>
              <w:t xml:space="preserve"> </w:t>
            </w:r>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optionality if these elements are used.</w:t>
            </w:r>
          </w:p>
        </w:tc>
      </w:tr>
      <w:tr w:rsidR="0094535C" w14:paraId="048E6116" w14:textId="77777777" w:rsidTr="00C55311">
        <w:trPr>
          <w:cantSplit/>
        </w:trPr>
        <w:tc>
          <w:tcPr>
            <w:tcW w:w="1151" w:type="pct"/>
          </w:tcPr>
          <w:p w14:paraId="0E9F2997" w14:textId="77777777" w:rsidR="0094535C" w:rsidRDefault="0094535C" w:rsidP="00A357C8">
            <w:r>
              <w:t>Resource spatial representation vector topology (O)</w:t>
            </w:r>
          </w:p>
          <w:p w14:paraId="0B0B44B9" w14:textId="77777777"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429" w:type="pct"/>
          </w:tcPr>
          <w:p w14:paraId="4A582FE5" w14:textId="77777777" w:rsidR="0094535C" w:rsidRDefault="002A1495" w:rsidP="00A357C8">
            <w:pPr>
              <w:jc w:val="center"/>
            </w:pPr>
            <w:r>
              <w:t>C</w:t>
            </w:r>
            <w:r w:rsidR="0094535C">
              <w:t>-</w:t>
            </w:r>
            <w:r>
              <w:t>C</w:t>
            </w:r>
          </w:p>
        </w:tc>
        <w:tc>
          <w:tcPr>
            <w:tcW w:w="3420" w:type="pct"/>
          </w:tcPr>
          <w:p w14:paraId="343230FE" w14:textId="77777777"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geometryOnly, topology1D, planarGraph, fullPlanarGraph, surfaceGraph, fullSurfaceGraph, topology3D, fullTopology3D,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indicate that topological relationships that may be implicit in the encoded vector geometry are explicitly represented (e.g. by correlation tables—left poly, right poly for a polyline) in the data.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14:paraId="092EFC28" w14:textId="77777777" w:rsidTr="00C55311">
        <w:trPr>
          <w:cantSplit/>
        </w:trPr>
        <w:tc>
          <w:tcPr>
            <w:tcW w:w="1151" w:type="pct"/>
          </w:tcPr>
          <w:p w14:paraId="652F302E" w14:textId="77777777" w:rsidR="0094535C" w:rsidRDefault="0094535C" w:rsidP="00A357C8">
            <w:r>
              <w:lastRenderedPageBreak/>
              <w:t xml:space="preserve">Resource spatial representation vector geometric objects </w:t>
            </w:r>
            <w:r w:rsidR="00E86C35">
              <w:t>(O)</w:t>
            </w:r>
          </w:p>
          <w:p w14:paraId="5E582E79" w14:textId="77777777"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429" w:type="pct"/>
          </w:tcPr>
          <w:p w14:paraId="77FBC905" w14:textId="77777777" w:rsidR="0094535C" w:rsidRDefault="002A1495" w:rsidP="00A357C8">
            <w:pPr>
              <w:jc w:val="center"/>
            </w:pPr>
            <w:r>
              <w:t>C</w:t>
            </w:r>
            <w:r w:rsidR="0094535C">
              <w:t>-</w:t>
            </w:r>
            <w:r>
              <w:t>C</w:t>
            </w:r>
          </w:p>
        </w:tc>
        <w:tc>
          <w:tcPr>
            <w:tcW w:w="3420" w:type="pct"/>
          </w:tcPr>
          <w:p w14:paraId="115BC8B2" w14:textId="77777777"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Provides a geometry type and count for the number of objects of each type. 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14:paraId="546F1D4D" w14:textId="77777777" w:rsidTr="00C55311">
        <w:trPr>
          <w:cantSplit/>
        </w:trPr>
        <w:tc>
          <w:tcPr>
            <w:tcW w:w="1151" w:type="pct"/>
          </w:tcPr>
          <w:p w14:paraId="6A8C3371" w14:textId="77777777" w:rsidR="0032148F" w:rsidRPr="00CB2F1D" w:rsidRDefault="0032148F" w:rsidP="00A357C8">
            <w:r w:rsidRPr="00CB2F1D">
              <w:t>[role] Resource’s spatial reference system (O)</w:t>
            </w:r>
          </w:p>
          <w:p w14:paraId="1F9E56A3" w14:textId="77777777" w:rsidR="0032148F" w:rsidRPr="00CB2F1D" w:rsidRDefault="0032148F" w:rsidP="00A357C8">
            <w:pPr>
              <w:rPr>
                <w:rStyle w:val="ElementxPath"/>
              </w:rPr>
            </w:pPr>
            <w:r w:rsidRPr="00CB2F1D">
              <w:rPr>
                <w:rStyle w:val="ElementxPath"/>
              </w:rPr>
              <w:t>referenceSystemInfo</w:t>
            </w:r>
          </w:p>
        </w:tc>
        <w:tc>
          <w:tcPr>
            <w:tcW w:w="429" w:type="pct"/>
          </w:tcPr>
          <w:p w14:paraId="186E63DD" w14:textId="77777777" w:rsidR="0032148F" w:rsidRPr="00CB2F1D" w:rsidRDefault="0032148F" w:rsidP="00A357C8">
            <w:pPr>
              <w:jc w:val="center"/>
            </w:pPr>
            <w:r w:rsidRPr="00CB2F1D">
              <w:t>O</w:t>
            </w:r>
            <w:r w:rsidR="00893EF8">
              <w:t>-O?</w:t>
            </w:r>
          </w:p>
        </w:tc>
        <w:tc>
          <w:tcPr>
            <w:tcW w:w="3420" w:type="pct"/>
          </w:tcPr>
          <w:p w14:paraId="5DF9D50C" w14:textId="77777777"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r w:rsidRPr="00CB2F1D">
              <w:t>{ (</w:t>
            </w:r>
            <w:r w:rsidRPr="00CB2F1D">
              <w:rPr>
                <w:rStyle w:val="ElementxPath"/>
              </w:rPr>
              <w:t>identificationInfo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r w:rsidR="00BD243B" w:rsidRPr="00BD243B">
              <w:rPr>
                <w:rStyle w:val="ElementxPath"/>
              </w:rPr>
              <w:t>..</w:t>
            </w:r>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 }</w:t>
            </w:r>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encoding of codelist values.</w:t>
            </w:r>
            <w:r w:rsidR="00DE66D8">
              <w:t xml:space="preserve"> </w:t>
            </w:r>
            <w:r w:rsidR="007E5B2F">
              <w:t>U</w:t>
            </w:r>
            <w:r w:rsidR="00971F57">
              <w:t>se ISO codelist</w:t>
            </w:r>
            <w:r w:rsidR="00DE66D8">
              <w:t>.</w:t>
            </w:r>
          </w:p>
        </w:tc>
      </w:tr>
      <w:tr w:rsidR="005B2A5C" w:rsidRPr="00CB2F1D" w14:paraId="56F02C9E" w14:textId="77777777" w:rsidTr="00C55311">
        <w:trPr>
          <w:cantSplit/>
        </w:trPr>
        <w:tc>
          <w:tcPr>
            <w:tcW w:w="1151" w:type="pct"/>
          </w:tcPr>
          <w:p w14:paraId="45C3FB0C" w14:textId="77777777" w:rsidR="0032148F" w:rsidRPr="00CB2F1D" w:rsidRDefault="0032148F" w:rsidP="00A357C8">
            <w:pPr>
              <w:rPr>
                <w:szCs w:val="22"/>
              </w:rPr>
            </w:pPr>
            <w:r w:rsidRPr="00CB2F1D">
              <w:t>Reference System identifier code</w:t>
            </w:r>
            <w:r w:rsidR="00845B97">
              <w:t xml:space="preserve"> </w:t>
            </w:r>
            <w:r w:rsidR="00E86C35">
              <w:t>(O)</w:t>
            </w:r>
          </w:p>
          <w:p w14:paraId="0A82E0AA" w14:textId="77777777"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429" w:type="pct"/>
          </w:tcPr>
          <w:p w14:paraId="59F1A369" w14:textId="77777777" w:rsidR="0032148F" w:rsidRPr="00CB2F1D" w:rsidRDefault="0032148F" w:rsidP="00A357C8">
            <w:pPr>
              <w:jc w:val="center"/>
            </w:pPr>
            <w:r w:rsidRPr="00CB2F1D">
              <w:t>C-C</w:t>
            </w:r>
          </w:p>
        </w:tc>
        <w:tc>
          <w:tcPr>
            <w:tcW w:w="3420" w:type="pct"/>
          </w:tcPr>
          <w:p w14:paraId="2616E231" w14:textId="77777777"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Dataset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37"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EPSG:nnnn</w:t>
            </w:r>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data using one of the EPSG defined coordinate reference systems if this is possible.</w:t>
            </w:r>
          </w:p>
        </w:tc>
      </w:tr>
      <w:tr w:rsidR="005B2A5C" w:rsidRPr="00CB2F1D" w14:paraId="497638A4" w14:textId="77777777" w:rsidTr="00C55311">
        <w:trPr>
          <w:cantSplit/>
        </w:trPr>
        <w:tc>
          <w:tcPr>
            <w:tcW w:w="1151" w:type="pct"/>
          </w:tcPr>
          <w:p w14:paraId="56EC99CA" w14:textId="77777777" w:rsidR="0032148F" w:rsidRPr="00CB2F1D" w:rsidRDefault="0032148F" w:rsidP="00A357C8">
            <w:r w:rsidRPr="00CB2F1D">
              <w:t>Metadata extension information (O)</w:t>
            </w:r>
          </w:p>
          <w:p w14:paraId="4DD4C5E8" w14:textId="77777777" w:rsidR="0032148F" w:rsidRPr="00CB2F1D" w:rsidRDefault="0032148F" w:rsidP="00A357C8">
            <w:r w:rsidRPr="00CB2F1D">
              <w:rPr>
                <w:rStyle w:val="ElementxPath"/>
              </w:rPr>
              <w:t>metadataExtensionInfo</w:t>
            </w:r>
          </w:p>
        </w:tc>
        <w:tc>
          <w:tcPr>
            <w:tcW w:w="429" w:type="pct"/>
          </w:tcPr>
          <w:p w14:paraId="76B921DB" w14:textId="77777777" w:rsidR="0032148F" w:rsidRPr="00CB2F1D" w:rsidRDefault="0032148F" w:rsidP="00A357C8">
            <w:pPr>
              <w:jc w:val="center"/>
            </w:pPr>
            <w:r w:rsidRPr="00CB2F1D">
              <w:t>X-X</w:t>
            </w:r>
          </w:p>
        </w:tc>
        <w:tc>
          <w:tcPr>
            <w:tcW w:w="3420" w:type="pct"/>
          </w:tcPr>
          <w:p w14:paraId="3754C0D3" w14:textId="77777777" w:rsidR="0032148F" w:rsidRPr="00CB2F1D" w:rsidRDefault="00BA05F1" w:rsidP="00A357C8">
            <w:pPr>
              <w:pStyle w:val="Tableentry"/>
            </w:pPr>
            <w:r>
              <w:t>N</w:t>
            </w:r>
            <w:r w:rsidR="0032148F" w:rsidRPr="00CB2F1D">
              <w:t>ot used in this profile</w:t>
            </w:r>
            <w:r>
              <w:t>.</w:t>
            </w:r>
          </w:p>
        </w:tc>
      </w:tr>
      <w:tr w:rsidR="005B2A5C" w:rsidRPr="00CB2F1D" w14:paraId="25BB4F78" w14:textId="77777777" w:rsidTr="00C55311">
        <w:trPr>
          <w:cantSplit/>
        </w:trPr>
        <w:tc>
          <w:tcPr>
            <w:tcW w:w="1151" w:type="pct"/>
          </w:tcPr>
          <w:p w14:paraId="5767CB2F" w14:textId="77777777" w:rsidR="0032148F" w:rsidRPr="00CB2F1D" w:rsidRDefault="0032148F" w:rsidP="00A357C8">
            <w:r w:rsidRPr="00CB2F1D">
              <w:t>Resource identification information (M)</w:t>
            </w:r>
          </w:p>
          <w:p w14:paraId="43EAC196" w14:textId="77777777" w:rsidR="0032148F" w:rsidRPr="00CB2F1D" w:rsidRDefault="0032148F" w:rsidP="00A357C8">
            <w:pPr>
              <w:rPr>
                <w:rStyle w:val="ElementxPath"/>
              </w:rPr>
            </w:pPr>
            <w:r w:rsidRPr="00CB2F1D">
              <w:rPr>
                <w:rStyle w:val="ElementxPath"/>
              </w:rPr>
              <w:t>identificationInfo</w:t>
            </w:r>
          </w:p>
        </w:tc>
        <w:tc>
          <w:tcPr>
            <w:tcW w:w="429" w:type="pct"/>
          </w:tcPr>
          <w:p w14:paraId="20116678" w14:textId="77777777" w:rsidR="0032148F" w:rsidRPr="00CB2F1D" w:rsidRDefault="0032148F" w:rsidP="00A357C8">
            <w:pPr>
              <w:jc w:val="center"/>
            </w:pPr>
            <w:r w:rsidRPr="00CB2F1D">
              <w:t>M-M</w:t>
            </w:r>
          </w:p>
        </w:tc>
        <w:tc>
          <w:tcPr>
            <w:tcW w:w="3420" w:type="pct"/>
          </w:tcPr>
          <w:p w14:paraId="5694CE4D" w14:textId="77777777" w:rsidR="0032148F" w:rsidRPr="00CB2F1D" w:rsidRDefault="00820CB1" w:rsidP="00A357C8">
            <w:pPr>
              <w:pStyle w:val="Tableentry"/>
            </w:pPr>
            <w:r w:rsidRPr="00CB2F1D">
              <w:t>C</w:t>
            </w:r>
            <w:r w:rsidR="0032148F" w:rsidRPr="00CB2F1D">
              <w:t>ardinality 1..*.</w:t>
            </w:r>
            <w:r w:rsidR="00AE4A8B" w:rsidRPr="00CB2F1D">
              <w:t xml:space="preserve"> The content of this element identifies the described resource.</w:t>
            </w:r>
            <w:r w:rsidR="0032148F" w:rsidRPr="00CB2F1D">
              <w:t xml:space="preserve"> </w:t>
            </w:r>
            <w:r w:rsidR="00722050" w:rsidRPr="00CB2F1D">
              <w:t>For resources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14:paraId="2DD5523F" w14:textId="77777777" w:rsidTr="00C55311">
        <w:trPr>
          <w:cantSplit/>
        </w:trPr>
        <w:tc>
          <w:tcPr>
            <w:tcW w:w="1151" w:type="pct"/>
          </w:tcPr>
          <w:p w14:paraId="1DE46CDD" w14:textId="77777777" w:rsidR="0032148F" w:rsidRPr="00CB2F1D" w:rsidRDefault="0032148F" w:rsidP="00A357C8">
            <w:r w:rsidRPr="00CB2F1D">
              <w:lastRenderedPageBreak/>
              <w:t>[role] Content information (O)</w:t>
            </w:r>
          </w:p>
          <w:p w14:paraId="5F310B96" w14:textId="77777777" w:rsidR="0032148F" w:rsidRPr="00CB2F1D" w:rsidRDefault="0032148F" w:rsidP="00A357C8">
            <w:r w:rsidRPr="00CB2F1D">
              <w:rPr>
                <w:rStyle w:val="ElementxPath"/>
              </w:rPr>
              <w:t>contentInfo</w:t>
            </w:r>
          </w:p>
        </w:tc>
        <w:tc>
          <w:tcPr>
            <w:tcW w:w="429" w:type="pct"/>
          </w:tcPr>
          <w:p w14:paraId="77966742" w14:textId="77777777" w:rsidR="0032148F" w:rsidRPr="00CB2F1D" w:rsidRDefault="007D7155" w:rsidP="00A357C8">
            <w:pPr>
              <w:jc w:val="center"/>
            </w:pPr>
            <w:r w:rsidRPr="00CB2F1D">
              <w:t>O-O</w:t>
            </w:r>
          </w:p>
        </w:tc>
        <w:tc>
          <w:tcPr>
            <w:tcW w:w="3420" w:type="pct"/>
          </w:tcPr>
          <w:p w14:paraId="60045326" w14:textId="77777777"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content.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polygons, fault line features, and point observation locations for strike and dip data.</w:t>
            </w:r>
          </w:p>
          <w:p w14:paraId="20F6C288" w14:textId="77777777" w:rsidR="00CE5A06" w:rsidRDefault="00CE5A06" w:rsidP="00A357C8">
            <w:pPr>
              <w:pStyle w:val="Tableentry"/>
            </w:pPr>
            <w:r>
              <w:t>E</w:t>
            </w:r>
            <w:r w:rsidRPr="00CE5A06">
              <w:t xml:space="preserve">ntity-attribute metadata for dataset should be documented using </w:t>
            </w:r>
            <w:r>
              <w:t>ISO19110; XML</w:t>
            </w:r>
            <w:r w:rsidRPr="00CE5A06">
              <w:t xml:space="preserve"> schema</w:t>
            </w:r>
            <w:r>
              <w:t xml:space="preserve"> are</w:t>
            </w:r>
            <w:r w:rsidRPr="00CE5A06">
              <w:t xml:space="preserve"> located at http://www.isotc211.org/2005/gfc/gfc.xsd.  The ISO19139 XML implementation of ISO19115 does not allow inclusion of the feature catalog inside the metadata record, but provides a citation element in the </w:t>
            </w:r>
            <w:r>
              <w:rPr>
                <w:rStyle w:val="ElementxPath"/>
              </w:rPr>
              <w:t>gmd:contentInfo/gmd:MD_Feature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element. The USGIN profile provision is to link to the feature catalog using an xlink:href attribute on the </w:t>
            </w:r>
            <w:r w:rsidRPr="00CE5A06">
              <w:rPr>
                <w:rStyle w:val="ElementxPath"/>
              </w:rPr>
              <w:t>gmd:featureCatalogueCitation</w:t>
            </w:r>
            <w:r w:rsidRPr="00CE5A06">
              <w:t>, identified as such by an accompanying xlink:title attribute with the value "Link to ISO19110 feature catalog". Code Example 2 shows recommended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14:paraId="35919A32" w14:textId="77777777"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Measurement. A coverage is a data structure that acts as a function to return values from its range for any direct position within its spatiotemporal domain (OGC 07-067r5). Image coverages return values for light intensity in a given wavelength range, thematicClassification coverages return codes corresponding to some domain concept, and physicalMeasurement coverages return values representing some physical quantity like magnetic susceptibility, density, resistivity.</w:t>
            </w:r>
          </w:p>
        </w:tc>
      </w:tr>
      <w:tr w:rsidR="005B2A5C" w:rsidRPr="00CB2F1D" w14:paraId="060F5D89" w14:textId="77777777" w:rsidTr="00C55311">
        <w:trPr>
          <w:cantSplit/>
        </w:trPr>
        <w:tc>
          <w:tcPr>
            <w:tcW w:w="1151" w:type="pct"/>
          </w:tcPr>
          <w:p w14:paraId="6BC10BCF" w14:textId="77777777" w:rsidR="0032148F" w:rsidRPr="00CB2F1D" w:rsidRDefault="0032148F" w:rsidP="00A357C8">
            <w:r w:rsidRPr="00CB2F1D">
              <w:t xml:space="preserve">[role] Resource distribution </w:t>
            </w:r>
            <w:r w:rsidR="00255C7B" w:rsidRPr="00CB2F1D">
              <w:t xml:space="preserve">information </w:t>
            </w:r>
            <w:r w:rsidRPr="00CB2F1D">
              <w:t>(O)</w:t>
            </w:r>
          </w:p>
          <w:p w14:paraId="67EEE4A1" w14:textId="77777777" w:rsidR="0032148F" w:rsidRPr="00CB2F1D" w:rsidRDefault="0032148F" w:rsidP="00A357C8">
            <w:r w:rsidRPr="00CB2F1D">
              <w:rPr>
                <w:rStyle w:val="ElementxPath"/>
              </w:rPr>
              <w:t>distributionInfo</w:t>
            </w:r>
          </w:p>
        </w:tc>
        <w:tc>
          <w:tcPr>
            <w:tcW w:w="429" w:type="pct"/>
          </w:tcPr>
          <w:p w14:paraId="52C5EC00" w14:textId="77777777" w:rsidR="0032148F" w:rsidRPr="00CB2F1D" w:rsidRDefault="007D7155" w:rsidP="00B24B0F">
            <w:pPr>
              <w:jc w:val="center"/>
            </w:pPr>
            <w:r w:rsidRPr="00CB2F1D">
              <w:t>O-</w:t>
            </w:r>
            <w:r w:rsidR="00AA7062">
              <w:t>M</w:t>
            </w:r>
          </w:p>
        </w:tc>
        <w:tc>
          <w:tcPr>
            <w:tcW w:w="3420" w:type="pct"/>
          </w:tcPr>
          <w:p w14:paraId="0DFB8AFA" w14:textId="77777777"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resource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provides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instructions.</w:t>
            </w:r>
            <w:r w:rsidR="0032148F" w:rsidRPr="00CB2F1D">
              <w:t xml:space="preserve"> </w:t>
            </w:r>
          </w:p>
        </w:tc>
      </w:tr>
      <w:tr w:rsidR="005B2A5C" w:rsidRPr="00CB2F1D" w14:paraId="5CA72ADF" w14:textId="77777777" w:rsidTr="00C55311">
        <w:trPr>
          <w:cantSplit/>
        </w:trPr>
        <w:tc>
          <w:tcPr>
            <w:tcW w:w="1151" w:type="pct"/>
          </w:tcPr>
          <w:p w14:paraId="1683F38A" w14:textId="77777777" w:rsidR="00AB3B2D" w:rsidRPr="00CB2F1D" w:rsidRDefault="00AB3B2D" w:rsidP="00A357C8">
            <w:r w:rsidRPr="00CB2F1D">
              <w:lastRenderedPageBreak/>
              <w:t>Resource distribution format (O)</w:t>
            </w:r>
          </w:p>
          <w:p w14:paraId="5F22B366" w14:textId="77777777"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429" w:type="pct"/>
          </w:tcPr>
          <w:p w14:paraId="514927B8" w14:textId="77777777" w:rsidR="00AB3B2D" w:rsidRPr="00CB2F1D" w:rsidDel="00093B6F" w:rsidRDefault="00AB3B2D" w:rsidP="00A357C8">
            <w:pPr>
              <w:jc w:val="center"/>
            </w:pPr>
            <w:r w:rsidRPr="00CB2F1D">
              <w:t>O-</w:t>
            </w:r>
            <w:r w:rsidR="00E35A26" w:rsidRPr="00CB2F1D">
              <w:t>O</w:t>
            </w:r>
          </w:p>
        </w:tc>
        <w:tc>
          <w:tcPr>
            <w:tcW w:w="3420" w:type="pct"/>
          </w:tcPr>
          <w:p w14:paraId="7E85AB9C" w14:textId="77777777" w:rsidR="0037780D" w:rsidRDefault="003D2AF7" w:rsidP="00A357C8">
            <w:pPr>
              <w:spacing w:before="0" w:after="0"/>
            </w:pPr>
            <w:r w:rsidRPr="00CB2F1D">
              <w:t>Information on the format or physical manifestation of the resource.</w:t>
            </w:r>
            <w:r w:rsidR="0037780D">
              <w:t xml:space="preserve"> </w:t>
            </w:r>
          </w:p>
          <w:p w14:paraId="691583D8" w14:textId="77777777"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 xml:space="preserve">Table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14:paraId="796FDF30" w14:textId="77777777" w:rsidR="0037780D" w:rsidRDefault="00CE6E7D" w:rsidP="00A273CD">
            <w:pPr>
              <w:numPr>
                <w:ilvl w:val="0"/>
                <w:numId w:val="49"/>
              </w:numPr>
              <w:spacing w:before="0" w:after="0"/>
            </w:pPr>
            <w:r>
              <w:t>For digital resources, the format specifies the file type, either using a MIME type, or formatted string. Pattern for digital resources</w:t>
            </w:r>
            <w:r w:rsidR="00DD1CDB">
              <w:t xml:space="preserve"> that do not have a registered MIME type</w:t>
            </w:r>
            <w:r>
              <w:t xml:space="preserve">: </w:t>
            </w:r>
            <w:r w:rsidRPr="00A5071E">
              <w:rPr>
                <w:rStyle w:val="codelist"/>
              </w:rPr>
              <w:t>[vendor:ap</w:t>
            </w:r>
            <w:r w:rsidR="00DD1CDB">
              <w:rPr>
                <w:rStyle w:val="codelist"/>
              </w:rPr>
              <w:softHyphen/>
            </w:r>
            <w:r w:rsidRPr="00A5071E">
              <w:rPr>
                <w:rStyle w:val="codelist"/>
              </w:rPr>
              <w:t>plicationName]/fileExtension</w:t>
            </w:r>
            <w:r>
              <w:t xml:space="preserve">. The vendor and application names may not be applicable, and could be omitted, but the ‘/’ and file extension should always be present. </w:t>
            </w:r>
          </w:p>
          <w:p w14:paraId="53D23FF4" w14:textId="77777777" w:rsidR="003A5871" w:rsidRDefault="00CE6E7D" w:rsidP="00CE2853">
            <w:pPr>
              <w:numPr>
                <w:ilvl w:val="0"/>
                <w:numId w:val="49"/>
              </w:numPr>
              <w:spacing w:before="0" w:after="0"/>
            </w:pPr>
            <w:r>
              <w:t xml:space="preserve">If the format consists of a single file, the file extension is a three letter file-type abbreviation assigned by the vendor. </w:t>
            </w:r>
          </w:p>
          <w:p w14:paraId="43EC55DF" w14:textId="77777777" w:rsidR="00AB3B2D" w:rsidRPr="00CB2F1D" w:rsidRDefault="00AB3B2D" w:rsidP="009851E6">
            <w:pPr>
              <w:spacing w:before="0" w:after="0"/>
            </w:pPr>
          </w:p>
        </w:tc>
      </w:tr>
      <w:tr w:rsidR="005B2A5C" w:rsidRPr="00CB2F1D" w14:paraId="6AD59A8E" w14:textId="77777777" w:rsidTr="00C55311">
        <w:trPr>
          <w:cantSplit/>
        </w:trPr>
        <w:tc>
          <w:tcPr>
            <w:tcW w:w="1151" w:type="pct"/>
          </w:tcPr>
          <w:p w14:paraId="14248535" w14:textId="77777777" w:rsidR="0039510D" w:rsidRPr="00CB2F1D" w:rsidRDefault="0039510D" w:rsidP="00A357C8">
            <w:r w:rsidRPr="00CB2F1D">
              <w:t xml:space="preserve">Resource </w:t>
            </w:r>
            <w:r w:rsidR="0041079A" w:rsidRPr="00CB2F1D">
              <w:t>distributor information</w:t>
            </w:r>
            <w:r w:rsidRPr="00CB2F1D">
              <w:t xml:space="preserve"> (O)</w:t>
            </w:r>
          </w:p>
          <w:p w14:paraId="5816EDB6" w14:textId="77777777"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429" w:type="pct"/>
          </w:tcPr>
          <w:p w14:paraId="02AA4673" w14:textId="77777777" w:rsidR="0039510D" w:rsidRPr="00CB2F1D" w:rsidDel="00093B6F" w:rsidRDefault="00351604" w:rsidP="00A357C8">
            <w:pPr>
              <w:jc w:val="center"/>
            </w:pPr>
            <w:r w:rsidRPr="00CB2F1D">
              <w:t>O-</w:t>
            </w:r>
            <w:r w:rsidR="00AB3B2D" w:rsidRPr="00CB2F1D">
              <w:t>C</w:t>
            </w:r>
          </w:p>
        </w:tc>
        <w:tc>
          <w:tcPr>
            <w:tcW w:w="3420" w:type="pct"/>
          </w:tcPr>
          <w:p w14:paraId="595D4965" w14:textId="77777777"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distributors,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 xml:space="preserve">have different transfer options, these should be represented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elements.</w:t>
            </w:r>
          </w:p>
        </w:tc>
      </w:tr>
      <w:tr w:rsidR="005B2A5C" w:rsidRPr="00CB2F1D" w14:paraId="2DE8F5C3" w14:textId="77777777" w:rsidTr="00C55311">
        <w:trPr>
          <w:cantSplit/>
        </w:trPr>
        <w:tc>
          <w:tcPr>
            <w:tcW w:w="1151" w:type="pct"/>
          </w:tcPr>
          <w:p w14:paraId="1F973BE3" w14:textId="77777777" w:rsidR="0032148F" w:rsidRPr="00CB2F1D" w:rsidRDefault="009E344A" w:rsidP="00A357C8">
            <w:r w:rsidRPr="00CB2F1D">
              <w:t xml:space="preserve">Resource </w:t>
            </w:r>
            <w:r w:rsidR="00033667" w:rsidRPr="00CB2F1D">
              <w:t>distributor</w:t>
            </w:r>
            <w:r w:rsidR="0032148F" w:rsidRPr="00CB2F1D">
              <w:t xml:space="preserve"> responsible party</w:t>
            </w:r>
            <w:r w:rsidR="00C30D0D">
              <w:t xml:space="preserve"> </w:t>
            </w:r>
            <w:r w:rsidR="00E86C35">
              <w:t>(O)</w:t>
            </w:r>
          </w:p>
          <w:p w14:paraId="07E14883" w14:textId="77777777"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429" w:type="pct"/>
          </w:tcPr>
          <w:p w14:paraId="68A78348" w14:textId="77777777" w:rsidR="0032148F" w:rsidRPr="00CB2F1D" w:rsidRDefault="00FE73C1" w:rsidP="00B24B0F">
            <w:pPr>
              <w:jc w:val="center"/>
            </w:pPr>
            <w:r w:rsidRPr="00CB2F1D">
              <w:t>C-</w:t>
            </w:r>
            <w:r w:rsidR="00E32F04">
              <w:t>M</w:t>
            </w:r>
          </w:p>
        </w:tc>
        <w:tc>
          <w:tcPr>
            <w:tcW w:w="3420" w:type="pct"/>
          </w:tcPr>
          <w:p w14:paraId="7D645C1C" w14:textId="77777777"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r w:rsidR="00E32F04" w:rsidRPr="007713B2">
              <w:rPr>
                <w:rStyle w:val="codelist"/>
              </w:rPr>
              <w:t>pointOfContact</w:t>
            </w:r>
            <w:r w:rsidR="00E32F04" w:rsidRPr="00E32F04">
              <w:t xml:space="preserve"> "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accessing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(electronicMailAddress)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organisationName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resourceProvider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details on </w:t>
            </w:r>
            <w:r w:rsidR="00FB0712">
              <w:t>codelist encoding</w:t>
            </w:r>
            <w:r w:rsidR="00FB0712" w:rsidRPr="00CB2F1D">
              <w:t>.</w:t>
            </w:r>
          </w:p>
          <w:p w14:paraId="0E2EA126" w14:textId="77777777" w:rsidR="00E32F04" w:rsidRPr="00CB2F1D" w:rsidRDefault="00E32F04" w:rsidP="00FA16A0">
            <w:pPr>
              <w:pStyle w:val="Tableentry"/>
            </w:pPr>
            <w:r>
              <w:rPr>
                <w:lang w:eastAsia="ja-JP"/>
              </w:rPr>
              <w:t xml:space="preserve">  </w:t>
            </w:r>
          </w:p>
        </w:tc>
      </w:tr>
      <w:tr w:rsidR="009E344A" w:rsidRPr="00CB2F1D" w14:paraId="00EE4557" w14:textId="77777777" w:rsidTr="00C55311">
        <w:trPr>
          <w:cantSplit/>
        </w:trPr>
        <w:tc>
          <w:tcPr>
            <w:tcW w:w="1151" w:type="pct"/>
          </w:tcPr>
          <w:p w14:paraId="5D291434" w14:textId="77777777" w:rsidR="009E344A" w:rsidRPr="00CB2F1D" w:rsidRDefault="009E344A" w:rsidP="00A357C8">
            <w:r w:rsidRPr="00CB2F1D">
              <w:lastRenderedPageBreak/>
              <w:t xml:space="preserve">Resource </w:t>
            </w:r>
            <w:r w:rsidR="00033667" w:rsidRPr="00CB2F1D">
              <w:t>distributor</w:t>
            </w:r>
            <w:r w:rsidRPr="00CB2F1D">
              <w:t xml:space="preserve"> order process (O)</w:t>
            </w:r>
          </w:p>
          <w:p w14:paraId="0BF8EAFB" w14:textId="77777777"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429" w:type="pct"/>
          </w:tcPr>
          <w:p w14:paraId="675B5BB9" w14:textId="77777777" w:rsidR="009E344A" w:rsidRPr="00CB2F1D" w:rsidRDefault="009E344A" w:rsidP="00B24B0F">
            <w:pPr>
              <w:jc w:val="center"/>
            </w:pPr>
            <w:r w:rsidRPr="00CB2F1D">
              <w:t>O-</w:t>
            </w:r>
            <w:r w:rsidR="00E32F04">
              <w:t>C</w:t>
            </w:r>
          </w:p>
        </w:tc>
        <w:tc>
          <w:tcPr>
            <w:tcW w:w="3420" w:type="pct"/>
          </w:tcPr>
          <w:p w14:paraId="36DABF6B" w14:textId="77777777"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14:paraId="4AEE2150" w14:textId="77777777" w:rsidTr="00C55311">
        <w:trPr>
          <w:cantSplit/>
        </w:trPr>
        <w:tc>
          <w:tcPr>
            <w:tcW w:w="1151" w:type="pct"/>
          </w:tcPr>
          <w:p w14:paraId="4FE6C96F" w14:textId="77777777" w:rsidR="00033667" w:rsidRPr="00CB2F1D" w:rsidRDefault="00033667" w:rsidP="00A357C8">
            <w:r w:rsidRPr="00CB2F1D">
              <w:t>Resource distributor format (O)</w:t>
            </w:r>
          </w:p>
          <w:p w14:paraId="63CA9551" w14:textId="77777777"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429" w:type="pct"/>
          </w:tcPr>
          <w:p w14:paraId="6DCF429A" w14:textId="77777777" w:rsidR="00033667" w:rsidRPr="00CB2F1D" w:rsidRDefault="00033667" w:rsidP="00B24B0F">
            <w:pPr>
              <w:jc w:val="center"/>
            </w:pPr>
            <w:r w:rsidRPr="00CB2F1D">
              <w:t>O-</w:t>
            </w:r>
            <w:r w:rsidR="00E32F04">
              <w:t>O</w:t>
            </w:r>
          </w:p>
        </w:tc>
        <w:tc>
          <w:tcPr>
            <w:tcW w:w="3420" w:type="pct"/>
          </w:tcPr>
          <w:p w14:paraId="433B09A7" w14:textId="77777777"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026FBC">
              <w:t>‘</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14:paraId="495D8398" w14:textId="77777777" w:rsidTr="00C55311">
        <w:trPr>
          <w:cantSplit/>
        </w:trPr>
        <w:tc>
          <w:tcPr>
            <w:tcW w:w="1151" w:type="pct"/>
          </w:tcPr>
          <w:p w14:paraId="2C80C524" w14:textId="77777777" w:rsidR="0089267E" w:rsidRPr="00CB2F1D" w:rsidRDefault="0089267E" w:rsidP="008314E9">
            <w:pPr>
              <w:pStyle w:val="Tableentry"/>
            </w:pPr>
            <w:r w:rsidRPr="00CB2F1D">
              <w:t>Resource distribution transfer options (O)</w:t>
            </w:r>
          </w:p>
          <w:p w14:paraId="6317D011" w14:textId="77777777"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429" w:type="pct"/>
          </w:tcPr>
          <w:p w14:paraId="2395FBC9" w14:textId="77777777" w:rsidR="0089267E" w:rsidRPr="00CB2F1D" w:rsidRDefault="0089267E" w:rsidP="008314E9">
            <w:pPr>
              <w:jc w:val="center"/>
            </w:pPr>
            <w:r w:rsidRPr="00CB2F1D">
              <w:t>C-C</w:t>
            </w:r>
          </w:p>
        </w:tc>
        <w:tc>
          <w:tcPr>
            <w:tcW w:w="3420" w:type="pct"/>
          </w:tcPr>
          <w:p w14:paraId="4BE91F2B" w14:textId="77777777"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section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Pr="00924A30">
              <w:rPr>
                <w:i/>
              </w:rPr>
              <w:t>Use of MD_Distribution and MD_Distributor</w:t>
            </w:r>
            <w:r w:rsidRPr="007C5372">
              <w:rPr>
                <w:i/>
              </w:rPr>
              <w:fldChar w:fldCharType="end"/>
            </w:r>
            <w:r w:rsidRPr="00CB2F1D">
              <w:t xml:space="preserve">’ for instructions on use of this element. </w:t>
            </w:r>
            <w:r w:rsidRPr="0037780D">
              <w:t>If distribution information is included (MD_Distribution is not null), then at least one one MD_Distribution/transferOptions element is required</w:t>
            </w:r>
            <w:r>
              <w:t>.</w:t>
            </w:r>
          </w:p>
        </w:tc>
      </w:tr>
      <w:tr w:rsidR="005B2A5C" w:rsidRPr="00CB2F1D" w14:paraId="45DF9AF6" w14:textId="77777777" w:rsidTr="00C55311">
        <w:trPr>
          <w:cantSplit/>
        </w:trPr>
        <w:tc>
          <w:tcPr>
            <w:tcW w:w="1151" w:type="pct"/>
          </w:tcPr>
          <w:p w14:paraId="238E494B" w14:textId="77777777"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14:paraId="249E8B61" w14:textId="77777777"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429" w:type="pct"/>
          </w:tcPr>
          <w:p w14:paraId="7155C680" w14:textId="77777777" w:rsidR="00093B6F" w:rsidRPr="00CB2F1D" w:rsidRDefault="006C6740" w:rsidP="00A357C8">
            <w:pPr>
              <w:jc w:val="center"/>
            </w:pPr>
            <w:r w:rsidRPr="00CB2F1D">
              <w:t>M</w:t>
            </w:r>
            <w:r w:rsidR="003D4D57" w:rsidRPr="00CB2F1D">
              <w:t>-</w:t>
            </w:r>
            <w:r w:rsidRPr="00CB2F1D">
              <w:t>M</w:t>
            </w:r>
          </w:p>
        </w:tc>
        <w:tc>
          <w:tcPr>
            <w:tcW w:w="3420" w:type="pct"/>
          </w:tcPr>
          <w:p w14:paraId="02AD1A89" w14:textId="77777777"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14:paraId="03880569" w14:textId="77777777" w:rsidTr="00C55311">
        <w:trPr>
          <w:cantSplit/>
        </w:trPr>
        <w:tc>
          <w:tcPr>
            <w:tcW w:w="1151" w:type="pct"/>
          </w:tcPr>
          <w:p w14:paraId="2E48BB1E" w14:textId="77777777" w:rsidR="00BB7C40" w:rsidRPr="00CB2F1D" w:rsidRDefault="00BB7C40" w:rsidP="00A357C8">
            <w:r w:rsidRPr="00CB2F1D">
              <w:lastRenderedPageBreak/>
              <w:t>Resource distributor online distribution linkage (O)</w:t>
            </w:r>
          </w:p>
          <w:p w14:paraId="373F4005" w14:textId="77777777"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429" w:type="pct"/>
          </w:tcPr>
          <w:p w14:paraId="1087DCA8" w14:textId="77777777" w:rsidR="00BB7C40" w:rsidRPr="00CB2F1D" w:rsidRDefault="00BB7C40" w:rsidP="00B24B0F">
            <w:pPr>
              <w:jc w:val="center"/>
            </w:pPr>
            <w:r w:rsidRPr="00CB2F1D">
              <w:t>M-</w:t>
            </w:r>
            <w:r w:rsidR="0089267E">
              <w:t>O</w:t>
            </w:r>
          </w:p>
        </w:tc>
        <w:tc>
          <w:tcPr>
            <w:tcW w:w="3420" w:type="pct"/>
          </w:tcPr>
          <w:p w14:paraId="4728CE88" w14:textId="77777777"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additional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14:paraId="17B2E51D" w14:textId="77777777" w:rsidTr="00C55311">
        <w:trPr>
          <w:cantSplit/>
        </w:trPr>
        <w:tc>
          <w:tcPr>
            <w:tcW w:w="1151" w:type="pct"/>
          </w:tcPr>
          <w:p w14:paraId="144443FF" w14:textId="77777777" w:rsidR="00BB7C40" w:rsidRPr="00CB2F1D" w:rsidRDefault="00BB7C40" w:rsidP="00A357C8">
            <w:r w:rsidRPr="00CB2F1D">
              <w:t>Resource distributor online distribution linkage (O)</w:t>
            </w:r>
          </w:p>
          <w:p w14:paraId="19F13F9E" w14:textId="77777777"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429" w:type="pct"/>
          </w:tcPr>
          <w:p w14:paraId="572249CB" w14:textId="77777777" w:rsidR="00BB7C40" w:rsidRPr="00CB2F1D" w:rsidRDefault="00BB7C40" w:rsidP="00A357C8">
            <w:pPr>
              <w:jc w:val="center"/>
            </w:pPr>
            <w:r>
              <w:t>O-O</w:t>
            </w:r>
          </w:p>
        </w:tc>
        <w:tc>
          <w:tcPr>
            <w:tcW w:w="3420" w:type="pct"/>
          </w:tcPr>
          <w:p w14:paraId="5975CFD4" w14:textId="77777777"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distributionInfo//CI_OnlineResource</w:t>
            </w:r>
            <w:r w:rsidR="0076401E">
              <w:t xml:space="preserve">) that are not simple file access URLs, like services, online order forms, mailto links to e-mail a request for the resource, the name property has special values defined in </w:t>
            </w:r>
            <w:r w:rsidR="0076401E">
              <w:fldChar w:fldCharType="begin"/>
            </w:r>
            <w:r w:rsidR="0076401E">
              <w:instrText xml:space="preserve"> REF _Ref252866837 \h </w:instrText>
            </w:r>
            <w:r w:rsidR="0076401E">
              <w:fldChar w:fldCharType="separate"/>
            </w:r>
            <w:r w:rsidR="0076401E">
              <w:t xml:space="preserve">Table </w:t>
            </w:r>
            <w:r w:rsidR="0076401E">
              <w:rPr>
                <w:noProof/>
              </w:rPr>
              <w:t>13</w:t>
            </w:r>
            <w:r w:rsidR="0076401E">
              <w:fldChar w:fldCharType="end"/>
            </w:r>
            <w:r w:rsidR="0076401E">
              <w:t>.</w:t>
            </w:r>
          </w:p>
        </w:tc>
      </w:tr>
      <w:tr w:rsidR="002F3815" w:rsidRPr="00CB2F1D" w14:paraId="61675E53" w14:textId="77777777" w:rsidTr="00C55311">
        <w:trPr>
          <w:cantSplit/>
        </w:trPr>
        <w:tc>
          <w:tcPr>
            <w:tcW w:w="1151" w:type="pct"/>
          </w:tcPr>
          <w:p w14:paraId="450C4EFE" w14:textId="77777777" w:rsidR="002F3815" w:rsidRPr="00CB2F1D" w:rsidRDefault="003F2B45" w:rsidP="00A357C8">
            <w:r w:rsidRPr="00CB2F1D">
              <w:t>Resource distributor online distribution application profile (O)</w:t>
            </w:r>
          </w:p>
          <w:p w14:paraId="043F4EBA" w14:textId="77777777"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45" w:name="appProfileInTable2"/>
            <w:r w:rsidR="002F3815" w:rsidRPr="00CB2F1D">
              <w:rPr>
                <w:rStyle w:val="ElementxPath"/>
              </w:rPr>
              <w:t>applicationProfile</w:t>
            </w:r>
            <w:bookmarkEnd w:id="45"/>
          </w:p>
        </w:tc>
        <w:tc>
          <w:tcPr>
            <w:tcW w:w="429" w:type="pct"/>
          </w:tcPr>
          <w:p w14:paraId="0BBBF0FE" w14:textId="77777777" w:rsidR="002F3815" w:rsidRPr="00CB2F1D" w:rsidRDefault="002F3815" w:rsidP="00B24B0F">
            <w:pPr>
              <w:jc w:val="center"/>
            </w:pPr>
            <w:r w:rsidRPr="00CB2F1D">
              <w:t>C-</w:t>
            </w:r>
            <w:r w:rsidR="0089267E">
              <w:t>O</w:t>
            </w:r>
          </w:p>
        </w:tc>
        <w:tc>
          <w:tcPr>
            <w:tcW w:w="3420" w:type="pct"/>
          </w:tcPr>
          <w:p w14:paraId="4418F553" w14:textId="77777777" w:rsidR="002F3815" w:rsidRDefault="002F3815" w:rsidP="00A357C8">
            <w:pPr>
              <w:pStyle w:val="Tableentry"/>
            </w:pPr>
            <w:r w:rsidRPr="00CB2F1D">
              <w:rPr>
                <w:rStyle w:val="ElementxPath"/>
              </w:rPr>
              <w:t>applicationProfile</w:t>
            </w:r>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 xml:space="preserve">another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vendor:application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xml:space="preserve">. For links to documents for which the service type and base protocol prefix on the link URL do not provide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CI_OnlineResource</w:t>
            </w:r>
            <w:r w:rsidR="0076401E">
              <w:fldChar w:fldCharType="end"/>
            </w:r>
            <w:r w:rsidR="0076401E">
              <w:t xml:space="preserve"> for more explanation.</w:t>
            </w:r>
          </w:p>
          <w:p w14:paraId="0C883BB6" w14:textId="77777777" w:rsidR="00A842D8" w:rsidRPr="00CB2F1D" w:rsidRDefault="00A842D8" w:rsidP="00A357C8">
            <w:pPr>
              <w:pStyle w:val="Tableentry"/>
            </w:pPr>
          </w:p>
        </w:tc>
      </w:tr>
      <w:tr w:rsidR="005B2A5C" w:rsidRPr="00CB2F1D" w14:paraId="6B7D9B8A" w14:textId="77777777" w:rsidTr="00C55311">
        <w:trPr>
          <w:cantSplit/>
        </w:trPr>
        <w:tc>
          <w:tcPr>
            <w:tcW w:w="1151" w:type="pct"/>
          </w:tcPr>
          <w:p w14:paraId="559A929B" w14:textId="77777777"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14:paraId="25F73933" w14:textId="77777777"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429" w:type="pct"/>
          </w:tcPr>
          <w:p w14:paraId="185A1ACB" w14:textId="77777777" w:rsidR="006C6740" w:rsidRPr="00CB2F1D" w:rsidRDefault="007E3AD4" w:rsidP="00B24B0F">
            <w:pPr>
              <w:jc w:val="center"/>
            </w:pPr>
            <w:r w:rsidRPr="00CB2F1D">
              <w:t>O-</w:t>
            </w:r>
            <w:r w:rsidR="0089267E">
              <w:t>O</w:t>
            </w:r>
          </w:p>
        </w:tc>
        <w:tc>
          <w:tcPr>
            <w:tcW w:w="3420" w:type="pct"/>
          </w:tcPr>
          <w:p w14:paraId="53C2993D" w14:textId="77777777"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downloadable file</w:t>
            </w:r>
            <w:r w:rsidRPr="00CB2F1D">
              <w:t xml:space="preserve">. </w:t>
            </w:r>
            <w:r w:rsidR="00B307E1">
              <w:t>USGIN recommended v</w:t>
            </w:r>
            <w:r w:rsidRPr="00CB2F1D">
              <w:t>alues for CI_OnlineFunctionCode in this role are</w:t>
            </w:r>
            <w:r w:rsidR="00546806" w:rsidRPr="00CB2F1D">
              <w:t xml:space="preserve"> summarized in </w:t>
            </w:r>
            <w:r w:rsidR="00877A5A">
              <w:fldChar w:fldCharType="begin"/>
            </w:r>
            <w:r w:rsidR="00877A5A">
              <w:instrText xml:space="preserve"> REF _Ref247443287 \h </w:instrText>
            </w:r>
            <w:r w:rsidR="00026FBC">
              <w:instrText xml:space="preserve"> \* MERGEFORMAT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service should be separate metadata record with the dataset(s) exposed through the service identified in the service metadata record as coupledResources.</w:t>
            </w:r>
            <w:r w:rsidR="001E3FA7">
              <w:t xml:space="preserve"> </w:t>
            </w:r>
          </w:p>
        </w:tc>
      </w:tr>
      <w:tr w:rsidR="005B2A5C" w:rsidRPr="00CB2F1D" w14:paraId="401AD757" w14:textId="77777777" w:rsidTr="00C55311">
        <w:trPr>
          <w:cantSplit/>
        </w:trPr>
        <w:tc>
          <w:tcPr>
            <w:tcW w:w="1151" w:type="pct"/>
          </w:tcPr>
          <w:p w14:paraId="4CC4E9EE" w14:textId="77777777" w:rsidR="0032148F" w:rsidRPr="00CB2F1D" w:rsidRDefault="0032148F" w:rsidP="00A357C8">
            <w:r w:rsidRPr="00CB2F1D">
              <w:t>[role] Data quality information (O)</w:t>
            </w:r>
          </w:p>
          <w:p w14:paraId="394F1F69" w14:textId="77777777" w:rsidR="0032148F" w:rsidRPr="00CB2F1D" w:rsidRDefault="0032148F" w:rsidP="00A357C8">
            <w:pPr>
              <w:rPr>
                <w:rStyle w:val="ElementxPath"/>
              </w:rPr>
            </w:pPr>
            <w:r w:rsidRPr="00CB2F1D">
              <w:rPr>
                <w:rStyle w:val="ElementxPath"/>
              </w:rPr>
              <w:t>dataQualityInfo</w:t>
            </w:r>
          </w:p>
        </w:tc>
        <w:tc>
          <w:tcPr>
            <w:tcW w:w="429" w:type="pct"/>
          </w:tcPr>
          <w:p w14:paraId="2B74D1B8" w14:textId="77777777" w:rsidR="0032148F" w:rsidRPr="00CB2F1D" w:rsidRDefault="008A0416" w:rsidP="00B24B0F">
            <w:pPr>
              <w:jc w:val="center"/>
            </w:pPr>
            <w:r w:rsidRPr="00CB2F1D">
              <w:t>C-</w:t>
            </w:r>
            <w:r w:rsidR="00FB2D36">
              <w:t>O</w:t>
            </w:r>
          </w:p>
        </w:tc>
        <w:tc>
          <w:tcPr>
            <w:tcW w:w="3420" w:type="pct"/>
          </w:tcPr>
          <w:p w14:paraId="3B9E39C4" w14:textId="77777777"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14:paraId="1204C886" w14:textId="77777777" w:rsidTr="00C55311">
        <w:trPr>
          <w:cantSplit/>
        </w:trPr>
        <w:tc>
          <w:tcPr>
            <w:tcW w:w="1151" w:type="pct"/>
          </w:tcPr>
          <w:p w14:paraId="60C3F4DA" w14:textId="77777777" w:rsidR="00FB0BF1" w:rsidRPr="00CB2F1D" w:rsidRDefault="00FB0BF1" w:rsidP="00A357C8">
            <w:r w:rsidRPr="00CB2F1D">
              <w:t>Data quality scope (O)</w:t>
            </w:r>
          </w:p>
          <w:p w14:paraId="58953DA3" w14:textId="77777777" w:rsidR="00FB0BF1" w:rsidRPr="00CB2F1D" w:rsidRDefault="00FB0BF1" w:rsidP="00A357C8">
            <w:r w:rsidRPr="00CB2F1D">
              <w:rPr>
                <w:rStyle w:val="ElementxPath"/>
              </w:rPr>
              <w:t>dataQualityInfo/DQ_DataQuality/</w:t>
            </w:r>
            <w:r w:rsidR="004903F9" w:rsidRPr="00CB2F1D">
              <w:rPr>
                <w:rStyle w:val="ElementxPath"/>
              </w:rPr>
              <w:t>scope</w:t>
            </w:r>
          </w:p>
        </w:tc>
        <w:tc>
          <w:tcPr>
            <w:tcW w:w="429" w:type="pct"/>
          </w:tcPr>
          <w:p w14:paraId="706A8C60" w14:textId="77777777" w:rsidR="00FB0BF1" w:rsidRPr="00CB2F1D" w:rsidRDefault="004C518A" w:rsidP="00A357C8">
            <w:pPr>
              <w:jc w:val="center"/>
            </w:pPr>
            <w:r w:rsidRPr="00CB2F1D">
              <w:t>C-C</w:t>
            </w:r>
          </w:p>
        </w:tc>
        <w:tc>
          <w:tcPr>
            <w:tcW w:w="3420" w:type="pct"/>
          </w:tcPr>
          <w:p w14:paraId="429829DF" w14:textId="77777777"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data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collectionHardware, collectionSession, dataset, series, nonGeographicDataset, dimensionGroup, fieldSession, software, service, model, tile</w:t>
            </w:r>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14:paraId="628B3889" w14:textId="77777777" w:rsidR="00FB0BF1" w:rsidRPr="00CB2F1D" w:rsidRDefault="00FB0BF1" w:rsidP="00A357C8">
            <w:pPr>
              <w:pStyle w:val="Tableentry"/>
            </w:pPr>
          </w:p>
        </w:tc>
      </w:tr>
      <w:tr w:rsidR="005B2A5C" w:rsidRPr="00CB2F1D" w14:paraId="0F905CD0" w14:textId="77777777" w:rsidTr="00C55311">
        <w:trPr>
          <w:cantSplit/>
        </w:trPr>
        <w:tc>
          <w:tcPr>
            <w:tcW w:w="1151" w:type="pct"/>
          </w:tcPr>
          <w:p w14:paraId="5C8D6D9B" w14:textId="77777777" w:rsidR="004C518A" w:rsidRPr="00CB2F1D" w:rsidRDefault="004C518A" w:rsidP="00A357C8">
            <w:r w:rsidRPr="00CB2F1D">
              <w:t xml:space="preserve">Data quality </w:t>
            </w:r>
            <w:r w:rsidR="00E249CE" w:rsidRPr="00CB2F1D">
              <w:t>scope</w:t>
            </w:r>
            <w:r w:rsidR="002E70D7" w:rsidRPr="00CB2F1D">
              <w:t xml:space="preserve"> </w:t>
            </w:r>
            <w:r w:rsidR="00E249CE" w:rsidRPr="00CB2F1D">
              <w:t xml:space="preserve">level description </w:t>
            </w:r>
            <w:r w:rsidRPr="00CB2F1D">
              <w:t>(O)</w:t>
            </w:r>
          </w:p>
          <w:p w14:paraId="38B2C49A" w14:textId="77777777"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429" w:type="pct"/>
          </w:tcPr>
          <w:p w14:paraId="3D2D13FF" w14:textId="77777777" w:rsidR="004903F9" w:rsidRPr="00CB2F1D" w:rsidDel="004903F9" w:rsidRDefault="009A0D20" w:rsidP="00B24B0F">
            <w:pPr>
              <w:jc w:val="center"/>
            </w:pPr>
            <w:r w:rsidRPr="00CB2F1D">
              <w:t>C-</w:t>
            </w:r>
            <w:r w:rsidR="00FB2D36">
              <w:t>X</w:t>
            </w:r>
          </w:p>
        </w:tc>
        <w:tc>
          <w:tcPr>
            <w:tcW w:w="3420" w:type="pct"/>
          </w:tcPr>
          <w:p w14:paraId="0565057E" w14:textId="77777777"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Data Quality</w:t>
            </w:r>
            <w:r w:rsidR="008C7CC9">
              <w:t xml:space="preserve">  for more discussion of levelDescription.</w:t>
            </w:r>
          </w:p>
        </w:tc>
      </w:tr>
      <w:tr w:rsidR="005B2A5C" w:rsidRPr="00CB2F1D" w14:paraId="2537D4D4" w14:textId="77777777" w:rsidTr="00C55311">
        <w:trPr>
          <w:cantSplit/>
        </w:trPr>
        <w:tc>
          <w:tcPr>
            <w:tcW w:w="1151" w:type="pct"/>
          </w:tcPr>
          <w:p w14:paraId="30454738" w14:textId="77777777" w:rsidR="00190248" w:rsidRPr="00CB2F1D" w:rsidRDefault="00E249CE" w:rsidP="00A357C8">
            <w:r w:rsidRPr="00CB2F1D">
              <w:lastRenderedPageBreak/>
              <w:t xml:space="preserve">Data quality report </w:t>
            </w:r>
            <w:r w:rsidR="00190248" w:rsidRPr="00CB2F1D">
              <w:t>(O)</w:t>
            </w:r>
          </w:p>
          <w:p w14:paraId="6CC9F6E6" w14:textId="77777777"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429" w:type="pct"/>
          </w:tcPr>
          <w:p w14:paraId="1B11C14E" w14:textId="77777777" w:rsidR="00190248" w:rsidRPr="00CB2F1D" w:rsidRDefault="00190248" w:rsidP="00A357C8">
            <w:pPr>
              <w:jc w:val="center"/>
            </w:pPr>
            <w:r w:rsidRPr="00CB2F1D">
              <w:t>C-C</w:t>
            </w:r>
          </w:p>
        </w:tc>
        <w:tc>
          <w:tcPr>
            <w:tcW w:w="3420" w:type="pct"/>
          </w:tcPr>
          <w:p w14:paraId="1331889B" w14:textId="77777777"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DQ_DataQuality</w:t>
            </w:r>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considered meaningful in this context.</w:t>
            </w:r>
          </w:p>
          <w:p w14:paraId="6E526FC8" w14:textId="77777777" w:rsidR="00190248" w:rsidRDefault="008314E9" w:rsidP="00A357C8">
            <w:pPr>
              <w:pStyle w:val="Tableentry"/>
            </w:pPr>
            <w:r>
              <w:t xml:space="preserve">Other data quality information should be preserved by USGIN catalogs harvesting metadata that includes these elements, and presented when the user views the full metadata record.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nameOfMeasure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evaluationMethodDescription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elements.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r w:rsidR="00190248" w:rsidRPr="00CB2F1D">
              <w:t xml:space="preserve">is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14:paraId="6B9744D0" w14:textId="77777777" w:rsidR="007C0B9D" w:rsidRPr="00CB2F1D" w:rsidRDefault="007C0B9D" w:rsidP="00B24B0F">
            <w:pPr>
              <w:pStyle w:val="Tableentry"/>
            </w:pPr>
          </w:p>
        </w:tc>
      </w:tr>
      <w:tr w:rsidR="005B2A5C" w:rsidRPr="00CB2F1D" w14:paraId="71F0BC7C" w14:textId="77777777" w:rsidTr="00C55311">
        <w:trPr>
          <w:cantSplit/>
        </w:trPr>
        <w:tc>
          <w:tcPr>
            <w:tcW w:w="1151" w:type="pct"/>
          </w:tcPr>
          <w:p w14:paraId="69EC86D4" w14:textId="77777777" w:rsidR="0032148F" w:rsidRPr="00CB2F1D" w:rsidRDefault="00E249CE" w:rsidP="00A357C8">
            <w:r w:rsidRPr="00CB2F1D">
              <w:t xml:space="preserve">Data quality </w:t>
            </w:r>
            <w:r w:rsidR="0032148F" w:rsidRPr="00CB2F1D">
              <w:t>lineage (O)</w:t>
            </w:r>
          </w:p>
          <w:p w14:paraId="31FD6D99" w14:textId="77777777"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429" w:type="pct"/>
          </w:tcPr>
          <w:p w14:paraId="626266B7" w14:textId="77777777" w:rsidR="0032148F" w:rsidRPr="00CB2F1D" w:rsidRDefault="004903F9" w:rsidP="00B24B0F">
            <w:pPr>
              <w:jc w:val="center"/>
            </w:pPr>
            <w:r w:rsidRPr="00CB2F1D">
              <w:t>C-</w:t>
            </w:r>
            <w:r w:rsidR="008314E9">
              <w:t>O</w:t>
            </w:r>
          </w:p>
        </w:tc>
        <w:tc>
          <w:tcPr>
            <w:tcW w:w="3420" w:type="pct"/>
          </w:tcPr>
          <w:p w14:paraId="740B560A" w14:textId="77777777"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14:paraId="74D54F60" w14:textId="77777777" w:rsidTr="00C55311">
        <w:trPr>
          <w:cantSplit/>
        </w:trPr>
        <w:tc>
          <w:tcPr>
            <w:tcW w:w="1151" w:type="pct"/>
          </w:tcPr>
          <w:p w14:paraId="3B7BCED1" w14:textId="77777777" w:rsidR="008F60FB" w:rsidRPr="00CB2F1D" w:rsidRDefault="008F60FB" w:rsidP="00A357C8">
            <w:r w:rsidRPr="00CB2F1D">
              <w:t xml:space="preserve">Data quality lineage </w:t>
            </w:r>
            <w:r w:rsidR="005650C3">
              <w:t>statement</w:t>
            </w:r>
            <w:r w:rsidRPr="00CB2F1D">
              <w:t xml:space="preserve"> (O)</w:t>
            </w:r>
          </w:p>
          <w:p w14:paraId="17BA05D0" w14:textId="77777777"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429" w:type="pct"/>
          </w:tcPr>
          <w:p w14:paraId="567DC6E4" w14:textId="77777777" w:rsidR="008F60FB" w:rsidRPr="00CB2F1D" w:rsidRDefault="008F60FB" w:rsidP="00A357C8">
            <w:pPr>
              <w:jc w:val="center"/>
            </w:pPr>
            <w:r>
              <w:t>C-C</w:t>
            </w:r>
          </w:p>
        </w:tc>
        <w:tc>
          <w:tcPr>
            <w:tcW w:w="3420" w:type="pct"/>
          </w:tcPr>
          <w:p w14:paraId="3243F9DD" w14:textId="77777777"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xml:space="preserve">, which specifies a </w:t>
            </w:r>
            <w:r w:rsidR="008C7CC9">
              <w:t xml:space="preserve"> </w:t>
            </w:r>
            <w:r w:rsidR="00EE6EBE">
              <w:t>"</w:t>
            </w:r>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2C0A6A">
              <w:t>4.19</w:t>
            </w:r>
            <w:r w:rsidR="005650C3" w:rsidRPr="00CB2F1D">
              <w:fldChar w:fldCharType="end"/>
            </w:r>
            <w:r w:rsidR="005650C3" w:rsidRPr="00CB2F1D">
              <w:t>.</w:t>
            </w:r>
          </w:p>
        </w:tc>
      </w:tr>
      <w:tr w:rsidR="005B2A5C" w:rsidRPr="00CB2F1D" w14:paraId="56678A6B" w14:textId="77777777" w:rsidTr="00C55311">
        <w:trPr>
          <w:cantSplit/>
        </w:trPr>
        <w:tc>
          <w:tcPr>
            <w:tcW w:w="1151" w:type="pct"/>
          </w:tcPr>
          <w:p w14:paraId="365309A4" w14:textId="77777777"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14:paraId="2AA5A47B" w14:textId="77777777"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429" w:type="pct"/>
          </w:tcPr>
          <w:p w14:paraId="2FA3DC99" w14:textId="77777777" w:rsidR="009601AB" w:rsidRPr="00CB2F1D" w:rsidRDefault="009601AB" w:rsidP="00B24B0F">
            <w:pPr>
              <w:jc w:val="center"/>
            </w:pPr>
            <w:r w:rsidRPr="00CB2F1D">
              <w:t>C-</w:t>
            </w:r>
            <w:r w:rsidR="00DB5D27">
              <w:t>O</w:t>
            </w:r>
          </w:p>
        </w:tc>
        <w:tc>
          <w:tcPr>
            <w:tcW w:w="3420" w:type="pct"/>
          </w:tcPr>
          <w:p w14:paraId="3C52B239" w14:textId="77777777"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processStep.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LI_Source/sourceExtent</w:t>
            </w:r>
            <w:r w:rsidRPr="00CB2F1D">
              <w:t xml:space="preserve">  are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&lt;;&gt;&lt;blank space&gt; and a free text description, e.g. </w:t>
            </w:r>
            <w:r w:rsidR="00EE6EBE">
              <w:t>"</w:t>
            </w:r>
            <w:r w:rsidRPr="00CB2F1D">
              <w:t>dvd; source satellite image.</w:t>
            </w:r>
            <w:r w:rsidR="00EE6EBE">
              <w:t>"</w:t>
            </w:r>
          </w:p>
          <w:p w14:paraId="4B8C09FA" w14:textId="77777777"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provides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INCITS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 xml:space="preserve">USGIN recommended practice is described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14:paraId="23222A3D" w14:textId="77777777" w:rsidTr="00C55311">
        <w:trPr>
          <w:cantSplit/>
        </w:trPr>
        <w:tc>
          <w:tcPr>
            <w:tcW w:w="1151" w:type="pct"/>
          </w:tcPr>
          <w:p w14:paraId="5D361977" w14:textId="77777777"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14:paraId="7F7BC7F6" w14:textId="77777777"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429" w:type="pct"/>
          </w:tcPr>
          <w:p w14:paraId="4AB3317C" w14:textId="77777777" w:rsidR="009601AB" w:rsidRPr="00CB2F1D" w:rsidRDefault="009601AB" w:rsidP="00B24B0F">
            <w:pPr>
              <w:jc w:val="center"/>
            </w:pPr>
            <w:r w:rsidRPr="00CB2F1D">
              <w:t>C-</w:t>
            </w:r>
            <w:r w:rsidR="00DB5D27">
              <w:t>O</w:t>
            </w:r>
          </w:p>
        </w:tc>
        <w:tc>
          <w:tcPr>
            <w:tcW w:w="3420" w:type="pct"/>
          </w:tcPr>
          <w:p w14:paraId="577E4B78" w14:textId="77777777"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inputs to a process, and </w:t>
            </w:r>
            <w:r w:rsidR="00FE320C" w:rsidRPr="00CB2F1D">
              <w:rPr>
                <w:rStyle w:val="ElementxPath"/>
              </w:rPr>
              <w:t>processStep</w:t>
            </w:r>
            <w:r w:rsidRPr="00CB2F1D">
              <w:t xml:space="preserve"> associations from a source element link an output resource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14:paraId="499A71B1" w14:textId="77777777" w:rsidTr="00C55311">
        <w:trPr>
          <w:cantSplit/>
        </w:trPr>
        <w:tc>
          <w:tcPr>
            <w:tcW w:w="1151" w:type="pct"/>
          </w:tcPr>
          <w:p w14:paraId="70BB325C" w14:textId="77777777" w:rsidR="0032148F" w:rsidRPr="00CB2F1D" w:rsidRDefault="0032148F" w:rsidP="00A357C8">
            <w:r w:rsidRPr="00CB2F1D">
              <w:t xml:space="preserve">[role] Portrayal </w:t>
            </w:r>
            <w:r w:rsidR="00C77761" w:rsidRPr="00CB2F1D">
              <w:t>catalog</w:t>
            </w:r>
            <w:r w:rsidRPr="00CB2F1D">
              <w:t xml:space="preserve"> information (O)</w:t>
            </w:r>
          </w:p>
          <w:p w14:paraId="5887E935" w14:textId="77777777" w:rsidR="0032148F" w:rsidRPr="00CB2F1D" w:rsidRDefault="0032148F" w:rsidP="00A357C8">
            <w:r w:rsidRPr="00CB2F1D">
              <w:rPr>
                <w:rStyle w:val="ElementxPath"/>
              </w:rPr>
              <w:t>portrayalCatalogueInfo</w:t>
            </w:r>
          </w:p>
        </w:tc>
        <w:tc>
          <w:tcPr>
            <w:tcW w:w="429" w:type="pct"/>
          </w:tcPr>
          <w:p w14:paraId="710A84C5" w14:textId="77777777" w:rsidR="0032148F" w:rsidRPr="00CB2F1D" w:rsidRDefault="00214F1B" w:rsidP="00A357C8">
            <w:pPr>
              <w:jc w:val="center"/>
            </w:pPr>
            <w:r w:rsidRPr="00CB2F1D">
              <w:t>O-O</w:t>
            </w:r>
          </w:p>
        </w:tc>
        <w:tc>
          <w:tcPr>
            <w:tcW w:w="3420" w:type="pct"/>
          </w:tcPr>
          <w:p w14:paraId="3B9476B2" w14:textId="77777777" w:rsidR="0032148F" w:rsidRPr="00CB2F1D" w:rsidRDefault="00D94CB7" w:rsidP="00B24B0F">
            <w:pPr>
              <w:pStyle w:val="Tableentry"/>
            </w:pPr>
            <w:r w:rsidRPr="00CB2F1D">
              <w:rPr>
                <w:rStyle w:val="ElementxPath"/>
              </w:rPr>
              <w:t>portrayalCatalogueInfo/MD_PortrayalCatalogReference/portrayalCatalogueCitation/</w:t>
            </w:r>
            <w:r w:rsidR="00214F1B" w:rsidRPr="00CB2F1D">
              <w:rPr>
                <w:rStyle w:val="ElementxPath"/>
              </w:rPr>
              <w:t>CI_Citation</w:t>
            </w:r>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portrayal </w:t>
            </w:r>
            <w:r w:rsidR="00ED6F83" w:rsidRPr="00CB2F1D">
              <w:t>catalog</w:t>
            </w:r>
            <w:r w:rsidR="002D343C" w:rsidRPr="00CB2F1D">
              <w:t xml:space="preserve"> is a collection of defined symbols used to depict, to humans, features on a map. No documentation in ISO19115 about how this is supposed to work. ISO 19117 defines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14:paraId="4CA7CDF8" w14:textId="77777777" w:rsidTr="00C55311">
        <w:trPr>
          <w:cantSplit/>
        </w:trPr>
        <w:tc>
          <w:tcPr>
            <w:tcW w:w="1151" w:type="pct"/>
          </w:tcPr>
          <w:p w14:paraId="450863C6" w14:textId="77777777" w:rsidR="0032148F" w:rsidRPr="00CB2F1D" w:rsidRDefault="0032148F" w:rsidP="00A357C8">
            <w:r w:rsidRPr="00CB2F1D">
              <w:lastRenderedPageBreak/>
              <w:t>[role] Metadata constraint information (O)</w:t>
            </w:r>
          </w:p>
          <w:p w14:paraId="6DE87FEA" w14:textId="77777777" w:rsidR="0032148F" w:rsidRPr="00CB2F1D" w:rsidRDefault="0032148F" w:rsidP="00A357C8">
            <w:r w:rsidRPr="00CB2F1D">
              <w:rPr>
                <w:rStyle w:val="ElementxPath"/>
              </w:rPr>
              <w:t>metadataConstraints</w:t>
            </w:r>
          </w:p>
        </w:tc>
        <w:tc>
          <w:tcPr>
            <w:tcW w:w="429" w:type="pct"/>
          </w:tcPr>
          <w:p w14:paraId="0B801DCF" w14:textId="77777777" w:rsidR="0032148F" w:rsidRPr="00CB2F1D" w:rsidRDefault="0032148F" w:rsidP="00A357C8">
            <w:pPr>
              <w:jc w:val="center"/>
            </w:pPr>
            <w:r w:rsidRPr="00CB2F1D">
              <w:t>O-O</w:t>
            </w:r>
          </w:p>
        </w:tc>
        <w:tc>
          <w:tcPr>
            <w:tcW w:w="3420" w:type="pct"/>
          </w:tcPr>
          <w:p w14:paraId="4D0453F5" w14:textId="77777777"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access constraints</w:t>
            </w:r>
            <w:r w:rsidRPr="00CB2F1D">
              <w:t>.</w:t>
            </w:r>
            <w:r w:rsidR="0032148F" w:rsidRPr="00CB2F1D">
              <w:t xml:space="preserve"> </w:t>
            </w:r>
          </w:p>
          <w:p w14:paraId="3A15BBF7" w14:textId="77777777"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14:paraId="6ED8C406" w14:textId="77777777"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codelist </w:t>
            </w:r>
            <w:r w:rsidR="00F26244" w:rsidRPr="00CB2F1D">
              <w:t xml:space="preserve"> </w:t>
            </w:r>
            <w:r w:rsidRPr="00CB2F1D">
              <w:t xml:space="preserve">values </w:t>
            </w:r>
            <w:r w:rsidR="00F26244">
              <w:t xml:space="preserve">are </w:t>
            </w:r>
            <w:r w:rsidR="00B75EF9">
              <w:t>{</w:t>
            </w:r>
            <w:r w:rsidRPr="009A7B3E">
              <w:rPr>
                <w:rStyle w:val="codelist"/>
              </w:rPr>
              <w:t>copyright, patent, patentPending, trademark, license, intellectualPropertyRights,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r w:rsidRPr="00CB2F1D">
              <w:rPr>
                <w:rStyle w:val="ElementxPath"/>
              </w:rPr>
              <w:t>otherConstraints</w:t>
            </w:r>
            <w:r w:rsidRPr="00CB2F1D">
              <w:t xml:space="preserve"> is a free text element required if </w:t>
            </w:r>
            <w:r w:rsidRPr="00CB2F1D">
              <w:rPr>
                <w:rStyle w:val="ElementxPath"/>
              </w:rPr>
              <w:t>accessConstraints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14:paraId="0CE51D75" w14:textId="77777777"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tc>
      </w:tr>
      <w:tr w:rsidR="005B2A5C" w:rsidRPr="00CB2F1D" w14:paraId="16DF0227" w14:textId="77777777" w:rsidTr="00C55311">
        <w:trPr>
          <w:cantSplit/>
        </w:trPr>
        <w:tc>
          <w:tcPr>
            <w:tcW w:w="1151" w:type="pct"/>
          </w:tcPr>
          <w:p w14:paraId="5C959356" w14:textId="77777777" w:rsidR="0032148F" w:rsidRPr="00CB2F1D" w:rsidRDefault="0032148F" w:rsidP="00A357C8">
            <w:r w:rsidRPr="00CB2F1D">
              <w:t>[role] Application schema information (O)</w:t>
            </w:r>
          </w:p>
          <w:p w14:paraId="714227D3" w14:textId="77777777" w:rsidR="0032148F" w:rsidRPr="00CB2F1D" w:rsidRDefault="0032148F" w:rsidP="00A357C8">
            <w:r w:rsidRPr="00CB2F1D">
              <w:rPr>
                <w:rStyle w:val="ElementxPath"/>
              </w:rPr>
              <w:t>applicationSchemaInfo</w:t>
            </w:r>
          </w:p>
        </w:tc>
        <w:tc>
          <w:tcPr>
            <w:tcW w:w="429" w:type="pct"/>
          </w:tcPr>
          <w:p w14:paraId="11FEC4D6" w14:textId="77777777" w:rsidR="0032148F" w:rsidRPr="00CB2F1D" w:rsidRDefault="009D3549" w:rsidP="00A357C8">
            <w:pPr>
              <w:jc w:val="center"/>
            </w:pPr>
            <w:r w:rsidRPr="00CB2F1D">
              <w:t>O-O</w:t>
            </w:r>
          </w:p>
        </w:tc>
        <w:tc>
          <w:tcPr>
            <w:tcW w:w="3420" w:type="pct"/>
          </w:tcPr>
          <w:p w14:paraId="75D210E4" w14:textId="77777777"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applicationSchemaInfo/MD_Application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also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softwareDevelopmentFile</w:t>
            </w:r>
            <w:r w:rsidR="00CE0D79" w:rsidRPr="00CB2F1D">
              <w:t xml:space="preserve">. </w:t>
            </w:r>
            <w:r w:rsidR="0074397A" w:rsidRPr="00CB2F1D">
              <w:t>Multiple applicationSchemaInfo elements may be used for different presentations of a single schema, or for different kinds of schema (e.g. physical, logical, conceptual).</w:t>
            </w:r>
          </w:p>
        </w:tc>
      </w:tr>
      <w:tr w:rsidR="005B2A5C" w:rsidRPr="00CB2F1D" w14:paraId="1C37E084" w14:textId="77777777" w:rsidTr="00C55311">
        <w:trPr>
          <w:cantSplit/>
        </w:trPr>
        <w:tc>
          <w:tcPr>
            <w:tcW w:w="1151" w:type="pct"/>
          </w:tcPr>
          <w:p w14:paraId="04624772" w14:textId="77777777" w:rsidR="0032148F" w:rsidRPr="00CB2F1D" w:rsidRDefault="0032148F" w:rsidP="00A357C8">
            <w:r w:rsidRPr="00CB2F1D">
              <w:lastRenderedPageBreak/>
              <w:t>[role] Metadata maintenance information (O)</w:t>
            </w:r>
          </w:p>
          <w:p w14:paraId="495B9982" w14:textId="77777777" w:rsidR="0032148F" w:rsidRPr="00CB2F1D" w:rsidRDefault="0032148F" w:rsidP="00A357C8">
            <w:r w:rsidRPr="00CB2F1D">
              <w:rPr>
                <w:rStyle w:val="ElementxPath"/>
              </w:rPr>
              <w:t>metadataMaintenance</w:t>
            </w:r>
          </w:p>
        </w:tc>
        <w:tc>
          <w:tcPr>
            <w:tcW w:w="429" w:type="pct"/>
          </w:tcPr>
          <w:p w14:paraId="5A1CF9CD" w14:textId="77777777" w:rsidR="0032148F" w:rsidRPr="00CB2F1D" w:rsidRDefault="0025660E" w:rsidP="00A357C8">
            <w:pPr>
              <w:jc w:val="center"/>
            </w:pPr>
            <w:r w:rsidRPr="00CB2F1D">
              <w:t>O-O</w:t>
            </w:r>
          </w:p>
        </w:tc>
        <w:tc>
          <w:tcPr>
            <w:tcW w:w="3420" w:type="pct"/>
          </w:tcPr>
          <w:p w14:paraId="24A804B1" w14:textId="77777777" w:rsidR="0032148F" w:rsidRDefault="007F3643" w:rsidP="00B24B0F">
            <w:pPr>
              <w:pStyle w:val="Tableentry"/>
            </w:pPr>
            <w:r w:rsidRPr="00CB2F1D">
              <w:t xml:space="preserve">This element provides information about the maintenance schedule or history of the metadata record. Only one </w:t>
            </w:r>
            <w:r w:rsidRPr="00CB2F1D">
              <w:rPr>
                <w:rStyle w:val="ElementxPath"/>
              </w:rPr>
              <w:t>MD_MaintenanceInformation</w:t>
            </w:r>
            <w:r w:rsidRPr="00CB2F1D">
              <w:t xml:space="preserve"> element may be included, with </w:t>
            </w:r>
            <w:r w:rsidR="001B025D" w:rsidRPr="00CB2F1D">
              <w:t xml:space="preserve">a required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weekly, fortnightly, monthly, quarterly, biannually, annually, asNeeded, irregular,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14:paraId="5CC8BE42" w14:textId="77777777"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provided.</w:t>
            </w:r>
          </w:p>
        </w:tc>
      </w:tr>
      <w:tr w:rsidR="005B2A5C" w:rsidRPr="00CB2F1D" w14:paraId="6AD5D2A8" w14:textId="77777777" w:rsidTr="00C55311">
        <w:trPr>
          <w:cantSplit/>
        </w:trPr>
        <w:tc>
          <w:tcPr>
            <w:tcW w:w="1151" w:type="pct"/>
          </w:tcPr>
          <w:p w14:paraId="26ACE911" w14:textId="77777777" w:rsidR="0032148F" w:rsidRPr="00CB2F1D" w:rsidRDefault="0032148F" w:rsidP="00A357C8">
            <w:r w:rsidRPr="00CB2F1D">
              <w:t>[role] Series information (O)</w:t>
            </w:r>
          </w:p>
          <w:p w14:paraId="52760518" w14:textId="77777777" w:rsidR="0032148F" w:rsidRPr="00CB2F1D" w:rsidRDefault="0032148F" w:rsidP="00A357C8">
            <w:r w:rsidRPr="00CB2F1D">
              <w:rPr>
                <w:rStyle w:val="ElementxPath"/>
              </w:rPr>
              <w:t>series</w:t>
            </w:r>
          </w:p>
        </w:tc>
        <w:tc>
          <w:tcPr>
            <w:tcW w:w="429" w:type="pct"/>
          </w:tcPr>
          <w:p w14:paraId="14AE5458" w14:textId="77777777" w:rsidR="0032148F" w:rsidRPr="00CB2F1D" w:rsidRDefault="0032148F" w:rsidP="00A357C8">
            <w:pPr>
              <w:jc w:val="center"/>
            </w:pPr>
            <w:r w:rsidRPr="00CB2F1D">
              <w:t>X-X</w:t>
            </w:r>
          </w:p>
        </w:tc>
        <w:tc>
          <w:tcPr>
            <w:tcW w:w="3420" w:type="pct"/>
          </w:tcPr>
          <w:p w14:paraId="7EE679A6" w14:textId="77777777"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14:paraId="39394F8F" w14:textId="77777777" w:rsidTr="00C55311">
        <w:trPr>
          <w:cantSplit/>
        </w:trPr>
        <w:tc>
          <w:tcPr>
            <w:tcW w:w="1151" w:type="pct"/>
          </w:tcPr>
          <w:p w14:paraId="27FF72E4" w14:textId="77777777" w:rsidR="0032148F" w:rsidRPr="00CB2F1D" w:rsidRDefault="0032148F" w:rsidP="00A357C8">
            <w:r w:rsidRPr="00CB2F1D">
              <w:t>[role] Described resource (O)</w:t>
            </w:r>
          </w:p>
          <w:p w14:paraId="0DE7520C" w14:textId="77777777" w:rsidR="0032148F" w:rsidRPr="00CB2F1D" w:rsidRDefault="0032148F" w:rsidP="00A357C8">
            <w:r w:rsidRPr="00CB2F1D">
              <w:rPr>
                <w:rStyle w:val="ElementxPath"/>
              </w:rPr>
              <w:t>describes</w:t>
            </w:r>
          </w:p>
        </w:tc>
        <w:tc>
          <w:tcPr>
            <w:tcW w:w="429" w:type="pct"/>
          </w:tcPr>
          <w:p w14:paraId="7E435931" w14:textId="77777777" w:rsidR="0032148F" w:rsidRPr="00CB2F1D" w:rsidRDefault="0032148F" w:rsidP="00A357C8">
            <w:pPr>
              <w:jc w:val="center"/>
            </w:pPr>
            <w:r w:rsidRPr="00CB2F1D">
              <w:t>X-X</w:t>
            </w:r>
          </w:p>
        </w:tc>
        <w:tc>
          <w:tcPr>
            <w:tcW w:w="3420" w:type="pct"/>
          </w:tcPr>
          <w:p w14:paraId="78C1ADE6" w14:textId="77777777"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14:paraId="14D2D97A" w14:textId="77777777" w:rsidTr="00C55311">
        <w:trPr>
          <w:cantSplit/>
        </w:trPr>
        <w:tc>
          <w:tcPr>
            <w:tcW w:w="1151" w:type="pct"/>
          </w:tcPr>
          <w:p w14:paraId="66ADF64A" w14:textId="77777777" w:rsidR="0032148F" w:rsidRPr="00CB2F1D" w:rsidRDefault="0032148F" w:rsidP="00A357C8">
            <w:r w:rsidRPr="00CB2F1D">
              <w:t xml:space="preserve">[role] Property type </w:t>
            </w:r>
            <w:r w:rsidR="0061197D" w:rsidRPr="00CB2F1D">
              <w:t xml:space="preserve">description </w:t>
            </w:r>
            <w:r w:rsidRPr="00CB2F1D">
              <w:t>(O)</w:t>
            </w:r>
          </w:p>
          <w:p w14:paraId="3ACE70D1" w14:textId="77777777" w:rsidR="0032148F" w:rsidRPr="00CB2F1D" w:rsidRDefault="0032148F" w:rsidP="00A357C8">
            <w:r w:rsidRPr="00CB2F1D">
              <w:rPr>
                <w:rStyle w:val="ElementxPath"/>
              </w:rPr>
              <w:t>propertyType</w:t>
            </w:r>
          </w:p>
        </w:tc>
        <w:tc>
          <w:tcPr>
            <w:tcW w:w="429" w:type="pct"/>
          </w:tcPr>
          <w:p w14:paraId="1CCAC60A" w14:textId="77777777" w:rsidR="0032148F" w:rsidRPr="00CB2F1D" w:rsidRDefault="0032148F" w:rsidP="00A357C8">
            <w:pPr>
              <w:jc w:val="center"/>
            </w:pPr>
            <w:r w:rsidRPr="00CB2F1D">
              <w:t>X-X</w:t>
            </w:r>
          </w:p>
        </w:tc>
        <w:tc>
          <w:tcPr>
            <w:tcW w:w="3420" w:type="pct"/>
          </w:tcPr>
          <w:p w14:paraId="2A1C2562" w14:textId="77777777"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14:paraId="7CED168B" w14:textId="77777777" w:rsidTr="00C55311">
        <w:trPr>
          <w:cantSplit/>
        </w:trPr>
        <w:tc>
          <w:tcPr>
            <w:tcW w:w="1151" w:type="pct"/>
          </w:tcPr>
          <w:p w14:paraId="77EDCB9F" w14:textId="77777777" w:rsidR="0032148F" w:rsidRPr="00CB2F1D" w:rsidRDefault="0032148F" w:rsidP="00A357C8">
            <w:r w:rsidRPr="00CB2F1D">
              <w:t>[role] Feature type description (O)</w:t>
            </w:r>
          </w:p>
          <w:p w14:paraId="78A99CB4" w14:textId="77777777" w:rsidR="0032148F" w:rsidRPr="00CB2F1D" w:rsidRDefault="0032148F" w:rsidP="00A357C8">
            <w:r w:rsidRPr="00CB2F1D">
              <w:rPr>
                <w:rStyle w:val="ElementxPath"/>
              </w:rPr>
              <w:t>featureType</w:t>
            </w:r>
          </w:p>
        </w:tc>
        <w:tc>
          <w:tcPr>
            <w:tcW w:w="429" w:type="pct"/>
          </w:tcPr>
          <w:p w14:paraId="1DED8EAB" w14:textId="77777777" w:rsidR="0032148F" w:rsidRPr="00CB2F1D" w:rsidRDefault="0032148F" w:rsidP="00A357C8">
            <w:pPr>
              <w:jc w:val="center"/>
            </w:pPr>
            <w:r w:rsidRPr="00CB2F1D">
              <w:t>X-X</w:t>
            </w:r>
          </w:p>
        </w:tc>
        <w:tc>
          <w:tcPr>
            <w:tcW w:w="3420" w:type="pct"/>
          </w:tcPr>
          <w:p w14:paraId="3D86F18A" w14:textId="77777777"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14:paraId="0E2D1FC5" w14:textId="77777777" w:rsidTr="00C55311">
        <w:trPr>
          <w:cantSplit/>
        </w:trPr>
        <w:tc>
          <w:tcPr>
            <w:tcW w:w="1151" w:type="pct"/>
          </w:tcPr>
          <w:p w14:paraId="2E86C36A" w14:textId="77777777" w:rsidR="0032148F" w:rsidRPr="00CB2F1D" w:rsidRDefault="0032148F" w:rsidP="00A357C8">
            <w:r w:rsidRPr="00CB2F1D">
              <w:t>[role] Feature attributes (O)</w:t>
            </w:r>
          </w:p>
          <w:p w14:paraId="03038929" w14:textId="77777777" w:rsidR="0032148F" w:rsidRPr="00CB2F1D" w:rsidRDefault="0032148F" w:rsidP="00A357C8">
            <w:r w:rsidRPr="00CB2F1D">
              <w:rPr>
                <w:rStyle w:val="ElementxPath"/>
              </w:rPr>
              <w:t>featureAttribute</w:t>
            </w:r>
          </w:p>
        </w:tc>
        <w:tc>
          <w:tcPr>
            <w:tcW w:w="429" w:type="pct"/>
          </w:tcPr>
          <w:p w14:paraId="39B1A098" w14:textId="77777777" w:rsidR="0032148F" w:rsidRPr="00CB2F1D" w:rsidRDefault="0032148F" w:rsidP="00A357C8">
            <w:pPr>
              <w:jc w:val="center"/>
            </w:pPr>
            <w:r w:rsidRPr="00CB2F1D">
              <w:t>X-X</w:t>
            </w:r>
          </w:p>
        </w:tc>
        <w:tc>
          <w:tcPr>
            <w:tcW w:w="3420" w:type="pct"/>
          </w:tcPr>
          <w:p w14:paraId="6E6AB19F" w14:textId="77777777"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bookmarkEnd w:id="42"/>
    </w:tbl>
    <w:p w14:paraId="7428778B" w14:textId="77777777" w:rsidR="0094658D" w:rsidRDefault="0094658D" w:rsidP="00A357C8"/>
    <w:p w14:paraId="4F7F0B6D" w14:textId="77777777" w:rsidR="0094658D" w:rsidRPr="0094658D" w:rsidRDefault="0094658D" w:rsidP="00A357C8">
      <w:r>
        <w:br w:type="page"/>
      </w:r>
      <w:r w:rsidR="006C2E36" w:rsidRPr="0094658D">
        <w:lastRenderedPageBreak/>
        <w:t xml:space="preserve"> </w:t>
      </w:r>
    </w:p>
    <w:p w14:paraId="57E63F38" w14:textId="77777777" w:rsidR="000B22CD" w:rsidRPr="00B9035C" w:rsidRDefault="006C2E36" w:rsidP="00A357C8">
      <w:pPr>
        <w:pStyle w:val="Heading2"/>
      </w:pPr>
      <w:bookmarkStart w:id="46" w:name="_Toc381426757"/>
      <w:r w:rsidRPr="00B9035C">
        <w:t>Dataset Identification properties (MD_DataIdentification)</w:t>
      </w:r>
      <w:bookmarkEnd w:id="46"/>
    </w:p>
    <w:p w14:paraId="37143364" w14:textId="77777777" w:rsidR="00B24B0F" w:rsidRDefault="009A7B3E" w:rsidP="00A357C8">
      <w:pPr>
        <w:keepLines/>
      </w:pPr>
      <w:r>
        <w:t xml:space="preserve">The difference between metadata for services,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MD_DataIdentification</w:t>
      </w:r>
      <w:r w:rsidR="00B24B0F">
        <w:t xml:space="preserve">  for metadata describing resources of interest in the geoscience information network that are not services. </w:t>
      </w:r>
      <w:r>
        <w:t xml:space="preserve">Service metadata utilizes the </w:t>
      </w:r>
      <w:r w:rsidRPr="00CB6E90">
        <w:rPr>
          <w:rStyle w:val="ElementxPath"/>
        </w:rPr>
        <w:t>SV_ServiceIdentification</w:t>
      </w:r>
      <w:r>
        <w:t xml:space="preserve"> element to provide a description and identification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14:paraId="1D045A53" w14:textId="77777777" w:rsidR="009A7B3E" w:rsidRPr="008F1532" w:rsidRDefault="00B24B0F" w:rsidP="00A357C8">
      <w:pPr>
        <w:keepLines/>
        <w:rPr>
          <w:i/>
        </w:rPr>
      </w:pPr>
      <w:r>
        <w:t>Note that the USGIN approach to metadata is predicated on the idea that the users first interest is finding information about some particular topic; how that information is accessed or acquired is a secondary consideration. Thus metadata records are about information resources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situation in which a user is primarily interested in a specific kind of service and the details of its operation</w:t>
      </w:r>
      <w:r w:rsidR="003E724C">
        <w:t>, typically this will be for web processing or brokering services</w:t>
      </w:r>
      <w:r>
        <w:t xml:space="preserve">. In practice, </w:t>
      </w:r>
      <w:r w:rsidR="005F2366">
        <w:t>service</w:t>
      </w:r>
      <w:r>
        <w:t xml:space="preserve"> protocols typically specify some kind of service specific self-description document (e.g. WSDL, WADL, OGC GetCapabilities, OpenSearch Description) that client software is more likely to understand tha</w:t>
      </w:r>
      <w:r w:rsidR="003B274D">
        <w:t>n</w:t>
      </w:r>
      <w:r>
        <w:t xml:space="preserve"> an ISO SV_ServiceIdentification element.</w:t>
      </w:r>
    </w:p>
    <w:p w14:paraId="4B09D135" w14:textId="77777777" w:rsidR="00D371AD" w:rsidRDefault="00D371AD" w:rsidP="0008310B">
      <w:pPr>
        <w:pStyle w:val="Caption"/>
      </w:pPr>
      <w:bookmarkStart w:id="47" w:name="_Ref247946296"/>
      <w:bookmarkStart w:id="48" w:name="_Ref247946287"/>
      <w:bookmarkStart w:id="49" w:name="_Toc277856262"/>
      <w:r>
        <w:t xml:space="preserve">Table </w:t>
      </w:r>
      <w:fldSimple w:instr=" SEQ Table \* ARABIC ">
        <w:r w:rsidR="00877F9F">
          <w:rPr>
            <w:noProof/>
          </w:rPr>
          <w:t>3</w:t>
        </w:r>
      </w:fldSimple>
      <w:bookmarkEnd w:id="47"/>
      <w:r>
        <w:t>. Dataset Identification properties (MD_DataIdentification)</w:t>
      </w:r>
      <w:bookmarkEnd w:id="48"/>
      <w:bookmarkEnd w:id="49"/>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14:paraId="6DDDDB5E" w14:textId="77777777" w:rsidTr="009851E6">
        <w:trPr>
          <w:cantSplit/>
          <w:tblHeader/>
        </w:trPr>
        <w:tc>
          <w:tcPr>
            <w:tcW w:w="1221" w:type="pct"/>
          </w:tcPr>
          <w:p w14:paraId="52ABBACA" w14:textId="77777777" w:rsidR="00D371AD" w:rsidRPr="00FF4644" w:rsidRDefault="00D371AD" w:rsidP="00A357C8">
            <w:pPr>
              <w:pStyle w:val="Tableheading"/>
            </w:pPr>
            <w:r w:rsidRPr="00FF4644">
              <w:t>ISO 19115 (M/C/O)</w:t>
            </w:r>
            <w:r w:rsidRPr="00FF4644">
              <w:br/>
              <w:t>xPath from MD_Metadata</w:t>
            </w:r>
          </w:p>
        </w:tc>
        <w:tc>
          <w:tcPr>
            <w:tcW w:w="404" w:type="pct"/>
          </w:tcPr>
          <w:p w14:paraId="2129BDBD" w14:textId="77777777" w:rsidR="00D371AD" w:rsidRPr="00FF4644" w:rsidRDefault="00D371AD" w:rsidP="00A357C8">
            <w:pPr>
              <w:pStyle w:val="Tableheading"/>
            </w:pPr>
            <w:r w:rsidRPr="00FF4644">
              <w:t>NAP-USGIN M/C/O</w:t>
            </w:r>
          </w:p>
        </w:tc>
        <w:tc>
          <w:tcPr>
            <w:tcW w:w="3374" w:type="pct"/>
          </w:tcPr>
          <w:p w14:paraId="5960B3C8" w14:textId="77777777" w:rsidR="00D371AD" w:rsidRPr="00FF4644" w:rsidRDefault="00D371AD" w:rsidP="00A357C8">
            <w:pPr>
              <w:pStyle w:val="Tableheading"/>
            </w:pPr>
            <w:r w:rsidRPr="00FF4644">
              <w:t>Comments</w:t>
            </w:r>
            <w:r w:rsidR="00411F9F">
              <w:t xml:space="preserve"> on MD_DataIdentification</w:t>
            </w:r>
          </w:p>
        </w:tc>
      </w:tr>
      <w:tr w:rsidR="00D371AD" w:rsidRPr="00CB2F1D" w14:paraId="1658D656" w14:textId="77777777" w:rsidTr="009851E6">
        <w:trPr>
          <w:cantSplit/>
        </w:trPr>
        <w:tc>
          <w:tcPr>
            <w:tcW w:w="1221" w:type="pct"/>
          </w:tcPr>
          <w:p w14:paraId="73358B93" w14:textId="77777777" w:rsidR="00D371AD" w:rsidRPr="00CB2F1D" w:rsidRDefault="00D371AD" w:rsidP="00A357C8">
            <w:pPr>
              <w:rPr>
                <w:rStyle w:val="ElementxPath"/>
                <w:rFonts w:ascii="Arial" w:hAnsi="Arial"/>
                <w:sz w:val="20"/>
                <w:shd w:val="clear" w:color="auto" w:fill="auto"/>
              </w:rPr>
            </w:pPr>
            <w:r w:rsidRPr="00CB2F1D">
              <w:t>Resource citation (M)</w:t>
            </w:r>
          </w:p>
          <w:p w14:paraId="68386BEE" w14:textId="77777777"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14:paraId="57916818" w14:textId="77777777" w:rsidR="00D371AD" w:rsidRPr="00CB2F1D" w:rsidRDefault="00D371AD" w:rsidP="00A357C8">
            <w:pPr>
              <w:jc w:val="center"/>
            </w:pPr>
            <w:r w:rsidRPr="00CB2F1D">
              <w:t>M-M</w:t>
            </w:r>
          </w:p>
        </w:tc>
        <w:tc>
          <w:tcPr>
            <w:tcW w:w="3374" w:type="pct"/>
          </w:tcPr>
          <w:p w14:paraId="00534A5F" w14:textId="77777777"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14:paraId="19E7FE28" w14:textId="77777777" w:rsidTr="009851E6">
        <w:trPr>
          <w:cantSplit/>
        </w:trPr>
        <w:tc>
          <w:tcPr>
            <w:tcW w:w="1221" w:type="pct"/>
          </w:tcPr>
          <w:p w14:paraId="69236115" w14:textId="77777777" w:rsidR="00D371AD" w:rsidRPr="00CB2F1D" w:rsidRDefault="00D371AD" w:rsidP="00A357C8">
            <w:pPr>
              <w:rPr>
                <w:rStyle w:val="ElementxPath"/>
                <w:rFonts w:ascii="Arial" w:hAnsi="Arial"/>
                <w:sz w:val="20"/>
                <w:shd w:val="clear" w:color="auto" w:fill="auto"/>
              </w:rPr>
            </w:pPr>
            <w:r w:rsidRPr="00CB2F1D">
              <w:t>Resource title (M)</w:t>
            </w:r>
          </w:p>
          <w:p w14:paraId="0D50418C" w14:textId="77777777"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14:paraId="5AEF5885" w14:textId="77777777" w:rsidR="00D371AD" w:rsidRPr="00CB2F1D" w:rsidRDefault="00D371AD" w:rsidP="00A357C8">
            <w:pPr>
              <w:jc w:val="center"/>
            </w:pPr>
            <w:r w:rsidRPr="00CB2F1D">
              <w:t>M-M</w:t>
            </w:r>
          </w:p>
        </w:tc>
        <w:tc>
          <w:tcPr>
            <w:tcW w:w="3374" w:type="pct"/>
          </w:tcPr>
          <w:p w14:paraId="2B23DD27" w14:textId="77777777"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14:paraId="642A0221" w14:textId="77777777" w:rsidTr="009851E6">
        <w:trPr>
          <w:cantSplit/>
        </w:trPr>
        <w:tc>
          <w:tcPr>
            <w:tcW w:w="1221" w:type="pct"/>
          </w:tcPr>
          <w:p w14:paraId="740E07F7" w14:textId="77777777" w:rsidR="00D371AD" w:rsidRPr="00CB2F1D" w:rsidRDefault="00D371AD" w:rsidP="00A357C8">
            <w:r w:rsidRPr="00CB2F1D">
              <w:lastRenderedPageBreak/>
              <w:t>Resource reference date (M)</w:t>
            </w:r>
          </w:p>
          <w:p w14:paraId="59547ADA" w14:textId="77777777"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14:paraId="18F9DB3C" w14:textId="77777777" w:rsidR="00D371AD" w:rsidRPr="00CB2F1D" w:rsidRDefault="00D371AD" w:rsidP="00A357C8">
            <w:pPr>
              <w:jc w:val="center"/>
            </w:pPr>
            <w:r w:rsidRPr="00CB2F1D">
              <w:t>M-M</w:t>
            </w:r>
          </w:p>
        </w:tc>
        <w:tc>
          <w:tcPr>
            <w:tcW w:w="3374" w:type="pct"/>
          </w:tcPr>
          <w:p w14:paraId="445C3EB3" w14:textId="77777777"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xs:date</w:t>
            </w:r>
            <w:r w:rsidR="001902C6" w:rsidRPr="009851E6">
              <w:t>Time</w:t>
            </w:r>
            <w:r w:rsidRPr="00C41287">
              <w:t xml:space="preserve"> data type, </w:t>
            </w:r>
            <w:r w:rsidR="001902C6" w:rsidRPr="00C41287">
              <w:t>The dateTime data type is specified in the following form "YYYY-MM-DDThh:mm:ss"</w:t>
            </w:r>
            <w:r w:rsidRPr="0042550F">
              <w:t xml:space="preserve">. </w:t>
            </w:r>
            <w:r w:rsidRPr="0042550F">
              <w:rPr>
                <w:rStyle w:val="ElementxPath"/>
              </w:rPr>
              <w:t>timezoneOffset</w:t>
            </w:r>
            <w:r w:rsidRPr="0042550F">
              <w:t xml:space="preserve"> </w:t>
            </w:r>
            <w:r w:rsidR="001902C6">
              <w:t>is</w:t>
            </w:r>
            <w:r w:rsidR="001902C6" w:rsidRPr="00C41287">
              <w:t xml:space="preserve"> </w:t>
            </w:r>
            <w:r w:rsidRPr="00C41287">
              <w:t>o</w:t>
            </w:r>
            <w:r w:rsidRPr="005A7A1B">
              <w:t xml:space="preserve">ptional </w:t>
            </w:r>
            <w:r w:rsidRPr="0042550F">
              <w:t>(</w:t>
            </w:r>
            <w:hyperlink r:id="rId38" w:history="1">
              <w:r w:rsidRPr="0042550F">
                <w:rPr>
                  <w:rStyle w:val="Hyperlink"/>
                </w:rPr>
                <w:t>http://www.w3.org/TR/xmlschema11-2</w:t>
              </w:r>
            </w:hyperlink>
            <w:r w:rsidRPr="0042550F">
              <w:t xml:space="preserve">). </w:t>
            </w:r>
          </w:p>
          <w:p w14:paraId="21DE31D2" w14:textId="77777777"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This date is distinct from</w:t>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14:paraId="150166B2" w14:textId="77777777" w:rsidTr="009851E6">
        <w:trPr>
          <w:cantSplit/>
        </w:trPr>
        <w:tc>
          <w:tcPr>
            <w:tcW w:w="1221" w:type="pct"/>
          </w:tcPr>
          <w:p w14:paraId="3AA098B6" w14:textId="77777777" w:rsidR="00D371AD" w:rsidRPr="00CB2F1D" w:rsidRDefault="00D371AD" w:rsidP="00A357C8">
            <w:r w:rsidRPr="00CB2F1D">
              <w:t>Unique resource identifier (O)</w:t>
            </w:r>
          </w:p>
          <w:p w14:paraId="3E0F4719" w14:textId="77777777"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14:paraId="6B2760C6" w14:textId="77777777" w:rsidR="00D371AD" w:rsidRPr="00CB2F1D" w:rsidRDefault="00D371AD" w:rsidP="00A357C8">
            <w:pPr>
              <w:jc w:val="center"/>
            </w:pPr>
            <w:r w:rsidRPr="00CB2F1D">
              <w:t>C-C</w:t>
            </w:r>
          </w:p>
        </w:tc>
        <w:tc>
          <w:tcPr>
            <w:tcW w:w="3374" w:type="pct"/>
          </w:tcPr>
          <w:p w14:paraId="60B86BD6" w14:textId="77777777" w:rsidR="00D371AD" w:rsidRPr="00CB2F1D" w:rsidRDefault="00D371AD" w:rsidP="00C41287">
            <w:pPr>
              <w:pStyle w:val="Tableentry"/>
            </w:pPr>
            <w:r w:rsidRPr="00CB2F1D">
              <w:rPr>
                <w:rFonts w:eastAsia="Times New Roman" w:cs="Arial"/>
              </w:rPr>
              <w:t>For USGIN, if the Citation has an identifier that is different from the identifier for the described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14:paraId="1E0DDDC4" w14:textId="77777777"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14:paraId="5FF0E848" w14:textId="77777777" w:rsidTr="009851E6">
        <w:trPr>
          <w:cantSplit/>
        </w:trPr>
        <w:tc>
          <w:tcPr>
            <w:tcW w:w="1221" w:type="pct"/>
          </w:tcPr>
          <w:p w14:paraId="71CD80DF" w14:textId="77777777" w:rsidR="00D371AD" w:rsidRPr="00CB2F1D" w:rsidRDefault="00D371AD" w:rsidP="00A357C8">
            <w:r w:rsidRPr="00CB2F1D">
              <w:lastRenderedPageBreak/>
              <w:t>Resource responsible party (O)</w:t>
            </w:r>
          </w:p>
          <w:p w14:paraId="73D5CC6A" w14:textId="77777777"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14:paraId="6C1003CE" w14:textId="77777777" w:rsidR="00D371AD" w:rsidRPr="00CB2F1D" w:rsidRDefault="00D371AD" w:rsidP="00A357C8">
            <w:pPr>
              <w:jc w:val="center"/>
            </w:pPr>
            <w:r w:rsidRPr="00CB2F1D">
              <w:t>M-M</w:t>
            </w:r>
          </w:p>
        </w:tc>
        <w:tc>
          <w:tcPr>
            <w:tcW w:w="3374" w:type="pct"/>
          </w:tcPr>
          <w:p w14:paraId="3D6ED512" w14:textId="77777777"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principalInvestigator,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 xml:space="preserve">For most intellectual content, the responsible party is what would normally be considered the author of a work. Best practice is to include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include compiler. Use the ISO19115-1 codelist.</w:t>
            </w:r>
          </w:p>
        </w:tc>
      </w:tr>
      <w:tr w:rsidR="00D371AD" w:rsidRPr="00CB2F1D" w14:paraId="391AFC37" w14:textId="77777777" w:rsidTr="009851E6">
        <w:trPr>
          <w:cantSplit/>
        </w:trPr>
        <w:tc>
          <w:tcPr>
            <w:tcW w:w="1221" w:type="pct"/>
          </w:tcPr>
          <w:p w14:paraId="380BFCB5" w14:textId="77777777" w:rsidR="00D371AD" w:rsidRPr="00CB2F1D" w:rsidRDefault="00D371AD" w:rsidP="00A357C8">
            <w:r w:rsidRPr="00CB2F1D">
              <w:t>Resource presentation form (O)</w:t>
            </w:r>
          </w:p>
          <w:p w14:paraId="3EEA6A78" w14:textId="77777777"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14:paraId="420358B5" w14:textId="77777777" w:rsidR="00D371AD" w:rsidRPr="00CB2F1D" w:rsidRDefault="00D371AD" w:rsidP="00C41287">
            <w:pPr>
              <w:jc w:val="center"/>
            </w:pPr>
            <w:r w:rsidRPr="00CB2F1D">
              <w:t>O-</w:t>
            </w:r>
            <w:r w:rsidR="0096258F">
              <w:t>O</w:t>
            </w:r>
          </w:p>
        </w:tc>
        <w:tc>
          <w:tcPr>
            <w:tcW w:w="3374" w:type="pct"/>
          </w:tcPr>
          <w:p w14:paraId="156EECCD" w14:textId="77777777"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access, the distribution formats are more relevant.</w:t>
            </w:r>
          </w:p>
          <w:p w14:paraId="5B7F2E2B" w14:textId="77777777" w:rsidR="00D371AD" w:rsidRPr="00CB2F1D" w:rsidRDefault="00D371AD" w:rsidP="00C41287">
            <w:pPr>
              <w:pStyle w:val="Tableentry"/>
            </w:pPr>
            <w:r w:rsidRPr="00CB2F1D">
              <w:rPr>
                <w:rStyle w:val="ElementxPath"/>
              </w:rPr>
              <w:t>presentationForm</w:t>
            </w:r>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documentDigital,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profileHardcopy, tableDigital, tableHardcopy, videoDigital, videoHardcopy, audioDigital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14:paraId="38ACABCC" w14:textId="77777777" w:rsidTr="009851E6">
        <w:trPr>
          <w:cantSplit/>
        </w:trPr>
        <w:tc>
          <w:tcPr>
            <w:tcW w:w="1221" w:type="pct"/>
          </w:tcPr>
          <w:p w14:paraId="5B4AA697" w14:textId="77777777" w:rsidR="00D371AD" w:rsidRPr="00CB2F1D" w:rsidRDefault="00D371AD" w:rsidP="00A357C8">
            <w:r w:rsidRPr="00CB2F1D">
              <w:t>Resource series (O)</w:t>
            </w:r>
          </w:p>
          <w:p w14:paraId="59E5DC2D" w14:textId="77777777"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14:paraId="623C84B6" w14:textId="77777777" w:rsidR="00D371AD" w:rsidRPr="00CB2F1D" w:rsidRDefault="00D371AD" w:rsidP="00A357C8">
            <w:pPr>
              <w:jc w:val="center"/>
            </w:pPr>
            <w:r w:rsidRPr="00CB2F1D">
              <w:t>O-O</w:t>
            </w:r>
          </w:p>
        </w:tc>
        <w:tc>
          <w:tcPr>
            <w:tcW w:w="3374" w:type="pct"/>
          </w:tcPr>
          <w:p w14:paraId="46BC1634" w14:textId="77777777"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14:paraId="6B226FAC" w14:textId="77777777" w:rsidTr="009851E6">
        <w:trPr>
          <w:cantSplit/>
        </w:trPr>
        <w:tc>
          <w:tcPr>
            <w:tcW w:w="1221" w:type="pct"/>
          </w:tcPr>
          <w:p w14:paraId="534781F5" w14:textId="77777777" w:rsidR="00D371AD" w:rsidRPr="00CB2F1D" w:rsidRDefault="00D371AD" w:rsidP="00A357C8">
            <w:r w:rsidRPr="00CB2F1D">
              <w:lastRenderedPageBreak/>
              <w:t xml:space="preserve">Resource other citation details (O) </w:t>
            </w:r>
          </w:p>
          <w:p w14:paraId="79516D77" w14:textId="77777777"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14:paraId="43E169CA" w14:textId="77777777" w:rsidR="00D371AD" w:rsidRPr="00CB2F1D" w:rsidRDefault="00D371AD" w:rsidP="00A357C8">
            <w:pPr>
              <w:jc w:val="center"/>
            </w:pPr>
            <w:r w:rsidRPr="00CB2F1D">
              <w:t>O</w:t>
            </w:r>
            <w:r w:rsidR="00E26F97" w:rsidRPr="00CB2F1D">
              <w:t>-</w:t>
            </w:r>
            <w:r w:rsidR="00E26F97">
              <w:t>O</w:t>
            </w:r>
          </w:p>
        </w:tc>
        <w:tc>
          <w:tcPr>
            <w:tcW w:w="3374" w:type="pct"/>
          </w:tcPr>
          <w:p w14:paraId="39A43217" w14:textId="77777777"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14:paraId="4B97ACB6" w14:textId="77777777" w:rsidTr="009851E6">
        <w:trPr>
          <w:cantSplit/>
        </w:trPr>
        <w:tc>
          <w:tcPr>
            <w:tcW w:w="1221" w:type="pct"/>
          </w:tcPr>
          <w:p w14:paraId="23231917" w14:textId="77777777" w:rsidR="00D371AD" w:rsidRPr="00CB2F1D" w:rsidRDefault="00D371AD" w:rsidP="00A357C8">
            <w:r w:rsidRPr="00CB2F1D">
              <w:t>Resource collective title (O)</w:t>
            </w:r>
          </w:p>
          <w:p w14:paraId="148647B9" w14:textId="77777777"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14:paraId="7E7A38CE" w14:textId="77777777" w:rsidR="00D371AD" w:rsidRPr="00CB2F1D" w:rsidRDefault="00D371AD" w:rsidP="00A357C8">
            <w:pPr>
              <w:jc w:val="center"/>
            </w:pPr>
            <w:r w:rsidRPr="00CB2F1D">
              <w:t>O-C</w:t>
            </w:r>
          </w:p>
        </w:tc>
        <w:tc>
          <w:tcPr>
            <w:tcW w:w="3374" w:type="pct"/>
          </w:tcPr>
          <w:p w14:paraId="31E2244F" w14:textId="77777777" w:rsidR="00D371AD" w:rsidRPr="00CB2F1D" w:rsidRDefault="00D371AD" w:rsidP="00A357C8">
            <w:pPr>
              <w:pStyle w:val="Tableentry"/>
            </w:pPr>
            <w:r w:rsidRPr="00CB2F1D">
              <w:t>Title of the combined resource that the cited resource is part of, for example the cited resource may be a paper in an anthology, in which case the anthology title would be the collective title. Required if the cited resource is part of such a collective work.</w:t>
            </w:r>
          </w:p>
        </w:tc>
      </w:tr>
      <w:tr w:rsidR="00D371AD" w:rsidRPr="00CB2F1D" w14:paraId="7DF72483" w14:textId="77777777" w:rsidTr="009851E6">
        <w:trPr>
          <w:cantSplit/>
        </w:trPr>
        <w:tc>
          <w:tcPr>
            <w:tcW w:w="1221" w:type="pct"/>
          </w:tcPr>
          <w:p w14:paraId="14C99CEF" w14:textId="77777777" w:rsidR="00D371AD" w:rsidRPr="00CB2F1D" w:rsidRDefault="00D371AD" w:rsidP="00A357C8">
            <w:r w:rsidRPr="00CB2F1D">
              <w:t>Resource abstract (M)</w:t>
            </w:r>
          </w:p>
          <w:p w14:paraId="159635FF" w14:textId="77777777"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14:paraId="3EA241D1" w14:textId="77777777" w:rsidR="00D371AD" w:rsidRPr="00CB2F1D" w:rsidRDefault="00D371AD" w:rsidP="00A357C8">
            <w:pPr>
              <w:jc w:val="center"/>
            </w:pPr>
            <w:r w:rsidRPr="00CB2F1D">
              <w:t>M-M</w:t>
            </w:r>
          </w:p>
        </w:tc>
        <w:tc>
          <w:tcPr>
            <w:tcW w:w="3374" w:type="pct"/>
          </w:tcPr>
          <w:p w14:paraId="71C3C205" w14:textId="77777777" w:rsidR="00D371AD" w:rsidRPr="00CB2F1D" w:rsidRDefault="00D371AD" w:rsidP="00A357C8">
            <w:pPr>
              <w:pStyle w:val="Tableentry"/>
            </w:pPr>
            <w:r w:rsidRPr="00CB2F1D">
              <w:t>A free text summary of the content, significance, purpose, scope, etc. of the resource. Exactly one value.</w:t>
            </w:r>
            <w:r w:rsidR="0096258F">
              <w:t xml:space="preserve"> Content from metadata harvested in other formats (EML, FGDC CSDGM…) that does not map into ISO metadata elements can be included as free text in the abstract.</w:t>
            </w:r>
          </w:p>
        </w:tc>
      </w:tr>
      <w:tr w:rsidR="00D371AD" w:rsidRPr="00CB2F1D" w14:paraId="16E5A5B1" w14:textId="77777777" w:rsidTr="009851E6">
        <w:trPr>
          <w:cantSplit/>
        </w:trPr>
        <w:tc>
          <w:tcPr>
            <w:tcW w:w="1221" w:type="pct"/>
          </w:tcPr>
          <w:p w14:paraId="0D40A89C" w14:textId="77777777" w:rsidR="00D371AD" w:rsidRPr="00CB2F1D" w:rsidRDefault="00D371AD" w:rsidP="00A357C8">
            <w:r w:rsidRPr="00CB2F1D">
              <w:t>Resource purpose (O)</w:t>
            </w:r>
          </w:p>
          <w:p w14:paraId="04911542" w14:textId="77777777"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14:paraId="4CE93B60" w14:textId="77777777" w:rsidR="00D371AD" w:rsidRPr="00CB2F1D" w:rsidRDefault="00D371AD" w:rsidP="00A357C8">
            <w:pPr>
              <w:jc w:val="center"/>
            </w:pPr>
            <w:r w:rsidRPr="00CB2F1D">
              <w:t>O-O</w:t>
            </w:r>
          </w:p>
        </w:tc>
        <w:tc>
          <w:tcPr>
            <w:tcW w:w="3374" w:type="pct"/>
          </w:tcPr>
          <w:p w14:paraId="2A97A6C5" w14:textId="77777777" w:rsidR="00D371AD" w:rsidRPr="00CB2F1D" w:rsidRDefault="00EE6EBE" w:rsidP="00C41287">
            <w:pPr>
              <w:pStyle w:val="Tableentry"/>
            </w:pPr>
            <w:r>
              <w:t>"</w:t>
            </w:r>
            <w:r w:rsidR="00D371AD" w:rsidRPr="00CB2F1D">
              <w:t>Summary of the intentions for which the dataset was developed. Purpose includes objectives for creating the dataset and what the dataset is to support.</w:t>
            </w:r>
            <w:r>
              <w:t>"</w:t>
            </w:r>
            <w:r w:rsidR="00D371AD" w:rsidRPr="00CB2F1D">
              <w:t xml:space="preserve"> </w:t>
            </w:r>
            <w:r w:rsidR="0096258F">
              <w:t>Free text</w:t>
            </w:r>
            <w:r w:rsidR="00826C8B">
              <w:t>.</w:t>
            </w:r>
          </w:p>
        </w:tc>
      </w:tr>
      <w:tr w:rsidR="00D371AD" w:rsidRPr="00CB2F1D" w14:paraId="62536B38" w14:textId="77777777" w:rsidTr="009851E6">
        <w:trPr>
          <w:cantSplit/>
        </w:trPr>
        <w:tc>
          <w:tcPr>
            <w:tcW w:w="1221" w:type="pct"/>
          </w:tcPr>
          <w:p w14:paraId="03122DC7" w14:textId="77777777" w:rsidR="00D371AD" w:rsidRPr="00CB2F1D" w:rsidRDefault="00D371AD" w:rsidP="00A357C8">
            <w:r w:rsidRPr="00CB2F1D">
              <w:t>Resource status (O)</w:t>
            </w:r>
          </w:p>
          <w:p w14:paraId="6B72E0CA" w14:textId="77777777"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14:paraId="312699C0" w14:textId="77777777" w:rsidR="00D371AD" w:rsidRPr="00CB2F1D" w:rsidRDefault="00826C8B" w:rsidP="00A357C8">
            <w:pPr>
              <w:jc w:val="center"/>
            </w:pPr>
            <w:r>
              <w:t>O-O</w:t>
            </w:r>
          </w:p>
        </w:tc>
        <w:tc>
          <w:tcPr>
            <w:tcW w:w="3374" w:type="pct"/>
          </w:tcPr>
          <w:p w14:paraId="30E5289A" w14:textId="77777777"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 xml:space="preserve">completed, historicalArchive,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completed, onGoing, deprecated</w:t>
            </w:r>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14:paraId="666AC247" w14:textId="77777777" w:rsidTr="009851E6">
        <w:trPr>
          <w:cantSplit/>
        </w:trPr>
        <w:tc>
          <w:tcPr>
            <w:tcW w:w="1221" w:type="pct"/>
          </w:tcPr>
          <w:p w14:paraId="354523ED" w14:textId="77777777" w:rsidR="00D371AD" w:rsidRPr="00CB2F1D" w:rsidRDefault="00D371AD" w:rsidP="00A357C8">
            <w:r w:rsidRPr="00CB2F1D">
              <w:t>Resource point of contact (O)</w:t>
            </w:r>
          </w:p>
          <w:p w14:paraId="38801A1C" w14:textId="77777777"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14:paraId="257663F0" w14:textId="77777777" w:rsidR="00D371AD" w:rsidRPr="00CB2F1D" w:rsidRDefault="00D371AD" w:rsidP="00A357C8">
            <w:pPr>
              <w:jc w:val="center"/>
            </w:pPr>
            <w:r w:rsidRPr="00CB2F1D">
              <w:t>O-C</w:t>
            </w:r>
          </w:p>
        </w:tc>
        <w:tc>
          <w:tcPr>
            <w:tcW w:w="3374" w:type="pct"/>
          </w:tcPr>
          <w:p w14:paraId="49E4B7C4" w14:textId="77777777"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xml:space="preserve">. This information is mandatory for physical resources such as core, cuttings, samples, manuscripts.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custodian, owner, pointOfContact</w:t>
            </w:r>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14:paraId="70BC5F69" w14:textId="77777777" w:rsidTr="009851E6">
        <w:trPr>
          <w:cantSplit/>
        </w:trPr>
        <w:tc>
          <w:tcPr>
            <w:tcW w:w="1221" w:type="pct"/>
          </w:tcPr>
          <w:p w14:paraId="28AC0319" w14:textId="77777777" w:rsidR="00D371AD" w:rsidRPr="00CB2F1D" w:rsidRDefault="00D371AD" w:rsidP="00A357C8">
            <w:r w:rsidRPr="00CB2F1D">
              <w:lastRenderedPageBreak/>
              <w:t>Resource maintenance (O)</w:t>
            </w:r>
          </w:p>
          <w:p w14:paraId="69FF9FBC" w14:textId="77777777"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14:paraId="0E9FDE58" w14:textId="77777777" w:rsidR="00D371AD" w:rsidRPr="00CB2F1D" w:rsidRDefault="00D371AD" w:rsidP="00A357C8">
            <w:pPr>
              <w:jc w:val="center"/>
            </w:pPr>
            <w:r w:rsidRPr="00CB2F1D">
              <w:t>O-O</w:t>
            </w:r>
          </w:p>
        </w:tc>
        <w:tc>
          <w:tcPr>
            <w:tcW w:w="3374" w:type="pct"/>
          </w:tcPr>
          <w:p w14:paraId="262190CA" w14:textId="77777777" w:rsidR="00D371AD" w:rsidRPr="00CB2F1D" w:rsidRDefault="00D371AD" w:rsidP="00C41287">
            <w:pPr>
              <w:pStyle w:val="Tableentry"/>
            </w:pPr>
            <w:r w:rsidRPr="00CB2F1D">
              <w:t xml:space="preserve">This element provides information about the maintenance schedule or history of the resource (or some subset/part of the resource specified by the scope and scope description) described by the metadata record. 0 to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described, and no actual examples of usage could be found; it would appear to allow identification of a set of attribute or features (by name?), or feature instances or attribute instances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weekly, fortnightly, monthly, quarterly, biannually, annually, asNeeded, irregular,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14:paraId="063DF3B9" w14:textId="77777777" w:rsidTr="009851E6">
        <w:trPr>
          <w:cantSplit/>
        </w:trPr>
        <w:tc>
          <w:tcPr>
            <w:tcW w:w="1221" w:type="pct"/>
          </w:tcPr>
          <w:p w14:paraId="05A52AAC" w14:textId="77777777" w:rsidR="00D371AD" w:rsidRPr="00CB2F1D" w:rsidRDefault="00D371AD" w:rsidP="00A357C8">
            <w:r w:rsidRPr="00CB2F1D">
              <w:t>Graphic overview of resource (O)</w:t>
            </w:r>
          </w:p>
          <w:p w14:paraId="2C62AEC6" w14:textId="77777777"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14:paraId="60D7B4CC" w14:textId="77777777" w:rsidR="00D371AD" w:rsidRPr="00CB2F1D" w:rsidRDefault="00D371AD" w:rsidP="00A357C8">
            <w:pPr>
              <w:jc w:val="center"/>
            </w:pPr>
            <w:r w:rsidRPr="00CB2F1D">
              <w:t>O-O</w:t>
            </w:r>
          </w:p>
        </w:tc>
        <w:tc>
          <w:tcPr>
            <w:tcW w:w="3374" w:type="pct"/>
          </w:tcPr>
          <w:p w14:paraId="4E3FF244" w14:textId="77777777" w:rsidR="00D371AD" w:rsidRPr="00CB2F1D" w:rsidRDefault="00D371AD" w:rsidP="00C41287">
            <w:pPr>
              <w:pStyle w:val="Tableentry"/>
            </w:pPr>
            <w:r w:rsidRPr="00CB2F1D">
              <w:t xml:space="preserve">Highly recommended to include a URL providing a web-accessible visual representation of the resource if it is applicable to the described resource, particularly for geographic datasets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w:t>
            </w:r>
            <w:r w:rsidRPr="00CB2F1D">
              <w:rPr>
                <w:rStyle w:val="ElementxPath"/>
              </w:rPr>
              <w:t>fileType/CharacterString</w:t>
            </w:r>
            <w:r w:rsidR="0022241D">
              <w:t xml:space="preserve"> should be a registered MIME type or standard file extension abbreviation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14:paraId="09628DB9" w14:textId="77777777" w:rsidTr="009851E6">
        <w:trPr>
          <w:cantSplit/>
        </w:trPr>
        <w:tc>
          <w:tcPr>
            <w:tcW w:w="1221" w:type="pct"/>
          </w:tcPr>
          <w:p w14:paraId="11BBAB98" w14:textId="77777777" w:rsidR="00D371AD" w:rsidRPr="00CB2F1D" w:rsidRDefault="00D371AD" w:rsidP="00A357C8">
            <w:r w:rsidRPr="00CB2F1D">
              <w:t>Resource format (O)</w:t>
            </w:r>
          </w:p>
          <w:p w14:paraId="67B2A036" w14:textId="77777777"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14:paraId="4AB92816" w14:textId="77777777" w:rsidR="00D371AD" w:rsidRPr="00CB2F1D" w:rsidRDefault="00D371AD" w:rsidP="00A357C8">
            <w:pPr>
              <w:jc w:val="center"/>
            </w:pPr>
            <w:r w:rsidRPr="00CB2F1D">
              <w:t>X-X</w:t>
            </w:r>
          </w:p>
        </w:tc>
        <w:tc>
          <w:tcPr>
            <w:tcW w:w="3374" w:type="pct"/>
          </w:tcPr>
          <w:p w14:paraId="3C43A01F" w14:textId="77777777"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(see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14:paraId="0D706DD3" w14:textId="77777777" w:rsidTr="009851E6">
        <w:trPr>
          <w:cantSplit/>
        </w:trPr>
        <w:tc>
          <w:tcPr>
            <w:tcW w:w="1221" w:type="pct"/>
          </w:tcPr>
          <w:p w14:paraId="24E3981F" w14:textId="77777777" w:rsidR="00D371AD" w:rsidRPr="00CB2F1D" w:rsidRDefault="00D371AD" w:rsidP="00A357C8">
            <w:r w:rsidRPr="00CB2F1D">
              <w:t>Resource keywords (O)</w:t>
            </w:r>
          </w:p>
          <w:p w14:paraId="4A4FB3A7" w14:textId="77777777"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14:paraId="6EABF810" w14:textId="77777777" w:rsidR="00D371AD" w:rsidRPr="00CB2F1D" w:rsidRDefault="00D371AD" w:rsidP="00A357C8">
            <w:pPr>
              <w:jc w:val="center"/>
            </w:pPr>
            <w:r w:rsidRPr="00CB2F1D">
              <w:t>O-O</w:t>
            </w:r>
          </w:p>
        </w:tc>
        <w:tc>
          <w:tcPr>
            <w:tcW w:w="3374" w:type="pct"/>
          </w:tcPr>
          <w:p w14:paraId="56587B51" w14:textId="77777777"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details on </w:t>
            </w:r>
            <w:r w:rsidR="00BD243B">
              <w:t>codelist usage</w:t>
            </w:r>
            <w:r w:rsidR="00BD243B" w:rsidRPr="00CB2F1D">
              <w:t>.</w:t>
            </w:r>
          </w:p>
          <w:p w14:paraId="1B7FB5DC" w14:textId="77777777"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14:paraId="50F90E87" w14:textId="77777777" w:rsidTr="009851E6">
        <w:trPr>
          <w:cantSplit/>
        </w:trPr>
        <w:tc>
          <w:tcPr>
            <w:tcW w:w="1221" w:type="pct"/>
          </w:tcPr>
          <w:p w14:paraId="2D31F445" w14:textId="77777777" w:rsidR="00D371AD" w:rsidRPr="00CB2F1D" w:rsidRDefault="00D371AD" w:rsidP="00A357C8">
            <w:r w:rsidRPr="00CB2F1D">
              <w:lastRenderedPageBreak/>
              <w:t>Condition applying to access and use of resource (O)</w:t>
            </w:r>
          </w:p>
          <w:p w14:paraId="7074D2E1" w14:textId="77777777"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14:paraId="4CCAFD72" w14:textId="77777777" w:rsidR="00D371AD" w:rsidRPr="00CB2F1D" w:rsidRDefault="00D371AD" w:rsidP="00A357C8">
            <w:pPr>
              <w:jc w:val="center"/>
            </w:pPr>
            <w:r w:rsidRPr="00CB2F1D">
              <w:t>O-O</w:t>
            </w:r>
          </w:p>
        </w:tc>
        <w:tc>
          <w:tcPr>
            <w:tcW w:w="3374" w:type="pct"/>
          </w:tcPr>
          <w:p w14:paraId="2269D40F" w14:textId="77777777" w:rsidR="00D371AD" w:rsidRPr="00CB2F1D" w:rsidRDefault="00D371AD" w:rsidP="00206938">
            <w:pPr>
              <w:pStyle w:val="Tableentry"/>
            </w:pPr>
            <w:r w:rsidRPr="00CB2F1D">
              <w:t xml:space="preserve">Restrictions on the access and use of a resource or metadata. Follow NAP for specification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14:paraId="1A5958A1" w14:textId="77777777" w:rsidTr="009851E6">
        <w:trPr>
          <w:cantSplit/>
        </w:trPr>
        <w:tc>
          <w:tcPr>
            <w:tcW w:w="1221" w:type="pct"/>
          </w:tcPr>
          <w:p w14:paraId="7DAF2B07" w14:textId="77777777" w:rsidR="00D371AD" w:rsidRPr="00CB2F1D" w:rsidRDefault="00D371AD" w:rsidP="00A357C8">
            <w:r w:rsidRPr="00CB2F1D">
              <w:t>Aggregation information (O)</w:t>
            </w:r>
          </w:p>
          <w:p w14:paraId="4412B184" w14:textId="77777777"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14:paraId="1C30E61A" w14:textId="77777777" w:rsidR="00D371AD" w:rsidRPr="00CB2F1D" w:rsidRDefault="00D371AD" w:rsidP="00A357C8">
            <w:pPr>
              <w:jc w:val="center"/>
            </w:pPr>
            <w:r w:rsidRPr="00CB2F1D">
              <w:t>O-O</w:t>
            </w:r>
          </w:p>
        </w:tc>
        <w:tc>
          <w:tcPr>
            <w:tcW w:w="3374" w:type="pct"/>
          </w:tcPr>
          <w:p w14:paraId="1AF8426C" w14:textId="77777777"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r w:rsidR="00C11577">
              <w:t xml:space="preserve">  along with</w:t>
            </w:r>
            <w:r w:rsidRPr="00CB2F1D">
              <w:t xml:space="preserve"> the type of </w:t>
            </w:r>
            <w:r w:rsidR="00C11577">
              <w:t>association between the datasets</w:t>
            </w:r>
            <w:r w:rsidRPr="00CB2F1D">
              <w:t>, and optionally the activity that produced the dataset.</w:t>
            </w:r>
          </w:p>
          <w:p w14:paraId="4118EDF2" w14:textId="77777777"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aggregateDataSet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mandatory,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 xml:space="preserve">USGIN recommended practice is to include </w:t>
            </w:r>
            <w:r w:rsidR="00CA4F0C">
              <w:t>a dereferenceable URI</w:t>
            </w:r>
            <w:r w:rsidRPr="00CB2F1D">
              <w:t xml:space="preserve"> for that </w:t>
            </w:r>
            <w:r w:rsidR="000B7581">
              <w:t>resource</w:t>
            </w:r>
            <w:r w:rsidRPr="00CB2F1D">
              <w:t xml:space="preserve">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0013708D">
              <w:rPr>
                <w:rStyle w:val="ElementxPath"/>
              </w:rPr>
              <w:t>/code</w:t>
            </w:r>
            <w:r w:rsidRPr="00CB2F1D">
              <w:t>.</w:t>
            </w:r>
            <w:r w:rsidRPr="000B7581">
              <w:rPr>
                <w:i/>
              </w:rPr>
              <w:t xml:space="preserve"> </w:t>
            </w:r>
            <w:r w:rsidR="000B7581" w:rsidRPr="000B7581">
              <w:rPr>
                <w:i/>
              </w:rPr>
              <w:t>[note this text updated 2013-10-25 to reflect the information we're actually getting]</w:t>
            </w:r>
            <w:r w:rsidR="000B7581">
              <w:t xml:space="preserve">. </w:t>
            </w:r>
            <w:r w:rsidRPr="00CB2F1D">
              <w:t xml:space="preserve">For related resources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14:paraId="746D260B" w14:textId="77777777"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14:paraId="315979CD" w14:textId="77777777" w:rsidTr="009851E6">
        <w:trPr>
          <w:cantSplit/>
        </w:trPr>
        <w:tc>
          <w:tcPr>
            <w:tcW w:w="1221" w:type="pct"/>
          </w:tcPr>
          <w:p w14:paraId="70A9C9DD" w14:textId="77777777" w:rsidR="007A31E0" w:rsidRDefault="007A31E0" w:rsidP="00A357C8">
            <w:r>
              <w:t>Spatial Representation Type (O)</w:t>
            </w:r>
          </w:p>
          <w:p w14:paraId="3CB21806" w14:textId="77777777"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14:paraId="17507806" w14:textId="77777777" w:rsidR="007A31E0" w:rsidRPr="00CB2F1D" w:rsidRDefault="007A31E0" w:rsidP="00A357C8">
            <w:pPr>
              <w:jc w:val="center"/>
            </w:pPr>
            <w:r>
              <w:t>O-O</w:t>
            </w:r>
          </w:p>
        </w:tc>
        <w:tc>
          <w:tcPr>
            <w:tcW w:w="3374" w:type="pct"/>
          </w:tcPr>
          <w:p w14:paraId="0519297E" w14:textId="77777777" w:rsidR="007A31E0" w:rsidRPr="007A31E0" w:rsidRDefault="007A31E0" w:rsidP="00FC126C">
            <w:pPr>
              <w:pStyle w:val="Tableentry"/>
            </w:pPr>
            <w:r>
              <w:t>value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p>
        </w:tc>
      </w:tr>
      <w:tr w:rsidR="00D371AD" w:rsidRPr="00CB2F1D" w14:paraId="681390D0" w14:textId="77777777" w:rsidTr="009851E6">
        <w:trPr>
          <w:cantSplit/>
        </w:trPr>
        <w:tc>
          <w:tcPr>
            <w:tcW w:w="1221" w:type="pct"/>
          </w:tcPr>
          <w:p w14:paraId="50A27BB2" w14:textId="77777777" w:rsidR="00D371AD" w:rsidRPr="00CB2F1D" w:rsidRDefault="00D371AD" w:rsidP="00A357C8">
            <w:r w:rsidRPr="00CB2F1D">
              <w:t>Resource spatial resolution (O)</w:t>
            </w:r>
          </w:p>
          <w:p w14:paraId="04704DC9" w14:textId="77777777"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14:paraId="6364BDA2" w14:textId="77777777" w:rsidR="00D371AD" w:rsidRPr="00CB2F1D" w:rsidRDefault="00D371AD" w:rsidP="00A357C8">
            <w:pPr>
              <w:jc w:val="center"/>
            </w:pPr>
            <w:r w:rsidRPr="00CB2F1D">
              <w:t>C-C</w:t>
            </w:r>
          </w:p>
        </w:tc>
        <w:tc>
          <w:tcPr>
            <w:tcW w:w="3374" w:type="pct"/>
          </w:tcPr>
          <w:p w14:paraId="2ACBD0BC" w14:textId="77777777"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equivalentScale/../denominator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arbitrary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a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14:paraId="0126D6B4" w14:textId="77777777" w:rsidTr="009851E6">
        <w:trPr>
          <w:cantSplit/>
        </w:trPr>
        <w:tc>
          <w:tcPr>
            <w:tcW w:w="1221" w:type="pct"/>
          </w:tcPr>
          <w:p w14:paraId="51A77791" w14:textId="77777777" w:rsidR="00D371AD" w:rsidRPr="00CB2F1D" w:rsidRDefault="00D371AD" w:rsidP="00A357C8">
            <w:r w:rsidRPr="00CB2F1D">
              <w:lastRenderedPageBreak/>
              <w:t>Resource language (O)</w:t>
            </w:r>
          </w:p>
          <w:p w14:paraId="20A2E71F" w14:textId="77777777"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14:paraId="248943E4" w14:textId="77777777" w:rsidR="00D371AD" w:rsidRPr="00CB2F1D" w:rsidRDefault="00D371AD" w:rsidP="00C41287">
            <w:pPr>
              <w:jc w:val="center"/>
            </w:pPr>
            <w:r w:rsidRPr="00CB2F1D">
              <w:t>M-</w:t>
            </w:r>
            <w:r w:rsidR="00720D7F">
              <w:t>O</w:t>
            </w:r>
          </w:p>
        </w:tc>
        <w:tc>
          <w:tcPr>
            <w:tcW w:w="3374" w:type="pct"/>
          </w:tcPr>
          <w:p w14:paraId="40FE3B13" w14:textId="77777777" w:rsidR="00D371AD" w:rsidRPr="00CB2F1D" w:rsidRDefault="00D371AD" w:rsidP="00A357C8">
            <w:pPr>
              <w:pStyle w:val="Tableentry"/>
            </w:pPr>
            <w:r w:rsidRPr="00CB2F1D">
              <w:t>Language for content of described resource. Default value is ‘eng’. If language is not applicable to the described resourc</w:t>
            </w:r>
            <w:r w:rsidR="00720D7F">
              <w:t>e, a nilReason='notApplicable' attribute can be included on an empty language element.</w:t>
            </w:r>
            <w:r w:rsidRPr="00CB2F1D">
              <w:t xml:space="preserve"> Multiple instances of this element indicate that the linguistic content of the resource is available in multiple languages.</w:t>
            </w:r>
          </w:p>
          <w:p w14:paraId="742D190C" w14:textId="77777777"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ISO 639-2/T three letter language code</w:t>
            </w:r>
            <w:r>
              <w:t>list,</w:t>
            </w:r>
            <w:r w:rsidR="00D371AD" w:rsidRPr="00CB2F1D">
              <w:t xml:space="preserve"> in lowercase. ISO 639 codelists are available at</w:t>
            </w:r>
            <w:hyperlink r:id="rId39" w:history="1">
              <w:r w:rsidR="00D371AD" w:rsidRPr="00CB2F1D">
                <w:rPr>
                  <w:rStyle w:val="Hyperlink"/>
                </w:rPr>
                <w:t xml:space="preserve"> http://www.loc.gov/standards/iso639-2/php/code_list.php</w:t>
              </w:r>
            </w:hyperlink>
            <w:r w:rsidR="00D371AD" w:rsidRPr="00CB2F1D">
              <w:t>.</w:t>
            </w:r>
          </w:p>
        </w:tc>
      </w:tr>
      <w:tr w:rsidR="00D371AD" w:rsidRPr="00CB2F1D" w14:paraId="4F4B99E4" w14:textId="77777777" w:rsidTr="009851E6">
        <w:trPr>
          <w:cantSplit/>
        </w:trPr>
        <w:tc>
          <w:tcPr>
            <w:tcW w:w="1221" w:type="pct"/>
          </w:tcPr>
          <w:p w14:paraId="4A0755E3" w14:textId="77777777" w:rsidR="00D371AD" w:rsidRPr="00CB2F1D" w:rsidRDefault="00D371AD" w:rsidP="00A357C8">
            <w:r w:rsidRPr="00CB2F1D">
              <w:t>Topic category</w:t>
            </w:r>
          </w:p>
          <w:p w14:paraId="1676BC89" w14:textId="77777777"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14:paraId="642B9541" w14:textId="77777777" w:rsidR="00D371AD" w:rsidRPr="00CB2F1D" w:rsidRDefault="00D371AD" w:rsidP="00A357C8">
            <w:pPr>
              <w:jc w:val="center"/>
            </w:pPr>
            <w:r w:rsidRPr="00CB2F1D">
              <w:t>C-C</w:t>
            </w:r>
          </w:p>
        </w:tc>
        <w:tc>
          <w:tcPr>
            <w:tcW w:w="3374" w:type="pct"/>
          </w:tcPr>
          <w:p w14:paraId="7709D55F" w14:textId="77777777"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dataset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arming, biota, boundaries, climatologyMeterologyAtmosphere, economy, elevation,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imageryBaseMapsEarthCover, intelligence</w:t>
            </w:r>
            <w:r w:rsidR="007358DF">
              <w:rPr>
                <w:rStyle w:val="codelist"/>
              </w:rPr>
              <w:softHyphen/>
            </w:r>
            <w:r w:rsidR="00D371AD" w:rsidRPr="007358DF">
              <w:rPr>
                <w:rStyle w:val="codelist"/>
              </w:rPr>
              <w:t>Military, inlandWater, location, oceans, planningCadastre, society, structure, transportation, utilitiesCommunication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14:paraId="0B320733" w14:textId="77777777" w:rsidTr="009851E6">
        <w:trPr>
          <w:cantSplit/>
        </w:trPr>
        <w:tc>
          <w:tcPr>
            <w:tcW w:w="1221" w:type="pct"/>
          </w:tcPr>
          <w:p w14:paraId="225BADC0" w14:textId="77777777" w:rsidR="00D371AD" w:rsidRPr="00CB2F1D" w:rsidRDefault="00D371AD" w:rsidP="00A357C8">
            <w:r w:rsidRPr="00CB2F1D">
              <w:t>Resource content extent</w:t>
            </w:r>
          </w:p>
          <w:p w14:paraId="32256423" w14:textId="77777777"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14:paraId="5F7F4DD5" w14:textId="77777777" w:rsidR="00D371AD" w:rsidRPr="00CB2F1D" w:rsidRDefault="00D371AD" w:rsidP="00A357C8">
            <w:pPr>
              <w:jc w:val="center"/>
            </w:pPr>
            <w:r w:rsidRPr="00CB2F1D">
              <w:t>C-C</w:t>
            </w:r>
          </w:p>
        </w:tc>
        <w:tc>
          <w:tcPr>
            <w:tcW w:w="3374" w:type="pct"/>
          </w:tcPr>
          <w:p w14:paraId="31D9CA48" w14:textId="77777777"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provided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descriptiveKeywords element. In some situations, geographic location may be indicated using location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14:paraId="4FC8F495" w14:textId="77777777" w:rsidTr="009851E6">
        <w:trPr>
          <w:cantSplit/>
        </w:trPr>
        <w:tc>
          <w:tcPr>
            <w:tcW w:w="1221" w:type="pct"/>
          </w:tcPr>
          <w:p w14:paraId="194AD73E" w14:textId="77777777" w:rsidR="00D371AD" w:rsidRPr="00CB2F1D" w:rsidRDefault="00D371AD" w:rsidP="00A357C8">
            <w:r w:rsidRPr="00CB2F1D">
              <w:t>Resource content extent description</w:t>
            </w:r>
          </w:p>
          <w:p w14:paraId="67302356" w14:textId="77777777"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14:paraId="3CC894D3" w14:textId="77777777" w:rsidR="00D371AD" w:rsidRPr="00CB2F1D" w:rsidRDefault="00D371AD" w:rsidP="00C41287">
            <w:pPr>
              <w:jc w:val="center"/>
            </w:pPr>
            <w:r w:rsidRPr="00CB2F1D">
              <w:t>C-</w:t>
            </w:r>
            <w:r w:rsidR="00720D7F">
              <w:t>O</w:t>
            </w:r>
          </w:p>
        </w:tc>
        <w:tc>
          <w:tcPr>
            <w:tcW w:w="3374" w:type="pct"/>
          </w:tcPr>
          <w:p w14:paraId="760242C8" w14:textId="77777777" w:rsidR="00D371AD" w:rsidRPr="00CB2F1D" w:rsidRDefault="00D371AD" w:rsidP="00C41287">
            <w:pPr>
              <w:pStyle w:val="Tableentry"/>
            </w:pPr>
            <w:r w:rsidRPr="00CB2F1D">
              <w:t>Free text that describes the spatial and temporal extent of the dataset. Note that if geographic place names are used to express the geographic extent, USGIN profile specifies that these should be encoded using keyword with keyword type code = ‘</w:t>
            </w:r>
            <w:r w:rsidRPr="00191C96">
              <w:rPr>
                <w:rStyle w:val="codelist"/>
              </w:rPr>
              <w:t>place</w:t>
            </w:r>
            <w:r w:rsidRPr="00CB2F1D">
              <w:t xml:space="preserve">.’ Geographic names may be duplicated in the </w:t>
            </w:r>
            <w:r w:rsidRPr="00CB2F1D">
              <w:rPr>
                <w:rStyle w:val="ElementxPath"/>
              </w:rPr>
              <w:t>EX_Extent/description</w:t>
            </w:r>
            <w:r w:rsidRPr="00CB2F1D">
              <w:t>.</w:t>
            </w:r>
          </w:p>
        </w:tc>
      </w:tr>
      <w:tr w:rsidR="00D371AD" w:rsidRPr="00CB2F1D" w14:paraId="5E53E980" w14:textId="77777777" w:rsidTr="009851E6">
        <w:trPr>
          <w:cantSplit/>
        </w:trPr>
        <w:tc>
          <w:tcPr>
            <w:tcW w:w="1221" w:type="pct"/>
          </w:tcPr>
          <w:p w14:paraId="6B5BD0C4" w14:textId="77777777" w:rsidR="00D371AD" w:rsidRPr="00CB2F1D" w:rsidRDefault="00D371AD" w:rsidP="00A357C8">
            <w:r w:rsidRPr="00CB2F1D">
              <w:lastRenderedPageBreak/>
              <w:t>Resource content extent bounding box</w:t>
            </w:r>
          </w:p>
          <w:p w14:paraId="3C64EAD6" w14:textId="77777777"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14:paraId="0691E27F" w14:textId="77777777" w:rsidR="00D371AD" w:rsidRPr="00CB2F1D" w:rsidRDefault="00D371AD" w:rsidP="00A357C8">
            <w:pPr>
              <w:jc w:val="center"/>
            </w:pPr>
            <w:r w:rsidRPr="00CB2F1D">
              <w:t>O-C</w:t>
            </w:r>
          </w:p>
        </w:tc>
        <w:tc>
          <w:tcPr>
            <w:tcW w:w="3374" w:type="pct"/>
          </w:tcPr>
          <w:p w14:paraId="25AAD1F1" w14:textId="77777777"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geographic bounding box with bounding latitude and longitude expressed using </w:t>
            </w:r>
            <w:r w:rsidR="00172547">
              <w:t xml:space="preserve">World Geodesic System </w:t>
            </w:r>
            <w:r w:rsidRPr="00CB2F1D">
              <w:t>WGS 84 decimal degrees.</w:t>
            </w:r>
          </w:p>
          <w:p w14:paraId="2544E00C" w14:textId="77777777"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14:paraId="3E5F0D0E" w14:textId="77777777" w:rsidTr="009851E6">
        <w:trPr>
          <w:cantSplit/>
        </w:trPr>
        <w:tc>
          <w:tcPr>
            <w:tcW w:w="1221" w:type="pct"/>
          </w:tcPr>
          <w:p w14:paraId="5431B5BB" w14:textId="77777777" w:rsidR="00D371AD" w:rsidRPr="00CB2F1D" w:rsidRDefault="00D371AD" w:rsidP="00A357C8">
            <w:r w:rsidRPr="00CB2F1D">
              <w:t>Resource content extent geographic description</w:t>
            </w:r>
          </w:p>
          <w:p w14:paraId="1215A5CC" w14:textId="77777777"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14:paraId="638634EF" w14:textId="77777777" w:rsidR="00D371AD" w:rsidRPr="00CB2F1D" w:rsidRDefault="00D371AD" w:rsidP="00A357C8">
            <w:pPr>
              <w:jc w:val="center"/>
            </w:pPr>
            <w:r w:rsidRPr="00CB2F1D">
              <w:t>C-X</w:t>
            </w:r>
          </w:p>
        </w:tc>
        <w:tc>
          <w:tcPr>
            <w:tcW w:w="3374" w:type="pct"/>
          </w:tcPr>
          <w:p w14:paraId="2EA9AD03" w14:textId="77777777"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14:paraId="4C721567" w14:textId="77777777" w:rsidTr="009851E6">
        <w:trPr>
          <w:cantSplit/>
        </w:trPr>
        <w:tc>
          <w:tcPr>
            <w:tcW w:w="1221" w:type="pct"/>
          </w:tcPr>
          <w:p w14:paraId="5F849811" w14:textId="77777777" w:rsidR="00D371AD" w:rsidRPr="00CB2F1D" w:rsidRDefault="00D371AD" w:rsidP="00A357C8">
            <w:r w:rsidRPr="00CB2F1D">
              <w:t>Resource content extent bounding polygon</w:t>
            </w:r>
          </w:p>
          <w:p w14:paraId="7CCAB70A" w14:textId="77777777"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14:paraId="07DCE5EF" w14:textId="77777777" w:rsidR="00D371AD" w:rsidRPr="00CB2F1D" w:rsidRDefault="00D371AD" w:rsidP="00C41287">
            <w:pPr>
              <w:jc w:val="center"/>
            </w:pPr>
            <w:r w:rsidRPr="00CB2F1D">
              <w:t>C-</w:t>
            </w:r>
            <w:r w:rsidR="00145C8B">
              <w:t>O</w:t>
            </w:r>
          </w:p>
        </w:tc>
        <w:tc>
          <w:tcPr>
            <w:tcW w:w="3374" w:type="pct"/>
          </w:tcPr>
          <w:p w14:paraId="406DB97F" w14:textId="77777777" w:rsidR="00D371AD" w:rsidRPr="00CB2F1D" w:rsidRDefault="00D371AD" w:rsidP="00C41287">
            <w:pPr>
              <w:pStyle w:val="Tableentry"/>
            </w:pPr>
            <w:r w:rsidRPr="00CB2F1D">
              <w:t>To improve interoperability, USGIN mandates the use of Geographic Bounding Box instead of bounding polygon</w:t>
            </w:r>
            <w:r w:rsidR="00145C8B">
              <w:t>, if a bounding polygon is included it may be ignored by harvesting catalogs.  If only a bounding polygon is provided, a minimum bounding box must be calculated and inserted in the EX_GeographicBoundingBox element when the record is harvested into a USGIN catalog.</w:t>
            </w:r>
          </w:p>
        </w:tc>
      </w:tr>
      <w:tr w:rsidR="00D371AD" w:rsidRPr="00CB2F1D" w14:paraId="1A1B1E3F" w14:textId="77777777" w:rsidTr="009851E6">
        <w:trPr>
          <w:cantSplit/>
        </w:trPr>
        <w:tc>
          <w:tcPr>
            <w:tcW w:w="1221" w:type="pct"/>
          </w:tcPr>
          <w:p w14:paraId="4FABE935" w14:textId="77777777" w:rsidR="00D371AD" w:rsidRPr="00CB2F1D" w:rsidRDefault="00D371AD" w:rsidP="00A357C8">
            <w:r w:rsidRPr="00CB2F1D">
              <w:lastRenderedPageBreak/>
              <w:t>Resource temporal extent (O)</w:t>
            </w:r>
          </w:p>
          <w:p w14:paraId="111E7976" w14:textId="77777777"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14:paraId="59266A39" w14:textId="77777777" w:rsidR="00D371AD" w:rsidRPr="00CB2F1D" w:rsidRDefault="00D371AD" w:rsidP="00A357C8">
            <w:pPr>
              <w:jc w:val="center"/>
            </w:pPr>
            <w:r w:rsidRPr="00CB2F1D">
              <w:t>O-O</w:t>
            </w:r>
          </w:p>
        </w:tc>
        <w:tc>
          <w:tcPr>
            <w:tcW w:w="3374" w:type="pct"/>
          </w:tcPr>
          <w:p w14:paraId="31C5FC0D" w14:textId="77777777" w:rsidR="00D371AD" w:rsidRPr="0042550F" w:rsidRDefault="00D371AD" w:rsidP="00A357C8">
            <w:pPr>
              <w:pStyle w:val="Tableentry"/>
              <w:rPr>
                <w:rFonts w:eastAsia="Times New Roman" w:cs="Arial"/>
              </w:rPr>
            </w:pPr>
            <w:r w:rsidRPr="0042550F">
              <w:t xml:space="preserve">Property contains information about temporal extent to which resource is applicable. For many geoscience resources, this would be the geologic time period(s) to which the resource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endPosition@frame</w:t>
            </w:r>
            <w:r w:rsidRPr="0042550F">
              <w:rPr>
                <w:rFonts w:eastAsia="Times New Roman" w:cs="Arial"/>
              </w:rPr>
              <w:t xml:space="preserve"> to be populated using numeric time coordinates in Ma, measured positive increasing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xml:space="preserve">). The default frame attribute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14:paraId="1363556B" w14:textId="77777777" w:rsidR="001A1907"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14:paraId="64D0A36A" w14:textId="77777777" w:rsidR="002E30BA" w:rsidRPr="0042550F" w:rsidRDefault="002E30BA" w:rsidP="00A357C8">
            <w:pPr>
              <w:pStyle w:val="Tableentry"/>
              <w:rPr>
                <w:rFonts w:eastAsia="Times New Roman" w:cs="Arial"/>
              </w:rPr>
            </w:pPr>
          </w:p>
          <w:p w14:paraId="331A0688" w14:textId="77777777" w:rsidR="00CE1443" w:rsidRPr="00C55311" w:rsidRDefault="00CE1443" w:rsidP="0085388E">
            <w:pPr>
              <w:pStyle w:val="XMLelement0"/>
              <w:rPr>
                <w:color w:val="000000"/>
              </w:rPr>
            </w:pPr>
            <w:r w:rsidRPr="00C55311">
              <w:t xml:space="preserve">&lt;gml:TimePeriod </w:t>
            </w:r>
            <w:r w:rsidRPr="0085388E">
              <w:rPr>
                <w:rStyle w:val="XMLattributeChar0"/>
              </w:rPr>
              <w:t>gml:id</w:t>
            </w:r>
            <w:r w:rsidRPr="00C55311">
              <w:t>=</w:t>
            </w:r>
            <w:r w:rsidRPr="0085388E">
              <w:rPr>
                <w:rStyle w:val="XMLattributeValueChar"/>
              </w:rPr>
              <w:t>"IdModern"</w:t>
            </w:r>
            <w:r w:rsidRPr="00C55311">
              <w:t>&gt;</w:t>
            </w:r>
          </w:p>
          <w:p w14:paraId="08794DE6" w14:textId="77777777" w:rsidR="00CE1443" w:rsidRPr="00C55311" w:rsidRDefault="00CE1443" w:rsidP="0085388E">
            <w:pPr>
              <w:pStyle w:val="XMLelement0"/>
              <w:rPr>
                <w:color w:val="000000"/>
              </w:rPr>
            </w:pPr>
            <w:r w:rsidRPr="00C55311">
              <w:rPr>
                <w:color w:val="000000"/>
              </w:rPr>
              <w:t xml:space="preserve">  </w:t>
            </w:r>
            <w:r w:rsidRPr="00C55311">
              <w:t>&lt;gml:name&gt;</w:t>
            </w:r>
            <w:r w:rsidRPr="00C55311">
              <w:rPr>
                <w:color w:val="000000"/>
              </w:rPr>
              <w:t>Y2kX</w:t>
            </w:r>
            <w:r w:rsidRPr="00C55311">
              <w:t>&lt;/gml:name&gt;</w:t>
            </w:r>
          </w:p>
          <w:p w14:paraId="30AE36C4" w14:textId="77777777" w:rsidR="00CE1443" w:rsidRPr="00C55311" w:rsidRDefault="00CE1443" w:rsidP="0085388E">
            <w:pPr>
              <w:pStyle w:val="XMLelement0"/>
              <w:rPr>
                <w:color w:val="FF0000"/>
              </w:rPr>
            </w:pPr>
            <w:r w:rsidRPr="00C55311">
              <w:rPr>
                <w:color w:val="000000"/>
              </w:rPr>
              <w:t xml:space="preserve">  </w:t>
            </w:r>
            <w:r w:rsidR="009E6A4D" w:rsidRPr="00C55311">
              <w:rPr>
                <w:color w:val="000000"/>
              </w:rPr>
              <w:t xml:space="preserve"> </w:t>
            </w:r>
            <w:r w:rsidR="005D62F3" w:rsidRPr="005D62F3">
              <w:rPr>
                <w:color w:val="000000"/>
              </w:rPr>
              <w:t xml:space="preserve"> </w:t>
            </w:r>
            <w:r w:rsidRPr="00C55311">
              <w:t xml:space="preserve">&lt;gml:beginPosition </w:t>
            </w:r>
          </w:p>
          <w:p w14:paraId="2677B840" w14:textId="77777777" w:rsidR="00CE1443" w:rsidRPr="00C55311" w:rsidRDefault="00CE1443" w:rsidP="0085388E">
            <w:pPr>
              <w:pStyle w:val="XMLelement0"/>
              <w:rPr>
                <w:color w:val="000000"/>
                <w:highlight w:val="white"/>
              </w:rPr>
            </w:pPr>
            <w:r w:rsidRPr="00C55311">
              <w:rPr>
                <w:color w:val="FF0000"/>
              </w:rPr>
              <w:t xml:space="preserve">     </w:t>
            </w:r>
            <w:r w:rsidRPr="0085388E">
              <w:rPr>
                <w:rStyle w:val="XMLattributeChar0"/>
              </w:rPr>
              <w:t>frame</w:t>
            </w:r>
            <w:r w:rsidRPr="00C55311">
              <w:t>=</w:t>
            </w:r>
            <w:r w:rsidRPr="00C55311">
              <w:rPr>
                <w:rStyle w:val="attributeValue"/>
                <w:b w:val="0"/>
                <w:sz w:val="20"/>
              </w:rPr>
              <w:t>"#ISO-8601"</w:t>
            </w:r>
            <w:r w:rsidRPr="00C55311">
              <w:t>&gt;</w:t>
            </w:r>
            <w:r w:rsidRPr="00C55311">
              <w:rPr>
                <w:color w:val="000000"/>
              </w:rPr>
              <w:t>2010-01-00T00:00</w:t>
            </w:r>
            <w:r w:rsidRPr="00C55311">
              <w:rPr>
                <w:color w:val="000000"/>
                <w:highlight w:val="white"/>
              </w:rPr>
              <w:t>:00</w:t>
            </w:r>
            <w:r w:rsidRPr="00C55311">
              <w:rPr>
                <w:highlight w:val="white"/>
              </w:rPr>
              <w:t>&lt;/gml:beginPosition&gt;</w:t>
            </w:r>
          </w:p>
          <w:p w14:paraId="59E427D2" w14:textId="77777777" w:rsidR="00CE1443" w:rsidRPr="00C55311" w:rsidRDefault="00CE1443" w:rsidP="0085388E">
            <w:pPr>
              <w:pStyle w:val="XMLelement0"/>
              <w:rPr>
                <w:color w:val="FF0000"/>
                <w:highlight w:val="white"/>
              </w:rPr>
            </w:pPr>
            <w:r w:rsidRPr="00C55311">
              <w:rPr>
                <w:color w:val="000000"/>
                <w:highlight w:val="white"/>
              </w:rPr>
              <w:t xml:space="preserve">  </w:t>
            </w:r>
            <w:r w:rsidR="009E6A4D" w:rsidRPr="00C55311">
              <w:rPr>
                <w:color w:val="000000"/>
                <w:highlight w:val="white"/>
              </w:rPr>
              <w:t xml:space="preserve"> </w:t>
            </w:r>
            <w:r w:rsidR="005D62F3" w:rsidRPr="005D62F3">
              <w:rPr>
                <w:color w:val="000000"/>
                <w:highlight w:val="white"/>
              </w:rPr>
              <w:t xml:space="preserve"> </w:t>
            </w:r>
            <w:r w:rsidRPr="00C55311">
              <w:rPr>
                <w:highlight w:val="white"/>
              </w:rPr>
              <w:t xml:space="preserve">&lt;gml:endPosition </w:t>
            </w:r>
          </w:p>
          <w:p w14:paraId="20D88273" w14:textId="77777777" w:rsidR="00CE1443" w:rsidRPr="00C55311" w:rsidRDefault="00CE1443" w:rsidP="0085388E">
            <w:pPr>
              <w:pStyle w:val="XMLelement0"/>
              <w:rPr>
                <w:color w:val="000000"/>
                <w:highlight w:val="white"/>
              </w:rPr>
            </w:pPr>
            <w:r w:rsidRPr="00C55311">
              <w:rPr>
                <w:color w:val="FF0000"/>
                <w:highlight w:val="white"/>
              </w:rPr>
              <w:t xml:space="preserve">    </w:t>
            </w:r>
            <w:r w:rsidRPr="0085388E">
              <w:rPr>
                <w:rStyle w:val="XMLattributeChar0"/>
                <w:highlight w:val="white"/>
              </w:rPr>
              <w:t>frame</w:t>
            </w:r>
            <w:r w:rsidRPr="00C55311">
              <w:rPr>
                <w:highlight w:val="white"/>
              </w:rPr>
              <w:t>=</w:t>
            </w:r>
            <w:r w:rsidRPr="00C55311">
              <w:rPr>
                <w:rStyle w:val="attributeValue"/>
                <w:b w:val="0"/>
                <w:sz w:val="20"/>
                <w:highlight w:val="white"/>
              </w:rPr>
              <w:t>"</w:t>
            </w:r>
            <w:r w:rsidRPr="00C55311">
              <w:rPr>
                <w:rStyle w:val="attributeValue"/>
                <w:b w:val="0"/>
                <w:sz w:val="20"/>
              </w:rPr>
              <w:t>#ISO-8601</w:t>
            </w:r>
            <w:r w:rsidRPr="00C55311">
              <w:rPr>
                <w:rStyle w:val="attributeValue"/>
                <w:b w:val="0"/>
                <w:sz w:val="20"/>
                <w:highlight w:val="white"/>
              </w:rPr>
              <w:t>"</w:t>
            </w:r>
            <w:r w:rsidRPr="00C55311">
              <w:rPr>
                <w:rStyle w:val="attributeValue"/>
                <w:b w:val="0"/>
                <w:color w:val="0000FF"/>
                <w:sz w:val="20"/>
                <w:highlight w:val="white"/>
              </w:rPr>
              <w:t>&gt;</w:t>
            </w:r>
            <w:r w:rsidRPr="00C55311">
              <w:rPr>
                <w:color w:val="000000"/>
                <w:highlight w:val="white"/>
              </w:rPr>
              <w:t>2010-12-31T24:00:00</w:t>
            </w:r>
            <w:r w:rsidRPr="00C55311">
              <w:rPr>
                <w:highlight w:val="white"/>
              </w:rPr>
              <w:t>&lt;/gml:endPosition&gt;</w:t>
            </w:r>
          </w:p>
          <w:p w14:paraId="2D11437B" w14:textId="77777777" w:rsidR="00CE1443" w:rsidRPr="00C55311" w:rsidRDefault="00CE1443" w:rsidP="0085388E">
            <w:pPr>
              <w:pStyle w:val="XMLelement0"/>
            </w:pPr>
            <w:r w:rsidRPr="00C55311">
              <w:rPr>
                <w:highlight w:val="white"/>
              </w:rPr>
              <w:t>&lt;/gml:TimePeriod&gt;</w:t>
            </w:r>
          </w:p>
          <w:p w14:paraId="0A568706" w14:textId="77777777" w:rsidR="002E30BA" w:rsidRPr="00C55311" w:rsidRDefault="002E30BA" w:rsidP="00A357C8">
            <w:pPr>
              <w:pStyle w:val="Tableentry"/>
              <w:rPr>
                <w:rFonts w:eastAsia="Times New Roman" w:cs="Arial"/>
                <w:color w:val="0000FF"/>
              </w:rPr>
            </w:pPr>
          </w:p>
          <w:p w14:paraId="3486B3A4" w14:textId="77777777" w:rsidR="00CE1443" w:rsidRDefault="00CE1443" w:rsidP="00A357C8">
            <w:pPr>
              <w:pStyle w:val="Tableentry"/>
              <w:rPr>
                <w:rFonts w:eastAsia="Times New Roman" w:cs="Arial"/>
              </w:rPr>
            </w:pPr>
            <w:r w:rsidRPr="009E6A4D">
              <w:rPr>
                <w:rFonts w:eastAsia="Times New Roman" w:cs="Arial"/>
              </w:rPr>
              <w:t>Geologic Time Example:</w:t>
            </w:r>
          </w:p>
          <w:p w14:paraId="2EA678D7" w14:textId="77777777" w:rsidR="002E30BA" w:rsidRPr="009E6A4D" w:rsidRDefault="002E30BA" w:rsidP="00A357C8">
            <w:pPr>
              <w:pStyle w:val="Tableentry"/>
              <w:rPr>
                <w:rFonts w:eastAsia="Times New Roman" w:cs="Arial"/>
              </w:rPr>
            </w:pPr>
          </w:p>
          <w:p w14:paraId="437696EA" w14:textId="77777777" w:rsidR="001A1907" w:rsidRPr="00C55311" w:rsidRDefault="001A1907" w:rsidP="0085388E">
            <w:pPr>
              <w:pStyle w:val="XMLelement0"/>
              <w:rPr>
                <w:color w:val="000000"/>
                <w:highlight w:val="white"/>
              </w:rPr>
            </w:pPr>
            <w:r w:rsidRPr="00C55311">
              <w:rPr>
                <w:highlight w:val="white"/>
              </w:rPr>
              <w:t xml:space="preserve">&lt;gml:TimePeriod </w:t>
            </w:r>
            <w:r w:rsidRPr="0085388E">
              <w:rPr>
                <w:rStyle w:val="XMLattributeChar0"/>
                <w:highlight w:val="white"/>
              </w:rPr>
              <w:t>gml:id</w:t>
            </w:r>
            <w:r w:rsidRPr="00C55311">
              <w:rPr>
                <w:highlight w:val="white"/>
              </w:rPr>
              <w:t>=</w:t>
            </w:r>
            <w:r w:rsidR="00EE6EBE" w:rsidRPr="00C55311">
              <w:rPr>
                <w:rStyle w:val="attributeValue"/>
                <w:b w:val="0"/>
                <w:sz w:val="20"/>
                <w:highlight w:val="white"/>
              </w:rPr>
              <w:t>"</w:t>
            </w:r>
            <w:r w:rsidRPr="00C55311">
              <w:rPr>
                <w:rStyle w:val="attributeValue"/>
                <w:b w:val="0"/>
                <w:sz w:val="20"/>
                <w:highlight w:val="white"/>
              </w:rPr>
              <w:t>IdJurassic</w:t>
            </w:r>
            <w:r w:rsidR="00EE6EBE" w:rsidRPr="00C55311">
              <w:rPr>
                <w:rStyle w:val="attributeValue"/>
                <w:b w:val="0"/>
                <w:sz w:val="20"/>
                <w:highlight w:val="white"/>
              </w:rPr>
              <w:t>"</w:t>
            </w:r>
            <w:r w:rsidRPr="00C55311">
              <w:rPr>
                <w:highlight w:val="white"/>
              </w:rPr>
              <w:t>&gt;</w:t>
            </w:r>
          </w:p>
          <w:p w14:paraId="37885B6F" w14:textId="77777777" w:rsidR="001A1907" w:rsidRPr="00C55311" w:rsidRDefault="007527F5" w:rsidP="0085388E">
            <w:pPr>
              <w:pStyle w:val="XMLelement0"/>
              <w:rPr>
                <w:color w:val="000000"/>
                <w:highlight w:val="white"/>
              </w:rPr>
            </w:pPr>
            <w:r w:rsidRPr="00C55311">
              <w:rPr>
                <w:color w:val="000000"/>
                <w:highlight w:val="white"/>
              </w:rPr>
              <w:t xml:space="preserve">  </w:t>
            </w:r>
            <w:r w:rsidR="001A1907" w:rsidRPr="00C55311">
              <w:rPr>
                <w:highlight w:val="white"/>
              </w:rPr>
              <w:t>&lt;gml:name&gt;</w:t>
            </w:r>
            <w:r w:rsidR="001A1907" w:rsidRPr="00C55311">
              <w:rPr>
                <w:color w:val="000000"/>
                <w:highlight w:val="white"/>
              </w:rPr>
              <w:t>Jurassic</w:t>
            </w:r>
            <w:r w:rsidR="001A1907" w:rsidRPr="00C55311">
              <w:rPr>
                <w:highlight w:val="white"/>
              </w:rPr>
              <w:t>&lt;/gml:name&gt;</w:t>
            </w:r>
          </w:p>
          <w:p w14:paraId="052895A8" w14:textId="77777777" w:rsidR="0085388E" w:rsidRDefault="001A1907" w:rsidP="0085388E">
            <w:pPr>
              <w:pStyle w:val="XMLelement0"/>
              <w:ind w:left="165"/>
              <w:rPr>
                <w:color w:val="000000"/>
                <w:highlight w:val="white"/>
              </w:rPr>
            </w:pPr>
            <w:r w:rsidRPr="00C55311">
              <w:rPr>
                <w:highlight w:val="white"/>
              </w:rPr>
              <w:t>&lt;gml:beginPosition</w:t>
            </w:r>
            <w:r w:rsidR="0085388E">
              <w:rPr>
                <w:highlight w:val="white"/>
              </w:rPr>
              <w:t xml:space="preserve"> </w:t>
            </w:r>
            <w:r w:rsidRPr="0085388E">
              <w:rPr>
                <w:rStyle w:val="XMLattributeChar0"/>
                <w:highlight w:val="white"/>
              </w:rPr>
              <w:t>frame</w:t>
            </w:r>
            <w:r w:rsidRPr="00C55311">
              <w:rPr>
                <w:highlight w:val="white"/>
              </w:rPr>
              <w:t>=</w:t>
            </w:r>
            <w:r w:rsidR="00EE6EBE" w:rsidRPr="0085388E">
              <w:rPr>
                <w:rStyle w:val="XMLattributeValueChar"/>
                <w:highlight w:val="white"/>
              </w:rPr>
              <w:t>"</w:t>
            </w:r>
            <w:r w:rsidR="00151818" w:rsidRPr="0085388E">
              <w:rPr>
                <w:rStyle w:val="XMLattributeValueChar"/>
              </w:rPr>
              <w:t>urn:cgi:trs:CGI:StandardGeologicTimeMa</w:t>
            </w:r>
            <w:r w:rsidR="00EE6EBE" w:rsidRPr="00C55311">
              <w:rPr>
                <w:rStyle w:val="attributeValue"/>
                <w:b w:val="0"/>
                <w:sz w:val="20"/>
                <w:highlight w:val="white"/>
              </w:rPr>
              <w:t>"</w:t>
            </w:r>
            <w:r w:rsidRPr="00C55311">
              <w:rPr>
                <w:highlight w:val="white"/>
              </w:rPr>
              <w:t>&gt;</w:t>
            </w:r>
            <w:r w:rsidR="00151818" w:rsidRPr="00C55311">
              <w:rPr>
                <w:color w:val="000000"/>
                <w:highlight w:val="white"/>
              </w:rPr>
              <w:t>203</w:t>
            </w:r>
          </w:p>
          <w:p w14:paraId="010209D4" w14:textId="77777777" w:rsidR="001A1907" w:rsidRPr="00C55311" w:rsidRDefault="001A1907" w:rsidP="0085388E">
            <w:pPr>
              <w:pStyle w:val="XMLelement0"/>
              <w:ind w:left="165"/>
              <w:rPr>
                <w:color w:val="000000"/>
                <w:highlight w:val="white"/>
              </w:rPr>
            </w:pPr>
            <w:r w:rsidRPr="00C55311">
              <w:rPr>
                <w:highlight w:val="white"/>
              </w:rPr>
              <w:t>&lt;/gml:beginPosition&gt;</w:t>
            </w:r>
          </w:p>
          <w:p w14:paraId="463FBB8B" w14:textId="77777777" w:rsidR="003C5EC0" w:rsidRPr="00C55311" w:rsidRDefault="007527F5" w:rsidP="0085388E">
            <w:pPr>
              <w:pStyle w:val="XMLelement0"/>
              <w:rPr>
                <w:color w:val="FF0000"/>
                <w:highlight w:val="white"/>
              </w:rPr>
            </w:pPr>
            <w:r w:rsidRPr="00C55311">
              <w:rPr>
                <w:color w:val="000000"/>
                <w:highlight w:val="white"/>
              </w:rPr>
              <w:t xml:space="preserve">  </w:t>
            </w:r>
            <w:r w:rsidR="002E30BA" w:rsidRPr="005D62F3">
              <w:rPr>
                <w:color w:val="000000"/>
                <w:highlight w:val="white"/>
              </w:rPr>
              <w:t xml:space="preserve"> </w:t>
            </w:r>
            <w:r w:rsidR="001A1907" w:rsidRPr="00C55311">
              <w:rPr>
                <w:highlight w:val="white"/>
              </w:rPr>
              <w:t xml:space="preserve">&lt;gml:endPosition </w:t>
            </w:r>
          </w:p>
          <w:p w14:paraId="160A9FD0" w14:textId="77777777" w:rsidR="0085388E" w:rsidRDefault="003C5EC0" w:rsidP="0085388E">
            <w:pPr>
              <w:pStyle w:val="XMLelement0"/>
              <w:rPr>
                <w:rFonts w:cs="Arial"/>
                <w:color w:val="000000"/>
                <w:highlight w:val="white"/>
              </w:rPr>
            </w:pPr>
            <w:r w:rsidRPr="00C55311">
              <w:rPr>
                <w:rFonts w:cs="Arial"/>
                <w:color w:val="FF0000"/>
                <w:highlight w:val="white"/>
              </w:rPr>
              <w:t xml:space="preserve">    </w:t>
            </w:r>
            <w:r w:rsidR="001A1907" w:rsidRPr="0085388E">
              <w:rPr>
                <w:rStyle w:val="XMLattributeChar0"/>
                <w:highlight w:val="white"/>
              </w:rPr>
              <w:t>frame</w:t>
            </w:r>
            <w:r w:rsidR="001A1907" w:rsidRPr="00C55311">
              <w:rPr>
                <w:rFonts w:cs="Arial"/>
                <w:highlight w:val="white"/>
              </w:rPr>
              <w:t>=</w:t>
            </w:r>
            <w:r w:rsidR="00EE6EBE" w:rsidRPr="0085388E">
              <w:rPr>
                <w:rStyle w:val="XMLattributeValueChar"/>
                <w:highlight w:val="white"/>
              </w:rPr>
              <w:t>"</w:t>
            </w:r>
            <w:r w:rsidR="00151818" w:rsidRPr="0085388E">
              <w:rPr>
                <w:rStyle w:val="XMLattributeValueChar"/>
              </w:rPr>
              <w:t>urn:cgi:trs:CGI:StandardGeologicTimeMa</w:t>
            </w:r>
            <w:r w:rsidR="00151818" w:rsidRPr="0085388E" w:rsidDel="00151818">
              <w:rPr>
                <w:rStyle w:val="XMLattributeValueChar"/>
                <w:highlight w:val="white"/>
              </w:rPr>
              <w:t xml:space="preserve"> </w:t>
            </w:r>
            <w:r w:rsidR="00EE6EBE" w:rsidRPr="0085388E">
              <w:rPr>
                <w:rStyle w:val="XMLattributeValueChar"/>
                <w:highlight w:val="white"/>
              </w:rPr>
              <w:t>"</w:t>
            </w:r>
            <w:r w:rsidR="001A1907" w:rsidRPr="00C55311">
              <w:rPr>
                <w:rFonts w:cs="Arial"/>
                <w:highlight w:val="white"/>
              </w:rPr>
              <w:t>&gt;</w:t>
            </w:r>
            <w:r w:rsidR="00151818" w:rsidRPr="00C55311">
              <w:rPr>
                <w:rFonts w:cs="Arial"/>
                <w:color w:val="000000"/>
                <w:highlight w:val="white"/>
              </w:rPr>
              <w:t>135</w:t>
            </w:r>
          </w:p>
          <w:p w14:paraId="30A1A51D" w14:textId="77777777" w:rsidR="001A1907" w:rsidRPr="00C55311" w:rsidRDefault="001A1907" w:rsidP="0085388E">
            <w:pPr>
              <w:pStyle w:val="XMLelement0"/>
              <w:ind w:left="165"/>
              <w:rPr>
                <w:rFonts w:cs="Arial"/>
                <w:color w:val="000000"/>
                <w:highlight w:val="white"/>
              </w:rPr>
            </w:pPr>
            <w:r w:rsidRPr="00C55311">
              <w:rPr>
                <w:rFonts w:cs="Arial"/>
                <w:highlight w:val="white"/>
              </w:rPr>
              <w:t>&lt;/gml:endPosition&gt;</w:t>
            </w:r>
          </w:p>
          <w:p w14:paraId="44480601" w14:textId="77777777" w:rsidR="001A1907" w:rsidRPr="00CB2F1D" w:rsidRDefault="001A1907" w:rsidP="0085388E">
            <w:pPr>
              <w:pStyle w:val="XMLelement0"/>
            </w:pPr>
            <w:r w:rsidRPr="00C55311">
              <w:rPr>
                <w:highlight w:val="white"/>
              </w:rPr>
              <w:t>&lt;/gml:TimePeriod&gt;</w:t>
            </w:r>
          </w:p>
        </w:tc>
      </w:tr>
      <w:tr w:rsidR="00D371AD" w:rsidRPr="00CB2F1D" w14:paraId="5CB64012" w14:textId="77777777" w:rsidTr="009851E6">
        <w:trPr>
          <w:cantSplit/>
        </w:trPr>
        <w:tc>
          <w:tcPr>
            <w:tcW w:w="1221" w:type="pct"/>
          </w:tcPr>
          <w:p w14:paraId="1D640E1C" w14:textId="77777777" w:rsidR="00D371AD" w:rsidRPr="00CB2F1D" w:rsidRDefault="00D371AD" w:rsidP="00A357C8">
            <w:r w:rsidRPr="00CB2F1D">
              <w:t>Resource spatio-temporal extent (O)</w:t>
            </w:r>
          </w:p>
          <w:p w14:paraId="227E1CFE" w14:textId="77777777"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14:paraId="5B2B076D" w14:textId="77777777" w:rsidR="00D371AD" w:rsidRPr="00CB2F1D" w:rsidRDefault="00D371AD" w:rsidP="00A357C8">
            <w:pPr>
              <w:jc w:val="center"/>
            </w:pPr>
            <w:r w:rsidRPr="00CB2F1D">
              <w:t>O-X</w:t>
            </w:r>
          </w:p>
        </w:tc>
        <w:tc>
          <w:tcPr>
            <w:tcW w:w="3374" w:type="pct"/>
          </w:tcPr>
          <w:p w14:paraId="1CC8C18F" w14:textId="77777777"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14:paraId="2AC1344A" w14:textId="77777777" w:rsidTr="009851E6">
        <w:trPr>
          <w:cantSplit/>
        </w:trPr>
        <w:tc>
          <w:tcPr>
            <w:tcW w:w="1221" w:type="pct"/>
          </w:tcPr>
          <w:p w14:paraId="56C4EA6C" w14:textId="77777777" w:rsidR="00D371AD" w:rsidRPr="00CB2F1D" w:rsidRDefault="00D371AD" w:rsidP="00A357C8">
            <w:r w:rsidRPr="00CB2F1D">
              <w:lastRenderedPageBreak/>
              <w:t>Resource vertical extent (O)</w:t>
            </w:r>
          </w:p>
          <w:p w14:paraId="5B62230D" w14:textId="77777777"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14:paraId="5EE78030" w14:textId="77777777" w:rsidR="00D371AD" w:rsidRPr="00CB2F1D" w:rsidRDefault="00D371AD" w:rsidP="00A357C8">
            <w:pPr>
              <w:jc w:val="center"/>
            </w:pPr>
            <w:r w:rsidRPr="00CB2F1D">
              <w:t>O-O</w:t>
            </w:r>
          </w:p>
        </w:tc>
        <w:tc>
          <w:tcPr>
            <w:tcW w:w="3374" w:type="pct"/>
          </w:tcPr>
          <w:p w14:paraId="722DA2CD" w14:textId="77777777"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14:paraId="5BCB8BDB" w14:textId="77777777"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xlink:href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Verti</w:t>
            </w:r>
            <w:r w:rsidR="00031CAA">
              <w:t xml:space="preserve">calCRS with origin at </w:t>
            </w:r>
            <w:r w:rsidR="00031CAA" w:rsidRPr="00CB2F1D">
              <w:t>World mean sea level (MSL), with elevations measured up positive in meters(</w:t>
            </w:r>
            <w:hyperlink r:id="rId40"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verticalCRS</w:t>
            </w:r>
            <w:r w:rsidR="00031CAA" w:rsidRPr="00CB2F1D">
              <w:t xml:space="preserve"> xlink:href attribute </w:t>
            </w:r>
            <w:r w:rsidR="00031CAA">
              <w:t>value must be an identifier for a well or depth sounding that can be dereferenced to get information on the borehole or sounding geometry</w:t>
            </w:r>
            <w:r w:rsidRPr="00CB2F1D">
              <w:t xml:space="preserve">. </w:t>
            </w:r>
          </w:p>
        </w:tc>
      </w:tr>
    </w:tbl>
    <w:p w14:paraId="50FFCBA8" w14:textId="77777777" w:rsidR="00A357C8" w:rsidRDefault="00A357C8" w:rsidP="00A357C8">
      <w:bookmarkStart w:id="50" w:name="_Ref249925849"/>
      <w:bookmarkStart w:id="51" w:name="_Ref249925852"/>
    </w:p>
    <w:p w14:paraId="0034BE88" w14:textId="77777777" w:rsidR="00A357C8" w:rsidRDefault="00A357C8" w:rsidP="00A357C8">
      <w:r>
        <w:br w:type="page"/>
      </w:r>
    </w:p>
    <w:p w14:paraId="027E1A5D" w14:textId="77777777" w:rsidR="00A357C8" w:rsidRPr="00A357C8" w:rsidRDefault="006C2E36" w:rsidP="00A357C8">
      <w:pPr>
        <w:pStyle w:val="Heading2"/>
      </w:pPr>
      <w:bookmarkStart w:id="52" w:name="_Ref252888374"/>
      <w:bookmarkStart w:id="53" w:name="_Toc381426758"/>
      <w:r w:rsidRPr="006C2E36">
        <w:lastRenderedPageBreak/>
        <w:t>Service identification elements</w:t>
      </w:r>
      <w:r w:rsidR="00411F9F">
        <w:t xml:space="preserve"> (SV_ServiceIdentification)</w:t>
      </w:r>
      <w:bookmarkEnd w:id="50"/>
      <w:bookmarkEnd w:id="51"/>
      <w:bookmarkEnd w:id="52"/>
      <w:bookmarkEnd w:id="53"/>
    </w:p>
    <w:p w14:paraId="3AC602AE" w14:textId="77777777" w:rsidR="001457A2" w:rsidRDefault="001457A2" w:rsidP="0008310B">
      <w:pPr>
        <w:pStyle w:val="Caption"/>
      </w:pPr>
      <w:bookmarkStart w:id="54" w:name="_Ref248304509"/>
      <w:bookmarkStart w:id="55" w:name="_Toc277856263"/>
      <w:r>
        <w:t xml:space="preserve">Table </w:t>
      </w:r>
      <w:fldSimple w:instr=" SEQ Table \* ARABIC ">
        <w:r w:rsidR="00877F9F">
          <w:rPr>
            <w:noProof/>
          </w:rPr>
          <w:t>4</w:t>
        </w:r>
      </w:fldSimple>
      <w:bookmarkEnd w:id="54"/>
      <w:r>
        <w:t xml:space="preserve">. Service </w:t>
      </w:r>
      <w:r w:rsidR="00411F9F">
        <w:t>I</w:t>
      </w:r>
      <w:r>
        <w:t xml:space="preserve">dentification </w:t>
      </w:r>
      <w:r w:rsidR="00411F9F">
        <w:t>properties (SV_ServiceIdentification)</w:t>
      </w:r>
      <w:bookmarkEnd w:id="55"/>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9"/>
        <w:gridCol w:w="988"/>
        <w:gridCol w:w="9116"/>
      </w:tblGrid>
      <w:tr w:rsidR="006C2E36" w14:paraId="35B034A6" w14:textId="77777777" w:rsidTr="00C55311">
        <w:trPr>
          <w:cantSplit/>
          <w:tblHeader/>
        </w:trPr>
        <w:tc>
          <w:tcPr>
            <w:tcW w:w="1194" w:type="pct"/>
          </w:tcPr>
          <w:p w14:paraId="5961AB75" w14:textId="77777777" w:rsidR="006C2E36" w:rsidRDefault="00FF4644" w:rsidP="00A357C8">
            <w:pPr>
              <w:pStyle w:val="Tableheading"/>
            </w:pPr>
            <w:r>
              <w:t>ISO 19115 and 19119 (M/C/O)</w:t>
            </w:r>
            <w:r>
              <w:br/>
              <w:t xml:space="preserve">xPath from </w:t>
            </w:r>
            <w:r w:rsidR="00411F9F">
              <w:t>MD</w:t>
            </w:r>
            <w:r>
              <w:t>_</w:t>
            </w:r>
            <w:r w:rsidR="00411F9F">
              <w:t>Metadata</w:t>
            </w:r>
          </w:p>
        </w:tc>
        <w:tc>
          <w:tcPr>
            <w:tcW w:w="372" w:type="pct"/>
          </w:tcPr>
          <w:p w14:paraId="12FB94C1" w14:textId="77777777" w:rsidR="006C2E36" w:rsidRDefault="00FF4644" w:rsidP="00A357C8">
            <w:pPr>
              <w:pStyle w:val="Tableheading"/>
            </w:pPr>
            <w:r>
              <w:t>NAP-USGIN M/C/O</w:t>
            </w:r>
          </w:p>
        </w:tc>
        <w:tc>
          <w:tcPr>
            <w:tcW w:w="3434" w:type="pct"/>
          </w:tcPr>
          <w:p w14:paraId="58865D25" w14:textId="77777777" w:rsidR="006C2E36" w:rsidRPr="00FF4644" w:rsidRDefault="00FF4644" w:rsidP="00A357C8">
            <w:pPr>
              <w:pStyle w:val="Tableheading"/>
            </w:pPr>
            <w:r>
              <w:t>Comments</w:t>
            </w:r>
            <w:r w:rsidR="00411F9F">
              <w:t xml:space="preserve"> on SV_ServiceIdentification</w:t>
            </w:r>
          </w:p>
        </w:tc>
      </w:tr>
      <w:tr w:rsidR="001457A2" w14:paraId="3A57E4B6" w14:textId="77777777" w:rsidTr="00C55311">
        <w:trPr>
          <w:cantSplit/>
        </w:trPr>
        <w:tc>
          <w:tcPr>
            <w:tcW w:w="1194" w:type="pct"/>
          </w:tcPr>
          <w:p w14:paraId="43E0A6D6" w14:textId="77777777" w:rsidR="001457A2" w:rsidRPr="00D165BC" w:rsidRDefault="001457A2" w:rsidP="00A357C8">
            <w:pPr>
              <w:rPr>
                <w:rStyle w:val="ElementxPath"/>
                <w:rFonts w:ascii="Arial" w:hAnsi="Arial"/>
                <w:sz w:val="20"/>
                <w:shd w:val="clear" w:color="auto" w:fill="auto"/>
              </w:rPr>
            </w:pPr>
            <w:r>
              <w:t>Resource service citation (M)</w:t>
            </w:r>
          </w:p>
          <w:p w14:paraId="1C6D341D" w14:textId="77777777"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72" w:type="pct"/>
          </w:tcPr>
          <w:p w14:paraId="2475043E" w14:textId="77777777" w:rsidR="001457A2" w:rsidRDefault="001457A2" w:rsidP="00A357C8">
            <w:pPr>
              <w:jc w:val="center"/>
            </w:pPr>
            <w:r>
              <w:t>M-M</w:t>
            </w:r>
          </w:p>
        </w:tc>
        <w:tc>
          <w:tcPr>
            <w:tcW w:w="3434" w:type="pct"/>
          </w:tcPr>
          <w:p w14:paraId="383091D8" w14:textId="77777777" w:rsidR="001457A2" w:rsidRDefault="001457A2" w:rsidP="00A357C8">
            <w:r>
              <w:t xml:space="preserve">The citation attribute provides information for citing the described service. Note that for scientific citation purposes, a citation for the intellectual content of the information presented by the service would be found in the </w:t>
            </w:r>
            <w:r w:rsidRPr="00D56E79">
              <w:rPr>
                <w:rStyle w:val="ElementxPath"/>
              </w:rPr>
              <w:t>MD_DataIdentification/citation/CI_Citation</w:t>
            </w:r>
            <w:r>
              <w:t xml:space="preserve"> for datasets identified in the </w:t>
            </w:r>
            <w:r w:rsidRPr="00D56E79">
              <w:rPr>
                <w:rStyle w:val="ElementxPath"/>
              </w:rPr>
              <w:t>operatesOn</w:t>
            </w:r>
            <w:r>
              <w:t xml:space="preserve"> section of </w:t>
            </w:r>
            <w:r w:rsidRPr="00CB6E90">
              <w:rPr>
                <w:rStyle w:val="ElementxPath"/>
              </w:rPr>
              <w:t>SV_ServiceIdentification</w:t>
            </w:r>
            <w:r>
              <w:t xml:space="preserve">. Citation is defined by Webster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 xml:space="preserve">The purpose of the citation for the service is to identify a particular service instance as a unique entity. </w:t>
            </w:r>
            <w:r>
              <w:t xml:space="preserve">Required content for a </w:t>
            </w:r>
            <w:r w:rsidRPr="00971448">
              <w:rPr>
                <w:rStyle w:val="ElementxPath"/>
              </w:rPr>
              <w:t>CI_Citation</w:t>
            </w:r>
            <w:r>
              <w:t xml:space="preserve"> element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14:paraId="14A12BE5" w14:textId="77777777" w:rsidTr="00C55311">
        <w:trPr>
          <w:cantSplit/>
        </w:trPr>
        <w:tc>
          <w:tcPr>
            <w:tcW w:w="1194" w:type="pct"/>
          </w:tcPr>
          <w:p w14:paraId="58EDDA68" w14:textId="77777777" w:rsidR="001457A2" w:rsidRPr="00D165BC" w:rsidRDefault="001457A2" w:rsidP="00A357C8">
            <w:pPr>
              <w:rPr>
                <w:rStyle w:val="ElementxPath"/>
                <w:rFonts w:ascii="Arial" w:hAnsi="Arial"/>
                <w:sz w:val="20"/>
                <w:shd w:val="clear" w:color="auto" w:fill="auto"/>
              </w:rPr>
            </w:pPr>
            <w:r>
              <w:t>Resource title (M)</w:t>
            </w:r>
          </w:p>
          <w:p w14:paraId="37E09BC7" w14:textId="77777777"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72" w:type="pct"/>
          </w:tcPr>
          <w:p w14:paraId="3EC4EC85" w14:textId="77777777" w:rsidR="001457A2" w:rsidRDefault="001457A2" w:rsidP="00A357C8">
            <w:pPr>
              <w:jc w:val="center"/>
            </w:pPr>
            <w:r>
              <w:t>M-M</w:t>
            </w:r>
          </w:p>
        </w:tc>
        <w:tc>
          <w:tcPr>
            <w:tcW w:w="3434" w:type="pct"/>
          </w:tcPr>
          <w:p w14:paraId="23B2923E" w14:textId="77777777"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function</w:t>
            </w:r>
            <w:r w:rsidR="003D2B1D">
              <w:t>, and</w:t>
            </w:r>
            <w:r>
              <w:t xml:space="preserve"> context. </w:t>
            </w:r>
          </w:p>
        </w:tc>
      </w:tr>
      <w:tr w:rsidR="001457A2" w:rsidRPr="00367E7E" w14:paraId="79E05A3A" w14:textId="77777777" w:rsidTr="00C55311">
        <w:trPr>
          <w:cantSplit/>
        </w:trPr>
        <w:tc>
          <w:tcPr>
            <w:tcW w:w="1194" w:type="pct"/>
          </w:tcPr>
          <w:p w14:paraId="061D9BBB" w14:textId="77777777" w:rsidR="001457A2" w:rsidRDefault="001457A2" w:rsidP="00A357C8">
            <w:r>
              <w:t>Resource reference date (M)</w:t>
            </w:r>
          </w:p>
          <w:p w14:paraId="38EBF681" w14:textId="77777777"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72" w:type="pct"/>
          </w:tcPr>
          <w:p w14:paraId="4F5C74BA" w14:textId="77777777" w:rsidR="001457A2" w:rsidRDefault="001457A2" w:rsidP="00A357C8">
            <w:pPr>
              <w:jc w:val="center"/>
            </w:pPr>
            <w:r>
              <w:t>M-M</w:t>
            </w:r>
          </w:p>
        </w:tc>
        <w:tc>
          <w:tcPr>
            <w:tcW w:w="3434" w:type="pct"/>
          </w:tcPr>
          <w:p w14:paraId="28F6D073" w14:textId="77777777" w:rsidR="009134AC" w:rsidRDefault="003D2B1D" w:rsidP="00A357C8">
            <w:r>
              <w:t>The citation date for a service may indicate the creation date, when the service first became operational, the publication date, when the service first became public, or the revision date,  which specifies the date of</w:t>
            </w:r>
            <w:r w:rsidR="001457A2">
              <w:t xml:space="preserve"> </w:t>
            </w:r>
            <w:r>
              <w:t xml:space="preserve">most recent </w:t>
            </w:r>
            <w:r w:rsidR="001457A2">
              <w:t>update</w:t>
            </w:r>
            <w:r>
              <w:t xml:space="preserve">. If the service is no longer online, a notAvailable or superseded date may be specified. The </w:t>
            </w:r>
            <w:r w:rsidRPr="002B6B1D">
              <w:rPr>
                <w:rStyle w:val="ElementxPath"/>
              </w:rPr>
              <w:t>DateType</w:t>
            </w:r>
            <w:r w:rsidR="009134AC">
              <w:t xml:space="preserve"> attribute is used to specify the signficance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14:paraId="1FA78D31" w14:textId="77777777"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1" w:anchor="date" w:history="1">
              <w:r w:rsidR="001457A2">
                <w:rPr>
                  <w:rStyle w:val="Hyperlink"/>
                </w:rPr>
                <w:t>date</w:t>
              </w:r>
            </w:hyperlink>
            <w:r w:rsidR="001457A2">
              <w:t xml:space="preserve"> uses the </w:t>
            </w:r>
            <w:hyperlink r:id="rId42" w:anchor="dt-dt-7PropMod" w:history="1">
              <w:r w:rsidR="001457A2">
                <w:rPr>
                  <w:rStyle w:val="Hyperlink"/>
                </w:rPr>
                <w:t>date/timeSevenPropertyModel</w:t>
              </w:r>
            </w:hyperlink>
            <w:r w:rsidR="001457A2">
              <w:t xml:space="preserve">, with </w:t>
            </w:r>
            <w:hyperlink r:id="rId43"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4"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5"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46"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47"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creation, publication, revision</w:t>
            </w:r>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14:paraId="3C7727CE" w14:textId="77777777" w:rsidTr="00C55311">
        <w:trPr>
          <w:cantSplit/>
        </w:trPr>
        <w:tc>
          <w:tcPr>
            <w:tcW w:w="1194" w:type="pct"/>
          </w:tcPr>
          <w:p w14:paraId="2EF26393" w14:textId="77777777" w:rsidR="001457A2" w:rsidRDefault="001457A2" w:rsidP="00A357C8">
            <w:r>
              <w:lastRenderedPageBreak/>
              <w:t>Unique resource identifier (O)</w:t>
            </w:r>
          </w:p>
          <w:p w14:paraId="23E2C5A9" w14:textId="77777777"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72" w:type="pct"/>
          </w:tcPr>
          <w:p w14:paraId="4DC5B444" w14:textId="77777777" w:rsidR="001457A2" w:rsidRDefault="001457A2" w:rsidP="00A357C8">
            <w:pPr>
              <w:jc w:val="center"/>
            </w:pPr>
            <w:r>
              <w:t>C-O</w:t>
            </w:r>
          </w:p>
        </w:tc>
        <w:tc>
          <w:tcPr>
            <w:tcW w:w="3434" w:type="pct"/>
          </w:tcPr>
          <w:p w14:paraId="34A186AC" w14:textId="77777777"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14:paraId="33B83287" w14:textId="77777777"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14:paraId="6E82B08C" w14:textId="77777777" w:rsidTr="00C55311">
        <w:trPr>
          <w:cantSplit/>
        </w:trPr>
        <w:tc>
          <w:tcPr>
            <w:tcW w:w="1194" w:type="pct"/>
          </w:tcPr>
          <w:p w14:paraId="423EDD9B" w14:textId="77777777" w:rsidR="001457A2" w:rsidRDefault="001457A2" w:rsidP="00A357C8">
            <w:r>
              <w:t>Resource responsible party (O)</w:t>
            </w:r>
          </w:p>
          <w:p w14:paraId="00C86000" w14:textId="77777777"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72" w:type="pct"/>
          </w:tcPr>
          <w:p w14:paraId="22178790" w14:textId="77777777" w:rsidR="001457A2" w:rsidRDefault="001457A2" w:rsidP="00A357C8">
            <w:pPr>
              <w:jc w:val="center"/>
            </w:pPr>
            <w:r>
              <w:t>M-M</w:t>
            </w:r>
          </w:p>
        </w:tc>
        <w:tc>
          <w:tcPr>
            <w:tcW w:w="3434" w:type="pct"/>
          </w:tcPr>
          <w:p w14:paraId="7BB8758E" w14:textId="77777777"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 xml:space="preserve">The service citation responsible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r w:rsidRPr="00DA5679">
              <w:rPr>
                <w:rStyle w:val="codelist"/>
              </w:rPr>
              <w:t>publisher</w:t>
            </w:r>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14:paraId="24CCCAB3" w14:textId="77777777" w:rsidTr="00C55311">
        <w:trPr>
          <w:cantSplit/>
        </w:trPr>
        <w:tc>
          <w:tcPr>
            <w:tcW w:w="1194" w:type="pct"/>
          </w:tcPr>
          <w:p w14:paraId="26BBD8EE" w14:textId="77777777" w:rsidR="001457A2" w:rsidRDefault="001457A2" w:rsidP="00A357C8">
            <w:r>
              <w:t>Resource presentation form (O)</w:t>
            </w:r>
          </w:p>
          <w:p w14:paraId="0F7DF5DC" w14:textId="77777777"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72" w:type="pct"/>
          </w:tcPr>
          <w:p w14:paraId="6E4DB2C4" w14:textId="77777777" w:rsidR="001457A2" w:rsidRDefault="001457A2" w:rsidP="00A357C8">
            <w:pPr>
              <w:jc w:val="center"/>
            </w:pPr>
            <w:r>
              <w:t>O-O</w:t>
            </w:r>
          </w:p>
        </w:tc>
        <w:tc>
          <w:tcPr>
            <w:tcW w:w="3434" w:type="pct"/>
          </w:tcPr>
          <w:p w14:paraId="35CFEBBC" w14:textId="77777777"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srv:operatesOn associations</w:t>
            </w:r>
            <w:r w:rsidR="00D7379C">
              <w:t xml:space="preserve">. </w:t>
            </w:r>
          </w:p>
          <w:p w14:paraId="04935FBF" w14:textId="77777777" w:rsidR="001457A2" w:rsidRDefault="001457A2" w:rsidP="0042550F">
            <w:r>
              <w:rPr>
                <w:rStyle w:val="ElementxPath"/>
              </w:rPr>
              <w:t>presentationForm</w:t>
            </w:r>
            <w:r>
              <w:t xml:space="preserve"> uses the </w:t>
            </w:r>
            <w:r w:rsidRPr="004D3E7F">
              <w:t>CI</w:t>
            </w:r>
            <w:r w:rsidRPr="00310D67">
              <w:t>_PresentationFormCode</w:t>
            </w:r>
            <w:r>
              <w:t xml:space="preserve"> codelist; </w:t>
            </w:r>
            <w:r w:rsidR="00AA3A30">
              <w:t xml:space="preserve">ISO </w:t>
            </w:r>
            <w:r w:rsidR="007713B2">
              <w:t xml:space="preserve">code names </w:t>
            </w:r>
            <w:r>
              <w:t>that are applicable to a service citation include</w:t>
            </w:r>
            <w:r w:rsidRPr="00310D67">
              <w:t xml:space="preserve"> </w:t>
            </w:r>
            <w:r w:rsidR="00DA5679">
              <w:t>{</w:t>
            </w:r>
            <w:r w:rsidRPr="00DA5679">
              <w:rPr>
                <w:rStyle w:val="codelist"/>
              </w:rPr>
              <w:t>documentDigital,  imageDigital,  mapDigital, modelDigital, profileDigital, tableDigital, videoDigital, audioDigital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14:paraId="31BD4D8B" w14:textId="77777777" w:rsidTr="00C55311">
        <w:trPr>
          <w:cantSplit/>
        </w:trPr>
        <w:tc>
          <w:tcPr>
            <w:tcW w:w="1194" w:type="pct"/>
          </w:tcPr>
          <w:p w14:paraId="5F89043A" w14:textId="77777777" w:rsidR="001457A2" w:rsidRDefault="001457A2" w:rsidP="00A357C8">
            <w:r>
              <w:lastRenderedPageBreak/>
              <w:t>Resource series (O)</w:t>
            </w:r>
          </w:p>
          <w:p w14:paraId="2673FEB0" w14:textId="77777777"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72" w:type="pct"/>
          </w:tcPr>
          <w:p w14:paraId="4AFE62B4" w14:textId="77777777" w:rsidR="001457A2" w:rsidRDefault="001457A2" w:rsidP="00A357C8">
            <w:pPr>
              <w:jc w:val="center"/>
            </w:pPr>
            <w:r>
              <w:t>O-O</w:t>
            </w:r>
          </w:p>
        </w:tc>
        <w:tc>
          <w:tcPr>
            <w:tcW w:w="3434" w:type="pct"/>
          </w:tcPr>
          <w:p w14:paraId="1C1D7925" w14:textId="77777777"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services.</w:t>
            </w:r>
            <w:r w:rsidR="0071625E">
              <w:t xml:space="preserve"> This profile specifies no convention for its use.</w:t>
            </w:r>
          </w:p>
        </w:tc>
      </w:tr>
      <w:tr w:rsidR="001457A2" w14:paraId="08FCFB92" w14:textId="77777777" w:rsidTr="00C55311">
        <w:trPr>
          <w:cantSplit/>
        </w:trPr>
        <w:tc>
          <w:tcPr>
            <w:tcW w:w="1194" w:type="pct"/>
          </w:tcPr>
          <w:p w14:paraId="4654A3D0" w14:textId="77777777" w:rsidR="001457A2" w:rsidRDefault="001457A2" w:rsidP="00A357C8">
            <w:r>
              <w:t xml:space="preserve">Resource other citation details (O) </w:t>
            </w:r>
          </w:p>
          <w:p w14:paraId="381D45FE" w14:textId="77777777"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72" w:type="pct"/>
          </w:tcPr>
          <w:p w14:paraId="5612FC89" w14:textId="77777777" w:rsidR="001457A2" w:rsidRDefault="001457A2" w:rsidP="00A357C8">
            <w:pPr>
              <w:jc w:val="center"/>
            </w:pPr>
            <w:r>
              <w:t>O-O</w:t>
            </w:r>
          </w:p>
        </w:tc>
        <w:tc>
          <w:tcPr>
            <w:tcW w:w="3434" w:type="pct"/>
          </w:tcPr>
          <w:p w14:paraId="316EF6C0" w14:textId="77777777"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14:paraId="6733631A" w14:textId="77777777" w:rsidTr="00C55311">
        <w:trPr>
          <w:cantSplit/>
        </w:trPr>
        <w:tc>
          <w:tcPr>
            <w:tcW w:w="1194" w:type="pct"/>
          </w:tcPr>
          <w:p w14:paraId="6C4BBF04" w14:textId="77777777" w:rsidR="001457A2" w:rsidRPr="00F57979" w:rsidRDefault="001457A2" w:rsidP="00A357C8">
            <w:r>
              <w:t>Resource collective title (O)</w:t>
            </w:r>
          </w:p>
          <w:p w14:paraId="30EBF863" w14:textId="77777777"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72" w:type="pct"/>
          </w:tcPr>
          <w:p w14:paraId="67A4B239" w14:textId="77777777" w:rsidR="001457A2" w:rsidRDefault="001457A2" w:rsidP="00A357C8">
            <w:pPr>
              <w:jc w:val="center"/>
            </w:pPr>
            <w:r>
              <w:t>O-O</w:t>
            </w:r>
          </w:p>
        </w:tc>
        <w:tc>
          <w:tcPr>
            <w:tcW w:w="3434" w:type="pct"/>
          </w:tcPr>
          <w:p w14:paraId="345620C1" w14:textId="77777777"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into a collections, so in general this element is probably not applicable to services.</w:t>
            </w:r>
            <w:r>
              <w:t xml:space="preserve"> </w:t>
            </w:r>
            <w:r w:rsidR="0071625E">
              <w:t>This profile specifies no convention for its use.</w:t>
            </w:r>
          </w:p>
        </w:tc>
      </w:tr>
      <w:tr w:rsidR="001457A2" w14:paraId="277A9987" w14:textId="77777777" w:rsidTr="00C55311">
        <w:trPr>
          <w:cantSplit/>
        </w:trPr>
        <w:tc>
          <w:tcPr>
            <w:tcW w:w="1194" w:type="pct"/>
          </w:tcPr>
          <w:p w14:paraId="396DD83A" w14:textId="77777777" w:rsidR="001457A2" w:rsidRDefault="001457A2" w:rsidP="00A357C8">
            <w:r>
              <w:t>Resource abstract (M)</w:t>
            </w:r>
          </w:p>
          <w:p w14:paraId="460D059B" w14:textId="77777777"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72" w:type="pct"/>
          </w:tcPr>
          <w:p w14:paraId="7C9CF1A8" w14:textId="77777777" w:rsidR="001457A2" w:rsidRDefault="001457A2" w:rsidP="00A357C8">
            <w:pPr>
              <w:jc w:val="center"/>
            </w:pPr>
            <w:r>
              <w:t>M-M</w:t>
            </w:r>
          </w:p>
        </w:tc>
        <w:tc>
          <w:tcPr>
            <w:tcW w:w="3434" w:type="pct"/>
          </w:tcPr>
          <w:p w14:paraId="2BEFBEE1" w14:textId="77777777" w:rsidR="001457A2" w:rsidRDefault="001457A2" w:rsidP="00A357C8">
            <w:r>
              <w:t>A free text summary of the content, significance, purpose, scope, etc. of the service described by this metadata. Exactly one value.</w:t>
            </w:r>
          </w:p>
        </w:tc>
      </w:tr>
      <w:tr w:rsidR="001457A2" w14:paraId="6625C496" w14:textId="77777777" w:rsidTr="00C55311">
        <w:trPr>
          <w:cantSplit/>
        </w:trPr>
        <w:tc>
          <w:tcPr>
            <w:tcW w:w="1194" w:type="pct"/>
          </w:tcPr>
          <w:p w14:paraId="25609714" w14:textId="77777777" w:rsidR="001457A2" w:rsidRDefault="001457A2" w:rsidP="00A357C8">
            <w:r>
              <w:t>Resource purpose (O)</w:t>
            </w:r>
          </w:p>
          <w:p w14:paraId="0590953D" w14:textId="77777777"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72" w:type="pct"/>
          </w:tcPr>
          <w:p w14:paraId="16B9F6C4" w14:textId="77777777" w:rsidR="001457A2" w:rsidRDefault="001457A2" w:rsidP="00A357C8">
            <w:pPr>
              <w:jc w:val="center"/>
            </w:pPr>
            <w:r>
              <w:t>O-O</w:t>
            </w:r>
          </w:p>
        </w:tc>
        <w:tc>
          <w:tcPr>
            <w:tcW w:w="3434" w:type="pct"/>
          </w:tcPr>
          <w:p w14:paraId="773C7A1E" w14:textId="77777777"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14:paraId="32E3FCB3" w14:textId="77777777" w:rsidTr="00C55311">
        <w:trPr>
          <w:cantSplit/>
        </w:trPr>
        <w:tc>
          <w:tcPr>
            <w:tcW w:w="1194" w:type="pct"/>
          </w:tcPr>
          <w:p w14:paraId="51F399B7" w14:textId="77777777" w:rsidR="001457A2" w:rsidRDefault="001457A2" w:rsidP="00A357C8">
            <w:r>
              <w:t>Resource status (O)</w:t>
            </w:r>
          </w:p>
          <w:p w14:paraId="095CD88D" w14:textId="77777777"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72" w:type="pct"/>
          </w:tcPr>
          <w:p w14:paraId="49EC4F3F" w14:textId="77777777" w:rsidR="001457A2" w:rsidRDefault="001457A2" w:rsidP="00A357C8">
            <w:pPr>
              <w:jc w:val="center"/>
            </w:pPr>
            <w:r>
              <w:t>M-M</w:t>
            </w:r>
          </w:p>
        </w:tc>
        <w:tc>
          <w:tcPr>
            <w:tcW w:w="3434" w:type="pct"/>
          </w:tcPr>
          <w:p w14:paraId="09A8FC4E" w14:textId="77777777"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Obsolete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14:paraId="40D9165E" w14:textId="77777777" w:rsidTr="00C55311">
        <w:trPr>
          <w:cantSplit/>
        </w:trPr>
        <w:tc>
          <w:tcPr>
            <w:tcW w:w="1194" w:type="pct"/>
          </w:tcPr>
          <w:p w14:paraId="6F6239FD" w14:textId="77777777" w:rsidR="001457A2" w:rsidRDefault="001457A2" w:rsidP="00A357C8">
            <w:r>
              <w:lastRenderedPageBreak/>
              <w:t>Resource point of contact (O)</w:t>
            </w:r>
          </w:p>
          <w:p w14:paraId="26578C62" w14:textId="77777777"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72" w:type="pct"/>
          </w:tcPr>
          <w:p w14:paraId="07B14D9E" w14:textId="77777777" w:rsidR="001457A2" w:rsidRDefault="001457A2" w:rsidP="00A357C8">
            <w:pPr>
              <w:jc w:val="center"/>
            </w:pPr>
            <w:r>
              <w:t>O-</w:t>
            </w:r>
            <w:r w:rsidR="00D7379C" w:rsidRPr="009851E6">
              <w:rPr>
                <w:b/>
              </w:rPr>
              <w:t>O</w:t>
            </w:r>
            <w:r w:rsidR="0071625E" w:rsidRPr="009851E6">
              <w:rPr>
                <w:b/>
                <w:vertAlign w:val="superscript"/>
              </w:rPr>
              <w:t>R</w:t>
            </w:r>
          </w:p>
        </w:tc>
        <w:tc>
          <w:tcPr>
            <w:tcW w:w="3434" w:type="pct"/>
          </w:tcPr>
          <w:p w14:paraId="37FB5AD9" w14:textId="77777777" w:rsidR="001457A2" w:rsidRDefault="001457A2" w:rsidP="00A357C8">
            <w:r>
              <w:rPr>
                <w:rStyle w:val="ElementxPath"/>
              </w:rPr>
              <w:t>pointOfCont</w:t>
            </w:r>
            <w:r w:rsidRPr="008C6988">
              <w:rPr>
                <w:rStyle w:val="ElementxPath"/>
              </w:rPr>
              <w:t>act/CI_ResponsibleParty</w:t>
            </w:r>
            <w:r>
              <w:t xml:space="preserve"> element for service metadata should contain information for a point of contact to report problems with the service. </w:t>
            </w:r>
            <w:r w:rsidR="00D7379C">
              <w:t>Element</w:t>
            </w:r>
            <w:r>
              <w:t xml:space="preserve"> is optional</w:t>
            </w:r>
            <w:r w:rsidR="00D7379C">
              <w:t xml:space="preserve"> </w:t>
            </w:r>
            <w:r>
              <w:t xml:space="preserve">but highly recommended! USGIN rule that count of (individualName + organisationName + positionName) &gt; 0. The </w:t>
            </w:r>
            <w:r w:rsidRPr="0032148F">
              <w:rPr>
                <w:rStyle w:val="ElementxPath"/>
              </w:rPr>
              <w:t>CI_ResponsibleParty/role/CI_RoleCode@codeListValue</w:t>
            </w:r>
            <w:r>
              <w:t xml:space="preserve"> is from </w:t>
            </w:r>
            <w:r w:rsidRPr="00AF392B">
              <w:t>CI_RoleCode</w:t>
            </w:r>
            <w:r>
              <w:t xml:space="preserve">; applicable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resourceProvider, custodian,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14:paraId="221954A7" w14:textId="77777777" w:rsidTr="00C55311">
        <w:trPr>
          <w:cantSplit/>
        </w:trPr>
        <w:tc>
          <w:tcPr>
            <w:tcW w:w="1194" w:type="pct"/>
          </w:tcPr>
          <w:p w14:paraId="633BDE53" w14:textId="77777777" w:rsidR="001457A2" w:rsidRDefault="001457A2" w:rsidP="00A357C8">
            <w:r>
              <w:t>Resource maintenance (O)</w:t>
            </w:r>
          </w:p>
          <w:p w14:paraId="0ACD0F9D" w14:textId="77777777"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72" w:type="pct"/>
          </w:tcPr>
          <w:p w14:paraId="77DCBE5E" w14:textId="77777777" w:rsidR="001457A2" w:rsidRDefault="001457A2" w:rsidP="00A357C8">
            <w:pPr>
              <w:jc w:val="center"/>
            </w:pPr>
            <w:r>
              <w:t>O-O</w:t>
            </w:r>
          </w:p>
        </w:tc>
        <w:tc>
          <w:tcPr>
            <w:tcW w:w="3434" w:type="pct"/>
          </w:tcPr>
          <w:p w14:paraId="6A800F29" w14:textId="77777777"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elements may be included; for which the  </w:t>
            </w:r>
            <w:r w:rsidRPr="006B3F63">
              <w:rPr>
                <w:rStyle w:val="ElementxPath"/>
              </w:rPr>
              <w:t>MD_ScopeDescription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14:paraId="4DD29134" w14:textId="77777777"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14:paraId="4D043988" w14:textId="77777777" w:rsidTr="00C55311">
        <w:trPr>
          <w:cantSplit/>
        </w:trPr>
        <w:tc>
          <w:tcPr>
            <w:tcW w:w="1194" w:type="pct"/>
          </w:tcPr>
          <w:p w14:paraId="40D15F90" w14:textId="77777777" w:rsidR="001457A2" w:rsidRDefault="001457A2" w:rsidP="00A357C8">
            <w:r>
              <w:lastRenderedPageBreak/>
              <w:t>Graphic overview of resource (O)</w:t>
            </w:r>
          </w:p>
          <w:p w14:paraId="3B4BE96F" w14:textId="77777777"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72" w:type="pct"/>
          </w:tcPr>
          <w:p w14:paraId="6A472428" w14:textId="77777777" w:rsidR="001457A2" w:rsidRDefault="001457A2" w:rsidP="00A357C8">
            <w:pPr>
              <w:jc w:val="center"/>
            </w:pPr>
            <w:r>
              <w:t>O-</w:t>
            </w:r>
            <w:r w:rsidRPr="009851E6">
              <w:rPr>
                <w:b/>
              </w:rPr>
              <w:t>O</w:t>
            </w:r>
            <w:r w:rsidR="00AD376D" w:rsidRPr="009851E6">
              <w:rPr>
                <w:b/>
                <w:vertAlign w:val="superscript"/>
              </w:rPr>
              <w:t>R</w:t>
            </w:r>
          </w:p>
        </w:tc>
        <w:tc>
          <w:tcPr>
            <w:tcW w:w="3434" w:type="pct"/>
          </w:tcPr>
          <w:p w14:paraId="464314C2" w14:textId="77777777" w:rsidR="001457A2" w:rsidRPr="00CB2F1D" w:rsidRDefault="001457A2" w:rsidP="00A357C8">
            <w:pPr>
              <w:pStyle w:val="Tableentry"/>
            </w:pPr>
            <w:r>
              <w:t xml:space="preserve">Highly recommended to include a small image visual representation of the resource provided by a map or image service. For geographic feature or data services, a graphic overview might show the geographic distribution of available data. </w:t>
            </w:r>
            <w:r w:rsidRPr="00CB2F1D">
              <w:t xml:space="preserve">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Use napMD_FileFormatCode code values (</w:t>
            </w:r>
            <w:hyperlink r:id="rId48"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2C0A6A" w:rsidRPr="009851E6">
              <w:rPr>
                <w:i/>
              </w:rPr>
              <w:t>Codelists</w:t>
            </w:r>
            <w:r w:rsidRPr="00DE4B79">
              <w:rPr>
                <w:i/>
              </w:rPr>
              <w:fldChar w:fldCharType="end"/>
            </w:r>
            <w:r w:rsidRPr="00CB2F1D">
              <w:t xml:space="preserve"> for details on </w:t>
            </w:r>
            <w:r w:rsidR="00D7379C">
              <w:t>encoding of the file format code, which is special because this is a NAP extension to the ISO base specification</w:t>
            </w:r>
            <w:r w:rsidRPr="00CB2F1D">
              <w:t>.</w:t>
            </w:r>
          </w:p>
          <w:p w14:paraId="1680247B" w14:textId="77777777"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14:paraId="34E00EC1" w14:textId="77777777" w:rsidTr="00C55311">
        <w:trPr>
          <w:cantSplit/>
        </w:trPr>
        <w:tc>
          <w:tcPr>
            <w:tcW w:w="1194" w:type="pct"/>
          </w:tcPr>
          <w:p w14:paraId="361FEEBF" w14:textId="77777777" w:rsidR="001457A2" w:rsidRDefault="001457A2" w:rsidP="00A357C8">
            <w:r>
              <w:t>Resource format (O)</w:t>
            </w:r>
          </w:p>
          <w:p w14:paraId="0216F526" w14:textId="77777777"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72" w:type="pct"/>
          </w:tcPr>
          <w:p w14:paraId="45C76B86" w14:textId="77777777" w:rsidR="001457A2" w:rsidRDefault="001457A2" w:rsidP="00A357C8">
            <w:pPr>
              <w:jc w:val="center"/>
            </w:pPr>
            <w:r>
              <w:t>O-X</w:t>
            </w:r>
          </w:p>
        </w:tc>
        <w:tc>
          <w:tcPr>
            <w:tcW w:w="3434" w:type="pct"/>
          </w:tcPr>
          <w:p w14:paraId="0E74E0C8" w14:textId="77777777"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14:paraId="6A4D2122" w14:textId="77777777" w:rsidTr="00C55311">
        <w:trPr>
          <w:cantSplit/>
        </w:trPr>
        <w:tc>
          <w:tcPr>
            <w:tcW w:w="1194" w:type="pct"/>
          </w:tcPr>
          <w:p w14:paraId="12A2E180" w14:textId="77777777" w:rsidR="001457A2" w:rsidRDefault="001457A2" w:rsidP="00A357C8">
            <w:r>
              <w:t>Resource keywords (O)</w:t>
            </w:r>
          </w:p>
          <w:p w14:paraId="0DB1A7BF" w14:textId="77777777"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descriptiveKeywords/</w:t>
            </w:r>
            <w:r>
              <w:rPr>
                <w:rStyle w:val="ElementxPath"/>
              </w:rPr>
              <w:t>MD_Keyword</w:t>
            </w:r>
          </w:p>
        </w:tc>
        <w:tc>
          <w:tcPr>
            <w:tcW w:w="372" w:type="pct"/>
          </w:tcPr>
          <w:p w14:paraId="737CFF5C" w14:textId="77777777" w:rsidR="001457A2" w:rsidRDefault="001457A2" w:rsidP="00A357C8">
            <w:pPr>
              <w:jc w:val="center"/>
            </w:pPr>
            <w:r>
              <w:t>O-O</w:t>
            </w:r>
          </w:p>
        </w:tc>
        <w:tc>
          <w:tcPr>
            <w:tcW w:w="3434" w:type="pct"/>
          </w:tcPr>
          <w:p w14:paraId="1D5D565F" w14:textId="77777777" w:rsidR="001457A2" w:rsidRDefault="001457A2" w:rsidP="00A357C8">
            <w:r>
              <w:t>Best Practice for USGIN profile metadata is to supply keywords to facilitate the discovery of metadata records relevant to the user.</w:t>
            </w:r>
          </w:p>
          <w:p w14:paraId="20C74E5C" w14:textId="77777777"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14:paraId="1915DCB7" w14:textId="77777777"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discipline,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usage</w:t>
            </w:r>
            <w:r w:rsidR="00D7379C" w:rsidRPr="00CB2F1D">
              <w:t>.</w:t>
            </w:r>
          </w:p>
          <w:p w14:paraId="76C12248" w14:textId="77777777"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14:paraId="56D4F133" w14:textId="77777777" w:rsidTr="00C55311">
        <w:trPr>
          <w:cantSplit/>
        </w:trPr>
        <w:tc>
          <w:tcPr>
            <w:tcW w:w="1194" w:type="pct"/>
          </w:tcPr>
          <w:p w14:paraId="2BFD14A8" w14:textId="77777777" w:rsidR="001457A2" w:rsidRDefault="001457A2" w:rsidP="00A357C8">
            <w:r>
              <w:t>Resource specific usage (O)</w:t>
            </w:r>
          </w:p>
          <w:p w14:paraId="270E3BD0" w14:textId="77777777"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72" w:type="pct"/>
          </w:tcPr>
          <w:p w14:paraId="681958AD" w14:textId="77777777" w:rsidR="001457A2" w:rsidRDefault="001457A2" w:rsidP="00A357C8">
            <w:pPr>
              <w:jc w:val="center"/>
            </w:pPr>
            <w:r>
              <w:t>O-X</w:t>
            </w:r>
          </w:p>
        </w:tc>
        <w:tc>
          <w:tcPr>
            <w:tcW w:w="3434" w:type="pct"/>
          </w:tcPr>
          <w:p w14:paraId="2F6BD4F1" w14:textId="77777777"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14:paraId="74CA954E" w14:textId="77777777" w:rsidTr="00C55311">
        <w:trPr>
          <w:cantSplit/>
        </w:trPr>
        <w:tc>
          <w:tcPr>
            <w:tcW w:w="1194" w:type="pct"/>
          </w:tcPr>
          <w:p w14:paraId="42360E97" w14:textId="77777777" w:rsidR="001457A2" w:rsidRDefault="001457A2" w:rsidP="00A357C8">
            <w:r w:rsidRPr="00C336A0">
              <w:lastRenderedPageBreak/>
              <w:t xml:space="preserve">Condition applying to access and use </w:t>
            </w:r>
            <w:r>
              <w:t>of resource (O)</w:t>
            </w:r>
          </w:p>
          <w:p w14:paraId="2EDA8143" w14:textId="77777777"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72" w:type="pct"/>
          </w:tcPr>
          <w:p w14:paraId="0F9DA8FB" w14:textId="77777777" w:rsidR="001457A2" w:rsidRDefault="001457A2" w:rsidP="00A357C8">
            <w:pPr>
              <w:jc w:val="center"/>
            </w:pPr>
            <w:r>
              <w:t>O-O</w:t>
            </w:r>
          </w:p>
        </w:tc>
        <w:tc>
          <w:tcPr>
            <w:tcW w:w="3434" w:type="pct"/>
          </w:tcPr>
          <w:p w14:paraId="2E685D28" w14:textId="77777777"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Constraints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r>
              <w:t xml:space="preserve">is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14:paraId="1D51A3E0" w14:textId="77777777" w:rsidTr="00C55311">
        <w:trPr>
          <w:cantSplit/>
        </w:trPr>
        <w:tc>
          <w:tcPr>
            <w:tcW w:w="1194" w:type="pct"/>
          </w:tcPr>
          <w:p w14:paraId="1ACEC002" w14:textId="77777777" w:rsidR="001457A2" w:rsidRDefault="001457A2" w:rsidP="00A357C8">
            <w:r>
              <w:t>Aggregation information (O)</w:t>
            </w:r>
          </w:p>
          <w:p w14:paraId="08A8CB25" w14:textId="77777777"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72" w:type="pct"/>
          </w:tcPr>
          <w:p w14:paraId="4E8609AE" w14:textId="77777777" w:rsidR="001457A2" w:rsidRDefault="001457A2" w:rsidP="00A357C8">
            <w:pPr>
              <w:jc w:val="center"/>
            </w:pPr>
            <w:r>
              <w:t>O-</w:t>
            </w:r>
            <w:r w:rsidR="00DA5679">
              <w:t>O</w:t>
            </w:r>
          </w:p>
        </w:tc>
        <w:tc>
          <w:tcPr>
            <w:tcW w:w="3434" w:type="pct"/>
          </w:tcPr>
          <w:p w14:paraId="072E3DBE" w14:textId="77777777"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r>
              <w:t xml:space="preserve">  along with</w:t>
            </w:r>
            <w:r w:rsidRPr="00CB2F1D">
              <w:t xml:space="preserve"> the type of </w:t>
            </w:r>
            <w:r>
              <w:t>association</w:t>
            </w:r>
            <w:r w:rsidRPr="00CB2F1D">
              <w:t>, and optionally the activity that produced the dataset.</w:t>
            </w:r>
          </w:p>
          <w:p w14:paraId="14035A39" w14:textId="77777777"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r w:rsidRPr="0045178D">
              <w:rPr>
                <w:rStyle w:val="ElementxPath"/>
              </w:rPr>
              <w:t>associationType</w:t>
            </w:r>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 xml:space="preserve">crossReference, largerWorkCitation, source, </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usage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services that can be chained, or to identify a resource that provides input to a service</w:t>
            </w:r>
            <w:r w:rsidR="00DA5679">
              <w:t xml:space="preserve">.  </w:t>
            </w:r>
          </w:p>
          <w:p w14:paraId="5FA8F906" w14:textId="77777777"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aggregateDataSetIdentifier/MD_Identifier</w:t>
            </w:r>
            <w:r>
              <w:t xml:space="preserve">. For related resources that do not have a metadata record, </w:t>
            </w:r>
            <w:r w:rsidRPr="0045178D">
              <w:rPr>
                <w:rStyle w:val="ElementxPath"/>
              </w:rPr>
              <w:t>aggregateDataSetName/CI_Citation</w:t>
            </w:r>
            <w:r>
              <w:rPr>
                <w:rStyle w:val="ElementxPath"/>
              </w:rPr>
              <w:t xml:space="preserve"> </w:t>
            </w:r>
            <w:r>
              <w:t xml:space="preserve">may be used; this element is optional if </w:t>
            </w:r>
            <w:r w:rsidRPr="0045178D">
              <w:rPr>
                <w:rStyle w:val="ElementxPath"/>
              </w:rPr>
              <w:t>aggregateDataSetIdentifier</w:t>
            </w:r>
            <w:r>
              <w:t xml:space="preserve"> has a value.</w:t>
            </w:r>
          </w:p>
          <w:p w14:paraId="70663D7C" w14:textId="77777777"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14:paraId="6EE1F860" w14:textId="77777777" w:rsidTr="00C55311">
        <w:trPr>
          <w:cantSplit/>
        </w:trPr>
        <w:tc>
          <w:tcPr>
            <w:tcW w:w="1194" w:type="pct"/>
          </w:tcPr>
          <w:p w14:paraId="60089C85" w14:textId="77777777" w:rsidR="001457A2" w:rsidRDefault="001457A2" w:rsidP="00A357C8">
            <w:r>
              <w:lastRenderedPageBreak/>
              <w:t>Resource service type (M)</w:t>
            </w:r>
          </w:p>
          <w:p w14:paraId="4569737B" w14:textId="77777777"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72" w:type="pct"/>
          </w:tcPr>
          <w:p w14:paraId="7980155D" w14:textId="77777777" w:rsidR="001457A2" w:rsidRDefault="001457A2" w:rsidP="00A357C8">
            <w:pPr>
              <w:jc w:val="center"/>
            </w:pPr>
            <w:r>
              <w:t>M-M</w:t>
            </w:r>
          </w:p>
        </w:tc>
        <w:tc>
          <w:tcPr>
            <w:tcW w:w="3434" w:type="pct"/>
          </w:tcPr>
          <w:p w14:paraId="41C08F44" w14:textId="77777777" w:rsidR="001457A2" w:rsidRPr="00C55311" w:rsidRDefault="001D24C9" w:rsidP="00A357C8">
            <w:r w:rsidRPr="00C55311">
              <w:t xml:space="preserve">Exactly one value required. </w:t>
            </w:r>
            <w:r w:rsidR="001457A2" w:rsidRPr="00C55311">
              <w:t xml:space="preserve">USGIN </w:t>
            </w:r>
            <w:r w:rsidR="00753342" w:rsidRPr="00C55311">
              <w:t xml:space="preserve">mandates use of </w:t>
            </w:r>
            <w:r w:rsidR="001457A2" w:rsidRPr="00C55311">
              <w:t xml:space="preserve">a </w:t>
            </w:r>
            <w:r w:rsidR="001457A2" w:rsidRPr="00C55311">
              <w:rPr>
                <w:rStyle w:val="ElementxPath"/>
              </w:rPr>
              <w:t>LocalName</w:t>
            </w:r>
            <w:r w:rsidR="001457A2" w:rsidRPr="00C55311">
              <w:t xml:space="preserve"> value</w:t>
            </w:r>
            <w:r w:rsidR="00753342" w:rsidRPr="00C55311">
              <w:t xml:space="preserve"> (</w:t>
            </w:r>
            <w:hyperlink r:id="rId49" w:history="1">
              <w:r w:rsidR="00753342" w:rsidRPr="00C55311">
                <w:rPr>
                  <w:rStyle w:val="Hyperlink"/>
                </w:rPr>
                <w:t>http://schemas.opengis.net/iso/</w:t>
              </w:r>
              <w:r w:rsidR="00753342" w:rsidRPr="00C55311">
                <w:rPr>
                  <w:rStyle w:val="Hyperlink"/>
                </w:rPr>
                <w:softHyphen/>
                <w:t>19139/20060504/</w:t>
              </w:r>
              <w:r w:rsidR="00753342" w:rsidRPr="00C55311">
                <w:rPr>
                  <w:rStyle w:val="Hyperlink"/>
                </w:rPr>
                <w:softHyphen/>
                <w:t>srv/service</w:t>
              </w:r>
              <w:r w:rsidR="00753342" w:rsidRPr="00C55311">
                <w:rPr>
                  <w:rStyle w:val="Hyperlink"/>
                </w:rPr>
                <w:softHyphen/>
                <w:t>Metadata.xsd</w:t>
              </w:r>
            </w:hyperlink>
            <w:r w:rsidR="00753342" w:rsidRPr="00C55311">
              <w:t xml:space="preserve"> allows either localName or ScopedName). There is not as yet a standard registry of service types</w:t>
            </w:r>
            <w:r w:rsidR="001908C1" w:rsidRPr="00C55311">
              <w:t xml:space="preserve"> and identifiers that can serve</w:t>
            </w:r>
            <w:r w:rsidR="00753342" w:rsidRPr="00C55311">
              <w:t xml:space="preserve"> as an authority for service</w:t>
            </w:r>
            <w:r w:rsidR="001908C1" w:rsidRPr="00C55311">
              <w:t xml:space="preserve">Types. An interim list of service types and identifiers is included in section </w:t>
            </w:r>
            <w:r w:rsidR="00AD5E58" w:rsidRPr="00C55311">
              <w:fldChar w:fldCharType="begin"/>
            </w:r>
            <w:r w:rsidR="00AD5E58" w:rsidRPr="00C55311">
              <w:instrText xml:space="preserve"> REF _Ref252222161 \r \h </w:instrText>
            </w:r>
            <w:r w:rsidR="0042550F" w:rsidRPr="00C55311">
              <w:instrText xml:space="preserve"> \* MERGEFORMAT </w:instrText>
            </w:r>
            <w:r w:rsidR="00AD5E58" w:rsidRPr="00C55311">
              <w:fldChar w:fldCharType="separate"/>
            </w:r>
            <w:r w:rsidR="002C0A6A" w:rsidRPr="00C55311">
              <w:t>7.1</w:t>
            </w:r>
            <w:r w:rsidR="00AD5E58" w:rsidRPr="00C55311">
              <w:fldChar w:fldCharType="end"/>
            </w:r>
            <w:r w:rsidR="00AD5E58" w:rsidRPr="00C55311">
              <w:t xml:space="preserve"> </w:t>
            </w:r>
            <w:r w:rsidR="00AD5E58" w:rsidRPr="00C55311">
              <w:fldChar w:fldCharType="begin"/>
            </w:r>
            <w:r w:rsidR="00AD5E58" w:rsidRPr="00C55311">
              <w:instrText xml:space="preserve"> REF _Ref252222164 \h </w:instrText>
            </w:r>
            <w:r w:rsidR="0042550F" w:rsidRPr="00C55311">
              <w:instrText xml:space="preserve"> \* MERGEFORMAT </w:instrText>
            </w:r>
            <w:r w:rsidR="00AD5E58" w:rsidRPr="00C55311">
              <w:fldChar w:fldCharType="separate"/>
            </w:r>
            <w:r w:rsidR="002C0A6A" w:rsidRPr="00C55311">
              <w:rPr>
                <w:rStyle w:val="LineNumber"/>
              </w:rPr>
              <w:t>ServiceType</w:t>
            </w:r>
            <w:r w:rsidR="00AD5E58" w:rsidRPr="00C55311">
              <w:fldChar w:fldCharType="end"/>
            </w:r>
            <w:r w:rsidR="00115965" w:rsidRPr="00C55311">
              <w:t xml:space="preserve"> (with the ad hoc codespace URI ‘http://resources.usgin.org/registry/serviceType</w:t>
            </w:r>
            <w:r w:rsidR="00F45141" w:rsidRPr="00C55311">
              <w:t>201001</w:t>
            </w:r>
            <w:r w:rsidR="00115965" w:rsidRPr="00C55311">
              <w:t>’)</w:t>
            </w:r>
            <w:r w:rsidR="001908C1" w:rsidRPr="00C55311">
              <w:t xml:space="preserve">. </w:t>
            </w:r>
            <w:r w:rsidR="00753342" w:rsidRPr="00C55311">
              <w:t xml:space="preserve"> </w:t>
            </w:r>
            <w:r w:rsidR="001457A2" w:rsidRPr="00C55311">
              <w:t xml:space="preserve">Valid values for OGC services </w:t>
            </w:r>
            <w:r w:rsidR="001908C1" w:rsidRPr="00C55311">
              <w:t>are</w:t>
            </w:r>
            <w:r w:rsidR="001457A2" w:rsidRPr="00C55311">
              <w:t xml:space="preserve"> </w:t>
            </w:r>
            <w:r w:rsidR="008B4323" w:rsidRPr="00C55311">
              <w:t>{</w:t>
            </w:r>
            <w:r w:rsidR="001457A2" w:rsidRPr="00C55311">
              <w:rPr>
                <w:rStyle w:val="codelist"/>
              </w:rPr>
              <w:t xml:space="preserve">WMS, WFS, </w:t>
            </w:r>
            <w:r w:rsidR="00DA5679" w:rsidRPr="00C55311">
              <w:rPr>
                <w:rStyle w:val="codelist"/>
              </w:rPr>
              <w:t>WCS</w:t>
            </w:r>
            <w:r w:rsidR="001457A2" w:rsidRPr="00C55311">
              <w:rPr>
                <w:rStyle w:val="codelist"/>
              </w:rPr>
              <w:t>, CSW, …</w:t>
            </w:r>
            <w:r w:rsidR="008B4323" w:rsidRPr="00C55311">
              <w:t>}</w:t>
            </w:r>
          </w:p>
          <w:p w14:paraId="1344EE8F" w14:textId="77777777" w:rsidR="008B4323" w:rsidRPr="00C55311" w:rsidRDefault="008B4323" w:rsidP="00A357C8">
            <w:r w:rsidRPr="00C55311">
              <w:t>Example:</w:t>
            </w:r>
          </w:p>
          <w:p w14:paraId="5680A908" w14:textId="77777777" w:rsidR="008B4323" w:rsidRPr="00C55311" w:rsidRDefault="008B4323" w:rsidP="0085388E">
            <w:pPr>
              <w:pStyle w:val="XMLelement0"/>
            </w:pPr>
            <w:r w:rsidRPr="00C55311">
              <w:t>&lt;srv:serviceType&gt;</w:t>
            </w:r>
          </w:p>
          <w:p w14:paraId="20E183E1" w14:textId="77777777" w:rsidR="008B4323" w:rsidRPr="00C55311" w:rsidRDefault="007527F5" w:rsidP="0085388E">
            <w:pPr>
              <w:pStyle w:val="XMLattributeValue"/>
              <w:ind w:left="243" w:hanging="243"/>
              <w:rPr>
                <w:rFonts w:cs="Arial"/>
                <w:color w:val="0000FF"/>
                <w:szCs w:val="22"/>
              </w:rPr>
            </w:pPr>
            <w:r w:rsidRPr="00C55311">
              <w:rPr>
                <w:rFonts w:cs="Arial"/>
                <w:color w:val="0000FF"/>
                <w:szCs w:val="22"/>
              </w:rPr>
              <w:t xml:space="preserve">  </w:t>
            </w:r>
            <w:r w:rsidR="008B4323" w:rsidRPr="00C55311">
              <w:rPr>
                <w:rFonts w:cs="Arial"/>
                <w:color w:val="0000FF"/>
                <w:szCs w:val="22"/>
              </w:rPr>
              <w:t xml:space="preserve">&lt;gco:LocalName </w:t>
            </w:r>
            <w:r w:rsidR="008B4323" w:rsidRPr="00C55311">
              <w:rPr>
                <w:rFonts w:cs="Arial"/>
                <w:color w:val="FF0000"/>
                <w:szCs w:val="22"/>
              </w:rPr>
              <w:t>codeSpace</w:t>
            </w:r>
            <w:r w:rsidR="008B4323" w:rsidRPr="00C55311">
              <w:rPr>
                <w:rFonts w:cs="Arial"/>
                <w:color w:val="0000FF"/>
                <w:szCs w:val="22"/>
              </w:rPr>
              <w:t>=</w:t>
            </w:r>
            <w:r w:rsidR="00115965" w:rsidRPr="00C55311">
              <w:rPr>
                <w:rFonts w:cs="Arial"/>
                <w:color w:val="0000FF"/>
                <w:szCs w:val="22"/>
              </w:rPr>
              <w:t xml:space="preserve"> </w:t>
            </w:r>
            <w:r w:rsidR="00EE6EBE" w:rsidRPr="00C55311">
              <w:rPr>
                <w:rStyle w:val="attributeValue"/>
                <w:b w:val="0"/>
              </w:rPr>
              <w:t>"</w:t>
            </w:r>
            <w:r w:rsidR="00994079" w:rsidRPr="00C55311">
              <w:rPr>
                <w:rStyle w:val="attributeValue"/>
                <w:b w:val="0"/>
              </w:rPr>
              <w:t>http://resources.usgin.org/registry/serviceType</w:t>
            </w:r>
            <w:r w:rsidR="00445759" w:rsidRPr="00C55311">
              <w:rPr>
                <w:rStyle w:val="attributeValue"/>
                <w:b w:val="0"/>
              </w:rPr>
              <w:t>201001</w:t>
            </w:r>
            <w:r w:rsidR="00EE6EBE" w:rsidRPr="00C55311">
              <w:rPr>
                <w:rStyle w:val="attributeValue"/>
                <w:b w:val="0"/>
              </w:rPr>
              <w:t>"</w:t>
            </w:r>
            <w:r w:rsidR="008B4323" w:rsidRPr="00C55311">
              <w:rPr>
                <w:rFonts w:cs="Arial"/>
                <w:color w:val="0000FF"/>
                <w:szCs w:val="22"/>
              </w:rPr>
              <w:t>&gt;</w:t>
            </w:r>
            <w:r w:rsidR="008B4323" w:rsidRPr="0085388E">
              <w:rPr>
                <w:rFonts w:cs="Arial"/>
                <w:color w:val="auto"/>
                <w:szCs w:val="22"/>
              </w:rPr>
              <w:t>WMS</w:t>
            </w:r>
            <w:r w:rsidR="008B4323" w:rsidRPr="00C55311">
              <w:rPr>
                <w:rFonts w:cs="Arial"/>
                <w:color w:val="0000FF"/>
                <w:szCs w:val="22"/>
              </w:rPr>
              <w:t>&lt;/gco:LocalName&gt;</w:t>
            </w:r>
          </w:p>
          <w:p w14:paraId="068D1EC4" w14:textId="77777777" w:rsidR="008B4323" w:rsidRPr="008B4323" w:rsidRDefault="008B4323" w:rsidP="00A357C8">
            <w:pPr>
              <w:autoSpaceDE w:val="0"/>
              <w:autoSpaceDN w:val="0"/>
              <w:adjustRightInd w:val="0"/>
              <w:spacing w:before="0" w:after="0"/>
              <w:rPr>
                <w:rFonts w:cs="Arial"/>
                <w:color w:val="000000"/>
                <w:szCs w:val="20"/>
                <w:highlight w:val="white"/>
              </w:rPr>
            </w:pPr>
            <w:r w:rsidRPr="00C55311">
              <w:rPr>
                <w:rFonts w:cs="Arial"/>
                <w:color w:val="0000FF"/>
                <w:szCs w:val="22"/>
              </w:rPr>
              <w:t>&lt;/srv:serviceType&gt;</w:t>
            </w:r>
          </w:p>
        </w:tc>
      </w:tr>
      <w:tr w:rsidR="001457A2" w14:paraId="7EBBD4A1" w14:textId="77777777" w:rsidTr="00C55311">
        <w:trPr>
          <w:cantSplit/>
        </w:trPr>
        <w:tc>
          <w:tcPr>
            <w:tcW w:w="1194" w:type="pct"/>
          </w:tcPr>
          <w:p w14:paraId="6E027D66" w14:textId="77777777" w:rsidR="001457A2" w:rsidRDefault="001457A2" w:rsidP="00A357C8">
            <w:r>
              <w:t>Resource service type version (O)</w:t>
            </w:r>
          </w:p>
          <w:p w14:paraId="70919C13"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72" w:type="pct"/>
          </w:tcPr>
          <w:p w14:paraId="1D1D8602" w14:textId="77777777" w:rsidR="001457A2" w:rsidRDefault="001457A2" w:rsidP="00A357C8">
            <w:pPr>
              <w:jc w:val="center"/>
            </w:pPr>
            <w:r>
              <w:t>O-</w:t>
            </w:r>
            <w:r w:rsidR="008639C2">
              <w:t>C</w:t>
            </w:r>
          </w:p>
        </w:tc>
        <w:tc>
          <w:tcPr>
            <w:tcW w:w="3434" w:type="pct"/>
          </w:tcPr>
          <w:p w14:paraId="10AAAD02" w14:textId="77777777" w:rsidR="001457A2" w:rsidRDefault="001457A2" w:rsidP="00A357C8">
            <w:r w:rsidRPr="00F10F3A">
              <w:t xml:space="preserve">Multiple serviceTypeVersion tags may not be implemented in </w:t>
            </w:r>
            <w:r w:rsidR="00917B36">
              <w:t xml:space="preserve">some harvesting server </w:t>
            </w:r>
            <w:r w:rsidRPr="00F10F3A">
              <w:t>applications - USGIN recommends a reverse chronological order</w:t>
            </w:r>
            <w:r>
              <w:t xml:space="preserve"> for supported versions</w:t>
            </w:r>
            <w:r w:rsidRPr="00F10F3A">
              <w:t>.</w:t>
            </w:r>
            <w:r>
              <w:t xml:space="preserve"> </w:t>
            </w:r>
            <w:r w:rsidR="008639C2">
              <w:t>Constraint</w:t>
            </w:r>
            <w:r w:rsidR="008B4323">
              <w:t xml:space="preserve">: </w:t>
            </w:r>
            <w:r w:rsidR="008639C2">
              <w:t xml:space="preserve">if various versions are available, </w:t>
            </w:r>
            <w:r w:rsidR="008B4323">
              <w:t xml:space="preserve">it is </w:t>
            </w:r>
            <w:r w:rsidR="008639C2">
              <w:t>mandatory to list versions that are supported. Default is oldest version of service.</w:t>
            </w:r>
          </w:p>
        </w:tc>
      </w:tr>
      <w:tr w:rsidR="001457A2" w14:paraId="3D0C990E" w14:textId="77777777" w:rsidTr="00C55311">
        <w:trPr>
          <w:cantSplit/>
        </w:trPr>
        <w:tc>
          <w:tcPr>
            <w:tcW w:w="1194" w:type="pct"/>
          </w:tcPr>
          <w:p w14:paraId="06D91975" w14:textId="77777777" w:rsidR="001457A2" w:rsidRDefault="001457A2" w:rsidP="00A357C8">
            <w:r>
              <w:t>Resource service access properties (O)</w:t>
            </w:r>
          </w:p>
          <w:p w14:paraId="51B23F72"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72" w:type="pct"/>
          </w:tcPr>
          <w:p w14:paraId="3E38DD1E" w14:textId="77777777" w:rsidR="001457A2" w:rsidRDefault="001457A2" w:rsidP="00A357C8">
            <w:pPr>
              <w:jc w:val="center"/>
            </w:pPr>
            <w:r>
              <w:t>O-O</w:t>
            </w:r>
          </w:p>
        </w:tc>
        <w:tc>
          <w:tcPr>
            <w:tcW w:w="3434" w:type="pct"/>
          </w:tcPr>
          <w:p w14:paraId="2687A689" w14:textId="77777777" w:rsidR="001457A2" w:rsidRDefault="00917B36" w:rsidP="00A357C8">
            <w:r>
              <w:rPr>
                <w:rFonts w:eastAsia="Times New Roman" w:cs="Arial"/>
                <w:szCs w:val="20"/>
              </w:rPr>
              <w:t>Optional MD_StandardOrderProcess element to provide i</w:t>
            </w:r>
            <w:r w:rsidR="001457A2">
              <w:rPr>
                <w:rFonts w:eastAsia="Times New Roman" w:cs="Arial"/>
                <w:szCs w:val="20"/>
              </w:rPr>
              <w:t>nformation on the availability of the service which include: fees, available date and time, ordering instructions, turnaround.</w:t>
            </w:r>
            <w:r>
              <w:rPr>
                <w:rFonts w:eastAsia="Times New Roman" w:cs="Arial"/>
                <w:szCs w:val="20"/>
              </w:rPr>
              <w:t xml:space="preserve"> Ordering instructions and turnaround are not applicable to web services. </w:t>
            </w:r>
          </w:p>
        </w:tc>
      </w:tr>
      <w:tr w:rsidR="001457A2" w14:paraId="0ADC6D97" w14:textId="77777777" w:rsidTr="00C55311">
        <w:trPr>
          <w:cantSplit/>
        </w:trPr>
        <w:tc>
          <w:tcPr>
            <w:tcW w:w="1194" w:type="pct"/>
          </w:tcPr>
          <w:p w14:paraId="27588C46" w14:textId="77777777" w:rsidR="001457A2" w:rsidRDefault="001457A2" w:rsidP="00A357C8">
            <w:r>
              <w:t>Resource service restrictions (O)</w:t>
            </w:r>
          </w:p>
          <w:p w14:paraId="0B0A1946"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72" w:type="pct"/>
          </w:tcPr>
          <w:p w14:paraId="1D783C9E" w14:textId="77777777" w:rsidR="001457A2" w:rsidRDefault="001457A2" w:rsidP="00A357C8">
            <w:pPr>
              <w:jc w:val="center"/>
            </w:pPr>
            <w:r>
              <w:t>O-X</w:t>
            </w:r>
          </w:p>
        </w:tc>
        <w:tc>
          <w:tcPr>
            <w:tcW w:w="3434" w:type="pct"/>
          </w:tcPr>
          <w:p w14:paraId="28BA36FE" w14:textId="77777777" w:rsidR="001457A2" w:rsidRDefault="001457A2" w:rsidP="00A357C8">
            <w:r>
              <w:t xml:space="preserve">Not used by USGIN; use </w:t>
            </w:r>
            <w:r w:rsidRPr="00A02484">
              <w:rPr>
                <w:rStyle w:val="ElementxPath"/>
              </w:rPr>
              <w:t>resourceConstraints</w:t>
            </w:r>
            <w:r>
              <w:t xml:space="preserve"> as per NAP.</w:t>
            </w:r>
          </w:p>
        </w:tc>
      </w:tr>
      <w:tr w:rsidR="001457A2" w14:paraId="22C8BEF9" w14:textId="77777777" w:rsidTr="00C55311">
        <w:trPr>
          <w:cantSplit/>
        </w:trPr>
        <w:tc>
          <w:tcPr>
            <w:tcW w:w="1194" w:type="pct"/>
          </w:tcPr>
          <w:p w14:paraId="4564FFFD" w14:textId="77777777" w:rsidR="001457A2" w:rsidRDefault="001457A2" w:rsidP="00A357C8">
            <w:r>
              <w:t>Keywords (O)</w:t>
            </w:r>
          </w:p>
          <w:p w14:paraId="4EBD6759"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72" w:type="pct"/>
          </w:tcPr>
          <w:p w14:paraId="5332A463" w14:textId="77777777" w:rsidR="001457A2" w:rsidRDefault="001457A2" w:rsidP="00A357C8">
            <w:pPr>
              <w:jc w:val="center"/>
            </w:pPr>
            <w:r>
              <w:t>O-X</w:t>
            </w:r>
          </w:p>
        </w:tc>
        <w:tc>
          <w:tcPr>
            <w:tcW w:w="3434" w:type="pct"/>
          </w:tcPr>
          <w:p w14:paraId="58D948BF" w14:textId="77777777" w:rsidR="001457A2" w:rsidRDefault="001457A2" w:rsidP="00A357C8">
            <w:r>
              <w:t xml:space="preserve">Not used by USGIN; use </w:t>
            </w:r>
            <w:r>
              <w:rPr>
                <w:rStyle w:val="ElementxPath"/>
              </w:rPr>
              <w:t>descriptiveKeywords</w:t>
            </w:r>
            <w:r>
              <w:t xml:space="preserve"> as per NAP</w:t>
            </w:r>
          </w:p>
        </w:tc>
      </w:tr>
      <w:tr w:rsidR="001457A2" w14:paraId="6EB9E43A" w14:textId="77777777" w:rsidTr="00C55311">
        <w:trPr>
          <w:cantSplit/>
        </w:trPr>
        <w:tc>
          <w:tcPr>
            <w:tcW w:w="1194" w:type="pct"/>
          </w:tcPr>
          <w:p w14:paraId="0A532C67" w14:textId="77777777" w:rsidR="001457A2" w:rsidRDefault="001457A2" w:rsidP="00A357C8">
            <w:r>
              <w:lastRenderedPageBreak/>
              <w:t>Resource service content extent (O)</w:t>
            </w:r>
          </w:p>
          <w:p w14:paraId="33DB2C02" w14:textId="77777777"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72" w:type="pct"/>
          </w:tcPr>
          <w:p w14:paraId="7A34123A" w14:textId="77777777" w:rsidR="001457A2" w:rsidRDefault="001457A2" w:rsidP="00A357C8">
            <w:pPr>
              <w:jc w:val="center"/>
            </w:pPr>
            <w:r>
              <w:t>C-C</w:t>
            </w:r>
          </w:p>
        </w:tc>
        <w:tc>
          <w:tcPr>
            <w:tcW w:w="3434" w:type="pct"/>
          </w:tcPr>
          <w:p w14:paraId="3AAC428B" w14:textId="77777777"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 xml:space="preserve">for any resource related to some geographic location. For geoscience resources, the temporal extent may be expressed using time ordinal eras from a geologic time scale if the resource is related to some particular geologic time. </w:t>
            </w:r>
          </w:p>
          <w:p w14:paraId="7D81918E" w14:textId="77777777"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14:paraId="19237265" w14:textId="77777777" w:rsidTr="00C55311">
        <w:trPr>
          <w:cantSplit/>
        </w:trPr>
        <w:tc>
          <w:tcPr>
            <w:tcW w:w="1194" w:type="pct"/>
          </w:tcPr>
          <w:p w14:paraId="6C7577C8" w14:textId="77777777" w:rsidR="001457A2" w:rsidRDefault="001457A2" w:rsidP="00A357C8">
            <w:r>
              <w:t>Resource service content extent description (</w:t>
            </w:r>
            <w:r w:rsidR="008263D0">
              <w:t xml:space="preserve"> </w:t>
            </w:r>
            <w:r>
              <w:t>)</w:t>
            </w:r>
          </w:p>
          <w:p w14:paraId="71813774" w14:textId="77777777"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72" w:type="pct"/>
          </w:tcPr>
          <w:p w14:paraId="05394A77" w14:textId="77777777" w:rsidR="001457A2" w:rsidRDefault="001457A2" w:rsidP="00A357C8">
            <w:pPr>
              <w:jc w:val="center"/>
            </w:pPr>
            <w:r>
              <w:t>C-C</w:t>
            </w:r>
          </w:p>
        </w:tc>
        <w:tc>
          <w:tcPr>
            <w:tcW w:w="3434" w:type="pct"/>
          </w:tcPr>
          <w:p w14:paraId="01EA6B4F" w14:textId="77777777"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geographic place names are used to express the geographic extent</w:t>
            </w:r>
            <w:r w:rsidR="0042550F">
              <w:t xml:space="preserve"> they MUST</w:t>
            </w:r>
            <w:r>
              <w:t xml:space="preserve"> be encoded using keyword</w:t>
            </w:r>
            <w:r w:rsidR="0042550F">
              <w:t>s</w:t>
            </w:r>
            <w:r>
              <w:t xml:space="preserve"> with keyword type code = </w:t>
            </w:r>
            <w:r w:rsidR="008263D0">
              <w:t>'</w:t>
            </w:r>
            <w:r w:rsidRPr="008263D0">
              <w:rPr>
                <w:rStyle w:val="codelist"/>
              </w:rPr>
              <w:t>place</w:t>
            </w:r>
            <w:r w:rsidR="008263D0">
              <w:t>'.</w:t>
            </w:r>
            <w:r>
              <w:t xml:space="preserve"> Geographic names may be duplicated in the </w:t>
            </w:r>
            <w:r w:rsidRPr="0032148F">
              <w:rPr>
                <w:rStyle w:val="ElementxPath"/>
              </w:rPr>
              <w:t>EX_Extent/description</w:t>
            </w:r>
            <w:r>
              <w:t>.</w:t>
            </w:r>
          </w:p>
        </w:tc>
      </w:tr>
      <w:tr w:rsidR="001457A2" w14:paraId="7F44C71F" w14:textId="77777777" w:rsidTr="00C55311">
        <w:trPr>
          <w:cantSplit/>
        </w:trPr>
        <w:tc>
          <w:tcPr>
            <w:tcW w:w="1194" w:type="pct"/>
          </w:tcPr>
          <w:p w14:paraId="7FE8451C" w14:textId="77777777" w:rsidR="001457A2" w:rsidRDefault="001457A2" w:rsidP="00A357C8">
            <w:r>
              <w:t>Resource service content extent bounding box (</w:t>
            </w:r>
            <w:r w:rsidR="008263D0">
              <w:t xml:space="preserve"> </w:t>
            </w:r>
            <w:r>
              <w:t>)</w:t>
            </w:r>
          </w:p>
          <w:p w14:paraId="0CB051C4" w14:textId="77777777"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72" w:type="pct"/>
          </w:tcPr>
          <w:p w14:paraId="633D72CA" w14:textId="77777777" w:rsidR="001457A2" w:rsidRDefault="001457A2" w:rsidP="00A357C8">
            <w:pPr>
              <w:jc w:val="center"/>
            </w:pPr>
            <w:r>
              <w:t>O-C</w:t>
            </w:r>
          </w:p>
        </w:tc>
        <w:tc>
          <w:tcPr>
            <w:tcW w:w="3434" w:type="pct"/>
          </w:tcPr>
          <w:p w14:paraId="47699E20" w14:textId="77777777" w:rsidR="001457A2" w:rsidRDefault="001457A2" w:rsidP="00A357C8">
            <w:r>
              <w:t xml:space="preserve">USGIN profile requires that if an </w:t>
            </w:r>
            <w:r w:rsidRPr="00822C00">
              <w:rPr>
                <w:rStyle w:val="ElementxPath"/>
              </w:rPr>
              <w:t>EX_Extent/geographicElement</w:t>
            </w:r>
            <w:r>
              <w:t xml:space="preserve"> is supplied, it include a geographic bounding box with bounding latitude and longitude expressed using WGS 84 decimal degrees.</w:t>
            </w:r>
            <w:r w:rsidR="0042550F">
              <w:t xml:space="preserve"> </w:t>
            </w:r>
          </w:p>
          <w:p w14:paraId="39E41D4C" w14:textId="77777777" w:rsidR="001457A2" w:rsidRDefault="001457A2" w:rsidP="00A357C8">
            <w:r>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p>
        </w:tc>
      </w:tr>
      <w:tr w:rsidR="001457A2" w14:paraId="55D2CBD4" w14:textId="77777777" w:rsidTr="00C55311">
        <w:trPr>
          <w:cantSplit/>
        </w:trPr>
        <w:tc>
          <w:tcPr>
            <w:tcW w:w="1194" w:type="pct"/>
          </w:tcPr>
          <w:p w14:paraId="0C97DA4A" w14:textId="77777777" w:rsidR="001457A2" w:rsidRDefault="001457A2" w:rsidP="00A357C8">
            <w:r>
              <w:t>Resource service content extent geographic description (</w:t>
            </w:r>
            <w:r w:rsidR="008263D0">
              <w:t xml:space="preserve"> </w:t>
            </w:r>
            <w:r>
              <w:t>)</w:t>
            </w:r>
          </w:p>
          <w:p w14:paraId="389DFD42" w14:textId="77777777"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72" w:type="pct"/>
          </w:tcPr>
          <w:p w14:paraId="2009A58B" w14:textId="77777777" w:rsidR="001457A2" w:rsidRDefault="001457A2" w:rsidP="00A357C8">
            <w:pPr>
              <w:jc w:val="center"/>
            </w:pPr>
            <w:r>
              <w:t>C-X</w:t>
            </w:r>
          </w:p>
        </w:tc>
        <w:tc>
          <w:tcPr>
            <w:tcW w:w="3434" w:type="pct"/>
          </w:tcPr>
          <w:p w14:paraId="2D2093CC" w14:textId="77777777"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14:paraId="5AAADFDB" w14:textId="77777777" w:rsidTr="00C55311">
        <w:trPr>
          <w:cantSplit/>
        </w:trPr>
        <w:tc>
          <w:tcPr>
            <w:tcW w:w="1194" w:type="pct"/>
          </w:tcPr>
          <w:p w14:paraId="12E2723D" w14:textId="77777777" w:rsidR="001457A2" w:rsidRDefault="001457A2" w:rsidP="00A357C8">
            <w:r>
              <w:lastRenderedPageBreak/>
              <w:t>Resource service content extent bounding polygon (</w:t>
            </w:r>
            <w:r w:rsidR="008263D0">
              <w:t xml:space="preserve"> </w:t>
            </w:r>
            <w:r>
              <w:t>)</w:t>
            </w:r>
          </w:p>
          <w:p w14:paraId="1445490F" w14:textId="77777777"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72" w:type="pct"/>
          </w:tcPr>
          <w:p w14:paraId="41106F15" w14:textId="77777777" w:rsidR="001457A2" w:rsidRDefault="001457A2" w:rsidP="00A357C8">
            <w:pPr>
              <w:jc w:val="center"/>
            </w:pPr>
            <w:r>
              <w:t>C-X</w:t>
            </w:r>
          </w:p>
        </w:tc>
        <w:tc>
          <w:tcPr>
            <w:tcW w:w="3434" w:type="pct"/>
          </w:tcPr>
          <w:p w14:paraId="2E826008" w14:textId="77777777" w:rsidR="001457A2" w:rsidRDefault="001457A2" w:rsidP="00A357C8">
            <w:r>
              <w:t>To improve interoperability, USGIN mandates use of Geographic Bounding Box; bounding polygons may be present, but may be ignored by harvesters.</w:t>
            </w:r>
          </w:p>
        </w:tc>
      </w:tr>
      <w:tr w:rsidR="001457A2" w14:paraId="179271ED" w14:textId="77777777" w:rsidTr="00C55311">
        <w:trPr>
          <w:cantSplit/>
        </w:trPr>
        <w:tc>
          <w:tcPr>
            <w:tcW w:w="1194" w:type="pct"/>
          </w:tcPr>
          <w:p w14:paraId="685AC34D" w14:textId="77777777" w:rsidR="001457A2" w:rsidRDefault="001457A2" w:rsidP="00A357C8">
            <w:r>
              <w:t>Resource service temporal extent (O)</w:t>
            </w:r>
          </w:p>
          <w:p w14:paraId="7D034CA4" w14:textId="77777777"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72" w:type="pct"/>
          </w:tcPr>
          <w:p w14:paraId="02A03075" w14:textId="77777777" w:rsidR="001457A2" w:rsidRDefault="001457A2" w:rsidP="00A357C8">
            <w:pPr>
              <w:jc w:val="center"/>
            </w:pPr>
            <w:r>
              <w:t>O-O</w:t>
            </w:r>
          </w:p>
        </w:tc>
        <w:tc>
          <w:tcPr>
            <w:tcW w:w="3434" w:type="pct"/>
          </w:tcPr>
          <w:p w14:paraId="566FBC2A" w14:textId="77777777" w:rsidR="001457A2" w:rsidRDefault="0042550F" w:rsidP="00777FA1">
            <w:r>
              <w:t>I</w:t>
            </w:r>
            <w:r w:rsidR="001457A2">
              <w:t xml:space="preserve">nformation </w:t>
            </w:r>
            <w:r>
              <w:t>specifying the</w:t>
            </w:r>
            <w:r w:rsidR="001457A2">
              <w:t xml:space="preserve"> temporal extent to which resource is applicable. For many geoscience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ordered </w:t>
            </w:r>
            <w:r w:rsidR="00BC2D0D">
              <w:rPr>
                <w:rFonts w:eastAsia="Times New Roman" w:cs="Arial"/>
                <w:szCs w:val="20"/>
              </w:rPr>
              <w:t xml:space="preserve">eras, </w:t>
            </w:r>
            <w:r w:rsidR="001457A2">
              <w:rPr>
                <w:rFonts w:eastAsia="Times New Roman" w:cs="Arial"/>
                <w:szCs w:val="20"/>
              </w:rPr>
              <w:t xml:space="preserve"> </w:t>
            </w:r>
            <w:r w:rsidR="001457A2" w:rsidRPr="00FE320C">
              <w:rPr>
                <w:rStyle w:val="ElementxPath"/>
              </w:rPr>
              <w:t>TimePeriod</w:t>
            </w:r>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order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endPosition@frame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 xml:space="preserve">USGIN requires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numeric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xml:space="preserve">). The default frame attribute value for geologic time coordinates is </w:t>
            </w:r>
            <w:r w:rsidR="00EE6EBE">
              <w:rPr>
                <w:rFonts w:eastAsia="Times New Roman" w:cs="Arial"/>
              </w:rPr>
              <w:t>"</w:t>
            </w:r>
            <w:r w:rsidR="00BC2D0D" w:rsidRPr="00CB2F1D">
              <w:rPr>
                <w:rFonts w:eastAsia="Times New Roman" w:cs="Arial"/>
              </w:rPr>
              <w:t>urn:cgi:trs:CGI:StandardGeologicTimeMa</w:t>
            </w:r>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below.</w:t>
            </w:r>
          </w:p>
        </w:tc>
      </w:tr>
      <w:tr w:rsidR="001457A2" w:rsidRPr="00FE7100" w14:paraId="02422B7B" w14:textId="77777777" w:rsidTr="00C55311">
        <w:trPr>
          <w:cantSplit/>
        </w:trPr>
        <w:tc>
          <w:tcPr>
            <w:tcW w:w="1194" w:type="pct"/>
          </w:tcPr>
          <w:p w14:paraId="68295355" w14:textId="77777777" w:rsidR="001457A2" w:rsidRDefault="001457A2" w:rsidP="00A357C8">
            <w:r w:rsidRPr="00764948">
              <w:t xml:space="preserve">Resource </w:t>
            </w:r>
            <w:r>
              <w:t xml:space="preserve">service </w:t>
            </w:r>
            <w:r w:rsidRPr="00764948">
              <w:t>spatio-temporal extent (O)</w:t>
            </w:r>
          </w:p>
          <w:p w14:paraId="146ED39A" w14:textId="77777777"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72" w:type="pct"/>
          </w:tcPr>
          <w:p w14:paraId="7AB867C0" w14:textId="77777777" w:rsidR="001457A2" w:rsidRDefault="001457A2" w:rsidP="00A357C8">
            <w:pPr>
              <w:jc w:val="center"/>
            </w:pPr>
            <w:r>
              <w:t>O-X</w:t>
            </w:r>
          </w:p>
        </w:tc>
        <w:tc>
          <w:tcPr>
            <w:tcW w:w="3434" w:type="pct"/>
          </w:tcPr>
          <w:p w14:paraId="0F71226B" w14:textId="77777777"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implementations processing the metadata document.</w:t>
            </w:r>
          </w:p>
        </w:tc>
      </w:tr>
      <w:tr w:rsidR="001457A2" w14:paraId="280C60BF" w14:textId="77777777" w:rsidTr="00C55311">
        <w:trPr>
          <w:cantSplit/>
        </w:trPr>
        <w:tc>
          <w:tcPr>
            <w:tcW w:w="1194" w:type="pct"/>
          </w:tcPr>
          <w:p w14:paraId="3F8AC189" w14:textId="77777777" w:rsidR="001457A2" w:rsidRDefault="001457A2" w:rsidP="00A357C8">
            <w:r>
              <w:lastRenderedPageBreak/>
              <w:t>Resource service vertical extent (O)</w:t>
            </w:r>
          </w:p>
          <w:p w14:paraId="492F72EC" w14:textId="77777777"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72" w:type="pct"/>
          </w:tcPr>
          <w:p w14:paraId="3C58A386" w14:textId="77777777" w:rsidR="001457A2" w:rsidRDefault="001457A2" w:rsidP="00A357C8">
            <w:pPr>
              <w:jc w:val="center"/>
            </w:pPr>
            <w:r>
              <w:t>O-O</w:t>
            </w:r>
          </w:p>
        </w:tc>
        <w:tc>
          <w:tcPr>
            <w:tcW w:w="3434" w:type="pct"/>
          </w:tcPr>
          <w:p w14:paraId="2F8612B7" w14:textId="77777777"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described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related to vertical location in a borehole</w:t>
            </w:r>
            <w:r>
              <w:t xml:space="preserve"> or depth in a water body</w:t>
            </w:r>
            <w:r w:rsidRPr="00CB2F1D">
              <w:t xml:space="preserve">. The borehole trace is the vertical </w:t>
            </w:r>
            <w:r>
              <w:t>coordinate reference system (</w:t>
            </w:r>
            <w:r w:rsidRPr="00CB2F1D">
              <w:t>CRS</w:t>
            </w:r>
            <w:r>
              <w:t>)</w:t>
            </w:r>
            <w:r w:rsidRPr="00CB2F1D">
              <w:t xml:space="preserve"> within </w:t>
            </w:r>
            <w:r>
              <w:t xml:space="preserve">which described resources are </w:t>
            </w:r>
            <w:r w:rsidRPr="00CB2F1D">
              <w:t>located using coordinates measured in linear distance from the collar (or ground level, or Kelly bushing) of the borehole.</w:t>
            </w:r>
          </w:p>
          <w:p w14:paraId="4588B173" w14:textId="77777777"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xlink:href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0"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information on the borehole or sounding geometry</w:t>
            </w:r>
            <w:r w:rsidRPr="00CB2F1D">
              <w:t>.</w:t>
            </w:r>
            <w:r>
              <w:t xml:space="preserve"> In the absence of other information, reported depths should be assumed to be true vertical depth relative to the mean elevation of the geographic extent reported for the resource.  In the absence of other information, reported depths should be assumed to be true vertical depth relative to the mean elevation of the geographic extent reported for the resource.</w:t>
            </w:r>
          </w:p>
        </w:tc>
      </w:tr>
      <w:tr w:rsidR="001457A2" w14:paraId="1CA6C09F" w14:textId="77777777" w:rsidTr="00C55311">
        <w:trPr>
          <w:cantSplit/>
        </w:trPr>
        <w:tc>
          <w:tcPr>
            <w:tcW w:w="1194" w:type="pct"/>
          </w:tcPr>
          <w:p w14:paraId="7DE83C4D" w14:textId="77777777" w:rsidR="001457A2" w:rsidRDefault="001457A2" w:rsidP="00A357C8">
            <w:r>
              <w:t>Coupled Resource (</w:t>
            </w:r>
            <w:r w:rsidR="008263D0">
              <w:t xml:space="preserve"> </w:t>
            </w:r>
            <w:r>
              <w:t>)</w:t>
            </w:r>
          </w:p>
          <w:p w14:paraId="515E49A9"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72" w:type="pct"/>
          </w:tcPr>
          <w:p w14:paraId="293CC39E" w14:textId="77777777" w:rsidR="001457A2" w:rsidRDefault="001457A2" w:rsidP="00A357C8">
            <w:pPr>
              <w:jc w:val="center"/>
            </w:pPr>
            <w:r>
              <w:t>O-O</w:t>
            </w:r>
          </w:p>
        </w:tc>
        <w:tc>
          <w:tcPr>
            <w:tcW w:w="3434" w:type="pct"/>
          </w:tcPr>
          <w:p w14:paraId="1B295B78" w14:textId="77777777"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dataset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MD_DataIdentification/citation../code</w:t>
            </w:r>
            <w:r>
              <w:t xml:space="preserve"> element, or a </w:t>
            </w:r>
            <w:r w:rsidRPr="00B822F2">
              <w:rPr>
                <w:rStyle w:val="ElementxPath"/>
              </w:rPr>
              <w:t>@uuidref</w:t>
            </w:r>
            <w:r>
              <w:t xml:space="preserve"> attribute). This element is necessary to implement the many</w:t>
            </w:r>
            <w:r w:rsidR="00446C28">
              <w:t>-</w:t>
            </w:r>
            <w:r>
              <w:t>to</w:t>
            </w:r>
            <w:r w:rsidR="00446C28">
              <w:t>-</w:t>
            </w:r>
            <w:r>
              <w:t>many relationship between data sources and operations in a single service.</w:t>
            </w:r>
          </w:p>
        </w:tc>
      </w:tr>
      <w:tr w:rsidR="001457A2" w14:paraId="3720067D" w14:textId="77777777" w:rsidTr="00C55311">
        <w:trPr>
          <w:cantSplit/>
        </w:trPr>
        <w:tc>
          <w:tcPr>
            <w:tcW w:w="1194" w:type="pct"/>
          </w:tcPr>
          <w:p w14:paraId="443845D0" w14:textId="77777777" w:rsidR="001457A2" w:rsidRDefault="001457A2" w:rsidP="00A357C8">
            <w:r>
              <w:t>Coupled Resource operation name (M)</w:t>
            </w:r>
          </w:p>
          <w:p w14:paraId="3DDB234A"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72" w:type="pct"/>
          </w:tcPr>
          <w:p w14:paraId="1AE5A8D9" w14:textId="77777777" w:rsidR="001457A2" w:rsidRDefault="001457A2" w:rsidP="00A357C8">
            <w:pPr>
              <w:jc w:val="center"/>
            </w:pPr>
            <w:r>
              <w:t>M-</w:t>
            </w:r>
            <w:r w:rsidR="00F4474A">
              <w:t>C</w:t>
            </w:r>
          </w:p>
        </w:tc>
        <w:tc>
          <w:tcPr>
            <w:tcW w:w="3434" w:type="pct"/>
          </w:tcPr>
          <w:p w14:paraId="778B53F0" w14:textId="77777777"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record that the given operation name is valid.</w:t>
            </w:r>
          </w:p>
        </w:tc>
      </w:tr>
      <w:tr w:rsidR="001457A2" w14:paraId="50F4286D" w14:textId="77777777" w:rsidTr="00C55311">
        <w:trPr>
          <w:cantSplit/>
        </w:trPr>
        <w:tc>
          <w:tcPr>
            <w:tcW w:w="1194" w:type="pct"/>
          </w:tcPr>
          <w:p w14:paraId="62A5BD41" w14:textId="77777777" w:rsidR="001457A2" w:rsidRDefault="001457A2" w:rsidP="00A357C8">
            <w:r>
              <w:lastRenderedPageBreak/>
              <w:t>Coupled Resource identifier (M)</w:t>
            </w:r>
          </w:p>
          <w:p w14:paraId="0B5A4A45"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72" w:type="pct"/>
          </w:tcPr>
          <w:p w14:paraId="21E002DF" w14:textId="77777777" w:rsidR="001457A2" w:rsidRDefault="001457A2" w:rsidP="00F4474A">
            <w:pPr>
              <w:jc w:val="center"/>
            </w:pPr>
            <w:r>
              <w:t>M-</w:t>
            </w:r>
            <w:r w:rsidR="00F4474A">
              <w:t>C</w:t>
            </w:r>
          </w:p>
        </w:tc>
        <w:tc>
          <w:tcPr>
            <w:tcW w:w="3434" w:type="pct"/>
          </w:tcPr>
          <w:p w14:paraId="29DAFBA1" w14:textId="77777777"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identifier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MD_DataIdentification/citation../code</w:t>
            </w:r>
            <w:r w:rsidR="001457A2">
              <w:t xml:space="preserve"> element, or a </w:t>
            </w:r>
            <w:r w:rsidR="001457A2" w:rsidRPr="00B822F2">
              <w:rPr>
                <w:rStyle w:val="ElementxPath"/>
              </w:rPr>
              <w:t>@uuidref</w:t>
            </w:r>
            <w:r w:rsidR="001457A2">
              <w:t xml:space="preserve"> attribute).</w:t>
            </w:r>
          </w:p>
        </w:tc>
      </w:tr>
      <w:tr w:rsidR="001457A2" w14:paraId="240CC4E5" w14:textId="77777777" w:rsidTr="00C55311">
        <w:trPr>
          <w:cantSplit/>
        </w:trPr>
        <w:tc>
          <w:tcPr>
            <w:tcW w:w="1194" w:type="pct"/>
          </w:tcPr>
          <w:p w14:paraId="41BFCEBD" w14:textId="77777777" w:rsidR="001457A2" w:rsidRDefault="001457A2" w:rsidP="00A357C8">
            <w:r>
              <w:t>Coupled Resource scoped name (X)</w:t>
            </w:r>
          </w:p>
          <w:p w14:paraId="766B0D23" w14:textId="77777777" w:rsidR="001457A2" w:rsidRDefault="001457A2" w:rsidP="00A357C8">
            <w:bookmarkStart w:id="56" w:name="OLE_LINK6"/>
            <w:bookmarkStart w:id="57"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56"/>
            <w:bookmarkEnd w:id="57"/>
          </w:p>
        </w:tc>
        <w:tc>
          <w:tcPr>
            <w:tcW w:w="372" w:type="pct"/>
          </w:tcPr>
          <w:p w14:paraId="03E3E7D0" w14:textId="77777777" w:rsidR="001457A2" w:rsidRDefault="001457A2" w:rsidP="00A357C8">
            <w:pPr>
              <w:jc w:val="center"/>
            </w:pPr>
            <w:r>
              <w:t>X-O</w:t>
            </w:r>
          </w:p>
        </w:tc>
        <w:tc>
          <w:tcPr>
            <w:tcW w:w="3434" w:type="pct"/>
          </w:tcPr>
          <w:p w14:paraId="5940BFD9" w14:textId="77777777"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14:paraId="010DF60F" w14:textId="77777777" w:rsidTr="00C55311">
        <w:trPr>
          <w:cantSplit/>
        </w:trPr>
        <w:tc>
          <w:tcPr>
            <w:tcW w:w="1194" w:type="pct"/>
          </w:tcPr>
          <w:p w14:paraId="18EA4F99" w14:textId="77777777" w:rsidR="001457A2" w:rsidRDefault="001457A2" w:rsidP="00A357C8">
            <w:r>
              <w:t>Service coupling type (M)</w:t>
            </w:r>
          </w:p>
          <w:p w14:paraId="6FFC6237"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72" w:type="pct"/>
          </w:tcPr>
          <w:p w14:paraId="4050DCAE" w14:textId="77777777" w:rsidR="001457A2" w:rsidRDefault="001457A2" w:rsidP="00A357C8">
            <w:pPr>
              <w:jc w:val="center"/>
            </w:pPr>
            <w:r>
              <w:t>M-M</w:t>
            </w:r>
          </w:p>
        </w:tc>
        <w:tc>
          <w:tcPr>
            <w:tcW w:w="3434" w:type="pct"/>
          </w:tcPr>
          <w:p w14:paraId="792ECD0F" w14:textId="77777777" w:rsidR="001457A2" w:rsidRDefault="001457A2" w:rsidP="00A357C8">
            <w:r>
              <w:t>Type of coupling between service and associated data</w:t>
            </w:r>
            <w:r w:rsidR="005761EE">
              <w:t>, if applicable. Codelist values used by USGIN:</w:t>
            </w:r>
          </w:p>
          <w:p w14:paraId="137DAE17" w14:textId="77777777" w:rsidR="001457A2" w:rsidRDefault="001457A2" w:rsidP="00A357C8">
            <w:pPr>
              <w:numPr>
                <w:ilvl w:val="0"/>
                <w:numId w:val="34"/>
              </w:numPr>
            </w:pPr>
            <w:r>
              <w:t xml:space="preserve">loose - </w:t>
            </w:r>
            <w:r w:rsidR="005761EE">
              <w:t>Service instance is not associated with a specific dataset or datasetcollection. Loosely coupled services may have an association with data types through the service type definition;</w:t>
            </w:r>
            <w:r>
              <w:t xml:space="preserve"> no MD_DataIdentification class has to be described. </w:t>
            </w:r>
          </w:p>
          <w:p w14:paraId="578C62B9" w14:textId="77777777" w:rsidR="001457A2" w:rsidRDefault="001457A2" w:rsidP="00A357C8">
            <w:pPr>
              <w:numPr>
                <w:ilvl w:val="0"/>
                <w:numId w:val="34"/>
              </w:numPr>
            </w:pPr>
            <w:r>
              <w:t xml:space="preserve">mixed - </w:t>
            </w:r>
            <w:r w:rsidR="005761EE">
              <w:t xml:space="preserve">Service instance is associated with a specific dataset or dataset collection, but this can also be used with external data (i.e. data that is not described by the operatesOn association). </w:t>
            </w:r>
            <w:r>
              <w:t>MD_DataIdentification describes the associated data instance</w:t>
            </w:r>
            <w:r w:rsidR="005761EE">
              <w:t>.</w:t>
            </w:r>
          </w:p>
          <w:p w14:paraId="3FB44027" w14:textId="77777777" w:rsidR="001457A2" w:rsidRDefault="001457A2" w:rsidP="009851E6">
            <w:pPr>
              <w:numPr>
                <w:ilvl w:val="0"/>
                <w:numId w:val="34"/>
              </w:numPr>
            </w:pPr>
            <w:r>
              <w:t xml:space="preserve">tight - </w:t>
            </w:r>
            <w:r w:rsidR="005761EE">
              <w:t>S</w:t>
            </w:r>
            <w:r>
              <w:t xml:space="preserve">ervice instance </w:t>
            </w:r>
            <w:r w:rsidR="005761EE">
              <w:t>only operates with specific data;</w:t>
            </w:r>
            <w:r>
              <w:t xml:space="preserve"> MD_DataIdentification </w:t>
            </w:r>
            <w:r w:rsidR="005761EE">
              <w:t xml:space="preserve">element </w:t>
            </w:r>
            <w:r>
              <w:t xml:space="preserve">MUST be </w:t>
            </w:r>
            <w:r w:rsidR="005761EE">
              <w:t>provided for the coupled data</w:t>
            </w:r>
            <w:r>
              <w:t xml:space="preserve">. </w:t>
            </w:r>
          </w:p>
        </w:tc>
      </w:tr>
      <w:tr w:rsidR="001457A2" w14:paraId="7923A416" w14:textId="77777777" w:rsidTr="00C55311">
        <w:trPr>
          <w:cantSplit/>
        </w:trPr>
        <w:tc>
          <w:tcPr>
            <w:tcW w:w="1194" w:type="pct"/>
          </w:tcPr>
          <w:p w14:paraId="0FA5416B" w14:textId="77777777" w:rsidR="001457A2" w:rsidRDefault="001457A2" w:rsidP="00A357C8">
            <w:r>
              <w:lastRenderedPageBreak/>
              <w:t>Service operations (M)</w:t>
            </w:r>
          </w:p>
          <w:p w14:paraId="51CB608A"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72" w:type="pct"/>
          </w:tcPr>
          <w:p w14:paraId="02437C18" w14:textId="77777777" w:rsidR="001457A2" w:rsidRDefault="001457A2" w:rsidP="00A357C8">
            <w:pPr>
              <w:jc w:val="center"/>
            </w:pPr>
            <w:r>
              <w:t>M-M</w:t>
            </w:r>
          </w:p>
        </w:tc>
        <w:tc>
          <w:tcPr>
            <w:tcW w:w="3434" w:type="pct"/>
          </w:tcPr>
          <w:p w14:paraId="71FC5A5D" w14:textId="77777777"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includes insufficient detail to completely describe all parameters necessary to automate connection to a service</w:t>
            </w:r>
            <w:r w:rsidR="001457A2">
              <w:t xml:space="preserve">. </w:t>
            </w:r>
            <w:r>
              <w:t>Widely used xml formats exist to describe service function, including OGC getCapabilities.xml and W3C Web Service Description Language (</w:t>
            </w:r>
            <w:r w:rsidR="001F5888">
              <w:t>WSDL</w:t>
            </w:r>
            <w:r>
              <w:t xml:space="preserve">). </w:t>
            </w:r>
            <w:r w:rsidRPr="009851E6">
              <w:rPr>
                <w:rStyle w:val="ElementxPath"/>
              </w:rPr>
              <w:t>srv:containsOperations</w:t>
            </w:r>
            <w:r>
              <w:t xml:space="preserve"> is a required element </w:t>
            </w:r>
            <w:r w:rsidR="001D5F27">
              <w:t xml:space="preserve">in a valid </w:t>
            </w:r>
            <w:r w:rsidR="001D5F27" w:rsidRPr="009851E6">
              <w:rPr>
                <w:rStyle w:val="ElementxPath"/>
              </w:rPr>
              <w:t>SV_ServiceIdentification</w:t>
            </w:r>
            <w:r w:rsidR="001D5F27">
              <w:t xml:space="preserve"> element instance.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WADL).</w:t>
            </w:r>
          </w:p>
        </w:tc>
      </w:tr>
      <w:tr w:rsidR="001457A2" w14:paraId="66A2A017" w14:textId="77777777" w:rsidTr="00C55311">
        <w:trPr>
          <w:cantSplit/>
        </w:trPr>
        <w:tc>
          <w:tcPr>
            <w:tcW w:w="1194" w:type="pct"/>
          </w:tcPr>
          <w:p w14:paraId="675ACBF6" w14:textId="77777777" w:rsidR="001457A2" w:rsidRDefault="001457A2" w:rsidP="00A357C8">
            <w:r>
              <w:t>Service operation name (M)</w:t>
            </w:r>
          </w:p>
          <w:p w14:paraId="214F92D5"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72" w:type="pct"/>
          </w:tcPr>
          <w:p w14:paraId="04C0AF87" w14:textId="77777777" w:rsidR="001457A2" w:rsidRDefault="001457A2" w:rsidP="00CE2853">
            <w:pPr>
              <w:jc w:val="center"/>
            </w:pPr>
            <w:r>
              <w:t>M-</w:t>
            </w:r>
            <w:r w:rsidR="001D5F27">
              <w:t>M</w:t>
            </w:r>
          </w:p>
        </w:tc>
        <w:tc>
          <w:tcPr>
            <w:tcW w:w="3434" w:type="pct"/>
          </w:tcPr>
          <w:p w14:paraId="6F1A7FB8" w14:textId="77777777" w:rsidR="001457A2" w:rsidRDefault="001D5F27" w:rsidP="00A357C8">
            <w:r>
              <w:t xml:space="preserve">Operation name following convention of the described service; mandatory instance is associated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14:paraId="580E6944" w14:textId="77777777" w:rsidTr="00C55311">
        <w:trPr>
          <w:cantSplit/>
        </w:trPr>
        <w:tc>
          <w:tcPr>
            <w:tcW w:w="1194" w:type="pct"/>
          </w:tcPr>
          <w:p w14:paraId="07E48214" w14:textId="77777777" w:rsidR="001457A2" w:rsidRDefault="001457A2" w:rsidP="00A357C8">
            <w:r>
              <w:t>Service operation distributed computing platforms (M)</w:t>
            </w:r>
          </w:p>
          <w:p w14:paraId="645EE612"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72" w:type="pct"/>
          </w:tcPr>
          <w:p w14:paraId="27AD3235" w14:textId="77777777" w:rsidR="001457A2" w:rsidRDefault="001457A2" w:rsidP="00CE2853">
            <w:pPr>
              <w:jc w:val="center"/>
            </w:pPr>
            <w:r>
              <w:t>M-</w:t>
            </w:r>
            <w:r w:rsidR="001D5F27">
              <w:t>M</w:t>
            </w:r>
          </w:p>
        </w:tc>
        <w:tc>
          <w:tcPr>
            <w:tcW w:w="3434" w:type="pct"/>
          </w:tcPr>
          <w:p w14:paraId="3A6BE3C9" w14:textId="77777777" w:rsidR="001457A2" w:rsidRDefault="001D5F27" w:rsidP="00A357C8">
            <w:r>
              <w:t xml:space="preserve">mandatory instance is associated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14:paraId="7D4013E8" w14:textId="77777777" w:rsidTr="00C55311">
        <w:trPr>
          <w:cantSplit/>
        </w:trPr>
        <w:tc>
          <w:tcPr>
            <w:tcW w:w="1194" w:type="pct"/>
          </w:tcPr>
          <w:p w14:paraId="3BE927FA" w14:textId="77777777" w:rsidR="001457A2" w:rsidRDefault="001457A2" w:rsidP="00A357C8">
            <w:r>
              <w:t>Service operation description (O)</w:t>
            </w:r>
          </w:p>
          <w:p w14:paraId="7AAF663A"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72" w:type="pct"/>
          </w:tcPr>
          <w:p w14:paraId="35F1B90E" w14:textId="77777777" w:rsidR="001457A2" w:rsidRDefault="001457A2" w:rsidP="00CE2853">
            <w:pPr>
              <w:jc w:val="center"/>
            </w:pPr>
            <w:r>
              <w:t>O-</w:t>
            </w:r>
            <w:r w:rsidR="001D5F27">
              <w:t>M</w:t>
            </w:r>
          </w:p>
        </w:tc>
        <w:tc>
          <w:tcPr>
            <w:tcW w:w="3434" w:type="pct"/>
          </w:tcPr>
          <w:p w14:paraId="15551CD7" w14:textId="77777777" w:rsidR="001457A2" w:rsidRDefault="001D5F27" w:rsidP="009851E6">
            <w:r>
              <w:t xml:space="preserve">mandatory instance is associated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14:paraId="6702B7BB" w14:textId="77777777" w:rsidTr="00C55311">
        <w:trPr>
          <w:cantSplit/>
        </w:trPr>
        <w:tc>
          <w:tcPr>
            <w:tcW w:w="1194" w:type="pct"/>
          </w:tcPr>
          <w:p w14:paraId="1E48A724" w14:textId="77777777" w:rsidR="001457A2" w:rsidRDefault="001457A2" w:rsidP="00A357C8">
            <w:r>
              <w:lastRenderedPageBreak/>
              <w:t xml:space="preserve">Service operation </w:t>
            </w:r>
            <w:r w:rsidR="00B2537F">
              <w:t xml:space="preserve">invocation name </w:t>
            </w:r>
            <w:r>
              <w:t>(O)</w:t>
            </w:r>
          </w:p>
          <w:p w14:paraId="6440CD4B"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72" w:type="pct"/>
          </w:tcPr>
          <w:p w14:paraId="25109F73" w14:textId="77777777" w:rsidR="001457A2" w:rsidRDefault="001457A2" w:rsidP="00CE2853">
            <w:pPr>
              <w:jc w:val="center"/>
            </w:pPr>
            <w:r>
              <w:t>O-</w:t>
            </w:r>
            <w:r w:rsidR="001D5F27">
              <w:t>O</w:t>
            </w:r>
          </w:p>
        </w:tc>
        <w:tc>
          <w:tcPr>
            <w:tcW w:w="3434" w:type="pct"/>
          </w:tcPr>
          <w:p w14:paraId="09C1B328" w14:textId="77777777" w:rsidR="001457A2" w:rsidRDefault="001D5F27" w:rsidP="009851E6">
            <w:r>
              <w:t>service instance specific string to use in requests to invoke an operation.</w:t>
            </w:r>
            <w:r w:rsidR="007D013E">
              <w:t xml:space="preserve"> </w:t>
            </w:r>
          </w:p>
        </w:tc>
      </w:tr>
      <w:tr w:rsidR="001457A2" w14:paraId="2D532252" w14:textId="77777777" w:rsidTr="00C55311">
        <w:trPr>
          <w:cantSplit/>
        </w:trPr>
        <w:tc>
          <w:tcPr>
            <w:tcW w:w="1194" w:type="pct"/>
          </w:tcPr>
          <w:p w14:paraId="6E4F7598" w14:textId="77777777" w:rsidR="001457A2" w:rsidRDefault="001457A2" w:rsidP="00A357C8">
            <w:r>
              <w:t>Service operation online resource (M)</w:t>
            </w:r>
          </w:p>
          <w:p w14:paraId="795F414D" w14:textId="77777777"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72" w:type="pct"/>
          </w:tcPr>
          <w:p w14:paraId="56591531" w14:textId="77777777" w:rsidR="001457A2" w:rsidRDefault="001457A2" w:rsidP="00A357C8">
            <w:pPr>
              <w:jc w:val="center"/>
            </w:pPr>
            <w:r>
              <w:t>M-</w:t>
            </w:r>
            <w:r w:rsidR="00774D58">
              <w:t>C</w:t>
            </w:r>
          </w:p>
        </w:tc>
        <w:tc>
          <w:tcPr>
            <w:tcW w:w="3434" w:type="pct"/>
          </w:tcPr>
          <w:p w14:paraId="328EDA22" w14:textId="77777777" w:rsidR="001457A2" w:rsidRDefault="00774D58" w:rsidP="00CE2853">
            <w:r>
              <w:t>For loosely coupled services, operations and endpoints need to be described. A service information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14:paraId="6A7EDD94" w14:textId="77777777" w:rsidTr="00C55311">
        <w:trPr>
          <w:cantSplit/>
        </w:trPr>
        <w:tc>
          <w:tcPr>
            <w:tcW w:w="1194" w:type="pct"/>
          </w:tcPr>
          <w:p w14:paraId="695860B4" w14:textId="77777777" w:rsidR="000C42B9" w:rsidRDefault="000C42B9" w:rsidP="00A357C8">
            <w:r>
              <w:t>Service operates on (O)</w:t>
            </w:r>
          </w:p>
          <w:p w14:paraId="7E82CD14" w14:textId="77777777"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72" w:type="pct"/>
          </w:tcPr>
          <w:p w14:paraId="7B02637C" w14:textId="77777777" w:rsidR="000C42B9" w:rsidRDefault="000C42B9" w:rsidP="00A357C8">
            <w:pPr>
              <w:jc w:val="center"/>
            </w:pPr>
            <w:r>
              <w:t>O-C</w:t>
            </w:r>
          </w:p>
        </w:tc>
        <w:tc>
          <w:tcPr>
            <w:tcW w:w="3434" w:type="pct"/>
          </w:tcPr>
          <w:p w14:paraId="25AF898E" w14:textId="77777777"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14:paraId="5A3CC9A7" w14:textId="77777777" w:rsidR="000C42B9" w:rsidRDefault="006A7DED" w:rsidP="00A357C8">
            <w:r>
              <w:t xml:space="preserve">If </w:t>
            </w:r>
            <w:r w:rsidRPr="00ED177D">
              <w:rPr>
                <w:rStyle w:val="ElementxPath"/>
              </w:rPr>
              <w:t>SV_ServiceIdentification/</w:t>
            </w:r>
            <w:r>
              <w:rPr>
                <w:rStyle w:val="ElementxPath"/>
              </w:rPr>
              <w:t>-couplingType</w:t>
            </w:r>
            <w:r>
              <w:t xml:space="preserve"> is 'tight' or 'mixed',  then</w:t>
            </w:r>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explicitly links to an existing dataset metadata record that describes the </w:t>
            </w:r>
            <w:r>
              <w:t>coupled dataset</w:t>
            </w:r>
            <w:r w:rsidR="000C42B9">
              <w:t xml:space="preserve">. The value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gmd:MD_Metadata record, the service described in the service metadata record should be identified as a distribution for the dataset.</w:t>
            </w:r>
          </w:p>
          <w:p w14:paraId="6910E6EE" w14:textId="77777777" w:rsidR="000C42B9" w:rsidRDefault="000C42B9" w:rsidP="00A357C8">
            <w:r>
              <w:t>Explicitly linked reference example:</w:t>
            </w:r>
          </w:p>
          <w:p w14:paraId="48781B71" w14:textId="77777777" w:rsidR="000C42B9" w:rsidRPr="00C55311" w:rsidRDefault="000C42B9" w:rsidP="00A357C8">
            <w:pPr>
              <w:autoSpaceDE w:val="0"/>
              <w:autoSpaceDN w:val="0"/>
              <w:adjustRightInd w:val="0"/>
              <w:spacing w:before="0" w:after="0"/>
              <w:rPr>
                <w:rFonts w:ascii="Courier New" w:hAnsi="Courier New" w:cs="Courier New"/>
                <w:color w:val="0000FF"/>
                <w:szCs w:val="20"/>
                <w:highlight w:val="white"/>
              </w:rPr>
            </w:pPr>
            <w:r w:rsidRPr="00421BD0">
              <w:rPr>
                <w:rFonts w:ascii="Courier New" w:hAnsi="Courier New" w:cs="Courier New"/>
                <w:color w:val="0000FF"/>
                <w:szCs w:val="20"/>
                <w:highlight w:val="white"/>
              </w:rPr>
              <w:t>&lt;</w:t>
            </w:r>
            <w:r w:rsidRPr="00C55311">
              <w:rPr>
                <w:rFonts w:ascii="Courier New" w:hAnsi="Courier New" w:cs="Courier New"/>
                <w:color w:val="0000FF"/>
                <w:szCs w:val="20"/>
                <w:highlight w:val="white"/>
              </w:rPr>
              <w:t xml:space="preserve">srv:operatesOn </w:t>
            </w:r>
          </w:p>
          <w:p w14:paraId="42C195DE" w14:textId="77777777" w:rsidR="00B9035C" w:rsidRDefault="008263D0" w:rsidP="003D1227">
            <w:pPr>
              <w:autoSpaceDE w:val="0"/>
              <w:autoSpaceDN w:val="0"/>
              <w:adjustRightInd w:val="0"/>
              <w:spacing w:before="0" w:after="0"/>
              <w:ind w:left="243" w:hanging="243"/>
              <w:rPr>
                <w:rStyle w:val="attributeValue"/>
                <w:b w:val="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13ce1e84-c887-4fd8-b888-8d021b1fa4c2</w:t>
            </w:r>
            <w:r w:rsidR="00EE6EBE" w:rsidRPr="00C55311">
              <w:rPr>
                <w:rStyle w:val="attributeValue"/>
                <w:b w:val="0"/>
                <w:highlight w:val="white"/>
              </w:rPr>
              <w:t>"</w:t>
            </w:r>
            <w:r w:rsidR="003D1227">
              <w:rPr>
                <w:rFonts w:ascii="Courier New" w:hAnsi="Courier New" w:cs="Courier New"/>
                <w:color w:val="FF0000"/>
                <w:szCs w:val="20"/>
                <w:highlight w:val="white"/>
              </w:rPr>
              <w:t xml:space="preserve"> </w:t>
            </w:r>
            <w:r w:rsidR="00B9035C">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hyperlink r:id="rId51" w:history="1">
              <w:r w:rsidR="00B9035C" w:rsidRPr="00FB1567">
                <w:rPr>
                  <w:rStyle w:val="Hyperlink"/>
                  <w:highlight w:val="white"/>
                </w:rPr>
                <w:t>http://resources.azgs.org/geonetwork/srv/en/metadata.show?id=8717</w:t>
              </w:r>
            </w:hyperlink>
          </w:p>
          <w:p w14:paraId="179F3AFF" w14:textId="77777777" w:rsidR="000C42B9" w:rsidRPr="003D1227" w:rsidRDefault="00B9035C" w:rsidP="003D1227">
            <w:pPr>
              <w:autoSpaceDE w:val="0"/>
              <w:autoSpaceDN w:val="0"/>
              <w:adjustRightInd w:val="0"/>
              <w:spacing w:before="0" w:after="0"/>
              <w:ind w:left="243" w:hanging="243"/>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azgs:azgeochron</w:t>
            </w:r>
            <w:r w:rsidR="00EE6EBE" w:rsidRPr="00C55311">
              <w:rPr>
                <w:rStyle w:val="attributeValue"/>
                <w:b w:val="0"/>
                <w:highlight w:val="white"/>
              </w:rPr>
              <w:t>"</w:t>
            </w:r>
            <w:r w:rsidR="000C42B9" w:rsidRPr="0008581B">
              <w:rPr>
                <w:rFonts w:ascii="Courier New" w:hAnsi="Courier New" w:cs="Courier New"/>
                <w:color w:val="0000FF"/>
                <w:szCs w:val="20"/>
                <w:highlight w:val="white"/>
              </w:rPr>
              <w:t>/&gt;</w:t>
            </w:r>
          </w:p>
          <w:p w14:paraId="52A6F7D7" w14:textId="77777777" w:rsidR="0008581B" w:rsidRPr="0008581B" w:rsidRDefault="0008581B" w:rsidP="00A357C8"/>
        </w:tc>
      </w:tr>
    </w:tbl>
    <w:p w14:paraId="200754E1" w14:textId="77777777"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14:paraId="544FF49C" w14:textId="77777777" w:rsidR="0032148F" w:rsidRPr="00CB2F1D" w:rsidRDefault="009611B8" w:rsidP="00687679">
      <w:pPr>
        <w:pStyle w:val="Heading1"/>
      </w:pPr>
      <w:bookmarkStart w:id="58" w:name="_Toc244579443"/>
      <w:bookmarkStart w:id="59" w:name="_Toc244579444"/>
      <w:bookmarkStart w:id="60" w:name="_Toc244579446"/>
      <w:bookmarkStart w:id="61" w:name="_Toc244579457"/>
      <w:bookmarkStart w:id="62" w:name="_Toc244579458"/>
      <w:bookmarkStart w:id="63" w:name="_Toc252891534"/>
      <w:bookmarkStart w:id="64" w:name="_Toc252891536"/>
      <w:bookmarkStart w:id="65" w:name="_Toc247465904"/>
      <w:bookmarkStart w:id="66" w:name="_Toc247465905"/>
      <w:bookmarkStart w:id="67" w:name="_Toc247465907"/>
      <w:bookmarkStart w:id="68" w:name="_Toc381426759"/>
      <w:bookmarkEnd w:id="58"/>
      <w:bookmarkEnd w:id="59"/>
      <w:bookmarkEnd w:id="60"/>
      <w:bookmarkEnd w:id="61"/>
      <w:bookmarkEnd w:id="62"/>
      <w:bookmarkEnd w:id="63"/>
      <w:bookmarkEnd w:id="64"/>
      <w:bookmarkEnd w:id="65"/>
      <w:bookmarkEnd w:id="66"/>
      <w:bookmarkEnd w:id="67"/>
      <w:r w:rsidRPr="00CB2F1D">
        <w:lastRenderedPageBreak/>
        <w:t>Usage notes</w:t>
      </w:r>
      <w:r w:rsidR="00A357C8">
        <w:t xml:space="preserve"> for Metadata Elements</w:t>
      </w:r>
      <w:bookmarkEnd w:id="68"/>
    </w:p>
    <w:p w14:paraId="1A67D958" w14:textId="77777777"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14:paraId="1D09C230" w14:textId="77777777" w:rsidR="0032148F" w:rsidRPr="00CB2F1D" w:rsidRDefault="0032148F" w:rsidP="009611B8">
      <w:pPr>
        <w:pStyle w:val="Heading2"/>
        <w:rPr>
          <w:bCs/>
        </w:rPr>
      </w:pPr>
      <w:bookmarkStart w:id="69" w:name="_Toc381426760"/>
      <w:r w:rsidRPr="00CB2F1D">
        <w:t>Metadata file identifier</w:t>
      </w:r>
      <w:bookmarkEnd w:id="69"/>
    </w:p>
    <w:p w14:paraId="1A6B6E47" w14:textId="77777777"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resource.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14:paraId="26724E2B" w14:textId="77777777" w:rsidR="0074397A" w:rsidRPr="00CB2F1D" w:rsidRDefault="0074397A" w:rsidP="0074397A">
      <w:pPr>
        <w:pStyle w:val="Heading2"/>
        <w:rPr>
          <w:lang w:eastAsia="ja-JP"/>
        </w:rPr>
      </w:pPr>
      <w:bookmarkStart w:id="70" w:name="_Toc381426761"/>
      <w:r w:rsidRPr="00CB2F1D">
        <w:rPr>
          <w:lang w:eastAsia="ja-JP"/>
        </w:rPr>
        <w:t>Metadata hierarchy</w:t>
      </w:r>
      <w:bookmarkEnd w:id="70"/>
    </w:p>
    <w:p w14:paraId="0A2DA031" w14:textId="77777777"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parent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linkage would be made through </w:t>
      </w:r>
      <w:r w:rsidRPr="00CB2F1D">
        <w:rPr>
          <w:rStyle w:val="ElementxPath"/>
        </w:rPr>
        <w:t>MD_Metadata/parentIdentifier</w:t>
      </w:r>
      <w:r w:rsidRPr="00CB2F1D">
        <w:rPr>
          <w:lang w:eastAsia="ja-JP"/>
        </w:rPr>
        <w:t>. This kind of nesting</w:t>
      </w:r>
      <w:r w:rsidR="00FF0D24">
        <w:rPr>
          <w:lang w:eastAsia="ja-JP"/>
        </w:rPr>
        <w:t>, effectively database normalization, makes sense in a data management environment, but in a discovery environment,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properties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records returned by services, all inherited properties in such a hierarchy should be included explicitly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xlink:href links to external resource are technically possible, but require that client software is xlink-aware, which is not always the case.</w:t>
      </w:r>
    </w:p>
    <w:p w14:paraId="13671FBE" w14:textId="77777777" w:rsidR="00346861" w:rsidRDefault="00346861" w:rsidP="00346861">
      <w:pPr>
        <w:pStyle w:val="Heading2"/>
        <w:rPr>
          <w:lang w:eastAsia="ja-JP"/>
        </w:rPr>
      </w:pPr>
      <w:bookmarkStart w:id="71" w:name="_Toc381426762"/>
      <w:r>
        <w:rPr>
          <w:lang w:eastAsia="ja-JP"/>
        </w:rPr>
        <w:t>Metadata Contact vs. Resource Citation vs. Resource Contact</w:t>
      </w:r>
      <w:bookmarkEnd w:id="71"/>
    </w:p>
    <w:p w14:paraId="76396861" w14:textId="77777777"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14:paraId="13663F76" w14:textId="77777777"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updates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14:paraId="549D4CD6" w14:textId="77777777" w:rsidR="00346861" w:rsidRDefault="004636CA" w:rsidP="00346861">
      <w:pPr>
        <w:numPr>
          <w:ilvl w:val="0"/>
          <w:numId w:val="44"/>
        </w:numPr>
        <w:rPr>
          <w:lang w:eastAsia="ja-JP"/>
        </w:rPr>
      </w:pPr>
      <w:r w:rsidRPr="001678DB">
        <w:rPr>
          <w:rStyle w:val="ElementxPath"/>
        </w:rPr>
        <w:t>MD_Metadata/identificationInfo/</w:t>
      </w:r>
      <w:r w:rsidR="00BC6C44" w:rsidRPr="00BC6C44">
        <w:t>[</w:t>
      </w:r>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xml:space="preserve">, distributor, originator,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14:paraId="319985B6" w14:textId="77777777" w:rsidR="00C7287E" w:rsidRDefault="00C7287E" w:rsidP="00A943E5">
      <w:pPr>
        <w:numPr>
          <w:ilvl w:val="0"/>
          <w:numId w:val="44"/>
        </w:numPr>
        <w:rPr>
          <w:lang w:eastAsia="ja-JP"/>
        </w:rPr>
      </w:pPr>
      <w:r w:rsidRPr="001678DB">
        <w:rPr>
          <w:rStyle w:val="ElementxPath"/>
        </w:rPr>
        <w:t>MD_Metadata/identificationInfo</w:t>
      </w:r>
      <w:r w:rsidR="00BC6C44" w:rsidRPr="001678DB">
        <w:rPr>
          <w:rStyle w:val="ElementxPath"/>
        </w:rPr>
        <w:t>/</w:t>
      </w:r>
      <w:r w:rsidR="00BC6C44" w:rsidRPr="00BC6C44">
        <w:t>[</w:t>
      </w:r>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dis</w:t>
      </w:r>
      <w:r w:rsidR="00A943E5" w:rsidRPr="00D21C28">
        <w:rPr>
          <w:rStyle w:val="codelist"/>
        </w:rPr>
        <w:lastRenderedPageBreak/>
        <w:t>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14:paraId="69AB5408" w14:textId="77777777"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contact for individual distribution processes</w:t>
      </w:r>
      <w:r>
        <w:rPr>
          <w:lang w:eastAsia="ja-JP"/>
        </w:rPr>
        <w:t xml:space="preserve"> to report problems with access to resources via different distributions</w:t>
      </w:r>
      <w:r w:rsidR="00BC6C44">
        <w:rPr>
          <w:lang w:eastAsia="ja-JP"/>
        </w:rPr>
        <w:t>.</w:t>
      </w:r>
    </w:p>
    <w:p w14:paraId="6CC3AA98" w14:textId="77777777" w:rsidR="0032148F" w:rsidRPr="00CB2F1D" w:rsidRDefault="0032148F" w:rsidP="008E1DE0">
      <w:pPr>
        <w:pStyle w:val="Heading2"/>
      </w:pPr>
      <w:bookmarkStart w:id="72" w:name="_Toc381426763"/>
      <w:r w:rsidRPr="00CB2F1D">
        <w:t xml:space="preserve">Resource </w:t>
      </w:r>
      <w:r w:rsidR="00FD616F">
        <w:t>T</w:t>
      </w:r>
      <w:r w:rsidR="00FD616F" w:rsidRPr="00CB2F1D">
        <w:t>itle</w:t>
      </w:r>
      <w:bookmarkEnd w:id="72"/>
    </w:p>
    <w:p w14:paraId="29747471" w14:textId="77777777"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 xml:space="preserve">other similar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14:paraId="73A3EA31" w14:textId="77777777" w:rsidR="0032148F" w:rsidRPr="00CB2F1D" w:rsidRDefault="0032148F" w:rsidP="009611B8">
      <w:pPr>
        <w:pStyle w:val="Heading2"/>
      </w:pPr>
      <w:bookmarkStart w:id="73" w:name="_Toc381426764"/>
      <w:r w:rsidRPr="00CB2F1D">
        <w:t>Resource Abstract</w:t>
      </w:r>
      <w:bookmarkEnd w:id="73"/>
    </w:p>
    <w:p w14:paraId="725C3D27" w14:textId="77777777"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whether the described resource contains the information they need and is accessible in a fashion that they can use.</w:t>
      </w:r>
    </w:p>
    <w:p w14:paraId="57A2FBF9" w14:textId="77777777" w:rsidR="0032148F" w:rsidRPr="00CB2F1D" w:rsidRDefault="0032148F" w:rsidP="009611B8">
      <w:pPr>
        <w:pStyle w:val="Heading2"/>
      </w:pPr>
      <w:bookmarkStart w:id="74" w:name="_Ref252386338"/>
      <w:bookmarkStart w:id="75" w:name="_Ref252386342"/>
      <w:bookmarkStart w:id="76" w:name="_Ref252386344"/>
      <w:bookmarkStart w:id="77" w:name="_Toc381426765"/>
      <w:r w:rsidRPr="00CB2F1D">
        <w:t>Resource Type</w:t>
      </w:r>
      <w:bookmarkEnd w:id="74"/>
      <w:bookmarkEnd w:id="75"/>
      <w:bookmarkEnd w:id="76"/>
      <w:bookmarkEnd w:id="77"/>
    </w:p>
    <w:p w14:paraId="22A97492" w14:textId="77777777"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resource types. The European INSPIRE Implementing Rules (</w:t>
      </w:r>
      <w:r w:rsidRPr="00CB2F1D">
        <w:rPr>
          <w:rFonts w:ascii="ArialMT" w:eastAsia="Times New Roman" w:hAnsi="ArialMT" w:cs="ArialMT"/>
          <w:szCs w:val="20"/>
        </w:rPr>
        <w:t>MD_IR_and_ISO_20090218)</w:t>
      </w:r>
      <w:r w:rsidRPr="00CB2F1D">
        <w:t xml:space="preserve"> proscribes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INSPIRE-valid code</w:t>
      </w:r>
      <w:r w:rsidR="00343B0E">
        <w:t xml:space="preserve"> in the first element</w:t>
      </w:r>
      <w:r w:rsidR="00C63B14" w:rsidRPr="00CB2F1D">
        <w:t xml:space="preserve"> to maintain INSPIRE compliance. </w:t>
      </w:r>
    </w:p>
    <w:p w14:paraId="59E9DB35" w14:textId="77777777"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resource-</w:t>
      </w:r>
      <w:r w:rsidR="00343B0E" w:rsidRPr="00CB2F1D">
        <w:t>category</w:t>
      </w:r>
      <w:r w:rsidR="00A14E71">
        <w:t>-</w:t>
      </w:r>
      <w:r w:rsidR="00343B0E" w:rsidRPr="00CB2F1D">
        <w:t>type searches to find narrower subcategories without complex query processing</w:t>
      </w:r>
      <w:r w:rsidR="00343B0E">
        <w:t xml:space="preserve">, </w:t>
      </w:r>
      <w:r w:rsidR="00343B0E" w:rsidRPr="00CB2F1D">
        <w:rPr>
          <w:rStyle w:val="ElementxPath"/>
        </w:rPr>
        <w:t>hierarchyLevelName</w:t>
      </w:r>
      <w:r w:rsidR="00343B0E">
        <w:t xml:space="preserve"> elements for the resource type and all broader/more general resource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first,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 xml:space="preserve">categories listed subsequently. </w:t>
      </w:r>
      <w:r w:rsidR="00A14E71">
        <w:t xml:space="preserve">Thus, harvesters that only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resource is a photograph:</w:t>
      </w:r>
    </w:p>
    <w:p w14:paraId="7B8B55BE" w14:textId="77777777" w:rsidR="00A14E71" w:rsidRPr="00C55311" w:rsidRDefault="00A14E71" w:rsidP="0085388E">
      <w:pPr>
        <w:pStyle w:val="XMLelement0"/>
        <w:tabs>
          <w:tab w:val="clear" w:pos="144"/>
          <w:tab w:val="left" w:pos="0"/>
        </w:tabs>
        <w:ind w:left="200" w:hanging="200"/>
        <w:rPr>
          <w:highlight w:val="white"/>
        </w:rPr>
      </w:pPr>
      <w:r w:rsidRPr="00C55311">
        <w:rPr>
          <w:highlight w:val="white"/>
        </w:rPr>
        <w:t>&lt;gmd:hierarchyLevelName&gt;</w:t>
      </w:r>
    </w:p>
    <w:p w14:paraId="2B6563E5" w14:textId="77777777" w:rsidR="00A14E71" w:rsidRPr="00C55311" w:rsidRDefault="0085388E" w:rsidP="0085388E">
      <w:pPr>
        <w:pStyle w:val="XMLelement0"/>
        <w:ind w:left="100" w:hanging="100"/>
        <w:rPr>
          <w:highlight w:val="white"/>
        </w:rPr>
      </w:pPr>
      <w:r>
        <w:rPr>
          <w:highlight w:val="white"/>
        </w:rPr>
        <w:t xml:space="preserve">  </w:t>
      </w:r>
      <w:r w:rsidR="00A14E71" w:rsidRPr="00C55311">
        <w:rPr>
          <w:highlight w:val="white"/>
        </w:rPr>
        <w:t>&lt;gco:CharacterString&gt;</w:t>
      </w:r>
      <w:r w:rsidR="00A14E71" w:rsidRPr="0085388E">
        <w:rPr>
          <w:color w:val="auto"/>
          <w:highlight w:val="white"/>
        </w:rPr>
        <w:t>Photograph</w:t>
      </w:r>
      <w:r w:rsidR="00A14E71" w:rsidRPr="00C55311">
        <w:rPr>
          <w:highlight w:val="white"/>
        </w:rPr>
        <w:t>&lt;/gco:CharacterString&gt;</w:t>
      </w:r>
    </w:p>
    <w:p w14:paraId="6BB6040F" w14:textId="77777777" w:rsidR="00A14E71" w:rsidRPr="00C55311" w:rsidRDefault="00A14E71" w:rsidP="0085388E">
      <w:pPr>
        <w:pStyle w:val="XMLelement0"/>
      </w:pPr>
      <w:r w:rsidRPr="00C55311">
        <w:rPr>
          <w:highlight w:val="white"/>
        </w:rPr>
        <w:t>&lt;/gmd:hierarchyLevelName&gt;</w:t>
      </w:r>
    </w:p>
    <w:p w14:paraId="40C6924F" w14:textId="77777777" w:rsidR="00A14E71" w:rsidRPr="00C55311" w:rsidRDefault="00A14E71" w:rsidP="0085388E">
      <w:pPr>
        <w:pStyle w:val="XMLelement0"/>
        <w:rPr>
          <w:highlight w:val="white"/>
        </w:rPr>
      </w:pPr>
      <w:r w:rsidRPr="00C55311">
        <w:rPr>
          <w:highlight w:val="white"/>
        </w:rPr>
        <w:t>&lt;gmd:hierarchyLevelName&gt;</w:t>
      </w:r>
    </w:p>
    <w:p w14:paraId="1CE7B90B" w14:textId="77777777"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StillImage</w:t>
      </w:r>
      <w:r w:rsidR="00A14E71" w:rsidRPr="00C55311">
        <w:rPr>
          <w:highlight w:val="white"/>
        </w:rPr>
        <w:t>&lt;/gco:CharacterString&gt;</w:t>
      </w:r>
    </w:p>
    <w:p w14:paraId="00B29465" w14:textId="77777777" w:rsidR="00A14E71" w:rsidRPr="00C55311" w:rsidRDefault="00A14E71" w:rsidP="0085388E">
      <w:pPr>
        <w:pStyle w:val="XMLelement0"/>
      </w:pPr>
      <w:r w:rsidRPr="00C55311">
        <w:rPr>
          <w:highlight w:val="white"/>
        </w:rPr>
        <w:t>&lt;/gmd:hierarchyLevelName&gt;</w:t>
      </w:r>
    </w:p>
    <w:p w14:paraId="5DF39F69" w14:textId="77777777" w:rsidR="00A14E71" w:rsidRPr="00C55311" w:rsidRDefault="00A14E71" w:rsidP="0085388E">
      <w:pPr>
        <w:pStyle w:val="XMLelement0"/>
        <w:rPr>
          <w:highlight w:val="white"/>
        </w:rPr>
      </w:pPr>
      <w:r w:rsidRPr="00C55311">
        <w:rPr>
          <w:highlight w:val="white"/>
        </w:rPr>
        <w:t>&lt;gmd:hierarchyLevelName&gt;</w:t>
      </w:r>
    </w:p>
    <w:p w14:paraId="66376C3D" w14:textId="77777777"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Image</w:t>
      </w:r>
      <w:r w:rsidR="00A14E71" w:rsidRPr="00C55311">
        <w:rPr>
          <w:highlight w:val="white"/>
        </w:rPr>
        <w:t>&lt;/gco:CharacterString&gt;</w:t>
      </w:r>
    </w:p>
    <w:p w14:paraId="77405771" w14:textId="77777777" w:rsidR="00A14E71" w:rsidRPr="00C55311" w:rsidRDefault="00A14E71" w:rsidP="0085388E">
      <w:pPr>
        <w:pStyle w:val="XMLelement0"/>
      </w:pPr>
      <w:r w:rsidRPr="00C55311">
        <w:rPr>
          <w:highlight w:val="white"/>
        </w:rPr>
        <w:t>&lt;/gmd:hierarchyLevelName&gt;</w:t>
      </w:r>
    </w:p>
    <w:p w14:paraId="7A6790D8" w14:textId="77777777" w:rsidR="00A14E71" w:rsidRPr="00C55311" w:rsidRDefault="00A14E71" w:rsidP="0085388E">
      <w:pPr>
        <w:pStyle w:val="XMLelement0"/>
        <w:rPr>
          <w:highlight w:val="white"/>
        </w:rPr>
      </w:pPr>
      <w:r w:rsidRPr="00C55311">
        <w:rPr>
          <w:highlight w:val="white"/>
        </w:rPr>
        <w:t>&lt;gmd:hierarchyLevelName&gt;</w:t>
      </w:r>
    </w:p>
    <w:p w14:paraId="722CA5FA" w14:textId="77777777"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Document</w:t>
      </w:r>
      <w:r w:rsidR="00A14E71" w:rsidRPr="00C55311">
        <w:rPr>
          <w:highlight w:val="white"/>
        </w:rPr>
        <w:t>&lt;/gco:CharacterString&gt;</w:t>
      </w:r>
    </w:p>
    <w:p w14:paraId="35E85D3C" w14:textId="77777777" w:rsidR="00A14E71" w:rsidRPr="00C55311" w:rsidRDefault="00A14E71" w:rsidP="0085388E">
      <w:pPr>
        <w:pStyle w:val="XMLelement0"/>
      </w:pPr>
      <w:r w:rsidRPr="00C55311">
        <w:rPr>
          <w:highlight w:val="white"/>
        </w:rPr>
        <w:lastRenderedPageBreak/>
        <w:t>&lt;/gmd:hierarchyLevelName&gt;</w:t>
      </w:r>
    </w:p>
    <w:p w14:paraId="2E4D928D" w14:textId="77777777" w:rsidR="00F029B5" w:rsidRDefault="00F029B5" w:rsidP="00F029B5">
      <w:r>
        <w:t>Note that the distinction of resource type and format is not always clear. Table 1 attempts to define resource types that are not specifically bound to a particular format, but are defined based on the kind of content</w:t>
      </w:r>
      <w:r w:rsidR="009D18D9">
        <w:t>. Format is interpreted as relating to specific approaches to encoding content and committing it to some sort of media.</w:t>
      </w:r>
    </w:p>
    <w:p w14:paraId="70FBF733" w14:textId="77777777" w:rsidR="0032148F" w:rsidRPr="00CB2F1D" w:rsidRDefault="0032148F" w:rsidP="009611B8">
      <w:pPr>
        <w:pStyle w:val="Heading2"/>
      </w:pPr>
      <w:bookmarkStart w:id="78" w:name="_Toc381426766"/>
      <w:r w:rsidRPr="00CB2F1D">
        <w:t xml:space="preserve">Resource </w:t>
      </w:r>
      <w:r w:rsidR="00FD616F">
        <w:t>L</w:t>
      </w:r>
      <w:r w:rsidR="00FD616F" w:rsidRPr="00CB2F1D">
        <w:t>ocator</w:t>
      </w:r>
      <w:bookmarkEnd w:id="78"/>
    </w:p>
    <w:p w14:paraId="0D47406A" w14:textId="77777777"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applicationProfile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C163E4">
        <w:t>4.15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14:paraId="017ED0BE" w14:textId="77777777" w:rsidR="0032148F" w:rsidRPr="00CB2F1D" w:rsidRDefault="0032148F" w:rsidP="009611B8">
      <w:pPr>
        <w:pStyle w:val="Heading2"/>
      </w:pPr>
      <w:bookmarkStart w:id="79" w:name="_Ref243544765"/>
      <w:bookmarkStart w:id="80" w:name="_Toc381426767"/>
      <w:r w:rsidRPr="00CB2F1D">
        <w:t xml:space="preserve">Unique </w:t>
      </w:r>
      <w:r w:rsidR="00FD616F">
        <w:t>R</w:t>
      </w:r>
      <w:r w:rsidR="00FD616F" w:rsidRPr="00CB2F1D">
        <w:t xml:space="preserve">esource </w:t>
      </w:r>
      <w:bookmarkEnd w:id="79"/>
      <w:r w:rsidR="00FD616F">
        <w:t>I</w:t>
      </w:r>
      <w:r w:rsidR="00FD616F" w:rsidRPr="00CB2F1D">
        <w:t>dentifier</w:t>
      </w:r>
      <w:bookmarkEnd w:id="80"/>
    </w:p>
    <w:p w14:paraId="791ABF45" w14:textId="77777777"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14:paraId="1228A764" w14:textId="77777777" w:rsidR="004C57A3" w:rsidRPr="00CB2F1D" w:rsidRDefault="004C57A3" w:rsidP="009611B8">
      <w:pPr>
        <w:pStyle w:val="Heading2"/>
      </w:pPr>
      <w:bookmarkStart w:id="81" w:name="_Toc381426768"/>
      <w:r w:rsidRPr="00CB2F1D">
        <w:t xml:space="preserve">Browse </w:t>
      </w:r>
      <w:r w:rsidR="00FD616F">
        <w:t>G</w:t>
      </w:r>
      <w:r w:rsidR="00FD616F" w:rsidRPr="00CB2F1D">
        <w:t>raphics</w:t>
      </w:r>
      <w:bookmarkEnd w:id="81"/>
    </w:p>
    <w:p w14:paraId="3CAA66F1" w14:textId="77777777" w:rsidR="00DC35BE" w:rsidRDefault="00576A45" w:rsidP="004C57A3">
      <w:r>
        <w:t xml:space="preserve">Links to browse graphics are useful to assist users evaluate resources that have a graphical aspect.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gmd:fileType/gco:CharacterString</w:t>
      </w:r>
      <w:r w:rsidR="004508AC">
        <w:t>.</w:t>
      </w:r>
      <w:r w:rsidR="00FC126C">
        <w:t xml:space="preserve"> See the official Internet Assigned Numbers Authority (IANA) Mime Media Type registry at </w:t>
      </w:r>
      <w:hyperlink r:id="rId52" w:history="1">
        <w:r w:rsidR="00FC126C">
          <w:rPr>
            <w:rStyle w:val="Hyperlink"/>
          </w:rPr>
          <w:t>http://www.iana.org/assignments/media-types</w:t>
        </w:r>
      </w:hyperlink>
      <w:r w:rsidR="00FC126C">
        <w:t xml:space="preserve"> for a list of registered MIME types and their scope.</w:t>
      </w:r>
    </w:p>
    <w:p w14:paraId="703C0D8E" w14:textId="77777777" w:rsidR="004C57A3" w:rsidRPr="00C55311" w:rsidRDefault="004C57A3" w:rsidP="00051D5F">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&lt;gmd:MD_BrowseGraphic&gt;</w:t>
      </w:r>
    </w:p>
    <w:p w14:paraId="4AE0F0E7" w14:textId="77777777"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14:paraId="3286B28C" w14:textId="77777777" w:rsidR="00E3493B" w:rsidRDefault="008263D0" w:rsidP="00C55311">
      <w:pPr>
        <w:tabs>
          <w:tab w:val="left" w:pos="700"/>
          <w:tab w:val="left" w:pos="1100"/>
        </w:tabs>
        <w:ind w:left="900" w:hanging="9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93468A">
        <w:rPr>
          <w:rStyle w:val="ElementxPath"/>
          <w:rFonts w:ascii="Arial" w:hAnsi="Arial" w:cs="Arial"/>
          <w:color w:val="0000FF"/>
          <w:sz w:val="22"/>
          <w:szCs w:val="22"/>
          <w:highlight w:val="white"/>
        </w:rPr>
        <w:tab/>
      </w:r>
      <w:r w:rsidR="004C57A3" w:rsidRPr="00C55311">
        <w:rPr>
          <w:rStyle w:val="ElementxPath"/>
          <w:rFonts w:ascii="Arial" w:hAnsi="Arial" w:cs="Arial"/>
          <w:color w:val="0000FF"/>
          <w:sz w:val="22"/>
          <w:szCs w:val="22"/>
          <w:highlight w:val="white"/>
        </w:rPr>
        <w:t>&lt;gco:CharacterString&gt;</w:t>
      </w:r>
      <w:hyperlink r:id="rId53" w:history="1">
        <w:r w:rsidR="00E3493B" w:rsidRPr="00E3493B">
          <w:rPr>
            <w:rStyle w:val="Hyperlink"/>
            <w:rFonts w:cs="Arial"/>
            <w:color w:val="auto"/>
            <w:szCs w:val="22"/>
            <w:highlight w:val="white"/>
            <w:shd w:val="pct10" w:color="auto" w:fill="auto"/>
          </w:rPr>
          <w:t>http://publicdocs.mnr.gov.on.ca/View.asp?</w:t>
        </w:r>
        <w:r w:rsidR="00E3493B" w:rsidRPr="00E3493B">
          <w:rPr>
            <w:rStyle w:val="Hyperlink"/>
            <w:rFonts w:cs="Arial"/>
            <w:color w:val="auto"/>
            <w:szCs w:val="22"/>
            <w:highlight w:val="white"/>
            <w:shd w:val="pct10" w:color="auto" w:fill="auto"/>
          </w:rPr>
          <w:softHyphen/>
          <w:t>Document_ID=9632&amp;Attachment_ID=18204</w:t>
        </w:r>
        <w:r w:rsidR="00E3493B" w:rsidRPr="009F68E0">
          <w:rPr>
            <w:rStyle w:val="Hyperlink"/>
            <w:rFonts w:cs="Arial"/>
            <w:szCs w:val="22"/>
            <w:highlight w:val="white"/>
            <w:shd w:val="pct10" w:color="auto" w:fill="auto"/>
          </w:rPr>
          <w:t>&lt;/gco:CharacterString</w:t>
        </w:r>
      </w:hyperlink>
      <w:r w:rsidR="004C57A3" w:rsidRPr="00C55311">
        <w:rPr>
          <w:rStyle w:val="ElementxPath"/>
          <w:rFonts w:ascii="Arial" w:hAnsi="Arial" w:cs="Arial"/>
          <w:color w:val="0000FF"/>
          <w:sz w:val="22"/>
          <w:szCs w:val="22"/>
          <w:highlight w:val="white"/>
        </w:rPr>
        <w:t>&gt;</w:t>
      </w:r>
    </w:p>
    <w:p w14:paraId="747C7C86" w14:textId="77777777" w:rsidR="004C57A3" w:rsidRPr="00C55311" w:rsidRDefault="00E3493B" w:rsidP="00C55311">
      <w:pPr>
        <w:tabs>
          <w:tab w:val="left" w:pos="700"/>
          <w:tab w:val="left" w:pos="1100"/>
        </w:tabs>
        <w:ind w:left="900" w:hanging="900"/>
        <w:rPr>
          <w:rStyle w:val="ElementxPath"/>
          <w:rFonts w:ascii="Arial" w:hAnsi="Arial" w:cs="Arial"/>
          <w:color w:val="0000FF"/>
          <w:sz w:val="22"/>
          <w:szCs w:val="22"/>
          <w:highlight w:val="white"/>
        </w:rPr>
      </w:pPr>
      <w:r>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14:paraId="66C20E73" w14:textId="77777777" w:rsidR="00E3493B"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14:paraId="3DB12FAA" w14:textId="77777777" w:rsidR="004C57A3" w:rsidRPr="00C55311" w:rsidRDefault="004C57A3" w:rsidP="00E3493B">
      <w:pPr>
        <w:ind w:firstLine="72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&lt;gco:CharacterString&gt;</w:t>
      </w:r>
      <w:r w:rsidRPr="00C55311">
        <w:rPr>
          <w:rStyle w:val="ElementxPath"/>
          <w:rFonts w:ascii="Arial" w:hAnsi="Arial" w:cs="Arial"/>
          <w:sz w:val="22"/>
          <w:szCs w:val="22"/>
          <w:highlight w:val="white"/>
        </w:rPr>
        <w:t>Base Map from OMNR</w:t>
      </w:r>
      <w:r w:rsidRPr="00C55311">
        <w:rPr>
          <w:rStyle w:val="ElementxPath"/>
          <w:rFonts w:ascii="Arial" w:hAnsi="Arial" w:cs="Arial"/>
          <w:color w:val="0000FF"/>
          <w:sz w:val="22"/>
          <w:szCs w:val="22"/>
          <w:highlight w:val="white"/>
        </w:rPr>
        <w:t>&lt;/gco:CharacterString&gt;</w:t>
      </w:r>
    </w:p>
    <w:p w14:paraId="517E5716" w14:textId="77777777"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14:paraId="76DFC805" w14:textId="77777777" w:rsidR="006D487C" w:rsidRPr="00C55311" w:rsidRDefault="008263D0" w:rsidP="00E3493B">
      <w:pPr>
        <w:tabs>
          <w:tab w:val="left" w:pos="700"/>
          <w:tab w:val="left" w:pos="900"/>
          <w:tab w:val="left" w:pos="1200"/>
        </w:tabs>
        <w:ind w:left="700" w:hanging="7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r w:rsidR="0093468A">
        <w:rPr>
          <w:rStyle w:val="ElementxPath"/>
          <w:rFonts w:ascii="Arial" w:hAnsi="Arial" w:cs="Arial"/>
          <w:color w:val="0000FF"/>
          <w:sz w:val="22"/>
          <w:szCs w:val="22"/>
          <w:highlight w:val="white"/>
        </w:rPr>
        <w:tab/>
      </w:r>
      <w:r w:rsidR="0093468A">
        <w:rPr>
          <w:rStyle w:val="ElementxPath"/>
          <w:rFonts w:ascii="Arial" w:hAnsi="Arial" w:cs="Arial"/>
          <w:color w:val="0000FF"/>
          <w:sz w:val="22"/>
          <w:szCs w:val="22"/>
          <w:highlight w:val="white"/>
        </w:rPr>
        <w:tab/>
      </w:r>
      <w:r w:rsidR="00E6021B" w:rsidRPr="00C55311">
        <w:rPr>
          <w:rStyle w:val="ElementxPath"/>
          <w:rFonts w:ascii="Arial" w:hAnsi="Arial" w:cs="Arial"/>
          <w:color w:val="008000"/>
          <w:sz w:val="20"/>
          <w:szCs w:val="20"/>
          <w:highlight w:val="white"/>
        </w:rPr>
        <w:t xml:space="preserve">&lt;!-- </w:t>
      </w:r>
      <w:r w:rsidR="0093468A">
        <w:rPr>
          <w:rStyle w:val="ElementxPath"/>
          <w:rFonts w:ascii="Arial" w:hAnsi="Arial" w:cs="Arial"/>
          <w:color w:val="008000"/>
          <w:sz w:val="20"/>
          <w:szCs w:val="20"/>
          <w:highlight w:val="white"/>
        </w:rPr>
        <w:t>T</w:t>
      </w:r>
      <w:r w:rsidR="0093468A" w:rsidRPr="00C55311">
        <w:rPr>
          <w:rStyle w:val="ElementxPath"/>
          <w:rFonts w:ascii="Arial" w:hAnsi="Arial" w:cs="Arial"/>
          <w:color w:val="008000"/>
          <w:sz w:val="20"/>
          <w:szCs w:val="20"/>
          <w:highlight w:val="white"/>
        </w:rPr>
        <w:t xml:space="preserve">his </w:t>
      </w:r>
      <w:r w:rsidR="00E6021B" w:rsidRPr="00C55311">
        <w:rPr>
          <w:rStyle w:val="ElementxPath"/>
          <w:rFonts w:ascii="Arial" w:hAnsi="Arial" w:cs="Arial"/>
          <w:color w:val="008000"/>
          <w:sz w:val="20"/>
          <w:szCs w:val="20"/>
          <w:highlight w:val="white"/>
        </w:rPr>
        <w:t>is a</w:t>
      </w:r>
      <w:r w:rsidR="004508AC" w:rsidRPr="00C55311">
        <w:rPr>
          <w:rStyle w:val="ElementxPath"/>
          <w:rFonts w:ascii="Arial" w:hAnsi="Arial" w:cs="Arial"/>
          <w:color w:val="008000"/>
          <w:sz w:val="20"/>
          <w:szCs w:val="20"/>
          <w:highlight w:val="white"/>
        </w:rPr>
        <w:t xml:space="preserve"> MIME</w:t>
      </w:r>
      <w:r w:rsidR="00E6021B" w:rsidRPr="00C55311">
        <w:rPr>
          <w:rStyle w:val="ElementxPath"/>
          <w:rFonts w:ascii="Arial" w:hAnsi="Arial" w:cs="Arial"/>
          <w:color w:val="008000"/>
          <w:sz w:val="20"/>
          <w:szCs w:val="20"/>
          <w:highlight w:val="white"/>
        </w:rPr>
        <w:t xml:space="preserve"> Type --&gt;</w:t>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t xml:space="preserve">   </w:t>
      </w:r>
      <w:r w:rsidR="006D487C" w:rsidRPr="00C55311">
        <w:rPr>
          <w:rStyle w:val="ElementxPath"/>
          <w:rFonts w:ascii="Arial" w:hAnsi="Arial" w:cs="Arial"/>
          <w:color w:val="0000FF"/>
          <w:sz w:val="22"/>
          <w:szCs w:val="22"/>
          <w:highlight w:val="white"/>
        </w:rPr>
        <w:t>&lt;gco:CharacterString&gt;</w:t>
      </w:r>
      <w:r w:rsidR="004508AC" w:rsidRPr="00C55311">
        <w:rPr>
          <w:rStyle w:val="ElementxPath"/>
          <w:rFonts w:ascii="Arial" w:hAnsi="Arial" w:cs="Arial"/>
          <w:sz w:val="22"/>
          <w:szCs w:val="22"/>
          <w:highlight w:val="white"/>
        </w:rPr>
        <w:t>image/</w:t>
      </w:r>
      <w:r w:rsidR="006D487C" w:rsidRPr="00C55311">
        <w:rPr>
          <w:rStyle w:val="ElementxPath"/>
          <w:rFonts w:ascii="Arial" w:hAnsi="Arial" w:cs="Arial"/>
          <w:sz w:val="22"/>
          <w:szCs w:val="22"/>
          <w:highlight w:val="white"/>
        </w:rPr>
        <w:t>jpg</w:t>
      </w:r>
      <w:r w:rsidR="006D487C" w:rsidRPr="00C55311">
        <w:rPr>
          <w:rStyle w:val="ElementxPath"/>
          <w:rFonts w:ascii="Arial" w:hAnsi="Arial" w:cs="Arial"/>
          <w:color w:val="0000FF"/>
          <w:sz w:val="22"/>
          <w:szCs w:val="22"/>
          <w:highlight w:val="white"/>
        </w:rPr>
        <w:t>&lt;/gco:CharacterString&gt;</w:t>
      </w:r>
    </w:p>
    <w:p w14:paraId="020970A4" w14:textId="77777777" w:rsidR="006D487C" w:rsidRPr="00C55311" w:rsidRDefault="008263D0"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p>
    <w:p w14:paraId="3F32EAC4" w14:textId="77777777" w:rsidR="004C57A3" w:rsidRPr="00C55311" w:rsidRDefault="004C57A3"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&lt;/gmd:MD_BrowseGraphic&gt;</w:t>
      </w:r>
    </w:p>
    <w:p w14:paraId="1F653AF9" w14:textId="77777777" w:rsidR="000578AC" w:rsidRPr="00CB2F1D" w:rsidRDefault="000578AC" w:rsidP="0008310B">
      <w:pPr>
        <w:pStyle w:val="Caption"/>
      </w:pPr>
      <w:r w:rsidRPr="00CB2F1D">
        <w:lastRenderedPageBreak/>
        <w:t xml:space="preserve">Code example </w:t>
      </w:r>
      <w:fldSimple w:instr=" SEQ Code_example \* ARABIC ">
        <w:r w:rsidR="002C0A6A">
          <w:rPr>
            <w:noProof/>
          </w:rPr>
          <w:t>1</w:t>
        </w:r>
      </w:fldSimple>
      <w:r w:rsidRPr="00CB2F1D">
        <w:t>. Encoding url, display name and file type for browse graphic.</w:t>
      </w:r>
      <w:r w:rsidR="00FE1B43" w:rsidRPr="00CB2F1D">
        <w:t xml:space="preserve"> </w:t>
      </w:r>
    </w:p>
    <w:p w14:paraId="09941DCE" w14:textId="77777777" w:rsidR="0032148F" w:rsidRPr="00CB2F1D" w:rsidRDefault="0032148F" w:rsidP="009611B8">
      <w:pPr>
        <w:pStyle w:val="Heading2"/>
      </w:pPr>
      <w:bookmarkStart w:id="82" w:name="_Toc381426769"/>
      <w:r w:rsidRPr="00CB2F1D">
        <w:t>Resolution and equivalentScale</w:t>
      </w:r>
      <w:bookmarkEnd w:id="82"/>
    </w:p>
    <w:p w14:paraId="124815EC" w14:textId="77777777"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resolution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a </w:t>
      </w:r>
      <w:r w:rsidR="00783A5B" w:rsidRPr="00CB2F1D">
        <w:rPr>
          <w:rStyle w:val="ElementxPath"/>
        </w:rPr>
        <w:t>equivalentScale/../distance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human usage is 0.5 mm.</w:t>
      </w:r>
    </w:p>
    <w:p w14:paraId="727DA70B" w14:textId="77777777" w:rsidR="009611B8" w:rsidRPr="00CB2F1D" w:rsidRDefault="009611B8" w:rsidP="009611B8">
      <w:pPr>
        <w:pStyle w:val="Heading2"/>
      </w:pPr>
      <w:bookmarkStart w:id="83" w:name="_Toc381426770"/>
      <w:bookmarkStart w:id="84" w:name="_Ref243669622"/>
      <w:r w:rsidRPr="00CB2F1D">
        <w:t xml:space="preserve">Resource </w:t>
      </w:r>
      <w:r w:rsidR="00FD616F">
        <w:t>L</w:t>
      </w:r>
      <w:r w:rsidR="00FD616F" w:rsidRPr="00CB2F1D">
        <w:t>anguage</w:t>
      </w:r>
      <w:bookmarkEnd w:id="83"/>
    </w:p>
    <w:p w14:paraId="597E468F" w14:textId="77777777" w:rsidR="009611B8" w:rsidRPr="00CB2F1D" w:rsidRDefault="009611B8" w:rsidP="009611B8">
      <w:r w:rsidRPr="00CB2F1D">
        <w:t xml:space="preserve">USGIN metadata is assumed to use American English and </w:t>
      </w:r>
      <w:r w:rsidR="00BC43D0">
        <w:t>metadata</w:t>
      </w:r>
      <w:r w:rsidRPr="00CB2F1D">
        <w:t xml:space="preserve"> documents should be returned</w:t>
      </w:r>
      <w:r w:rsidR="00BC43D0">
        <w:t xml:space="preserve"> in that language</w:t>
      </w:r>
      <w:r w:rsidRPr="00CB2F1D">
        <w:t xml:space="preserve">. </w:t>
      </w:r>
      <w:r w:rsidR="006A0909">
        <w:t xml:space="preserve">The ISO 19139 XML includes elements and provisions to implement multiple languages in a single metadata package using </w:t>
      </w:r>
      <w:r w:rsidRPr="00CB2F1D">
        <w:t xml:space="preserve"> </w:t>
      </w:r>
      <w:r w:rsidR="00FE320C" w:rsidRPr="00CB2F1D">
        <w:rPr>
          <w:rStyle w:val="ElementxPath"/>
        </w:rPr>
        <w:t>PT_Text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CharacterStrings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14:paraId="5C65B5A3" w14:textId="77777777" w:rsidR="0032148F" w:rsidRPr="00CB2F1D" w:rsidRDefault="0032148F" w:rsidP="009611B8">
      <w:pPr>
        <w:pStyle w:val="Heading2"/>
      </w:pPr>
      <w:bookmarkStart w:id="85" w:name="_Toc381426771"/>
      <w:r w:rsidRPr="00CB2F1D">
        <w:t xml:space="preserve">Encoding of </w:t>
      </w:r>
      <w:bookmarkEnd w:id="84"/>
      <w:r w:rsidR="00FD616F">
        <w:t>V</w:t>
      </w:r>
      <w:r w:rsidR="00FD616F" w:rsidRPr="00CB2F1D">
        <w:t xml:space="preserve">ertical </w:t>
      </w:r>
      <w:r w:rsidR="00FD616F">
        <w:t>E</w:t>
      </w:r>
      <w:r w:rsidR="00FD616F" w:rsidRPr="00CB2F1D">
        <w:t>xtents</w:t>
      </w:r>
      <w:bookmarkEnd w:id="85"/>
    </w:p>
    <w:p w14:paraId="44F61850" w14:textId="77777777"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 xml:space="preserve">ubsurface or subaqueous data are typically referenced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deck</w:t>
      </w:r>
      <w:r w:rsidR="0032148F" w:rsidRPr="00CB2F1D">
        <w:t xml:space="preserve">., </w:t>
      </w:r>
      <w:r>
        <w:t>F</w:t>
      </w:r>
      <w:r w:rsidR="00BC43D0">
        <w:t xml:space="preserve">or </w:t>
      </w:r>
      <w:r>
        <w:t>to facilitate</w:t>
      </w:r>
      <w:r w:rsidRPr="00CB2F1D">
        <w:t xml:space="preserve"> interoperability</w:t>
      </w:r>
      <w:r>
        <w:t>.</w:t>
      </w:r>
    </w:p>
    <w:p w14:paraId="300F96B2" w14:textId="77777777"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verticalCRS</w:t>
      </w:r>
      <w:r w:rsidRPr="00CB2F1D">
        <w:t xml:space="preserve"> xlink:href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rsidR="006A0909">
        <w:t xml:space="preserve"> </w:t>
      </w:r>
      <w:r w:rsidRPr="00CB2F1D">
        <w:t>(</w:t>
      </w:r>
      <w:hyperlink r:id="rId54"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information on the borehole or sounding geometry</w:t>
      </w:r>
      <w:r w:rsidRPr="00CB2F1D">
        <w:t>.</w:t>
      </w:r>
    </w:p>
    <w:p w14:paraId="6114F823" w14:textId="77777777" w:rsidR="00370F49" w:rsidRDefault="00370F49" w:rsidP="009611B8">
      <w:pPr>
        <w:pStyle w:val="Heading2"/>
      </w:pPr>
      <w:bookmarkStart w:id="86" w:name="_Toc247465922"/>
      <w:bookmarkStart w:id="87" w:name="_Toc247520212"/>
      <w:bookmarkStart w:id="88" w:name="_Toc247465927"/>
      <w:bookmarkStart w:id="89" w:name="_Toc247520217"/>
      <w:bookmarkStart w:id="90" w:name="_Toc381426772"/>
      <w:bookmarkStart w:id="91" w:name="_Ref247463009"/>
      <w:bookmarkStart w:id="92" w:name="_Ref247457499"/>
      <w:bookmarkStart w:id="93" w:name="_Ref247457501"/>
      <w:bookmarkEnd w:id="86"/>
      <w:bookmarkEnd w:id="87"/>
      <w:bookmarkEnd w:id="88"/>
      <w:bookmarkEnd w:id="89"/>
      <w:r>
        <w:t>Content information: Entities and Attributes</w:t>
      </w:r>
      <w:bookmarkEnd w:id="90"/>
    </w:p>
    <w:p w14:paraId="7C804FDF" w14:textId="77777777" w:rsidR="00A10631" w:rsidRPr="00FC126C" w:rsidRDefault="00A10631" w:rsidP="009851E6">
      <w:r>
        <w:t>One of the major deficiencies of the ISO 19115/19139 specifications is the absence of model elements to describe the entities and attributes in standard tabular datasets. Description of dataset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w:t>
      </w:r>
      <w:r>
        <w:lastRenderedPageBreak/>
        <w:t xml:space="preserve">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 xml:space="preserve">The ISO19139 XML implementation of ISO19115 does not allow inclusion of the feature catalog inside the metadata record, but provides a citation element in the </w:t>
      </w:r>
      <w:r w:rsidR="00CD51A9" w:rsidRPr="009851E6">
        <w:rPr>
          <w:rStyle w:val="ElementxPath"/>
        </w:rPr>
        <w:t>gmd:contentInfo/gmd:MD_Feature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xlink:href attribute on the </w:t>
      </w:r>
      <w:r w:rsidR="00CD51A9" w:rsidRPr="009851E6">
        <w:rPr>
          <w:rStyle w:val="ElementxPath"/>
        </w:rPr>
        <w:t>gmd:featureCatalogueCitation</w:t>
      </w:r>
      <w:r w:rsidR="00CD51A9">
        <w:t>, identified as such by an accompanying xlink:title attribute with the value "</w:t>
      </w:r>
      <w:r w:rsidR="00CD51A9">
        <w:rPr>
          <w:color w:val="993300"/>
        </w:rPr>
        <w:t>Link to ISO19110 feature catalog</w:t>
      </w:r>
      <w:r w:rsidR="00CD51A9">
        <w:t>". Code Example 2 shows recommended encoding.</w:t>
      </w:r>
      <w:r w:rsidR="005D5042">
        <w:t xml:space="preserve">  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14:paraId="61851333" w14:textId="77777777" w:rsidR="00A04FFE" w:rsidRDefault="00370F49"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sidR="00D34800">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14:paraId="493E68AA" w14:textId="77777777" w:rsidR="00435785" w:rsidRDefault="00435785" w:rsidP="00435785">
      <w:pPr>
        <w:pStyle w:val="XMLattribute0"/>
        <w:ind w:left="400" w:hanging="400"/>
        <w:rPr>
          <w:rFonts w:cs="Arial"/>
          <w:color w:val="0000FF"/>
          <w:szCs w:val="22"/>
        </w:rPr>
      </w:pPr>
      <w:r>
        <w:rPr>
          <w:rStyle w:val="XMLcommetnChar"/>
        </w:rPr>
        <w:tab/>
      </w:r>
      <w:r>
        <w:rPr>
          <w:rStyle w:val="XMLcommetnChar"/>
        </w:rPr>
        <w:tab/>
      </w:r>
      <w:r w:rsidR="00370F49" w:rsidRPr="00A04FFE">
        <w:rPr>
          <w:rStyle w:val="XMLcommetnChar"/>
        </w:rPr>
        <w:t>&lt;!-- a dataset may contain multiple feature types. For an MS A</w:t>
      </w:r>
      <w:r w:rsidR="00A04FFE" w:rsidRPr="00A04FFE">
        <w:rPr>
          <w:rStyle w:val="XMLcommetnChar"/>
        </w:rPr>
        <w:t xml:space="preserve">ccess type database, each table </w:t>
      </w:r>
      <w:r w:rsidR="00A04FFE">
        <w:rPr>
          <w:rStyle w:val="XMLcommetnChar"/>
        </w:rPr>
        <w:t xml:space="preserve">  </w:t>
      </w:r>
      <w:r w:rsidR="00370F49" w:rsidRPr="00A04FFE">
        <w:rPr>
          <w:rStyle w:val="XMLcommetnChar"/>
        </w:rPr>
        <w:t>could be considered a featue type --&gt;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the codespace is the namespace URI, should dereference to obtain XML schema (if applicable)--&gt;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&lt;gco:LocalName </w:t>
      </w:r>
      <w:r w:rsidR="00370F49" w:rsidRPr="00C55311">
        <w:rPr>
          <w:rFonts w:cs="Arial"/>
          <w:szCs w:val="22"/>
        </w:rPr>
        <w:t>codeSpace</w:t>
      </w:r>
      <w:r w:rsidR="00370F49" w:rsidRPr="00C55311">
        <w:rPr>
          <w:rStyle w:val="attributeValue"/>
          <w:rFonts w:cs="Arial"/>
          <w:b w:val="0"/>
          <w:color w:val="FF0000"/>
          <w:szCs w:val="22"/>
        </w:rPr>
        <w:t>=</w:t>
      </w:r>
      <w:r w:rsidR="00370F49" w:rsidRPr="00C55311">
        <w:rPr>
          <w:rStyle w:val="attributeValue"/>
          <w:rFonts w:cs="Arial"/>
          <w:b w:val="0"/>
          <w:szCs w:val="22"/>
        </w:rPr>
        <w:t>"</w:t>
      </w:r>
      <w:r w:rsidR="00A10631" w:rsidRPr="00C55311">
        <w:rPr>
          <w:rStyle w:val="attributeValue"/>
          <w:rFonts w:cs="Arial"/>
          <w:b w:val="0"/>
          <w:szCs w:val="22"/>
        </w:rPr>
        <w:t xml:space="preserve"> http://xmlns.geosciml.org/geosciml-portrayal/2.0</w:t>
      </w:r>
      <w:r w:rsidR="00370F49" w:rsidRPr="00C55311">
        <w:rPr>
          <w:rStyle w:val="attributeValue"/>
          <w:rFonts w:cs="Arial"/>
          <w:b w:val="0"/>
          <w:szCs w:val="22"/>
        </w:rPr>
        <w:t>"</w:t>
      </w:r>
      <w:r w:rsidR="00370F49" w:rsidRPr="00C55311">
        <w:rPr>
          <w:rFonts w:cs="Arial"/>
          <w:szCs w:val="22"/>
        </w:rPr>
        <w:t>&gt;</w:t>
      </w:r>
      <w:r w:rsidR="00A10631" w:rsidRPr="00C55311">
        <w:rPr>
          <w:rFonts w:cs="Arial"/>
          <w:szCs w:val="22"/>
        </w:rPr>
        <w:t>GeologicContact</w:t>
      </w:r>
      <w:r w:rsidR="00370F49" w:rsidRPr="00C55311">
        <w:rPr>
          <w:rFonts w:cs="Arial"/>
          <w:szCs w:val="22"/>
        </w:rPr>
        <w:t>_2</w:t>
      </w:r>
      <w:r w:rsidR="00370F49" w:rsidRPr="00C55311">
        <w:rPr>
          <w:rFonts w:cs="Arial"/>
          <w:color w:val="0000FF"/>
          <w:szCs w:val="22"/>
        </w:rPr>
        <w:t>&lt;/gco:LocalName&gt;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follow p</w:t>
      </w:r>
      <w:r w:rsidR="005D5042" w:rsidRPr="0085388E">
        <w:rPr>
          <w:rStyle w:val="XMLcommetnChar"/>
        </w:rPr>
        <w:t xml:space="preserve">attern used by Stanford library </w:t>
      </w:r>
      <w:r w:rsidR="00370F49" w:rsidRPr="0085388E">
        <w:rPr>
          <w:rStyle w:val="XMLcommetnChar"/>
        </w:rPr>
        <w:t>http://opengeoportal.org/</w:t>
      </w:r>
      <w:r w:rsidR="005D5042" w:rsidRPr="0085388E">
        <w:rPr>
          <w:rStyle w:val="XMLcommetnChar"/>
        </w:rPr>
        <w:softHyphen/>
      </w:r>
      <w:r w:rsidR="00370F49" w:rsidRPr="0085388E">
        <w:rPr>
          <w:rStyle w:val="XMLcommetnChar"/>
        </w:rPr>
        <w:t>archives/</w:t>
      </w:r>
      <w:r w:rsidR="005D5042" w:rsidRPr="0085388E">
        <w:rPr>
          <w:rStyle w:val="XMLcommetnChar"/>
        </w:rPr>
        <w:softHyphen/>
      </w:r>
      <w:r w:rsidR="00370F49" w:rsidRPr="0085388E">
        <w:rPr>
          <w:rStyle w:val="XMLcommetnChar"/>
        </w:rPr>
        <w:t>category/</w:t>
      </w:r>
      <w:r w:rsidR="005D5042" w:rsidRPr="0085388E">
        <w:rPr>
          <w:rStyle w:val="XMLcommetnChar"/>
        </w:rPr>
        <w:softHyphen/>
      </w:r>
      <w:r w:rsidR="00370F49" w:rsidRPr="0085388E">
        <w:rPr>
          <w:rStyle w:val="XMLcommetnChar"/>
        </w:rPr>
        <w:t>uncategorized);</w:t>
      </w:r>
      <w:r w:rsidR="005D5042" w:rsidRPr="0085388E">
        <w:rPr>
          <w:rStyle w:val="XMLcommetnChar"/>
        </w:rPr>
        <w:t xml:space="preserve"> </w:t>
      </w:r>
      <w:r w:rsidR="00370F49" w:rsidRPr="0085388E">
        <w:rPr>
          <w:rStyle w:val="XMLcommetnChar"/>
        </w:rPr>
        <w:t xml:space="preserve">href is to an ISO19110 feature catalog, </w:t>
      </w:r>
      <w:r w:rsidR="00370F49" w:rsidRPr="0085388E">
        <w:rPr>
          <w:rStyle w:val="XMLcommetnChar"/>
        </w:rPr>
        <w:br/>
        <w:t>with featuretype identified by fragment ID --&gt;</w:t>
      </w:r>
      <w:r w:rsidR="00370F49" w:rsidRPr="0085388E">
        <w:rPr>
          <w:rStyle w:val="XMLcommetnChar"/>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&lt;gmd:featureCatalogueCitation </w:t>
      </w:r>
      <w:r w:rsidR="00370F49" w:rsidRPr="00C55311">
        <w:rPr>
          <w:rFonts w:cs="Arial"/>
          <w:szCs w:val="22"/>
        </w:rPr>
        <w:t>xlink:href=</w:t>
      </w:r>
      <w:r w:rsidR="00370F49" w:rsidRPr="00C55311">
        <w:rPr>
          <w:rFonts w:cs="Arial"/>
          <w:color w:val="993300"/>
          <w:szCs w:val="22"/>
        </w:rPr>
        <w:t>"</w:t>
      </w:r>
      <w:r w:rsidR="00A10631" w:rsidRPr="00C55311">
        <w:rPr>
          <w:rFonts w:cs="Arial"/>
          <w:szCs w:val="22"/>
        </w:rPr>
        <w:t xml:space="preserve"> </w:t>
      </w:r>
      <w:r w:rsidR="00A10631" w:rsidRPr="00C55311">
        <w:rPr>
          <w:rStyle w:val="attributeValue"/>
          <w:rFonts w:cs="Arial"/>
          <w:b w:val="0"/>
          <w:szCs w:val="22"/>
        </w:rPr>
        <w:t>http://schemas.usgin.org/featurecatalog/12.xml</w:t>
      </w:r>
      <w:r w:rsidR="005D5042" w:rsidRPr="00C55311">
        <w:rPr>
          <w:rStyle w:val="attributeValue"/>
          <w:rFonts w:cs="Arial"/>
          <w:b w:val="0"/>
          <w:szCs w:val="22"/>
        </w:rPr>
        <w:t>#geologiccontact</w:t>
      </w:r>
      <w:r w:rsidR="00370F49" w:rsidRPr="00C55311">
        <w:rPr>
          <w:rFonts w:cs="Arial"/>
          <w:color w:val="993300"/>
          <w:szCs w:val="22"/>
        </w:rPr>
        <w:t>"</w:t>
      </w:r>
      <w:r w:rsidR="00370F49" w:rsidRPr="00C55311">
        <w:rPr>
          <w:rFonts w:cs="Arial"/>
          <w:szCs w:val="22"/>
        </w:rPr>
        <w:br/>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szCs w:val="22"/>
        </w:rPr>
        <w:t>xlink:title=</w:t>
      </w:r>
      <w:r w:rsidR="00370F49" w:rsidRPr="00C55311">
        <w:rPr>
          <w:rStyle w:val="attributeValue"/>
          <w:rFonts w:cs="Arial"/>
          <w:b w:val="0"/>
          <w:szCs w:val="22"/>
        </w:rPr>
        <w:t xml:space="preserve">"Link to </w:t>
      </w:r>
      <w:r w:rsidR="00CD51A9" w:rsidRPr="00C55311">
        <w:rPr>
          <w:rStyle w:val="attributeValue"/>
          <w:rFonts w:cs="Arial"/>
          <w:b w:val="0"/>
          <w:szCs w:val="22"/>
        </w:rPr>
        <w:t xml:space="preserve">ISO19110 </w:t>
      </w:r>
      <w:r w:rsidR="00370F49" w:rsidRPr="00C55311">
        <w:rPr>
          <w:rStyle w:val="attributeValue"/>
          <w:rFonts w:cs="Arial"/>
          <w:b w:val="0"/>
          <w:szCs w:val="22"/>
        </w:rPr>
        <w:t>feature catalog</w:t>
      </w:r>
      <w:r w:rsidR="00370F49" w:rsidRPr="00C55311">
        <w:rPr>
          <w:rStyle w:val="attributeValue"/>
          <w:rFonts w:cs="Arial"/>
          <w:b w:val="0"/>
          <w:color w:val="0000FF"/>
          <w:szCs w:val="22"/>
        </w:rPr>
        <w:t>"</w:t>
      </w:r>
      <w:r w:rsidR="00370F49" w:rsidRPr="00C55311">
        <w:rPr>
          <w:rFonts w:cs="Arial"/>
          <w:color w:val="0000FF"/>
          <w:szCs w:val="22"/>
        </w:rPr>
        <w:t>/&gt;</w:t>
      </w:r>
      <w:r>
        <w:rPr>
          <w:rFonts w:cs="Arial"/>
          <w:szCs w:val="22"/>
        </w:rPr>
        <w:t xml:space="preserve"> </w:t>
      </w:r>
      <w:r w:rsidR="00370F49" w:rsidRPr="00C55311">
        <w:rPr>
          <w:rFonts w:cs="Arial"/>
          <w:color w:val="0000FF"/>
          <w:szCs w:val="22"/>
        </w:rPr>
        <w:t>&lt;/gmd:M</w:t>
      </w:r>
      <w:r>
        <w:rPr>
          <w:rFonts w:cs="Arial"/>
          <w:color w:val="0000FF"/>
          <w:szCs w:val="22"/>
        </w:rPr>
        <w:t>D_FeatureCatalogueDescription&gt;</w:t>
      </w:r>
    </w:p>
    <w:p w14:paraId="7A421320" w14:textId="77777777" w:rsidR="00370F49" w:rsidRPr="00C55311" w:rsidRDefault="00435785" w:rsidP="00435785">
      <w:pPr>
        <w:pStyle w:val="XMLattribute0"/>
        <w:ind w:left="400" w:hanging="400"/>
        <w:rPr>
          <w:rFonts w:cs="Arial"/>
          <w:szCs w:val="22"/>
        </w:rPr>
      </w:pPr>
      <w:r>
        <w:rPr>
          <w:rStyle w:val="XMLcommetnChar"/>
        </w:rPr>
        <w:t xml:space="preserve">   </w:t>
      </w:r>
      <w:r w:rsidR="00370F49" w:rsidRPr="00C55311">
        <w:rPr>
          <w:rFonts w:cs="Arial"/>
          <w:color w:val="0000FF"/>
          <w:szCs w:val="22"/>
        </w:rPr>
        <w:t>&lt;/gmd:contentInfo&gt;</w:t>
      </w:r>
    </w:p>
    <w:p w14:paraId="53E4BCDE" w14:textId="77777777" w:rsidR="00CD51A9" w:rsidRPr="00FA16A0" w:rsidRDefault="00CD51A9" w:rsidP="009851E6">
      <w:pPr>
        <w:pStyle w:val="Caption"/>
      </w:pPr>
      <w:r>
        <w:t>Code Example 2. Encoding of feature catalog link for entity attribute description of datasets.</w:t>
      </w:r>
      <w:r w:rsidR="00FF3830">
        <w:t xml:space="preserve"> See </w:t>
      </w:r>
      <w:r w:rsidR="00FF3830">
        <w:fldChar w:fldCharType="begin"/>
      </w:r>
      <w:r w:rsidR="00FF3830">
        <w:instrText xml:space="preserve"> REF _Ref358705078 \r \h </w:instrText>
      </w:r>
      <w:r w:rsidR="00FF3830">
        <w:fldChar w:fldCharType="separate"/>
      </w:r>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r w:rsidR="00FF3830">
        <w:fldChar w:fldCharType="end"/>
      </w:r>
      <w:r w:rsidR="00FF3830">
        <w:t xml:space="preserve"> for and example instance document.</w:t>
      </w:r>
    </w:p>
    <w:p w14:paraId="092E6F70" w14:textId="77777777" w:rsidR="00546806" w:rsidRPr="00CB2F1D" w:rsidRDefault="00546806" w:rsidP="009611B8">
      <w:pPr>
        <w:pStyle w:val="Heading2"/>
      </w:pPr>
      <w:bookmarkStart w:id="94" w:name="_Toc381426773"/>
      <w:r w:rsidRPr="00CB2F1D">
        <w:t>Use of MD_Distribution and MD_Distributor</w:t>
      </w:r>
      <w:bookmarkEnd w:id="91"/>
      <w:bookmarkEnd w:id="94"/>
    </w:p>
    <w:p w14:paraId="5575C68C" w14:textId="77777777"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files  are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are not different format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14:paraId="224EBECE" w14:textId="77777777"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w:t>
      </w:r>
      <w:r w:rsidRPr="00CB2F1D">
        <w:lastRenderedPageBreak/>
        <w:t xml:space="preserve">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distributors. </w:t>
      </w:r>
    </w:p>
    <w:p w14:paraId="41FAA56D" w14:textId="77777777"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specified by reference (xlink:href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distributorFormat/MD_Format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single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applications expecting only a single </w:t>
      </w:r>
      <w:r w:rsidR="00E35A26" w:rsidRPr="00CB2F1D">
        <w:rPr>
          <w:rStyle w:val="ElementxPath"/>
        </w:rPr>
        <w:t>distributor</w:t>
      </w:r>
      <w:r w:rsidR="00E35A26" w:rsidRPr="00CB2F1D">
        <w:t xml:space="preserve"> element.</w:t>
      </w:r>
    </w:p>
    <w:p w14:paraId="47A9101A" w14:textId="77777777"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represented as different </w:t>
      </w:r>
      <w:r>
        <w:rPr>
          <w:rStyle w:val="ElementxPath"/>
        </w:rPr>
        <w:t>distributor/</w:t>
      </w:r>
      <w:r>
        <w:rPr>
          <w:rStyle w:val="ElementxPath"/>
        </w:rPr>
        <w:softHyphen/>
      </w:r>
      <w:r w:rsidRPr="00CB2F1D">
        <w:rPr>
          <w:rStyle w:val="ElementxPath"/>
        </w:rPr>
        <w:t>MD_Distributor</w:t>
      </w:r>
      <w:r w:rsidRPr="00CB2F1D">
        <w:t xml:space="preserve"> instances.</w:t>
      </w:r>
    </w:p>
    <w:p w14:paraId="3BDB968E" w14:textId="77777777" w:rsidR="008E6D12" w:rsidRPr="00CB2F1D" w:rsidRDefault="008E6D12" w:rsidP="00546806"/>
    <w:p w14:paraId="722B88A5" w14:textId="77777777" w:rsidR="004D1EB1" w:rsidRPr="00CB2F1D" w:rsidRDefault="00E37789" w:rsidP="00546806">
      <w:r>
        <w:rPr>
          <w:noProof/>
        </w:rPr>
        <w:lastRenderedPageBreak/>
        <w:drawing>
          <wp:inline distT="0" distB="0" distL="0" distR="0" wp14:anchorId="7D5ECD71" wp14:editId="38FC6C60">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14:paraId="0B261197" w14:textId="77777777" w:rsidR="009B22FC" w:rsidRDefault="009B22FC" w:rsidP="0008310B">
      <w:pPr>
        <w:pStyle w:val="Caption"/>
      </w:pPr>
      <w:bookmarkStart w:id="95" w:name="_Ref250374836"/>
      <w:bookmarkStart w:id="96" w:name="_Toc249242068"/>
      <w:bookmarkStart w:id="97" w:name="_Toc277754632"/>
      <w:r>
        <w:t xml:space="preserve">Figure </w:t>
      </w:r>
      <w:fldSimple w:instr=" SEQ Figure \* ARABIC ">
        <w:r w:rsidR="002C0A6A">
          <w:rPr>
            <w:noProof/>
          </w:rPr>
          <w:t>1</w:t>
        </w:r>
      </w:fldSimple>
      <w:bookmarkEnd w:id="95"/>
      <w:r>
        <w:t>. gmd:MD_Distribution_Type diagram</w:t>
      </w:r>
      <w:bookmarkEnd w:id="96"/>
      <w:bookmarkEnd w:id="97"/>
    </w:p>
    <w:p w14:paraId="4E7D73D8" w14:textId="77777777" w:rsidR="00304799" w:rsidRPr="00CB2F1D" w:rsidRDefault="00304799" w:rsidP="009611B8">
      <w:pPr>
        <w:pStyle w:val="Heading2"/>
      </w:pPr>
      <w:bookmarkStart w:id="98" w:name="_Ref252460957"/>
      <w:bookmarkStart w:id="99" w:name="_Ref252460959"/>
      <w:bookmarkStart w:id="100" w:name="_Ref252865238"/>
      <w:bookmarkStart w:id="101" w:name="_Ref252865240"/>
      <w:bookmarkStart w:id="102" w:name="_Ref252865336"/>
      <w:bookmarkStart w:id="103" w:name="_Ref252865338"/>
      <w:bookmarkStart w:id="104" w:name="_Ref252865402"/>
      <w:bookmarkStart w:id="105" w:name="_Ref252865414"/>
      <w:bookmarkStart w:id="106" w:name="_Toc381426774"/>
      <w:r w:rsidRPr="00CB2F1D">
        <w:t xml:space="preserve">Distribution </w:t>
      </w:r>
      <w:bookmarkEnd w:id="98"/>
      <w:bookmarkEnd w:id="99"/>
      <w:r w:rsidR="00FD616F">
        <w:t>F</w:t>
      </w:r>
      <w:r w:rsidR="00FD616F" w:rsidRPr="00CB2F1D">
        <w:t>ormat</w:t>
      </w:r>
      <w:bookmarkEnd w:id="100"/>
      <w:bookmarkEnd w:id="101"/>
      <w:bookmarkEnd w:id="102"/>
      <w:bookmarkEnd w:id="103"/>
      <w:bookmarkEnd w:id="104"/>
      <w:bookmarkEnd w:id="105"/>
      <w:bookmarkEnd w:id="106"/>
    </w:p>
    <w:p w14:paraId="3DD202D4" w14:textId="77777777"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USGIN </w:t>
      </w:r>
      <w:r w:rsidRPr="00CB2F1D">
        <w:t xml:space="preserve"> distribution</w:t>
      </w:r>
      <w:r w:rsidR="00E35A26" w:rsidRPr="00CB2F1D">
        <w:t xml:space="preserve"> f</w:t>
      </w:r>
      <w:r w:rsidRPr="00CB2F1D">
        <w:t>ormat</w:t>
      </w:r>
      <w:r w:rsidR="00E35A26" w:rsidRPr="00CB2F1D">
        <w:t xml:space="preserve"> c</w:t>
      </w:r>
      <w:r w:rsidRPr="00CB2F1D">
        <w:t>odelist</w:t>
      </w:r>
      <w:r w:rsidR="00112F21">
        <w:t xml:space="preserve"> (see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14:paraId="3CC3654B" w14:textId="77777777" w:rsidR="007B5793" w:rsidRDefault="007B5793" w:rsidP="007B5793">
      <w:pPr>
        <w:pStyle w:val="Heading3"/>
      </w:pPr>
      <w:bookmarkStart w:id="107" w:name="_Toc381426775"/>
      <w:r>
        <w:t>Digital resources</w:t>
      </w:r>
      <w:bookmarkEnd w:id="107"/>
    </w:p>
    <w:p w14:paraId="2F11C5C4" w14:textId="77777777"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which provides protocol, applicationProfile, name, and function subelements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6" w:history="1">
        <w:r w:rsidR="00425838" w:rsidRPr="00FD616F">
          <w:rPr>
            <w:rStyle w:val="Hyperlink"/>
          </w:rPr>
          <w:t>http://www.iana.org/assignments/media-types/</w:t>
        </w:r>
      </w:hyperlink>
      <w:r w:rsidR="00425838">
        <w:t xml:space="preserve">) is defined for a digital file format, the MIME media-type code should be used. If no appropriate </w:t>
      </w:r>
      <w:r w:rsidR="00425838">
        <w:lastRenderedPageBreak/>
        <w:t xml:space="preserve">MIME type is registered with IANA, USGIN mandates that the </w:t>
      </w:r>
      <w:r>
        <w:t xml:space="preserve">distribution format for digital resources should specify the file format using a pattern that includes </w:t>
      </w:r>
      <w:r w:rsidRPr="00CB2F1D">
        <w:t>vendor</w:t>
      </w:r>
      <w:r>
        <w:t xml:space="preserve">, </w:t>
      </w:r>
      <w:r w:rsidRPr="00CB2F1D">
        <w:t>application name</w:t>
      </w:r>
      <w:r>
        <w:t>, and file extension.</w:t>
      </w:r>
    </w:p>
    <w:p w14:paraId="57DCA9AC" w14:textId="77777777" w:rsidR="00425838" w:rsidRDefault="00386B8C" w:rsidP="007B5793">
      <w:r>
        <w:t xml:space="preserve">Pattern for digital resources: </w:t>
      </w:r>
      <w:r w:rsidR="00425838" w:rsidRPr="00FF649F">
        <w:rPr>
          <w:rStyle w:val="codelist"/>
        </w:rPr>
        <w:t>[vendor:applicationName]/fileExtension</w:t>
      </w:r>
      <w:r w:rsidR="00425838">
        <w:t xml:space="preserve">. The vendor and application names may not be applicable, and could be omitted, but the ‘/’ and file extension should always be present. </w:t>
      </w:r>
      <w:r w:rsidR="00913600">
        <w:t xml:space="preserve">If the format consists of a single file, the file extension is a three letter file-type abbreviation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14:paraId="47661189" w14:textId="77777777" w:rsidR="00236915" w:rsidRPr="00386B8C" w:rsidRDefault="00236915" w:rsidP="007B5793">
      <w:r w:rsidRPr="00522388">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responses with possible output formats for those responses.  If all output formats are applicable to all service requests, they can be listed in</w:t>
      </w:r>
      <w:r w:rsidR="003F3D43">
        <w:t xml:space="preserve">  </w:t>
      </w:r>
      <w:r w:rsidR="003F3D43">
        <w:rPr>
          <w:rStyle w:val="ElementxPath"/>
        </w:rPr>
        <w:t>distributioninfo</w:t>
      </w:r>
      <w:r w:rsidR="003F3D43">
        <w:t xml:space="preserve">  </w:t>
      </w:r>
      <w:r w:rsidR="00386B8C">
        <w:t xml:space="preserve">as a collection of </w:t>
      </w:r>
      <w:r w:rsidR="00386B8C">
        <w:rPr>
          <w:rStyle w:val="ElementxPath"/>
        </w:rPr>
        <w:t>distributionFormat/MD_Format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 xml:space="preserve">ce, v. 2.4)  to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 xml:space="preserve">and this MUST be provided in a service metadata record by a  </w:t>
      </w:r>
      <w:r w:rsidR="00CE6E7D" w:rsidRPr="00CB2F3D">
        <w:rPr>
          <w:rStyle w:val="ElementxPath"/>
        </w:rPr>
        <w:t>SV_OperationMetadata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distributionInfo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applicable to all service requests, or if the mapping between requests and formats is obvious. Encoding of the format name should use whatever convention is used by the service to specify that output format in requests made to the service.</w:t>
      </w:r>
    </w:p>
    <w:p w14:paraId="31BB9DBF" w14:textId="77777777" w:rsidR="00913600" w:rsidRDefault="00913600" w:rsidP="0008310B">
      <w:pPr>
        <w:pStyle w:val="Caption"/>
      </w:pPr>
      <w:bookmarkStart w:id="108" w:name="_Toc277856264"/>
      <w:r>
        <w:t xml:space="preserve">Table </w:t>
      </w:r>
      <w:fldSimple w:instr=" SEQ Table \* ARABIC ">
        <w:r w:rsidR="00877F9F">
          <w:rPr>
            <w:noProof/>
          </w:rPr>
          <w:t>5</w:t>
        </w:r>
      </w:fldSimple>
      <w:r>
        <w:t>. Example format strings for digital files. These are to be used only if an appropriate MIME type is not defined.</w:t>
      </w:r>
      <w:bookmarkEnd w:id="10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14:paraId="50543F46" w14:textId="77777777" w:rsidTr="00A65CE1">
        <w:trPr>
          <w:jc w:val="center"/>
        </w:trPr>
        <w:tc>
          <w:tcPr>
            <w:tcW w:w="2951" w:type="dxa"/>
          </w:tcPr>
          <w:p w14:paraId="059F6E39" w14:textId="77777777" w:rsidR="00913600" w:rsidRPr="002F6BD7" w:rsidRDefault="00913600" w:rsidP="00913600">
            <w:pPr>
              <w:rPr>
                <w:rStyle w:val="LineNumber"/>
              </w:rPr>
            </w:pPr>
            <w:r w:rsidRPr="002F6BD7">
              <w:rPr>
                <w:rStyle w:val="LineNumber"/>
              </w:rPr>
              <w:t>ESRI:ARCINFO/Coverage</w:t>
            </w:r>
          </w:p>
        </w:tc>
      </w:tr>
      <w:tr w:rsidR="00913600" w:rsidRPr="002F6BD7" w14:paraId="2D3E7099" w14:textId="77777777" w:rsidTr="00A65CE1">
        <w:trPr>
          <w:jc w:val="center"/>
        </w:trPr>
        <w:tc>
          <w:tcPr>
            <w:tcW w:w="2951" w:type="dxa"/>
          </w:tcPr>
          <w:p w14:paraId="4B0C2D9B" w14:textId="77777777" w:rsidR="00913600" w:rsidRPr="002F6BD7" w:rsidRDefault="00913600" w:rsidP="00913600">
            <w:pPr>
              <w:rPr>
                <w:rStyle w:val="LineNumber"/>
              </w:rPr>
            </w:pPr>
            <w:r>
              <w:rPr>
                <w:rStyle w:val="LineNumber"/>
              </w:rPr>
              <w:t>/shapefile</w:t>
            </w:r>
          </w:p>
        </w:tc>
      </w:tr>
      <w:tr w:rsidR="00913600" w:rsidRPr="002F6BD7" w14:paraId="706E54AD" w14:textId="77777777" w:rsidTr="00A65CE1">
        <w:trPr>
          <w:jc w:val="center"/>
        </w:trPr>
        <w:tc>
          <w:tcPr>
            <w:tcW w:w="2951" w:type="dxa"/>
          </w:tcPr>
          <w:p w14:paraId="4F725687" w14:textId="77777777" w:rsidR="00913600" w:rsidRPr="002F6BD7" w:rsidRDefault="00913600" w:rsidP="00913600">
            <w:pPr>
              <w:rPr>
                <w:rStyle w:val="LineNumber"/>
              </w:rPr>
            </w:pPr>
            <w:r w:rsidRPr="002F6BD7">
              <w:rPr>
                <w:rStyle w:val="LineNumber"/>
              </w:rPr>
              <w:t>ESRI:ARCINFO/e00</w:t>
            </w:r>
          </w:p>
        </w:tc>
      </w:tr>
      <w:tr w:rsidR="00913600" w:rsidRPr="002F6BD7" w14:paraId="26DC67D9" w14:textId="77777777" w:rsidTr="00A65CE1">
        <w:trPr>
          <w:jc w:val="center"/>
        </w:trPr>
        <w:tc>
          <w:tcPr>
            <w:tcW w:w="2951" w:type="dxa"/>
          </w:tcPr>
          <w:p w14:paraId="53B376AB" w14:textId="77777777" w:rsidR="00913600" w:rsidRPr="002F6BD7" w:rsidRDefault="00913600" w:rsidP="00913600">
            <w:pPr>
              <w:rPr>
                <w:rStyle w:val="LineNumber"/>
              </w:rPr>
            </w:pPr>
            <w:r w:rsidRPr="002F6BD7">
              <w:rPr>
                <w:rStyle w:val="LineNumber"/>
              </w:rPr>
              <w:t>PitneyBowes:MapInfo/mid</w:t>
            </w:r>
          </w:p>
        </w:tc>
      </w:tr>
      <w:tr w:rsidR="00913600" w:rsidRPr="002F6BD7" w14:paraId="469FEBD8" w14:textId="77777777" w:rsidTr="00A65CE1">
        <w:trPr>
          <w:jc w:val="center"/>
        </w:trPr>
        <w:tc>
          <w:tcPr>
            <w:tcW w:w="2951" w:type="dxa"/>
          </w:tcPr>
          <w:p w14:paraId="7088AE9F" w14:textId="77777777" w:rsidR="00913600" w:rsidRPr="002F6BD7" w:rsidRDefault="00913600" w:rsidP="00913600">
            <w:pPr>
              <w:rPr>
                <w:rStyle w:val="LineNumber"/>
              </w:rPr>
            </w:pPr>
            <w:r w:rsidRPr="002F6BD7">
              <w:rPr>
                <w:rStyle w:val="LineNumber"/>
              </w:rPr>
              <w:t>ESRI:ArcGIS/mdb</w:t>
            </w:r>
          </w:p>
        </w:tc>
      </w:tr>
      <w:tr w:rsidR="00913600" w:rsidRPr="002F6BD7" w14:paraId="089152A3" w14:textId="77777777" w:rsidTr="00A65CE1">
        <w:trPr>
          <w:jc w:val="center"/>
        </w:trPr>
        <w:tc>
          <w:tcPr>
            <w:tcW w:w="2951" w:type="dxa"/>
          </w:tcPr>
          <w:p w14:paraId="00278E78" w14:textId="77777777"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14:paraId="2A18FE98" w14:textId="77777777" w:rsidTr="00A65CE1">
        <w:trPr>
          <w:jc w:val="center"/>
        </w:trPr>
        <w:tc>
          <w:tcPr>
            <w:tcW w:w="2951" w:type="dxa"/>
          </w:tcPr>
          <w:p w14:paraId="4A1BDDCE" w14:textId="77777777" w:rsidR="00913600" w:rsidRPr="002F6BD7" w:rsidRDefault="00913600" w:rsidP="00913600">
            <w:pPr>
              <w:rPr>
                <w:rStyle w:val="LineNumber"/>
              </w:rPr>
            </w:pPr>
            <w:r w:rsidRPr="002F6BD7">
              <w:rPr>
                <w:rStyle w:val="LineNumber"/>
              </w:rPr>
              <w:t>Microsoft:Access/mdb</w:t>
            </w:r>
          </w:p>
        </w:tc>
      </w:tr>
    </w:tbl>
    <w:p w14:paraId="1BEBE4D0" w14:textId="77777777" w:rsidR="007B5793" w:rsidRPr="006D487C" w:rsidRDefault="007B5793" w:rsidP="007B5793">
      <w:pPr>
        <w:pStyle w:val="Heading3"/>
      </w:pPr>
      <w:bookmarkStart w:id="109" w:name="_Ref252881383"/>
      <w:bookmarkStart w:id="110" w:name="_Ref252881469"/>
      <w:bookmarkStart w:id="111" w:name="_Toc381426776"/>
      <w:r>
        <w:t>Non digital resources</w:t>
      </w:r>
      <w:bookmarkEnd w:id="109"/>
      <w:bookmarkEnd w:id="110"/>
      <w:bookmarkEnd w:id="111"/>
    </w:p>
    <w:p w14:paraId="43B5C000" w14:textId="77777777"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transfer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rather than schema.</w:t>
      </w:r>
      <w:r w:rsidR="000D0DD2" w:rsidRPr="00B445CC">
        <w:t xml:space="preserve"> Use of such controlled vocabulary can be indicated by using xsi:type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w:t>
      </w:r>
      <w:r w:rsidR="000D0DD2" w:rsidRPr="00B445CC">
        <w:lastRenderedPageBreak/>
        <w:t>attribute. The distribution format Identifier from Table 6 should be used as the element value. Example encoding</w:t>
      </w:r>
      <w:r w:rsidR="00E00919" w:rsidRPr="00B445CC">
        <w:t>:</w:t>
      </w:r>
    </w:p>
    <w:p w14:paraId="2E93A1EF" w14:textId="77777777"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14:paraId="70B810CF" w14:textId="77777777" w:rsidR="00D6205E" w:rsidRPr="00C55311" w:rsidRDefault="00D6205E" w:rsidP="00C55311">
      <w:pPr>
        <w:pStyle w:val="XMLExample"/>
        <w:ind w:firstLine="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14:paraId="6069BDDF" w14:textId="77777777" w:rsidR="000D0DD2" w:rsidRPr="00C55311" w:rsidRDefault="00A925B0" w:rsidP="00C55311">
      <w:pPr>
        <w:pStyle w:val="XMLExample"/>
        <w:ind w:left="400" w:hanging="400"/>
        <w:rPr>
          <w:rStyle w:val="XMLExampleChar0"/>
          <w:rFonts w:ascii="Arial" w:hAnsi="Arial" w:cs="Arial"/>
          <w:bCs w:val="0"/>
          <w:color w:val="0000FF"/>
          <w:sz w:val="22"/>
          <w:szCs w:val="22"/>
          <w:highlight w:val="white"/>
        </w:rPr>
      </w:pPr>
      <w:r>
        <w:rPr>
          <w:rStyle w:val="XMLExampleChar0"/>
          <w:rFonts w:ascii="Arial" w:hAnsi="Arial" w:cs="Arial"/>
          <w:bCs w:val="0"/>
          <w:color w:val="0000FF"/>
          <w:sz w:val="22"/>
          <w:szCs w:val="22"/>
          <w:highlight w:val="white"/>
        </w:rPr>
        <w:t xml:space="preserve">      </w:t>
      </w:r>
      <w:r w:rsidR="000D0DD2" w:rsidRPr="00C55311">
        <w:rPr>
          <w:rStyle w:val="XMLExampleChar0"/>
          <w:rFonts w:ascii="Arial" w:hAnsi="Arial" w:cs="Arial"/>
          <w:bCs w:val="0"/>
          <w:color w:val="0000FF"/>
          <w:sz w:val="22"/>
          <w:szCs w:val="22"/>
          <w:highlight w:val="white"/>
        </w:rPr>
        <w:t xml:space="preserve">&lt;gco:CharacterString </w:t>
      </w:r>
      <w:r w:rsidR="000D0DD2" w:rsidRPr="00C55311">
        <w:rPr>
          <w:rFonts w:ascii="Arial" w:hAnsi="Arial" w:cs="Arial"/>
          <w:color w:val="FF0000"/>
          <w:sz w:val="22"/>
          <w:szCs w:val="22"/>
          <w:highlight w:val="white"/>
        </w:rPr>
        <w:t>xsi:type=</w:t>
      </w:r>
      <w:r w:rsidR="000D0DD2" w:rsidRPr="00C55311">
        <w:rPr>
          <w:rStyle w:val="attributeValue"/>
          <w:rFonts w:ascii="Arial" w:hAnsi="Arial" w:cs="Arial"/>
          <w:b w:val="0"/>
          <w:sz w:val="22"/>
          <w:szCs w:val="22"/>
          <w:highlight w:val="white"/>
        </w:rPr>
        <w:t>”</w:t>
      </w:r>
      <w:r w:rsidR="00E66E57" w:rsidRPr="00C55311">
        <w:rPr>
          <w:rStyle w:val="attributeValue"/>
          <w:rFonts w:ascii="Arial" w:hAnsi="Arial" w:cs="Arial"/>
          <w:b w:val="0"/>
          <w:sz w:val="22"/>
          <w:szCs w:val="22"/>
          <w:highlight w:val="white"/>
        </w:rPr>
        <w:t>gml:CodeType</w:t>
      </w:r>
      <w:r w:rsidR="000D0DD2" w:rsidRPr="00C55311">
        <w:rPr>
          <w:rStyle w:val="attributeValue"/>
          <w:rFonts w:ascii="Arial" w:hAnsi="Arial" w:cs="Arial"/>
          <w:b w:val="0"/>
          <w:sz w:val="22"/>
          <w:szCs w:val="22"/>
          <w:highlight w:val="white"/>
        </w:rPr>
        <w:t xml:space="preserve">” </w:t>
      </w:r>
      <w:r w:rsidR="000D0DD2" w:rsidRPr="00C55311">
        <w:rPr>
          <w:rFonts w:ascii="Arial" w:hAnsi="Arial" w:cs="Arial"/>
          <w:color w:val="FF0000"/>
          <w:sz w:val="22"/>
          <w:szCs w:val="22"/>
          <w:highlight w:val="white"/>
        </w:rPr>
        <w:t>code</w:t>
      </w:r>
      <w:r w:rsidR="00E66E57" w:rsidRPr="00C55311">
        <w:rPr>
          <w:rFonts w:ascii="Arial" w:hAnsi="Arial" w:cs="Arial"/>
          <w:color w:val="FF0000"/>
          <w:sz w:val="22"/>
          <w:szCs w:val="22"/>
          <w:highlight w:val="white"/>
        </w:rPr>
        <w:t>Space</w:t>
      </w:r>
      <w:r w:rsidR="000D0DD2" w:rsidRPr="00C55311">
        <w:rPr>
          <w:rFonts w:ascii="Arial" w:hAnsi="Arial" w:cs="Arial"/>
          <w:color w:val="FF0000"/>
          <w:sz w:val="22"/>
          <w:szCs w:val="22"/>
          <w:highlight w:val="white"/>
        </w:rPr>
        <w:t>=</w:t>
      </w:r>
      <w:r w:rsidR="000D0DD2" w:rsidRPr="00C55311">
        <w:rPr>
          <w:rStyle w:val="attributeValue"/>
          <w:rFonts w:ascii="Arial" w:hAnsi="Arial" w:cs="Arial"/>
          <w:b w:val="0"/>
          <w:sz w:val="22"/>
          <w:szCs w:val="22"/>
          <w:highlight w:val="white"/>
        </w:rPr>
        <w:t>"</w:t>
      </w:r>
      <w:r w:rsidR="000D0DD2" w:rsidRPr="00C55311">
        <w:rPr>
          <w:rStyle w:val="attributeValue"/>
          <w:rFonts w:ascii="Arial" w:hAnsi="Arial" w:cs="Arial"/>
          <w:b w:val="0"/>
          <w:sz w:val="22"/>
          <w:szCs w:val="22"/>
        </w:rPr>
        <w:t>http://resources.usgin.org/registry/distributionFormatNames201001</w:t>
      </w:r>
      <w:r w:rsidR="000D0DD2" w:rsidRPr="00C55311">
        <w:rPr>
          <w:rStyle w:val="attributeValue"/>
          <w:rFonts w:ascii="Arial" w:hAnsi="Arial" w:cs="Arial"/>
          <w:b w:val="0"/>
          <w:sz w:val="22"/>
          <w:szCs w:val="22"/>
          <w:highlight w:val="white"/>
        </w:rPr>
        <w:t>"</w:t>
      </w:r>
      <w:r w:rsidR="000D0DD2" w:rsidRPr="00C55311">
        <w:rPr>
          <w:rStyle w:val="XMLExampleChar0"/>
          <w:rFonts w:ascii="Arial" w:hAnsi="Arial" w:cs="Arial"/>
          <w:bCs w:val="0"/>
          <w:color w:val="0000FF"/>
          <w:sz w:val="22"/>
          <w:szCs w:val="22"/>
          <w:highlight w:val="white"/>
        </w:rPr>
        <w:t>&gt;</w:t>
      </w:r>
      <w:r w:rsidR="00D6205E" w:rsidRPr="00C55311">
        <w:rPr>
          <w:rStyle w:val="XMLExampleChar0"/>
          <w:rFonts w:ascii="Arial" w:hAnsi="Arial" w:cs="Arial"/>
          <w:bCs w:val="0"/>
          <w:color w:val="0000FF"/>
          <w:sz w:val="22"/>
          <w:szCs w:val="22"/>
          <w:highlight w:val="white"/>
        </w:rPr>
        <w:br/>
      </w:r>
      <w:r w:rsidR="00E66E57" w:rsidRPr="00C55311">
        <w:rPr>
          <w:rFonts w:ascii="Arial" w:hAnsi="Arial" w:cs="Arial"/>
          <w:color w:val="auto"/>
          <w:sz w:val="22"/>
          <w:szCs w:val="22"/>
          <w:highlight w:val="white"/>
        </w:rPr>
        <w:t>sample:core</w:t>
      </w:r>
      <w:r w:rsidR="000D0DD2" w:rsidRPr="00C55311">
        <w:rPr>
          <w:rStyle w:val="XMLExampleChar0"/>
          <w:rFonts w:ascii="Arial" w:hAnsi="Arial" w:cs="Arial"/>
          <w:bCs w:val="0"/>
          <w:color w:val="0000FF"/>
          <w:sz w:val="22"/>
          <w:szCs w:val="22"/>
          <w:highlight w:val="white"/>
        </w:rPr>
        <w:t>&lt;/gco:CharacterString&gt;</w:t>
      </w:r>
    </w:p>
    <w:p w14:paraId="53A60AC6" w14:textId="77777777" w:rsidR="00D6205E" w:rsidRPr="00C55311" w:rsidRDefault="00D6205E" w:rsidP="00C55311">
      <w:pPr>
        <w:pStyle w:val="XMLExample"/>
        <w:ind w:left="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14:paraId="23F823F3" w14:textId="77777777" w:rsidR="00D6205E" w:rsidRPr="00C55311" w:rsidRDefault="00D6205E" w:rsidP="00C55311">
      <w:pPr>
        <w:pStyle w:val="XMLExample"/>
        <w:ind w:left="100" w:firstLine="100"/>
        <w:rPr>
          <w:rFonts w:ascii="Arial" w:hAnsi="Arial" w:cs="Arial"/>
          <w:color w:val="0000FF"/>
          <w:sz w:val="22"/>
          <w:szCs w:val="22"/>
          <w:highlight w:val="white"/>
        </w:rPr>
      </w:pPr>
      <w:r w:rsidRPr="00C55311">
        <w:rPr>
          <w:rFonts w:ascii="Arial" w:hAnsi="Arial" w:cs="Arial"/>
          <w:color w:val="0000FF"/>
          <w:sz w:val="22"/>
          <w:szCs w:val="22"/>
          <w:highlight w:val="white"/>
        </w:rPr>
        <w:t xml:space="preserve">&lt;gmd:version </w:t>
      </w:r>
      <w:r w:rsidRPr="00C55311">
        <w:rPr>
          <w:rFonts w:ascii="Arial" w:hAnsi="Arial" w:cs="Arial"/>
          <w:color w:val="FF0000"/>
          <w:sz w:val="22"/>
          <w:szCs w:val="22"/>
          <w:highlight w:val="white"/>
        </w:rPr>
        <w:t>nilReason=</w:t>
      </w:r>
      <w:r w:rsidRPr="00C55311">
        <w:rPr>
          <w:rStyle w:val="attributeValue"/>
          <w:rFonts w:ascii="Arial" w:hAnsi="Arial" w:cs="Arial"/>
          <w:b w:val="0"/>
          <w:sz w:val="22"/>
          <w:szCs w:val="22"/>
          <w:highlight w:val="white"/>
        </w:rPr>
        <w:t>"notapplicable"</w:t>
      </w:r>
      <w:r w:rsidRPr="00C55311">
        <w:rPr>
          <w:rFonts w:ascii="Arial" w:hAnsi="Arial" w:cs="Arial"/>
          <w:color w:val="0000FF"/>
          <w:sz w:val="22"/>
          <w:szCs w:val="22"/>
          <w:highlight w:val="white"/>
        </w:rPr>
        <w:t>/&gt;</w:t>
      </w:r>
    </w:p>
    <w:p w14:paraId="0187E8D7" w14:textId="77777777"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14:paraId="55FC1F20" w14:textId="77777777" w:rsidR="000D0DD2" w:rsidRDefault="000D0DD2" w:rsidP="006D487C">
      <w:pPr>
        <w:pStyle w:val="Tableentry"/>
      </w:pPr>
    </w:p>
    <w:p w14:paraId="4442F01C" w14:textId="77777777" w:rsidR="0042034B" w:rsidRDefault="0042034B" w:rsidP="006D487C">
      <w:pPr>
        <w:pStyle w:val="Tableentry"/>
      </w:pPr>
    </w:p>
    <w:p w14:paraId="57022D2D" w14:textId="77777777" w:rsidR="0042034B" w:rsidRDefault="0042034B" w:rsidP="0008310B">
      <w:pPr>
        <w:pStyle w:val="Caption"/>
      </w:pPr>
      <w:bookmarkStart w:id="112" w:name="_Ref252800542"/>
      <w:bookmarkStart w:id="113" w:name="_Toc277856265"/>
      <w:bookmarkStart w:id="114" w:name="_Ref352096594"/>
      <w:r>
        <w:t xml:space="preserve">Table </w:t>
      </w:r>
      <w:fldSimple w:instr=" SEQ Table \* ARABIC ">
        <w:r w:rsidR="00877F9F">
          <w:rPr>
            <w:noProof/>
          </w:rPr>
          <w:t>6</w:t>
        </w:r>
      </w:fldSimple>
      <w:bookmarkEnd w:id="112"/>
      <w:r>
        <w:t>.</w:t>
      </w:r>
      <w:r w:rsidRPr="0042034B">
        <w:t xml:space="preserve"> </w:t>
      </w:r>
      <w:r>
        <w:t xml:space="preserve">USGIN Distribution formats for non digital resources. URI for this codelist is </w:t>
      </w:r>
      <w:r w:rsidRPr="00DE66D8">
        <w:t>http://resources.usgin.org/registry/distributionFormatNames201001</w:t>
      </w:r>
      <w:bookmarkEnd w:id="113"/>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14:paraId="1C71F84F" w14:textId="77777777" w:rsidTr="009851E6">
        <w:trPr>
          <w:tblHeader/>
          <w:jc w:val="center"/>
        </w:trPr>
        <w:tc>
          <w:tcPr>
            <w:tcW w:w="2974" w:type="dxa"/>
          </w:tcPr>
          <w:p w14:paraId="098BEA5F" w14:textId="77777777" w:rsidR="0042034B" w:rsidRPr="002F6BD7" w:rsidRDefault="0042034B" w:rsidP="0042034B">
            <w:pPr>
              <w:pStyle w:val="Tableheading"/>
              <w:rPr>
                <w:rStyle w:val="LineNumber"/>
              </w:rPr>
            </w:pPr>
            <w:r>
              <w:rPr>
                <w:rStyle w:val="LineNumber"/>
              </w:rPr>
              <w:t>Identifier</w:t>
            </w:r>
          </w:p>
        </w:tc>
        <w:tc>
          <w:tcPr>
            <w:tcW w:w="1918" w:type="dxa"/>
          </w:tcPr>
          <w:p w14:paraId="57AAFBE0" w14:textId="77777777" w:rsidR="0042034B" w:rsidRDefault="0042034B" w:rsidP="0042034B">
            <w:pPr>
              <w:pStyle w:val="Tableheading"/>
              <w:rPr>
                <w:rStyle w:val="LineNumber"/>
              </w:rPr>
            </w:pPr>
            <w:r>
              <w:rPr>
                <w:rStyle w:val="LineNumber"/>
              </w:rPr>
              <w:t>Name</w:t>
            </w:r>
          </w:p>
        </w:tc>
        <w:tc>
          <w:tcPr>
            <w:tcW w:w="1568" w:type="dxa"/>
          </w:tcPr>
          <w:p w14:paraId="558DB783" w14:textId="77777777" w:rsidR="0042034B" w:rsidRPr="002F6BD7" w:rsidRDefault="0042034B" w:rsidP="0042034B">
            <w:pPr>
              <w:pStyle w:val="Tableheading"/>
              <w:rPr>
                <w:rStyle w:val="LineNumber"/>
              </w:rPr>
            </w:pPr>
            <w:r>
              <w:rPr>
                <w:rStyle w:val="LineNumber"/>
              </w:rPr>
              <w:t>Parent format</w:t>
            </w:r>
          </w:p>
        </w:tc>
        <w:tc>
          <w:tcPr>
            <w:tcW w:w="3116" w:type="dxa"/>
          </w:tcPr>
          <w:p w14:paraId="38C5EF16" w14:textId="77777777" w:rsidR="0042034B" w:rsidRPr="002F6BD7" w:rsidRDefault="0042034B" w:rsidP="0042034B">
            <w:pPr>
              <w:pStyle w:val="Tableheading"/>
              <w:rPr>
                <w:rStyle w:val="LineNumber"/>
              </w:rPr>
            </w:pPr>
            <w:r>
              <w:rPr>
                <w:rStyle w:val="LineNumber"/>
              </w:rPr>
              <w:t>Scope</w:t>
            </w:r>
          </w:p>
        </w:tc>
      </w:tr>
      <w:tr w:rsidR="0042034B" w:rsidRPr="002F6BD7" w14:paraId="2095E9DA" w14:textId="77777777" w:rsidTr="009851E6">
        <w:trPr>
          <w:jc w:val="center"/>
        </w:trPr>
        <w:tc>
          <w:tcPr>
            <w:tcW w:w="2974" w:type="dxa"/>
          </w:tcPr>
          <w:p w14:paraId="5B4FB5F4" w14:textId="77777777" w:rsidR="0042034B" w:rsidRPr="009851E6" w:rsidRDefault="0042034B" w:rsidP="0042034B">
            <w:pPr>
              <w:rPr>
                <w:rStyle w:val="LineNumber"/>
              </w:rPr>
            </w:pPr>
            <w:r w:rsidRPr="009851E6">
              <w:rPr>
                <w:rStyle w:val="LineNumber"/>
              </w:rPr>
              <w:t>physicalArtifact</w:t>
            </w:r>
          </w:p>
        </w:tc>
        <w:tc>
          <w:tcPr>
            <w:tcW w:w="1918" w:type="dxa"/>
          </w:tcPr>
          <w:p w14:paraId="1C0447E1" w14:textId="77777777" w:rsidR="0042034B" w:rsidRPr="009851E6" w:rsidRDefault="0042034B" w:rsidP="000D0DD2">
            <w:pPr>
              <w:suppressAutoHyphens/>
              <w:rPr>
                <w:rStyle w:val="LineNumber"/>
              </w:rPr>
            </w:pPr>
            <w:r w:rsidRPr="009851E6">
              <w:rPr>
                <w:rStyle w:val="LineNumber"/>
              </w:rPr>
              <w:t>Physical artifact</w:t>
            </w:r>
          </w:p>
        </w:tc>
        <w:tc>
          <w:tcPr>
            <w:tcW w:w="1568" w:type="dxa"/>
          </w:tcPr>
          <w:p w14:paraId="6B464E57" w14:textId="77777777" w:rsidR="0042034B" w:rsidRPr="009851E6" w:rsidRDefault="0042034B" w:rsidP="0042034B">
            <w:pPr>
              <w:rPr>
                <w:rStyle w:val="LineNumber"/>
              </w:rPr>
            </w:pPr>
          </w:p>
        </w:tc>
        <w:tc>
          <w:tcPr>
            <w:tcW w:w="3116" w:type="dxa"/>
          </w:tcPr>
          <w:p w14:paraId="03384403" w14:textId="77777777" w:rsidR="0042034B" w:rsidRPr="009851E6" w:rsidRDefault="0042034B" w:rsidP="0042034B">
            <w:pPr>
              <w:rPr>
                <w:rStyle w:val="LineNumber"/>
              </w:rPr>
            </w:pPr>
            <w:r w:rsidRPr="009851E6">
              <w:rPr>
                <w:rStyle w:val="LineNumber"/>
              </w:rPr>
              <w:t>described resource is a physical object</w:t>
            </w:r>
          </w:p>
        </w:tc>
      </w:tr>
      <w:tr w:rsidR="0042034B" w:rsidRPr="002F6BD7" w14:paraId="1A294869" w14:textId="77777777" w:rsidTr="009851E6">
        <w:trPr>
          <w:jc w:val="center"/>
        </w:trPr>
        <w:tc>
          <w:tcPr>
            <w:tcW w:w="2974" w:type="dxa"/>
          </w:tcPr>
          <w:p w14:paraId="323923F8" w14:textId="77777777" w:rsidR="0042034B" w:rsidRPr="00083B4E" w:rsidRDefault="0042034B" w:rsidP="0042034B">
            <w:pPr>
              <w:rPr>
                <w:rStyle w:val="LineNumber"/>
              </w:rPr>
            </w:pPr>
            <w:r w:rsidRPr="00083B4E">
              <w:rPr>
                <w:rStyle w:val="LineNumber"/>
              </w:rPr>
              <w:t>sample</w:t>
            </w:r>
          </w:p>
        </w:tc>
        <w:tc>
          <w:tcPr>
            <w:tcW w:w="1918" w:type="dxa"/>
          </w:tcPr>
          <w:p w14:paraId="5525AE6B" w14:textId="77777777" w:rsidR="0042034B" w:rsidRPr="00CE2853" w:rsidRDefault="0042034B" w:rsidP="0042034B">
            <w:pPr>
              <w:rPr>
                <w:rStyle w:val="LineNumber"/>
              </w:rPr>
            </w:pPr>
            <w:r w:rsidRPr="00CE2853">
              <w:rPr>
                <w:rStyle w:val="LineNumber"/>
              </w:rPr>
              <w:t>Sample</w:t>
            </w:r>
          </w:p>
        </w:tc>
        <w:tc>
          <w:tcPr>
            <w:tcW w:w="1568" w:type="dxa"/>
          </w:tcPr>
          <w:p w14:paraId="21A12A18" w14:textId="77777777" w:rsidR="0042034B" w:rsidRPr="009851E6" w:rsidRDefault="0042034B" w:rsidP="0042034B">
            <w:pPr>
              <w:rPr>
                <w:rStyle w:val="LineNumber"/>
              </w:rPr>
            </w:pPr>
            <w:r w:rsidRPr="009851E6">
              <w:rPr>
                <w:rStyle w:val="LineNumber"/>
              </w:rPr>
              <w:t>physicalArtifact</w:t>
            </w:r>
          </w:p>
        </w:tc>
        <w:tc>
          <w:tcPr>
            <w:tcW w:w="3116" w:type="dxa"/>
          </w:tcPr>
          <w:p w14:paraId="3ED8B1C9" w14:textId="77777777" w:rsidR="0042034B" w:rsidRPr="009851E6" w:rsidRDefault="0042034B" w:rsidP="0042034B">
            <w:pPr>
              <w:rPr>
                <w:rStyle w:val="LineNumber"/>
              </w:rPr>
            </w:pPr>
            <w:r w:rsidRPr="009851E6">
              <w:rPr>
                <w:rStyle w:val="LineNumber"/>
              </w:rPr>
              <w:t>Use for uncategorized sam</w:t>
            </w:r>
            <w:r w:rsidRPr="00083B4E">
              <w:rPr>
                <w:rStyle w:val="LineNumber"/>
              </w:rPr>
              <w:t xml:space="preserve">ple. </w:t>
            </w:r>
          </w:p>
        </w:tc>
      </w:tr>
      <w:tr w:rsidR="0042034B" w:rsidRPr="002F6BD7" w14:paraId="59FC1492" w14:textId="77777777" w:rsidTr="009851E6">
        <w:trPr>
          <w:jc w:val="center"/>
        </w:trPr>
        <w:tc>
          <w:tcPr>
            <w:tcW w:w="2974" w:type="dxa"/>
          </w:tcPr>
          <w:p w14:paraId="3CCB9632" w14:textId="77777777" w:rsidR="0042034B" w:rsidRPr="00083B4E" w:rsidRDefault="0042034B" w:rsidP="0042034B">
            <w:pPr>
              <w:rPr>
                <w:rStyle w:val="LineNumber"/>
              </w:rPr>
            </w:pPr>
            <w:r w:rsidRPr="00083B4E">
              <w:rPr>
                <w:rStyle w:val="LineNumber"/>
              </w:rPr>
              <w:t>sample:core</w:t>
            </w:r>
          </w:p>
        </w:tc>
        <w:tc>
          <w:tcPr>
            <w:tcW w:w="1918" w:type="dxa"/>
          </w:tcPr>
          <w:p w14:paraId="694DE2E3" w14:textId="77777777" w:rsidR="000D0DD2" w:rsidRPr="00CE2853" w:rsidRDefault="000D0DD2" w:rsidP="0042034B">
            <w:pPr>
              <w:rPr>
                <w:rStyle w:val="LineNumber"/>
              </w:rPr>
            </w:pPr>
            <w:r w:rsidRPr="00CE2853">
              <w:rPr>
                <w:rStyle w:val="LineNumber"/>
              </w:rPr>
              <w:t>Core</w:t>
            </w:r>
          </w:p>
        </w:tc>
        <w:tc>
          <w:tcPr>
            <w:tcW w:w="1568" w:type="dxa"/>
          </w:tcPr>
          <w:p w14:paraId="6C061FCA" w14:textId="77777777" w:rsidR="0042034B" w:rsidRPr="009851E6" w:rsidRDefault="0042034B" w:rsidP="0042034B">
            <w:pPr>
              <w:rPr>
                <w:rStyle w:val="LineNumber"/>
              </w:rPr>
            </w:pPr>
            <w:r w:rsidRPr="009851E6">
              <w:rPr>
                <w:rStyle w:val="LineNumber"/>
              </w:rPr>
              <w:t>sample</w:t>
            </w:r>
          </w:p>
        </w:tc>
        <w:tc>
          <w:tcPr>
            <w:tcW w:w="3116" w:type="dxa"/>
          </w:tcPr>
          <w:p w14:paraId="41FE75DA" w14:textId="77777777" w:rsidR="0042034B" w:rsidRPr="00083B4E" w:rsidRDefault="0042034B" w:rsidP="0042034B">
            <w:pPr>
              <w:rPr>
                <w:rStyle w:val="LineNumber"/>
              </w:rPr>
            </w:pPr>
            <w:r w:rsidRPr="009851E6">
              <w:rPr>
                <w:rStyle w:val="LineNumber"/>
              </w:rPr>
              <w:t>Cylindrical rock sample extracted from Earth with a cor</w:t>
            </w:r>
            <w:r w:rsidRPr="00083B4E">
              <w:rPr>
                <w:rStyle w:val="LineNumber"/>
              </w:rPr>
              <w:t>ing drill</w:t>
            </w:r>
          </w:p>
        </w:tc>
      </w:tr>
      <w:tr w:rsidR="0042034B" w:rsidRPr="002F6BD7" w14:paraId="00B8DB31" w14:textId="77777777" w:rsidTr="009851E6">
        <w:trPr>
          <w:jc w:val="center"/>
        </w:trPr>
        <w:tc>
          <w:tcPr>
            <w:tcW w:w="2974" w:type="dxa"/>
          </w:tcPr>
          <w:p w14:paraId="36ADFFDA" w14:textId="77777777" w:rsidR="0042034B" w:rsidRPr="00083B4E" w:rsidRDefault="0042034B" w:rsidP="0042034B">
            <w:pPr>
              <w:rPr>
                <w:rStyle w:val="LineNumber"/>
              </w:rPr>
            </w:pPr>
            <w:r w:rsidRPr="00083B4E">
              <w:rPr>
                <w:rStyle w:val="LineNumber"/>
              </w:rPr>
              <w:t>sample:cuttings</w:t>
            </w:r>
          </w:p>
        </w:tc>
        <w:tc>
          <w:tcPr>
            <w:tcW w:w="1918" w:type="dxa"/>
          </w:tcPr>
          <w:p w14:paraId="4C3D2DBA" w14:textId="77777777" w:rsidR="0042034B" w:rsidRPr="009851E6" w:rsidRDefault="000D0DD2" w:rsidP="0042034B">
            <w:pPr>
              <w:rPr>
                <w:rStyle w:val="LineNumber"/>
              </w:rPr>
            </w:pPr>
            <w:r w:rsidRPr="00CE2853">
              <w:rPr>
                <w:rStyle w:val="LineNumber"/>
              </w:rPr>
              <w:t>Cuttings</w:t>
            </w:r>
          </w:p>
        </w:tc>
        <w:tc>
          <w:tcPr>
            <w:tcW w:w="1568" w:type="dxa"/>
          </w:tcPr>
          <w:p w14:paraId="6210291C" w14:textId="77777777" w:rsidR="0042034B" w:rsidRPr="009851E6" w:rsidRDefault="0042034B" w:rsidP="0042034B">
            <w:pPr>
              <w:rPr>
                <w:rStyle w:val="LineNumber"/>
              </w:rPr>
            </w:pPr>
            <w:r w:rsidRPr="009851E6">
              <w:rPr>
                <w:rStyle w:val="LineNumber"/>
              </w:rPr>
              <w:t>sample</w:t>
            </w:r>
          </w:p>
        </w:tc>
        <w:tc>
          <w:tcPr>
            <w:tcW w:w="3116" w:type="dxa"/>
          </w:tcPr>
          <w:p w14:paraId="210610A2" w14:textId="77777777" w:rsidR="0042034B" w:rsidRPr="00083B4E" w:rsidRDefault="0042034B" w:rsidP="0042034B">
            <w:pPr>
              <w:rPr>
                <w:rStyle w:val="LineNumber"/>
              </w:rPr>
            </w:pPr>
            <w:r w:rsidRPr="009851E6">
              <w:rPr>
                <w:rStyle w:val="LineNumber"/>
              </w:rPr>
              <w:t>Small rock fragments recov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14:paraId="20130BFE" w14:textId="77777777" w:rsidTr="009851E6">
        <w:trPr>
          <w:jc w:val="center"/>
        </w:trPr>
        <w:tc>
          <w:tcPr>
            <w:tcW w:w="2974" w:type="dxa"/>
          </w:tcPr>
          <w:p w14:paraId="4EBD8D17" w14:textId="77777777" w:rsidR="0042034B" w:rsidRPr="00083B4E" w:rsidRDefault="0042034B" w:rsidP="0042034B">
            <w:pPr>
              <w:rPr>
                <w:rStyle w:val="LineNumber"/>
              </w:rPr>
            </w:pPr>
            <w:r w:rsidRPr="00083B4E">
              <w:rPr>
                <w:rStyle w:val="LineNumber"/>
              </w:rPr>
              <w:t>sample:fluid</w:t>
            </w:r>
          </w:p>
        </w:tc>
        <w:tc>
          <w:tcPr>
            <w:tcW w:w="1918" w:type="dxa"/>
          </w:tcPr>
          <w:p w14:paraId="58DA7E3A" w14:textId="77777777" w:rsidR="0042034B" w:rsidRPr="009851E6" w:rsidRDefault="000D0DD2" w:rsidP="0042034B">
            <w:pPr>
              <w:rPr>
                <w:rStyle w:val="LineNumber"/>
              </w:rPr>
            </w:pPr>
            <w:r w:rsidRPr="00CE2853">
              <w:rPr>
                <w:rStyle w:val="LineNumber"/>
              </w:rPr>
              <w:t>Fluid</w:t>
            </w:r>
          </w:p>
        </w:tc>
        <w:tc>
          <w:tcPr>
            <w:tcW w:w="1568" w:type="dxa"/>
          </w:tcPr>
          <w:p w14:paraId="51295854" w14:textId="77777777" w:rsidR="0042034B" w:rsidRPr="009851E6" w:rsidRDefault="0042034B" w:rsidP="0042034B">
            <w:pPr>
              <w:rPr>
                <w:rStyle w:val="LineNumber"/>
              </w:rPr>
            </w:pPr>
            <w:r w:rsidRPr="009851E6">
              <w:rPr>
                <w:rStyle w:val="LineNumber"/>
              </w:rPr>
              <w:t>sample</w:t>
            </w:r>
          </w:p>
        </w:tc>
        <w:tc>
          <w:tcPr>
            <w:tcW w:w="3116" w:type="dxa"/>
          </w:tcPr>
          <w:p w14:paraId="3A2E5F84" w14:textId="77777777" w:rsidR="0042034B" w:rsidRPr="009851E6" w:rsidRDefault="0042034B" w:rsidP="0042034B">
            <w:pPr>
              <w:rPr>
                <w:rStyle w:val="LineNumber"/>
              </w:rPr>
            </w:pPr>
            <w:r w:rsidRPr="009851E6">
              <w:rPr>
                <w:rStyle w:val="LineNumber"/>
              </w:rPr>
              <w:t>Sample of a fluid</w:t>
            </w:r>
          </w:p>
        </w:tc>
      </w:tr>
      <w:tr w:rsidR="0042034B" w:rsidRPr="002F6BD7" w14:paraId="0EDE76DB" w14:textId="77777777" w:rsidTr="009851E6">
        <w:trPr>
          <w:jc w:val="center"/>
        </w:trPr>
        <w:tc>
          <w:tcPr>
            <w:tcW w:w="2974" w:type="dxa"/>
          </w:tcPr>
          <w:p w14:paraId="15BFDC3A" w14:textId="77777777" w:rsidR="0042034B" w:rsidRPr="00083B4E" w:rsidRDefault="0042034B" w:rsidP="0042034B">
            <w:pPr>
              <w:rPr>
                <w:rStyle w:val="LineNumber"/>
              </w:rPr>
            </w:pPr>
            <w:r w:rsidRPr="00083B4E">
              <w:rPr>
                <w:rStyle w:val="LineNumber"/>
              </w:rPr>
              <w:t>sample:handSample</w:t>
            </w:r>
          </w:p>
        </w:tc>
        <w:tc>
          <w:tcPr>
            <w:tcW w:w="1918" w:type="dxa"/>
          </w:tcPr>
          <w:p w14:paraId="7C706573" w14:textId="77777777"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14:paraId="7EF0D872" w14:textId="77777777" w:rsidR="0042034B" w:rsidRPr="009851E6" w:rsidRDefault="0042034B" w:rsidP="0042034B">
            <w:pPr>
              <w:rPr>
                <w:rStyle w:val="LineNumber"/>
              </w:rPr>
            </w:pPr>
            <w:r w:rsidRPr="009851E6">
              <w:rPr>
                <w:rStyle w:val="LineNumber"/>
              </w:rPr>
              <w:t>sample</w:t>
            </w:r>
          </w:p>
        </w:tc>
        <w:tc>
          <w:tcPr>
            <w:tcW w:w="3116" w:type="dxa"/>
          </w:tcPr>
          <w:p w14:paraId="78AC8E5D" w14:textId="77777777" w:rsidR="0042034B" w:rsidRPr="00083B4E" w:rsidRDefault="0042034B" w:rsidP="0042034B">
            <w:pPr>
              <w:rPr>
                <w:rStyle w:val="LineNumber"/>
              </w:rPr>
            </w:pPr>
            <w:r w:rsidRPr="009851E6">
              <w:rPr>
                <w:rStyle w:val="LineNumber"/>
              </w:rPr>
              <w:t>Single piece or pieces of mate</w:t>
            </w:r>
            <w:r w:rsidRPr="00083B4E">
              <w:rPr>
                <w:rStyle w:val="LineNumber"/>
              </w:rPr>
              <w:t>rial.</w:t>
            </w:r>
          </w:p>
        </w:tc>
      </w:tr>
      <w:tr w:rsidR="0042034B" w:rsidRPr="002F6BD7" w14:paraId="40A9D87F" w14:textId="77777777" w:rsidTr="009851E6">
        <w:trPr>
          <w:jc w:val="center"/>
        </w:trPr>
        <w:tc>
          <w:tcPr>
            <w:tcW w:w="2974" w:type="dxa"/>
          </w:tcPr>
          <w:p w14:paraId="078266C9" w14:textId="77777777" w:rsidR="0042034B" w:rsidRPr="00083B4E" w:rsidRDefault="0042034B" w:rsidP="0042034B">
            <w:pPr>
              <w:rPr>
                <w:rStyle w:val="LineNumber"/>
              </w:rPr>
            </w:pPr>
            <w:r w:rsidRPr="00083B4E">
              <w:rPr>
                <w:rStyle w:val="LineNumber"/>
              </w:rPr>
              <w:t>hardCopy</w:t>
            </w:r>
          </w:p>
        </w:tc>
        <w:tc>
          <w:tcPr>
            <w:tcW w:w="1918" w:type="dxa"/>
          </w:tcPr>
          <w:p w14:paraId="30ADDB7A" w14:textId="77777777" w:rsidR="0042034B" w:rsidRPr="00083B4E" w:rsidRDefault="00561363" w:rsidP="0042034B">
            <w:pPr>
              <w:rPr>
                <w:rStyle w:val="LineNumber"/>
              </w:rPr>
            </w:pPr>
            <w:r w:rsidRPr="009851E6">
              <w:rPr>
                <w:rStyle w:val="LineNumber"/>
              </w:rPr>
              <w:t>page-size document</w:t>
            </w:r>
          </w:p>
        </w:tc>
        <w:tc>
          <w:tcPr>
            <w:tcW w:w="1568" w:type="dxa"/>
          </w:tcPr>
          <w:p w14:paraId="18C9A27A" w14:textId="77777777"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14:paraId="0A6ADCEB" w14:textId="77777777" w:rsidR="0042034B" w:rsidRPr="009851E6" w:rsidRDefault="00A53E06" w:rsidP="0042034B">
            <w:pPr>
              <w:rPr>
                <w:rStyle w:val="LineNumber"/>
              </w:rPr>
            </w:pPr>
            <w:r w:rsidRPr="009851E6">
              <w:rPr>
                <w:rStyle w:val="LineNumber"/>
              </w:rPr>
              <w:t>A physical copy of a document on paper, film, or other similar material.</w:t>
            </w:r>
          </w:p>
        </w:tc>
      </w:tr>
      <w:tr w:rsidR="0042034B" w:rsidRPr="002F6BD7" w14:paraId="4DA70ED8" w14:textId="77777777" w:rsidTr="009851E6">
        <w:trPr>
          <w:jc w:val="center"/>
        </w:trPr>
        <w:tc>
          <w:tcPr>
            <w:tcW w:w="2974" w:type="dxa"/>
          </w:tcPr>
          <w:p w14:paraId="4EE351A8" w14:textId="77777777" w:rsidR="0042034B" w:rsidRPr="00083B4E" w:rsidRDefault="0042034B" w:rsidP="0042034B">
            <w:pPr>
              <w:rPr>
                <w:rStyle w:val="LineNumber"/>
              </w:rPr>
            </w:pPr>
            <w:r w:rsidRPr="00083B4E">
              <w:rPr>
                <w:rStyle w:val="LineNumber"/>
              </w:rPr>
              <w:t>hardCopy:book</w:t>
            </w:r>
          </w:p>
        </w:tc>
        <w:tc>
          <w:tcPr>
            <w:tcW w:w="1918" w:type="dxa"/>
          </w:tcPr>
          <w:p w14:paraId="01C08BDA" w14:textId="77777777" w:rsidR="0042034B" w:rsidRPr="00CE2853" w:rsidRDefault="0042034B" w:rsidP="0042034B">
            <w:pPr>
              <w:rPr>
                <w:rStyle w:val="LineNumber"/>
              </w:rPr>
            </w:pPr>
            <w:r w:rsidRPr="00CE2853">
              <w:rPr>
                <w:rStyle w:val="LineNumber"/>
              </w:rPr>
              <w:t>Book</w:t>
            </w:r>
          </w:p>
        </w:tc>
        <w:tc>
          <w:tcPr>
            <w:tcW w:w="1568" w:type="dxa"/>
          </w:tcPr>
          <w:p w14:paraId="52C1DA4C" w14:textId="77777777" w:rsidR="0042034B" w:rsidRPr="009851E6" w:rsidRDefault="0042034B" w:rsidP="0042034B">
            <w:pPr>
              <w:rPr>
                <w:rStyle w:val="LineNumber"/>
              </w:rPr>
            </w:pPr>
            <w:r w:rsidRPr="009851E6">
              <w:rPr>
                <w:rStyle w:val="LineNumber"/>
              </w:rPr>
              <w:t>hardcopy</w:t>
            </w:r>
          </w:p>
        </w:tc>
        <w:tc>
          <w:tcPr>
            <w:tcW w:w="3116" w:type="dxa"/>
          </w:tcPr>
          <w:p w14:paraId="71E086FA" w14:textId="77777777" w:rsidR="0042034B" w:rsidRPr="009851E6" w:rsidRDefault="0042034B" w:rsidP="0042034B">
            <w:pPr>
              <w:rPr>
                <w:rStyle w:val="LineNumber"/>
              </w:rPr>
            </w:pPr>
            <w:r w:rsidRPr="009851E6">
              <w:rPr>
                <w:rStyle w:val="LineNumber"/>
              </w:rPr>
              <w:t>Manuscript printed on paper, bound into a single volume</w:t>
            </w:r>
          </w:p>
        </w:tc>
      </w:tr>
      <w:tr w:rsidR="0042034B" w:rsidRPr="002F6BD7" w14:paraId="00C3FE7F" w14:textId="77777777" w:rsidTr="009851E6">
        <w:trPr>
          <w:jc w:val="center"/>
        </w:trPr>
        <w:tc>
          <w:tcPr>
            <w:tcW w:w="2974" w:type="dxa"/>
          </w:tcPr>
          <w:p w14:paraId="1CF14F36" w14:textId="77777777" w:rsidR="0042034B" w:rsidRPr="00083B4E" w:rsidRDefault="0042034B" w:rsidP="0042034B">
            <w:pPr>
              <w:rPr>
                <w:rStyle w:val="LineNumber"/>
              </w:rPr>
            </w:pPr>
            <w:r w:rsidRPr="00083B4E">
              <w:rPr>
                <w:rStyle w:val="LineNumber"/>
              </w:rPr>
              <w:t>hardCopy:manuscript</w:t>
            </w:r>
          </w:p>
        </w:tc>
        <w:tc>
          <w:tcPr>
            <w:tcW w:w="1918" w:type="dxa"/>
          </w:tcPr>
          <w:p w14:paraId="70787CD1" w14:textId="77777777" w:rsidR="0042034B" w:rsidRPr="00CE2853" w:rsidRDefault="0042034B" w:rsidP="0042034B">
            <w:pPr>
              <w:rPr>
                <w:rStyle w:val="LineNumber"/>
              </w:rPr>
            </w:pPr>
            <w:r w:rsidRPr="00CE2853">
              <w:rPr>
                <w:rStyle w:val="LineNumber"/>
              </w:rPr>
              <w:t>Manuscript</w:t>
            </w:r>
          </w:p>
        </w:tc>
        <w:tc>
          <w:tcPr>
            <w:tcW w:w="1568" w:type="dxa"/>
          </w:tcPr>
          <w:p w14:paraId="59595297" w14:textId="77777777" w:rsidR="0042034B" w:rsidRPr="009851E6" w:rsidRDefault="0042034B" w:rsidP="0042034B">
            <w:pPr>
              <w:rPr>
                <w:rStyle w:val="LineNumber"/>
              </w:rPr>
            </w:pPr>
            <w:r w:rsidRPr="009851E6">
              <w:rPr>
                <w:rStyle w:val="LineNumber"/>
              </w:rPr>
              <w:t>hardCopy</w:t>
            </w:r>
          </w:p>
        </w:tc>
        <w:tc>
          <w:tcPr>
            <w:tcW w:w="3116" w:type="dxa"/>
          </w:tcPr>
          <w:p w14:paraId="52C23DA7" w14:textId="77777777" w:rsidR="0042034B" w:rsidRPr="00083B4E" w:rsidRDefault="0042034B" w:rsidP="0042034B">
            <w:pPr>
              <w:rPr>
                <w:rStyle w:val="LineNumber"/>
              </w:rPr>
            </w:pPr>
            <w:r w:rsidRPr="009851E6">
              <w:rPr>
                <w:rStyle w:val="LineNumber"/>
              </w:rPr>
              <w:t>Other printed or written representation on phys</w:t>
            </w:r>
            <w:r w:rsidRPr="00083B4E">
              <w:rPr>
                <w:rStyle w:val="LineNumber"/>
              </w:rPr>
              <w:t>ical media,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dex cards, loose notes, file folders of p</w:t>
            </w:r>
            <w:r w:rsidRPr="009851E6">
              <w:rPr>
                <w:rStyle w:val="LineNumber"/>
              </w:rPr>
              <w:t>a</w:t>
            </w:r>
            <w:r w:rsidRPr="00083B4E">
              <w:rPr>
                <w:rStyle w:val="LineNumber"/>
              </w:rPr>
              <w:t>pers</w:t>
            </w:r>
          </w:p>
        </w:tc>
      </w:tr>
      <w:tr w:rsidR="0042034B" w:rsidRPr="002F6BD7" w14:paraId="45D66224" w14:textId="77777777" w:rsidTr="009851E6">
        <w:trPr>
          <w:jc w:val="center"/>
        </w:trPr>
        <w:tc>
          <w:tcPr>
            <w:tcW w:w="2974" w:type="dxa"/>
          </w:tcPr>
          <w:p w14:paraId="7A0704E8" w14:textId="77777777" w:rsidR="0042034B" w:rsidRPr="002F6BD7" w:rsidRDefault="0042034B" w:rsidP="0042034B">
            <w:pPr>
              <w:rPr>
                <w:rStyle w:val="LineNumber"/>
              </w:rPr>
            </w:pPr>
            <w:r>
              <w:rPr>
                <w:rStyle w:val="LineNumber"/>
              </w:rPr>
              <w:t>hardCopy:printedImage</w:t>
            </w:r>
          </w:p>
        </w:tc>
        <w:tc>
          <w:tcPr>
            <w:tcW w:w="1918" w:type="dxa"/>
          </w:tcPr>
          <w:p w14:paraId="7A543004" w14:textId="77777777" w:rsidR="0042034B" w:rsidRPr="002F6BD7" w:rsidRDefault="0042034B" w:rsidP="0042034B">
            <w:pPr>
              <w:rPr>
                <w:rStyle w:val="LineNumber"/>
              </w:rPr>
            </w:pPr>
            <w:r>
              <w:rPr>
                <w:rStyle w:val="LineNumber"/>
              </w:rPr>
              <w:t>Printed image</w:t>
            </w:r>
          </w:p>
        </w:tc>
        <w:tc>
          <w:tcPr>
            <w:tcW w:w="1568" w:type="dxa"/>
          </w:tcPr>
          <w:p w14:paraId="0AC2F8E0" w14:textId="77777777" w:rsidR="0042034B" w:rsidRPr="002F6BD7" w:rsidRDefault="0042034B" w:rsidP="0042034B">
            <w:pPr>
              <w:rPr>
                <w:rStyle w:val="LineNumber"/>
              </w:rPr>
            </w:pPr>
            <w:r>
              <w:rPr>
                <w:rStyle w:val="LineNumber"/>
              </w:rPr>
              <w:t>hardCopy</w:t>
            </w:r>
          </w:p>
        </w:tc>
        <w:tc>
          <w:tcPr>
            <w:tcW w:w="3116" w:type="dxa"/>
          </w:tcPr>
          <w:p w14:paraId="74D260BE" w14:textId="77777777" w:rsidR="0042034B" w:rsidRPr="002F6BD7" w:rsidRDefault="0042034B" w:rsidP="0042034B">
            <w:pPr>
              <w:rPr>
                <w:rStyle w:val="LineNumber"/>
              </w:rPr>
            </w:pPr>
            <w:r>
              <w:rPr>
                <w:rStyle w:val="LineNumber"/>
              </w:rPr>
              <w:t>Image on paper or other opaque or semi-opaque media.</w:t>
            </w:r>
          </w:p>
        </w:tc>
      </w:tr>
      <w:tr w:rsidR="0042034B" w:rsidRPr="002F6BD7" w14:paraId="0289F04F" w14:textId="77777777" w:rsidTr="009851E6">
        <w:trPr>
          <w:jc w:val="center"/>
        </w:trPr>
        <w:tc>
          <w:tcPr>
            <w:tcW w:w="2974" w:type="dxa"/>
          </w:tcPr>
          <w:p w14:paraId="4C7FE880" w14:textId="77777777" w:rsidR="0042034B" w:rsidRPr="002F6BD7" w:rsidRDefault="0042034B" w:rsidP="0042034B">
            <w:pPr>
              <w:rPr>
                <w:rStyle w:val="LineNumber"/>
              </w:rPr>
            </w:pPr>
            <w:r>
              <w:rPr>
                <w:rStyle w:val="LineNumber"/>
              </w:rPr>
              <w:lastRenderedPageBreak/>
              <w:t>printedImage:p</w:t>
            </w:r>
            <w:r w:rsidRPr="002F6BD7">
              <w:rPr>
                <w:rStyle w:val="LineNumber"/>
              </w:rPr>
              <w:t>a</w:t>
            </w:r>
            <w:r>
              <w:rPr>
                <w:rStyle w:val="LineNumber"/>
              </w:rPr>
              <w:t>perM</w:t>
            </w:r>
            <w:r w:rsidRPr="002F6BD7">
              <w:rPr>
                <w:rStyle w:val="LineNumber"/>
              </w:rPr>
              <w:t>ap</w:t>
            </w:r>
          </w:p>
        </w:tc>
        <w:tc>
          <w:tcPr>
            <w:tcW w:w="1918" w:type="dxa"/>
          </w:tcPr>
          <w:p w14:paraId="62076624" w14:textId="77777777" w:rsidR="0042034B" w:rsidRPr="002F6BD7" w:rsidRDefault="00465F39" w:rsidP="0042034B">
            <w:pPr>
              <w:rPr>
                <w:rStyle w:val="LineNumber"/>
              </w:rPr>
            </w:pPr>
            <w:r>
              <w:rPr>
                <w:rStyle w:val="LineNumber"/>
              </w:rPr>
              <w:t>oversize sheet</w:t>
            </w:r>
          </w:p>
        </w:tc>
        <w:tc>
          <w:tcPr>
            <w:tcW w:w="1568" w:type="dxa"/>
          </w:tcPr>
          <w:p w14:paraId="50E665A5" w14:textId="77777777" w:rsidR="0042034B" w:rsidRPr="002F6BD7" w:rsidRDefault="0042034B" w:rsidP="0042034B">
            <w:pPr>
              <w:rPr>
                <w:rStyle w:val="LineNumber"/>
              </w:rPr>
            </w:pPr>
            <w:r>
              <w:rPr>
                <w:rStyle w:val="LineNumber"/>
              </w:rPr>
              <w:t>printedImage</w:t>
            </w:r>
          </w:p>
        </w:tc>
        <w:tc>
          <w:tcPr>
            <w:tcW w:w="3116" w:type="dxa"/>
          </w:tcPr>
          <w:p w14:paraId="31D63A5E" w14:textId="77777777" w:rsidR="0042034B" w:rsidRPr="002F6BD7" w:rsidRDefault="0042034B" w:rsidP="0042034B">
            <w:pPr>
              <w:rPr>
                <w:rStyle w:val="LineNumber"/>
              </w:rPr>
            </w:pPr>
            <w:r>
              <w:rPr>
                <w:rStyle w:val="LineNumber"/>
              </w:rPr>
              <w:t>Map image on a single sheet</w:t>
            </w:r>
          </w:p>
        </w:tc>
      </w:tr>
      <w:tr w:rsidR="0042034B" w:rsidRPr="002F6BD7" w14:paraId="1F1A29F0" w14:textId="77777777" w:rsidTr="009851E6">
        <w:trPr>
          <w:jc w:val="center"/>
        </w:trPr>
        <w:tc>
          <w:tcPr>
            <w:tcW w:w="2974" w:type="dxa"/>
          </w:tcPr>
          <w:p w14:paraId="00D4B71B" w14:textId="77777777" w:rsidR="0042034B" w:rsidRPr="002F6BD7" w:rsidRDefault="0042034B" w:rsidP="0042034B">
            <w:pPr>
              <w:rPr>
                <w:rStyle w:val="LineNumber"/>
              </w:rPr>
            </w:pPr>
            <w:r>
              <w:rPr>
                <w:rStyle w:val="LineNumber"/>
              </w:rPr>
              <w:t>hardCopy:filmImage</w:t>
            </w:r>
          </w:p>
        </w:tc>
        <w:tc>
          <w:tcPr>
            <w:tcW w:w="1918" w:type="dxa"/>
          </w:tcPr>
          <w:p w14:paraId="7B814752" w14:textId="77777777" w:rsidR="0042034B" w:rsidRPr="002F6BD7" w:rsidRDefault="00465F39" w:rsidP="0042034B">
            <w:pPr>
              <w:rPr>
                <w:rStyle w:val="LineNumber"/>
              </w:rPr>
            </w:pPr>
            <w:r>
              <w:rPr>
                <w:rStyle w:val="LineNumber"/>
              </w:rPr>
              <w:t>photographic film</w:t>
            </w:r>
          </w:p>
        </w:tc>
        <w:tc>
          <w:tcPr>
            <w:tcW w:w="1568" w:type="dxa"/>
          </w:tcPr>
          <w:p w14:paraId="299A14B0" w14:textId="77777777" w:rsidR="0042034B" w:rsidRPr="002F6BD7" w:rsidRDefault="0042034B" w:rsidP="0042034B">
            <w:pPr>
              <w:rPr>
                <w:rStyle w:val="LineNumber"/>
              </w:rPr>
            </w:pPr>
            <w:r>
              <w:rPr>
                <w:rStyle w:val="LineNumber"/>
              </w:rPr>
              <w:t>hardCopy</w:t>
            </w:r>
          </w:p>
        </w:tc>
        <w:tc>
          <w:tcPr>
            <w:tcW w:w="3116" w:type="dxa"/>
          </w:tcPr>
          <w:p w14:paraId="17186CFF" w14:textId="77777777" w:rsidR="0042034B" w:rsidRPr="002F6BD7" w:rsidRDefault="0042034B" w:rsidP="0042034B">
            <w:pPr>
              <w:rPr>
                <w:rStyle w:val="LineNumber"/>
              </w:rPr>
            </w:pPr>
            <w:r>
              <w:rPr>
                <w:rStyle w:val="LineNumber"/>
              </w:rPr>
              <w:t>Image on film, viewed by passing light through the film. Includes single still images and collections of connected images for a movie.</w:t>
            </w:r>
          </w:p>
        </w:tc>
      </w:tr>
      <w:tr w:rsidR="0042034B" w:rsidRPr="002F6BD7" w14:paraId="0DA3DE16" w14:textId="77777777" w:rsidTr="009851E6">
        <w:trPr>
          <w:jc w:val="center"/>
        </w:trPr>
        <w:tc>
          <w:tcPr>
            <w:tcW w:w="2974" w:type="dxa"/>
          </w:tcPr>
          <w:p w14:paraId="49C7919C" w14:textId="77777777" w:rsidR="0042034B" w:rsidRDefault="00D6205E" w:rsidP="00D6205E">
            <w:pPr>
              <w:rPr>
                <w:rStyle w:val="LineNumber"/>
              </w:rPr>
            </w:pPr>
            <w:r>
              <w:rPr>
                <w:rStyle w:val="LineNumber"/>
              </w:rPr>
              <w:t>audioRecording:</w:t>
            </w:r>
            <w:r w:rsidR="0042034B">
              <w:rPr>
                <w:rStyle w:val="LineNumber"/>
              </w:rPr>
              <w:t>tape</w:t>
            </w:r>
          </w:p>
        </w:tc>
        <w:tc>
          <w:tcPr>
            <w:tcW w:w="1918" w:type="dxa"/>
          </w:tcPr>
          <w:p w14:paraId="0829FB12" w14:textId="77777777" w:rsidR="0042034B" w:rsidRDefault="00465F39" w:rsidP="000D0DD2">
            <w:pPr>
              <w:suppressAutoHyphens/>
              <w:rPr>
                <w:rStyle w:val="LineNumber"/>
              </w:rPr>
            </w:pPr>
            <w:r>
              <w:rPr>
                <w:rStyle w:val="LineNumber"/>
              </w:rPr>
              <w:t>magnetic tape</w:t>
            </w:r>
          </w:p>
        </w:tc>
        <w:tc>
          <w:tcPr>
            <w:tcW w:w="1568" w:type="dxa"/>
          </w:tcPr>
          <w:p w14:paraId="4D919C82" w14:textId="77777777"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14:paraId="662DFF31" w14:textId="77777777" w:rsidR="0042034B" w:rsidRDefault="0042034B" w:rsidP="0042034B">
            <w:pPr>
              <w:rPr>
                <w:rStyle w:val="LineNumber"/>
              </w:rPr>
            </w:pPr>
            <w:r>
              <w:rPr>
                <w:rStyle w:val="LineNumber"/>
              </w:rPr>
              <w:t>use for sound resources that are recorded on magnetic tape.</w:t>
            </w:r>
          </w:p>
        </w:tc>
      </w:tr>
      <w:tr w:rsidR="00465F39" w:rsidRPr="002F6BD7" w14:paraId="1BFD2F0C" w14:textId="77777777" w:rsidTr="009851E6">
        <w:trPr>
          <w:jc w:val="center"/>
        </w:trPr>
        <w:tc>
          <w:tcPr>
            <w:tcW w:w="2974" w:type="dxa"/>
          </w:tcPr>
          <w:p w14:paraId="628B98F4" w14:textId="77777777" w:rsidR="00465F39" w:rsidRDefault="00D6205E" w:rsidP="0042034B">
            <w:pPr>
              <w:rPr>
                <w:rStyle w:val="LineNumber"/>
              </w:rPr>
            </w:pPr>
            <w:r>
              <w:rPr>
                <w:rStyle w:val="LineNumber"/>
              </w:rPr>
              <w:t>audioRecording:otherMedia</w:t>
            </w:r>
          </w:p>
        </w:tc>
        <w:tc>
          <w:tcPr>
            <w:tcW w:w="1918" w:type="dxa"/>
          </w:tcPr>
          <w:p w14:paraId="2077B3DE" w14:textId="77777777" w:rsidR="00465F39" w:rsidDel="00465F39" w:rsidRDefault="00D6205E" w:rsidP="000D0DD2">
            <w:pPr>
              <w:suppressAutoHyphens/>
              <w:rPr>
                <w:rStyle w:val="LineNumber"/>
              </w:rPr>
            </w:pPr>
            <w:r>
              <w:rPr>
                <w:rStyle w:val="LineNumber"/>
              </w:rPr>
              <w:t>vinyl disk, wax cylinders</w:t>
            </w:r>
          </w:p>
        </w:tc>
        <w:tc>
          <w:tcPr>
            <w:tcW w:w="1568" w:type="dxa"/>
          </w:tcPr>
          <w:p w14:paraId="2B3BFC5A" w14:textId="77777777" w:rsidR="00465F39" w:rsidRDefault="00D6205E" w:rsidP="0042034B">
            <w:pPr>
              <w:rPr>
                <w:rStyle w:val="LineNumber"/>
              </w:rPr>
            </w:pPr>
            <w:r w:rsidRPr="00D6205E">
              <w:rPr>
                <w:rStyle w:val="LineNumber"/>
              </w:rPr>
              <w:t>physicalArtifact</w:t>
            </w:r>
          </w:p>
        </w:tc>
        <w:tc>
          <w:tcPr>
            <w:tcW w:w="3116" w:type="dxa"/>
          </w:tcPr>
          <w:p w14:paraId="374CE515" w14:textId="77777777" w:rsidR="00465F39" w:rsidRDefault="00465F39" w:rsidP="0042034B">
            <w:pPr>
              <w:rPr>
                <w:rStyle w:val="LineNumber"/>
              </w:rPr>
            </w:pPr>
          </w:p>
        </w:tc>
      </w:tr>
    </w:tbl>
    <w:p w14:paraId="5B029FB9" w14:textId="77777777" w:rsidR="0042034B" w:rsidRPr="00D551B8" w:rsidRDefault="005B6640" w:rsidP="006D487C">
      <w:pPr>
        <w:pStyle w:val="Tableentry"/>
      </w:pPr>
      <w:r>
        <w:t xml:space="preserve">  </w:t>
      </w:r>
    </w:p>
    <w:p w14:paraId="0EB6572C" w14:textId="77777777" w:rsidR="0032148F" w:rsidRPr="00CB2F1D" w:rsidRDefault="00646160" w:rsidP="009611B8">
      <w:pPr>
        <w:pStyle w:val="Heading2"/>
      </w:pPr>
      <w:bookmarkStart w:id="115" w:name="_Ref312952761"/>
      <w:bookmarkStart w:id="116" w:name="_Ref312952765"/>
      <w:bookmarkStart w:id="117" w:name="_Ref312962412"/>
      <w:bookmarkStart w:id="118" w:name="_Ref312962416"/>
      <w:bookmarkStart w:id="119" w:name="_Toc381426777"/>
      <w:r w:rsidRPr="00CB2F1D">
        <w:t>CI_OnlineResource</w:t>
      </w:r>
      <w:bookmarkEnd w:id="92"/>
      <w:bookmarkEnd w:id="93"/>
      <w:bookmarkEnd w:id="115"/>
      <w:bookmarkEnd w:id="116"/>
      <w:bookmarkEnd w:id="117"/>
      <w:bookmarkEnd w:id="118"/>
      <w:bookmarkEnd w:id="119"/>
    </w:p>
    <w:p w14:paraId="043AFA18" w14:textId="77777777"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 xml:space="preserve">Table </w:t>
      </w:r>
      <w:r w:rsidR="00877F9F">
        <w:rPr>
          <w:noProof/>
        </w:rPr>
        <w:t>7</w:t>
      </w:r>
      <w:r w:rsidR="00877F9F">
        <w:fldChar w:fldCharType="end"/>
      </w:r>
      <w:r w:rsidR="00877F9F">
        <w:t xml:space="preserve">). This complex-content-element provides a linkage to some online resource related to the metadata or the described context resource. It is thus analogous to atom:link (IETF </w:t>
      </w:r>
      <w:r w:rsidR="00AD403A">
        <w:t xml:space="preserve">RFC-4287) or the link element described in IETF RFC-5988.  For links that locate online documents accessible using standard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14:paraId="65992CA7" w14:textId="77777777" w:rsidR="00501469" w:rsidRDefault="00501469" w:rsidP="00501469">
      <w:pPr>
        <w:pStyle w:val="Caption"/>
      </w:pPr>
      <w:bookmarkStart w:id="120" w:name="_Ref312950875"/>
      <w:r>
        <w:t xml:space="preserve">Table </w:t>
      </w:r>
      <w:fldSimple w:instr=" SEQ Table \* ARABIC ">
        <w:r>
          <w:rPr>
            <w:noProof/>
          </w:rPr>
          <w:t>7</w:t>
        </w:r>
      </w:fldSimple>
      <w:bookmarkEnd w:id="120"/>
      <w:r>
        <w:t>.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
      <w:tr w:rsidR="00501469" w14:paraId="298059B6" w14:textId="77777777" w:rsidTr="0081372A">
        <w:tc>
          <w:tcPr>
            <w:tcW w:w="3192" w:type="dxa"/>
            <w:shd w:val="clear" w:color="auto" w:fill="auto"/>
          </w:tcPr>
          <w:p w14:paraId="4052FCE0" w14:textId="77777777" w:rsidR="00501469" w:rsidRDefault="00501469" w:rsidP="0081372A">
            <w:r>
              <w:t>Context</w:t>
            </w:r>
          </w:p>
        </w:tc>
        <w:tc>
          <w:tcPr>
            <w:tcW w:w="6366" w:type="dxa"/>
            <w:shd w:val="clear" w:color="auto" w:fill="auto"/>
          </w:tcPr>
          <w:p w14:paraId="4ABC0108" w14:textId="77777777" w:rsidR="00501469" w:rsidRDefault="00501469" w:rsidP="0081372A">
            <w:r>
              <w:t>usage</w:t>
            </w:r>
          </w:p>
        </w:tc>
      </w:tr>
      <w:tr w:rsidR="00501469" w14:paraId="52EE78F0" w14:textId="77777777" w:rsidTr="0081372A">
        <w:tc>
          <w:tcPr>
            <w:tcW w:w="3192" w:type="dxa"/>
            <w:shd w:val="clear" w:color="auto" w:fill="auto"/>
          </w:tcPr>
          <w:p w14:paraId="3BFE71BC" w14:textId="77777777" w:rsidR="00501469" w:rsidRDefault="00501469" w:rsidP="0081372A">
            <w:r>
              <w:t>contactInfo/onlineResource</w:t>
            </w:r>
          </w:p>
        </w:tc>
        <w:tc>
          <w:tcPr>
            <w:tcW w:w="6366" w:type="dxa"/>
            <w:shd w:val="clear" w:color="auto" w:fill="auto"/>
          </w:tcPr>
          <w:p w14:paraId="2B5E123D" w14:textId="77777777" w:rsidR="00501469" w:rsidRDefault="00501469" w:rsidP="0081372A">
            <w:r>
              <w:t xml:space="preserve">Link to online resource to assist contacting a referenced individual or organization. </w:t>
            </w:r>
          </w:p>
        </w:tc>
      </w:tr>
      <w:tr w:rsidR="00501469" w14:paraId="502AEAD8" w14:textId="77777777" w:rsidTr="0081372A">
        <w:tc>
          <w:tcPr>
            <w:tcW w:w="3192" w:type="dxa"/>
            <w:shd w:val="clear" w:color="auto" w:fill="auto"/>
          </w:tcPr>
          <w:p w14:paraId="21A273AB" w14:textId="77777777" w:rsidR="00501469" w:rsidRDefault="00501469" w:rsidP="0081372A">
            <w:r>
              <w:t>distributionInfo/transferOptions</w:t>
            </w:r>
          </w:p>
        </w:tc>
        <w:tc>
          <w:tcPr>
            <w:tcW w:w="6366" w:type="dxa"/>
            <w:shd w:val="clear" w:color="auto" w:fill="auto"/>
          </w:tcPr>
          <w:p w14:paraId="703C30D9" w14:textId="77777777" w:rsidR="00501469" w:rsidRDefault="00501469" w:rsidP="0081372A">
            <w:r>
              <w:t>link to a representation of the resource that is the subject of the metadata record</w:t>
            </w:r>
          </w:p>
        </w:tc>
      </w:tr>
      <w:tr w:rsidR="00501469" w14:paraId="0699DB18" w14:textId="77777777" w:rsidTr="0081372A">
        <w:tc>
          <w:tcPr>
            <w:tcW w:w="3192" w:type="dxa"/>
            <w:shd w:val="clear" w:color="auto" w:fill="auto"/>
          </w:tcPr>
          <w:p w14:paraId="19803D9B" w14:textId="77777777" w:rsidR="00501469" w:rsidRDefault="00501469" w:rsidP="0081372A">
            <w:r>
              <w:t>metadataExtension</w:t>
            </w:r>
          </w:p>
        </w:tc>
        <w:tc>
          <w:tcPr>
            <w:tcW w:w="6366" w:type="dxa"/>
            <w:shd w:val="clear" w:color="auto" w:fill="auto"/>
          </w:tcPr>
          <w:p w14:paraId="67C834AE" w14:textId="77777777" w:rsidR="00501469" w:rsidRDefault="00501469" w:rsidP="0081372A">
            <w:r>
              <w:t>link to document describing specifications for elements and attributes extending the base standard.</w:t>
            </w:r>
          </w:p>
        </w:tc>
      </w:tr>
    </w:tbl>
    <w:p w14:paraId="5776E010" w14:textId="77777777" w:rsidR="00AD403A" w:rsidRDefault="00AD403A" w:rsidP="009611B8">
      <w:r>
        <w:t xml:space="preserve">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content specification for such machine-actionable links is discussed in a separate </w:t>
      </w:r>
      <w:hyperlink r:id="rId57" w:history="1">
        <w:r w:rsidRPr="00AD403A">
          <w:rPr>
            <w:rStyle w:val="Hyperlink"/>
          </w:rPr>
          <w:t>USGIN discussion paper</w:t>
        </w:r>
      </w:hyperlink>
      <w:r>
        <w:t>.</w:t>
      </w:r>
      <w:r w:rsidR="00254AD6">
        <w:t xml:space="preserve"> This approach essentially considers the metadata as a sort of hypermedia in which the CI_OnlineResource elements define the 'affordances', or actions that are available to a client.</w:t>
      </w:r>
    </w:p>
    <w:p w14:paraId="067EB66F" w14:textId="77777777" w:rsidR="0050146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applicationProfile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indicated by the element names. </w:t>
      </w:r>
    </w:p>
    <w:p w14:paraId="46297406" w14:textId="77777777" w:rsidR="00501469" w:rsidRDefault="00501469" w:rsidP="00501469">
      <w:pPr>
        <w:pStyle w:val="Heading3"/>
      </w:pPr>
      <w:bookmarkStart w:id="121" w:name="_Toc381426778"/>
      <w:r>
        <w:lastRenderedPageBreak/>
        <w:t>CI_OnlineResource protocol</w:t>
      </w:r>
      <w:bookmarkEnd w:id="121"/>
    </w:p>
    <w:p w14:paraId="3F54F0C2" w14:textId="77777777" w:rsidR="003822A9" w:rsidRDefault="00807341" w:rsidP="009611B8">
      <w:r>
        <w:t xml:space="preserve">Since the base level web </w:t>
      </w:r>
      <w:r w:rsidR="00C163E4">
        <w:t>locator scheme</w:t>
      </w:r>
      <w:r>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remote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14:paraId="38A50F81" w14:textId="77777777" w:rsidR="00501469" w:rsidRDefault="00501469" w:rsidP="00501469">
      <w:pPr>
        <w:pStyle w:val="Heading3"/>
      </w:pPr>
      <w:bookmarkStart w:id="122" w:name="_Toc381426779"/>
      <w:r>
        <w:t>CI_OnlineResource</w:t>
      </w:r>
      <w:r w:rsidR="0081372A">
        <w:t xml:space="preserve"> </w:t>
      </w:r>
      <w:r>
        <w:t>applicationProfile</w:t>
      </w:r>
      <w:bookmarkEnd w:id="122"/>
    </w:p>
    <w:p w14:paraId="2F509737" w14:textId="77777777" w:rsidR="003822A9" w:rsidRDefault="00C163E4" w:rsidP="009611B8">
      <w:r>
        <w:t xml:space="preserve">The use of </w:t>
      </w:r>
      <w:r w:rsidRPr="00CB2F1D">
        <w:rPr>
          <w:rStyle w:val="ElementxPath"/>
        </w:rPr>
        <w:t>applicationProfile</w:t>
      </w:r>
      <w:r>
        <w:t xml:space="preserve"> for file-based resources accessed via URL is discussed in </w:t>
      </w:r>
      <w:r w:rsidRPr="0081372A">
        <w:t>Table 2</w:t>
      </w:r>
      <w:r>
        <w:t xml:space="preserve">. For </w:t>
      </w:r>
      <w:r w:rsidR="003822A9">
        <w:t>links to documents for which the service type</w:t>
      </w:r>
      <w:r w:rsidR="0061661E">
        <w:t xml:space="preserve"> (encoded in the </w:t>
      </w:r>
      <w:r w:rsidR="0061661E" w:rsidRPr="00CB2F1D">
        <w:rPr>
          <w:rStyle w:val="ElementxPath"/>
        </w:rPr>
        <w:t>CI_OnlineResourc</w:t>
      </w:r>
      <w:r w:rsidR="0061661E">
        <w:rPr>
          <w:rStyle w:val="ElementxPath"/>
        </w:rPr>
        <w:t xml:space="preserve">e/protocol </w:t>
      </w:r>
      <w:r w:rsidR="0061661E">
        <w:t>property)</w:t>
      </w:r>
      <w:r w:rsidR="003822A9">
        <w:t xml:space="preserve"> and base protocol prefix </w:t>
      </w:r>
      <w:r w:rsidR="0061661E">
        <w:t>i</w:t>
      </w:r>
      <w:r w:rsidR="003822A9">
        <w:t xml:space="preserve">n the </w:t>
      </w:r>
      <w:r w:rsidR="0061661E" w:rsidRPr="0061661E">
        <w:rPr>
          <w:rStyle w:val="ElementxPath"/>
        </w:rPr>
        <w:t>CI_OnlineResource/</w:t>
      </w:r>
      <w:r w:rsidR="003822A9" w:rsidRPr="0061661E">
        <w:rPr>
          <w:rStyle w:val="ElementxPath"/>
        </w:rPr>
        <w:t>link</w:t>
      </w:r>
      <w:r w:rsidR="003822A9">
        <w:t xml:space="preserve"> URL</w:t>
      </w:r>
      <w:r w:rsidR="007E3CBF">
        <w:t xml:space="preserve"> (e.g. 'http:')</w:t>
      </w:r>
      <w:r w:rsidR="003822A9">
        <w:t xml:space="preserve"> do not provide sufficient information to guide client software, the </w:t>
      </w:r>
      <w:r w:rsidR="003822A9" w:rsidRPr="0061661E">
        <w:rPr>
          <w:rStyle w:val="ElementxPath"/>
        </w:rPr>
        <w:t>applicationProfile</w:t>
      </w:r>
      <w:r w:rsidR="003822A9">
        <w:t xml:space="preserve"> property is used to indicate a profile on the serviceType or some variation in document encoding or content conventions. For example WFS services may offer different feature</w:t>
      </w:r>
      <w:r w:rsidR="005D1804">
        <w:t>s in different namespaces or encoding schemes</w:t>
      </w:r>
      <w:r w:rsidR="003822A9">
        <w:t>, a catalog may offer different metadata encoding, or a resource-oriented service may offer representations using different encoding schemes. The same scheme may be used with different conventions, for instance different profiles for the use of ISO19139 or csw:record XML metadata encoding. RDF representations may be offered in XML, Turtle, or N3 encoding. Although these variations may be deducible using content negotiation or by accessing and parsing a service description document, much simple client logic is possible if the information is provided up front with the link.</w:t>
      </w:r>
      <w:r w:rsidR="0081372A">
        <w:t xml:space="preserve"> The actual string value that should be provided to specify an application profile should be defined by the agent originating the profile.</w:t>
      </w:r>
    </w:p>
    <w:p w14:paraId="41C5DA2B" w14:textId="77777777" w:rsidR="00501469" w:rsidRDefault="00501469" w:rsidP="00501469">
      <w:pPr>
        <w:pStyle w:val="Heading3"/>
      </w:pPr>
      <w:bookmarkStart w:id="123" w:name="_Toc381426780"/>
      <w:r>
        <w:t>CI_OnlineResource name and description</w:t>
      </w:r>
      <w:bookmarkEnd w:id="123"/>
    </w:p>
    <w:p w14:paraId="5E4F7E82" w14:textId="77777777" w:rsidR="007E6F3B" w:rsidRDefault="00AA5CF8" w:rsidP="009611B8">
      <w:r>
        <w:t>In order to provide further clarity and guidance for the utilization of linked resources USGIN recommends us</w:t>
      </w:r>
      <w:r w:rsidR="0061661E">
        <w:t>e</w:t>
      </w:r>
      <w:r>
        <w:t xml:space="preserve">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D7438E" w:rsidRPr="00CE2853">
        <w:t xml:space="preserve">Table </w:t>
      </w:r>
      <w:r w:rsidR="00D7438E" w:rsidRPr="009851E6">
        <w:rPr>
          <w:noProof/>
        </w:rPr>
        <w:t>13</w:t>
      </w:r>
      <w:r w:rsidR="003822A9" w:rsidRPr="00CE2853">
        <w:fldChar w:fldCharType="end"/>
      </w:r>
      <w:r w:rsidRPr="00083B4E">
        <w:t xml:space="preserve">. </w:t>
      </w:r>
      <w:r w:rsidR="007E6F3B">
        <w:t xml:space="preserve">In order to identify the linkage element that locates the service description document (see </w:t>
      </w:r>
      <w:r w:rsidR="007E6F3B">
        <w:fldChar w:fldCharType="begin"/>
      </w:r>
      <w:r w:rsidR="007E6F3B">
        <w:instrText xml:space="preserve"> REF _Ref312932895 \n \h </w:instrText>
      </w:r>
      <w:r w:rsidR="007E6F3B">
        <w:fldChar w:fldCharType="separate"/>
      </w:r>
      <w:r w:rsidR="007E6F3B">
        <w:t>4.22</w:t>
      </w:r>
      <w:r w:rsidR="007E6F3B">
        <w:fldChar w:fldCharType="end"/>
      </w:r>
      <w:r w:rsidR="007E6F3B">
        <w:t xml:space="preserve"> </w:t>
      </w:r>
      <w:r w:rsidR="007E6F3B">
        <w:fldChar w:fldCharType="begin"/>
      </w:r>
      <w:r w:rsidR="007E6F3B">
        <w:instrText xml:space="preserve"> REF _Ref312932898 \h </w:instrText>
      </w:r>
      <w:r w:rsidR="007E6F3B">
        <w:fldChar w:fldCharType="separate"/>
      </w:r>
      <w:r w:rsidR="007E6F3B">
        <w:t>Operation metadata</w:t>
      </w:r>
      <w:r w:rsidR="007E6F3B">
        <w:fldChar w:fldCharType="end"/>
      </w:r>
      <w:r w:rsidR="007E6F3B">
        <w:t xml:space="preserve">), USGIN mandates using </w:t>
      </w:r>
      <w:r w:rsidR="007E6F3B" w:rsidRPr="008D6F13">
        <w:rPr>
          <w:rStyle w:val="ElementxPath"/>
        </w:rPr>
        <w:t>CI_OnlineResource/name</w:t>
      </w:r>
      <w:r w:rsidR="007E6F3B">
        <w:t xml:space="preserve"> = "serviceDescription" in the </w:t>
      </w:r>
      <w:r w:rsidR="007E6F3B" w:rsidRPr="00E00919">
        <w:rPr>
          <w:rStyle w:val="ElementxPath"/>
        </w:rPr>
        <w:t>CI_OnlineResource</w:t>
      </w:r>
      <w:r w:rsidR="007E6F3B">
        <w:t xml:space="preserve"> element with the linkage to the service description. </w:t>
      </w:r>
      <w:r w:rsidR="007138B6">
        <w:t>The assumption is that any client that can connect to the service will know what to expect as the service description provided by that service.</w:t>
      </w:r>
    </w:p>
    <w:p w14:paraId="2AB527BB" w14:textId="77777777" w:rsidR="00501469" w:rsidRDefault="0061661E" w:rsidP="009611B8">
      <w:r w:rsidRPr="00CE2853">
        <w:t>T</w:t>
      </w:r>
      <w:r w:rsidRPr="00CB2F1D">
        <w:t xml:space="preserve">he </w:t>
      </w:r>
      <w:r w:rsidRPr="009851E6">
        <w:rPr>
          <w:rStyle w:val="ElementxPath"/>
        </w:rPr>
        <w:t>description</w:t>
      </w:r>
      <w:r w:rsidRPr="00CB2F1D">
        <w:t xml:space="preserve"> property may be used to provide information about the online resource, and more usefully, </w:t>
      </w:r>
      <w:r>
        <w:t xml:space="preserve">to provide an </w:t>
      </w:r>
      <w:r w:rsidRPr="00CB2F1D">
        <w:t xml:space="preserve">explanation of how the other content of the </w:t>
      </w:r>
      <w:r w:rsidRPr="00CB2F1D">
        <w:rPr>
          <w:rStyle w:val="ElementxPath"/>
        </w:rPr>
        <w:t>CI_OnlineResource</w:t>
      </w:r>
      <w:r w:rsidRPr="00CB2F1D">
        <w:t xml:space="preserve"> element is to be used to access the resource. </w:t>
      </w:r>
      <w:r>
        <w:t xml:space="preserve">The </w:t>
      </w:r>
      <w:r w:rsidRPr="009851E6">
        <w:rPr>
          <w:rStyle w:val="ElementxPath"/>
        </w:rPr>
        <w:t>linkage/description</w:t>
      </w:r>
      <w:r>
        <w:t xml:space="preserve"> should provide any necessary additional information in a text narrative as well.</w:t>
      </w:r>
      <w:r w:rsidR="00F55070">
        <w:t xml:space="preserve"> </w:t>
      </w:r>
      <w:r w:rsidR="00AA5CF8">
        <w:t xml:space="preserve">In some cases the protocol, applicationProfile and name properties may be insufficient to </w:t>
      </w:r>
      <w:r w:rsidR="002C568B">
        <w:t>enable machine access to the</w:t>
      </w:r>
      <w:r w:rsidR="00AA5CF8">
        <w:t xml:space="preserve"> resource through the provided link. </w:t>
      </w:r>
      <w:r w:rsidR="0081372A" w:rsidRPr="0081372A">
        <w:t xml:space="preserve">The </w:t>
      </w:r>
      <w:r w:rsidR="0081372A" w:rsidRPr="0081372A">
        <w:rPr>
          <w:rStyle w:val="ElementxPath"/>
        </w:rPr>
        <w:t>CI_OnlineResource/description</w:t>
      </w:r>
      <w:r w:rsidR="002C568B">
        <w:t xml:space="preserve"> element may include </w:t>
      </w:r>
      <w:r w:rsidR="0081372A" w:rsidRPr="0081372A">
        <w:t xml:space="preserve"> key values pairs to provide additional necessary information. USGIN recommendataion is to encode these</w:t>
      </w:r>
      <w:r w:rsidR="003C5140">
        <w:t xml:space="preserve"> in a 'parameter' object</w:t>
      </w:r>
      <w:r w:rsidR="0081372A" w:rsidRPr="0081372A">
        <w:t xml:space="preserve"> using JSON syntax.</w:t>
      </w:r>
      <w:r w:rsidR="002C568B" w:rsidRPr="002C568B">
        <w:t xml:space="preserve"> </w:t>
      </w:r>
      <w:r w:rsidR="002C568B">
        <w:t>The parameters value is a</w:t>
      </w:r>
      <w:r w:rsidR="001609D6">
        <w:t xml:space="preserve"> list</w:t>
      </w:r>
      <w:r w:rsidR="002C568B">
        <w:t xml:space="preserve"> of key</w:t>
      </w:r>
      <w:r w:rsidR="001609D6">
        <w:t>:</w:t>
      </w:r>
      <w:r w:rsidR="002C568B">
        <w:t>value pairs</w:t>
      </w:r>
      <w:r w:rsidR="001609D6">
        <w:t xml:space="preserve"> enclosed in curly brackets ('{key:"value", key1:"value1"…}')</w:t>
      </w:r>
      <w:r w:rsidR="002C568B">
        <w:t>.  The keys should be the exact string that is required for the data access request parameter.  For example</w:t>
      </w:r>
      <w:r w:rsidR="008D58E5">
        <w:t>, a dataset distributed through a particular layer in a multi-layer WMS</w:t>
      </w:r>
      <w:r w:rsidR="002C568B">
        <w:t>:</w:t>
      </w:r>
    </w:p>
    <w:p w14:paraId="02C1F6FF" w14:textId="77777777" w:rsidR="002C568B" w:rsidRPr="002C568B" w:rsidRDefault="002C568B" w:rsidP="002C568B">
      <w:pPr>
        <w:pStyle w:val="XMLelement0"/>
      </w:pPr>
      <w:r w:rsidRPr="002C568B">
        <w:t>&lt;gmd:description&gt;</w:t>
      </w:r>
    </w:p>
    <w:p w14:paraId="662D41BE" w14:textId="77777777" w:rsidR="002C568B" w:rsidRPr="002C568B" w:rsidRDefault="002C568B" w:rsidP="002C568B">
      <w:pPr>
        <w:pStyle w:val="XMLelement0"/>
      </w:pPr>
      <w:r w:rsidRPr="002C568B">
        <w:tab/>
        <w:t>&lt;gco:CharacterString&gt;</w:t>
      </w:r>
    </w:p>
    <w:p w14:paraId="713FFD33" w14:textId="77777777" w:rsidR="002C568B" w:rsidRPr="002C568B" w:rsidRDefault="002C568B" w:rsidP="002C568B">
      <w:pPr>
        <w:pStyle w:val="XMLExample"/>
      </w:pPr>
      <w:r w:rsidRPr="002C568B">
        <w:tab/>
      </w:r>
      <w:r w:rsidRPr="002C568B">
        <w:tab/>
        <w:t>Wh</w:t>
      </w:r>
      <w:r>
        <w:t>atever descriptive text you want.</w:t>
      </w:r>
      <w:r w:rsidRPr="002C568B">
        <w:t xml:space="preserve"> </w:t>
      </w:r>
    </w:p>
    <w:p w14:paraId="3EE182F1" w14:textId="77777777" w:rsidR="002C568B" w:rsidRPr="002C568B" w:rsidRDefault="002C568B" w:rsidP="002C568B">
      <w:pPr>
        <w:pStyle w:val="XMLExample"/>
        <w:rPr>
          <w:b/>
        </w:rPr>
      </w:pPr>
      <w:r>
        <w:tab/>
      </w:r>
      <w:r>
        <w:tab/>
      </w:r>
      <w:r w:rsidRPr="002C568B">
        <w:rPr>
          <w:b/>
          <w:sz w:val="22"/>
        </w:rPr>
        <w:t>parameters:{layers</w:t>
      </w:r>
      <w:r w:rsidR="008D58E5">
        <w:rPr>
          <w:b/>
          <w:sz w:val="22"/>
        </w:rPr>
        <w:t>:"</w:t>
      </w:r>
      <w:r w:rsidRPr="002C568B">
        <w:rPr>
          <w:b/>
          <w:sz w:val="22"/>
        </w:rPr>
        <w:t>gtp_datagap_well_data_collection</w:t>
      </w:r>
      <w:r w:rsidR="008D58E5">
        <w:rPr>
          <w:b/>
          <w:sz w:val="22"/>
        </w:rPr>
        <w:t>"</w:t>
      </w:r>
      <w:r w:rsidRPr="002C568B">
        <w:rPr>
          <w:b/>
          <w:sz w:val="22"/>
        </w:rPr>
        <w:t>}</w:t>
      </w:r>
      <w:r w:rsidRPr="002C568B">
        <w:rPr>
          <w:b/>
        </w:rPr>
        <w:t xml:space="preserve"> </w:t>
      </w:r>
    </w:p>
    <w:p w14:paraId="6C69234D" w14:textId="77777777" w:rsidR="002C568B" w:rsidRPr="002C568B" w:rsidRDefault="002C568B" w:rsidP="002C568B">
      <w:pPr>
        <w:pStyle w:val="XMLelement0"/>
      </w:pPr>
      <w:r w:rsidRPr="002C568B">
        <w:tab/>
        <w:t>&lt;/gco:CharacterString&gt;</w:t>
      </w:r>
    </w:p>
    <w:p w14:paraId="187C3351" w14:textId="77777777" w:rsidR="002C568B" w:rsidRDefault="002C568B" w:rsidP="002C568B">
      <w:pPr>
        <w:pStyle w:val="XMLelement0"/>
      </w:pPr>
      <w:r w:rsidRPr="002C568B">
        <w:t>&lt;/gmd:description&gt;</w:t>
      </w:r>
    </w:p>
    <w:p w14:paraId="6FC96518" w14:textId="77777777" w:rsidR="001609D6" w:rsidRDefault="001609D6" w:rsidP="001609D6">
      <w:r>
        <w:t>In the case of a dataset distributed through a particular feature type in a multi-feature WFS:</w:t>
      </w:r>
    </w:p>
    <w:p w14:paraId="1C382C2D" w14:textId="77777777" w:rsidR="001609D6" w:rsidRPr="002C568B" w:rsidRDefault="001609D6" w:rsidP="001609D6">
      <w:pPr>
        <w:pStyle w:val="XMLelement0"/>
      </w:pPr>
      <w:r w:rsidRPr="002C568B">
        <w:lastRenderedPageBreak/>
        <w:t>&lt;gmd:description&gt;</w:t>
      </w:r>
    </w:p>
    <w:p w14:paraId="320387E6" w14:textId="77777777" w:rsidR="001609D6" w:rsidRPr="002C568B" w:rsidRDefault="001609D6" w:rsidP="001609D6">
      <w:pPr>
        <w:pStyle w:val="XMLelement0"/>
      </w:pPr>
      <w:r w:rsidRPr="002C568B">
        <w:tab/>
        <w:t>&lt;gco:CharacterString&gt;</w:t>
      </w:r>
    </w:p>
    <w:p w14:paraId="4C815C51" w14:textId="77777777" w:rsidR="001609D6" w:rsidRPr="002C568B" w:rsidRDefault="001609D6" w:rsidP="001609D6">
      <w:pPr>
        <w:pStyle w:val="XMLExample"/>
      </w:pPr>
      <w:r w:rsidRPr="002C568B">
        <w:tab/>
      </w:r>
      <w:r w:rsidRPr="002C568B">
        <w:tab/>
        <w:t>Wh</w:t>
      </w:r>
      <w:r>
        <w:t>atever descriptive text you want.</w:t>
      </w:r>
      <w:r w:rsidRPr="002C568B">
        <w:t xml:space="preserve"> </w:t>
      </w:r>
    </w:p>
    <w:p w14:paraId="19BF807F" w14:textId="77777777" w:rsidR="001609D6" w:rsidRPr="002C568B" w:rsidRDefault="001609D6" w:rsidP="001609D6">
      <w:pPr>
        <w:pStyle w:val="XMLExample"/>
        <w:rPr>
          <w:b/>
        </w:rPr>
      </w:pPr>
      <w:r>
        <w:tab/>
      </w:r>
      <w:r>
        <w:tab/>
      </w:r>
      <w:r w:rsidRPr="002C568B">
        <w:rPr>
          <w:b/>
          <w:sz w:val="22"/>
        </w:rPr>
        <w:t>parameters:{</w:t>
      </w:r>
      <w:r w:rsidRPr="001609D6">
        <w:t xml:space="preserve"> </w:t>
      </w:r>
      <w:r w:rsidRPr="001609D6">
        <w:rPr>
          <w:b/>
          <w:sz w:val="22"/>
        </w:rPr>
        <w:t>type</w:t>
      </w:r>
      <w:r>
        <w:rPr>
          <w:b/>
          <w:sz w:val="22"/>
        </w:rPr>
        <w:t>Name:"</w:t>
      </w:r>
      <w:r w:rsidRPr="001609D6">
        <w:rPr>
          <w:b/>
          <w:sz w:val="22"/>
        </w:rPr>
        <w:t>BoreholeLithInterval</w:t>
      </w:r>
      <w:r>
        <w:rPr>
          <w:b/>
          <w:sz w:val="22"/>
        </w:rPr>
        <w:t>2.0"</w:t>
      </w:r>
      <w:r w:rsidRPr="002C568B">
        <w:rPr>
          <w:b/>
          <w:sz w:val="22"/>
        </w:rPr>
        <w:t>}</w:t>
      </w:r>
      <w:r w:rsidRPr="002C568B">
        <w:rPr>
          <w:b/>
        </w:rPr>
        <w:t xml:space="preserve"> </w:t>
      </w:r>
    </w:p>
    <w:p w14:paraId="62B13F48" w14:textId="77777777" w:rsidR="001609D6" w:rsidRPr="002C568B" w:rsidRDefault="001609D6" w:rsidP="001609D6">
      <w:pPr>
        <w:pStyle w:val="XMLelement0"/>
      </w:pPr>
      <w:r w:rsidRPr="002C568B">
        <w:tab/>
        <w:t>&lt;/gco:CharacterString&gt;</w:t>
      </w:r>
    </w:p>
    <w:p w14:paraId="44D5A15F" w14:textId="77777777" w:rsidR="001609D6" w:rsidRPr="002C568B" w:rsidRDefault="001609D6" w:rsidP="001609D6">
      <w:pPr>
        <w:pStyle w:val="XMLelement0"/>
      </w:pPr>
      <w:r w:rsidRPr="002C568B">
        <w:t>&lt;/gmd:description&gt;</w:t>
      </w:r>
    </w:p>
    <w:p w14:paraId="529C88C9" w14:textId="77777777" w:rsidR="001609D6" w:rsidRPr="002C568B" w:rsidRDefault="001609D6" w:rsidP="002C568B">
      <w:pPr>
        <w:pStyle w:val="XMLelement0"/>
      </w:pPr>
    </w:p>
    <w:p w14:paraId="5A38679A" w14:textId="77777777" w:rsidR="00BE3014" w:rsidRPr="00CB2F1D" w:rsidRDefault="00501469" w:rsidP="00501469">
      <w:pPr>
        <w:pStyle w:val="Heading3"/>
      </w:pPr>
      <w:bookmarkStart w:id="124" w:name="_Toc381426781"/>
      <w:r>
        <w:t>CI_OnlineResource function property</w:t>
      </w:r>
      <w:bookmarkEnd w:id="124"/>
    </w:p>
    <w:p w14:paraId="40EB5DF4" w14:textId="77777777" w:rsidR="005923AB" w:rsidRPr="00CB2F1D" w:rsidRDefault="00FD0E3A" w:rsidP="009611B8">
      <w:r w:rsidRPr="00FD0E3A">
        <w:t xml:space="preserve">The </w:t>
      </w:r>
      <w:r w:rsidRPr="009851E6">
        <w:rPr>
          <w:rStyle w:val="ElementxPath"/>
        </w:rPr>
        <w:t>function</w:t>
      </w:r>
      <w:r w:rsidRPr="00FD0E3A">
        <w:t xml:space="preserve"> property is populated from a codelist (see Table 8) and is used to indicate the expected action that actuating the link will trigger. </w:t>
      </w:r>
      <w:r w:rsidR="007E5A95" w:rsidRPr="00CB2F1D">
        <w:t xml:space="preserve">(see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2C0A6A" w:rsidRPr="009851E6">
        <w:rPr>
          <w:i/>
        </w:rPr>
        <w:t>Codelists</w:t>
      </w:r>
      <w:r w:rsidR="007E5A95" w:rsidRPr="00EF35F2">
        <w:rPr>
          <w:i/>
        </w:rPr>
        <w:fldChar w:fldCharType="end"/>
      </w:r>
      <w:r w:rsidR="007E5A95" w:rsidRPr="00CB2F1D">
        <w:t>).</w:t>
      </w:r>
    </w:p>
    <w:p w14:paraId="20803FC5" w14:textId="77777777" w:rsidR="003266F8" w:rsidRPr="00CB2F1D" w:rsidRDefault="003266F8" w:rsidP="0008310B">
      <w:pPr>
        <w:pStyle w:val="Caption"/>
      </w:pPr>
      <w:bookmarkStart w:id="125" w:name="_Ref247443287"/>
      <w:bookmarkStart w:id="126" w:name="_Toc277856266"/>
      <w:r w:rsidRPr="00CB2F1D">
        <w:t xml:space="preserve">Table </w:t>
      </w:r>
      <w:fldSimple w:instr=" SEQ Table \* ARABIC ">
        <w:r w:rsidR="00807341">
          <w:rPr>
            <w:noProof/>
          </w:rPr>
          <w:t>8</w:t>
        </w:r>
      </w:fldSimple>
      <w:bookmarkEnd w:id="125"/>
      <w:r w:rsidRPr="00CB2F1D">
        <w:t xml:space="preserve">. OnlineFunctionCode values from NAP (INCITS 453) and ISO </w:t>
      </w:r>
      <w:r w:rsidR="00705B7D">
        <w:t xml:space="preserve">19115. </w:t>
      </w:r>
      <w:r w:rsidRPr="00CB2F1D">
        <w:t xml:space="preserve">‘(ISO)’ after the </w:t>
      </w:r>
      <w:r w:rsidR="001609D6">
        <w:t>text</w:t>
      </w:r>
      <w:r w:rsidRPr="00CB2F1D">
        <w:t xml:space="preserve"> in column </w:t>
      </w:r>
      <w:r w:rsidR="001609D6">
        <w:t>2 indicates function codes from ISO19115 (2006)</w:t>
      </w:r>
      <w:r w:rsidRPr="00CB2F1D">
        <w:t>.</w:t>
      </w:r>
      <w:bookmarkEnd w:id="126"/>
    </w:p>
    <w:tbl>
      <w:tblPr>
        <w:tblW w:w="5000" w:type="pct"/>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firstRow="1" w:lastRow="1" w:firstColumn="1" w:lastColumn="1" w:noHBand="0" w:noVBand="0"/>
      </w:tblPr>
      <w:tblGrid>
        <w:gridCol w:w="2630"/>
        <w:gridCol w:w="6946"/>
      </w:tblGrid>
      <w:tr w:rsidR="00BE6E9D" w:rsidRPr="00BD608C" w14:paraId="702AB654" w14:textId="77777777" w:rsidTr="00BE6E9D">
        <w:trPr>
          <w:cantSplit/>
          <w:tblHeader/>
          <w:jc w:val="center"/>
        </w:trPr>
        <w:tc>
          <w:tcPr>
            <w:tcW w:w="1373" w:type="pct"/>
          </w:tcPr>
          <w:p w14:paraId="731B3225" w14:textId="77777777" w:rsidR="00BE6E9D" w:rsidRPr="000D0DD2" w:rsidRDefault="001A758C" w:rsidP="009851E6">
            <w:pPr>
              <w:pStyle w:val="Tableheading"/>
              <w:keepNext/>
            </w:pPr>
            <w:hyperlink r:id="rId58" w:anchor="RI_374" w:history="1">
              <w:r w:rsidR="00BE6E9D" w:rsidRPr="000D0DD2">
                <w:rPr>
                  <w:rStyle w:val="Hyperlink"/>
                  <w:color w:val="auto"/>
                </w:rPr>
                <w:t>OnLine</w:t>
              </w:r>
              <w:r w:rsidR="00BE6E9D">
                <w:rPr>
                  <w:rStyle w:val="Hyperlink"/>
                  <w:color w:val="auto"/>
                </w:rPr>
                <w:softHyphen/>
              </w:r>
              <w:r w:rsidR="00BE6E9D" w:rsidRPr="000D0DD2">
                <w:rPr>
                  <w:rStyle w:val="Hyperlink"/>
                  <w:color w:val="auto"/>
                </w:rPr>
                <w:t xml:space="preserve">FunctionCode </w:t>
              </w:r>
            </w:hyperlink>
          </w:p>
        </w:tc>
        <w:tc>
          <w:tcPr>
            <w:tcW w:w="3627" w:type="pct"/>
          </w:tcPr>
          <w:p w14:paraId="755F9D84" w14:textId="77777777" w:rsidR="00BE6E9D" w:rsidRPr="00BD608C" w:rsidRDefault="00BE6E9D" w:rsidP="009851E6">
            <w:pPr>
              <w:pStyle w:val="Tableheading"/>
              <w:keepNext/>
            </w:pPr>
            <w:r w:rsidRPr="00BD608C">
              <w:t>USGIN profile usage</w:t>
            </w:r>
          </w:p>
        </w:tc>
      </w:tr>
      <w:tr w:rsidR="00BE6E9D" w:rsidRPr="00CB2F1D" w14:paraId="0FF3B28E" w14:textId="77777777" w:rsidTr="00BE6E9D">
        <w:trPr>
          <w:cantSplit/>
          <w:jc w:val="center"/>
        </w:trPr>
        <w:tc>
          <w:tcPr>
            <w:tcW w:w="1373" w:type="pct"/>
          </w:tcPr>
          <w:p w14:paraId="31A1AB94" w14:textId="77777777" w:rsidR="00BE6E9D" w:rsidRPr="000D0DD2" w:rsidRDefault="001A758C" w:rsidP="003266F8">
            <w:hyperlink r:id="rId59" w:anchor="RI_383" w:history="1">
              <w:r w:rsidR="00BE6E9D" w:rsidRPr="000D0DD2">
                <w:rPr>
                  <w:rStyle w:val="Hyperlink"/>
                  <w:color w:val="auto"/>
                </w:rPr>
                <w:t xml:space="preserve">browsing </w:t>
              </w:r>
            </w:hyperlink>
          </w:p>
        </w:tc>
        <w:tc>
          <w:tcPr>
            <w:tcW w:w="3627" w:type="pct"/>
          </w:tcPr>
          <w:p w14:paraId="2240185F" w14:textId="77777777" w:rsidR="00BE6E9D" w:rsidRPr="00CB2F1D" w:rsidRDefault="00BE6E9D" w:rsidP="003266F8">
            <w:r w:rsidRPr="00CB2F3D">
              <w:rPr>
                <w:rStyle w:val="ElementxPath"/>
              </w:rPr>
              <w:t>CI_OnlineResource/linkage</w:t>
            </w:r>
            <w:r w:rsidRPr="00CB2F1D">
              <w:t xml:space="preserve"> is a valid URL for a web application that enables user to explore and seek information about the resource from a Web browser</w:t>
            </w:r>
          </w:p>
        </w:tc>
      </w:tr>
      <w:tr w:rsidR="00BE6E9D" w:rsidRPr="00CB2F1D" w14:paraId="23BC5822" w14:textId="77777777" w:rsidTr="00BE6E9D">
        <w:trPr>
          <w:cantSplit/>
          <w:jc w:val="center"/>
        </w:trPr>
        <w:tc>
          <w:tcPr>
            <w:tcW w:w="1373" w:type="pct"/>
          </w:tcPr>
          <w:p w14:paraId="1315B45A" w14:textId="77777777" w:rsidR="00BE6E9D" w:rsidRPr="000D0DD2" w:rsidRDefault="001A758C" w:rsidP="003266F8">
            <w:hyperlink r:id="rId60" w:anchor="RI_375" w:history="1">
              <w:r w:rsidR="00BE6E9D" w:rsidRPr="000D0DD2">
                <w:rPr>
                  <w:rStyle w:val="Hyperlink"/>
                  <w:color w:val="auto"/>
                </w:rPr>
                <w:t xml:space="preserve">download </w:t>
              </w:r>
            </w:hyperlink>
          </w:p>
        </w:tc>
        <w:tc>
          <w:tcPr>
            <w:tcW w:w="3627" w:type="pct"/>
          </w:tcPr>
          <w:p w14:paraId="42B48E1A" w14:textId="77777777" w:rsidR="00BE6E9D" w:rsidRPr="00CB2F1D" w:rsidRDefault="00BE6E9D" w:rsidP="00BE6E9D">
            <w:r w:rsidRPr="00CB2F3D">
              <w:rPr>
                <w:rStyle w:val="ElementxPath"/>
              </w:rPr>
              <w:t>CI_OnlineResource/linkage</w:t>
            </w:r>
            <w:r w:rsidRPr="00CB2F1D">
              <w:t xml:space="preserve"> is a valid URL that will initiate transfer of </w:t>
            </w:r>
            <w:r>
              <w:t>a file containing the described resource</w:t>
            </w:r>
            <w:r w:rsidRPr="00CB2F1D">
              <w:t xml:space="preserve"> to the local system.</w:t>
            </w:r>
            <w:r>
              <w:t xml:space="preserve"> (ISO)</w:t>
            </w:r>
          </w:p>
        </w:tc>
      </w:tr>
      <w:tr w:rsidR="00BE6E9D" w:rsidRPr="00CB2F1D" w14:paraId="5FFAD5BB" w14:textId="77777777" w:rsidTr="00BE6E9D">
        <w:trPr>
          <w:cantSplit/>
          <w:jc w:val="center"/>
        </w:trPr>
        <w:tc>
          <w:tcPr>
            <w:tcW w:w="1373" w:type="pct"/>
          </w:tcPr>
          <w:p w14:paraId="0B8DDE48" w14:textId="77777777" w:rsidR="00BE6E9D" w:rsidRPr="000D0DD2" w:rsidRDefault="001A758C" w:rsidP="003266F8">
            <w:hyperlink r:id="rId61" w:anchor="RI_382" w:history="1">
              <w:r w:rsidR="00BE6E9D" w:rsidRPr="000D0DD2">
                <w:rPr>
                  <w:rStyle w:val="Hyperlink"/>
                  <w:color w:val="auto"/>
                </w:rPr>
                <w:t xml:space="preserve">emailService </w:t>
              </w:r>
            </w:hyperlink>
          </w:p>
        </w:tc>
        <w:tc>
          <w:tcPr>
            <w:tcW w:w="3627" w:type="pct"/>
          </w:tcPr>
          <w:p w14:paraId="5C952009" w14:textId="77777777" w:rsidR="00BE6E9D" w:rsidRPr="00CB2F1D" w:rsidRDefault="00BE6E9D" w:rsidP="005B6640">
            <w:r>
              <w:t xml:space="preserve"> </w:t>
            </w:r>
            <w:r w:rsidRPr="00CB2F3D">
              <w:rPr>
                <w:rStyle w:val="ElementxPath"/>
              </w:rPr>
              <w:t>CI_OnlineResource/linkage</w:t>
            </w:r>
            <w:r w:rsidRPr="00CB2F1D">
              <w:t xml:space="preserve"> is a valid </w:t>
            </w:r>
            <w:r>
              <w:t>mailto: link</w:t>
            </w:r>
            <w:r w:rsidRPr="00CB2F1D">
              <w:t xml:space="preserve"> that </w:t>
            </w:r>
            <w:r>
              <w:t>will initiate an e-mail message to the correct party to request access to the described resource. (NAP)</w:t>
            </w:r>
          </w:p>
        </w:tc>
      </w:tr>
      <w:tr w:rsidR="00BE6E9D" w:rsidRPr="00CB2F1D" w14:paraId="6E84323E" w14:textId="77777777" w:rsidTr="00BE6E9D">
        <w:trPr>
          <w:cantSplit/>
          <w:jc w:val="center"/>
        </w:trPr>
        <w:tc>
          <w:tcPr>
            <w:tcW w:w="1373" w:type="pct"/>
          </w:tcPr>
          <w:p w14:paraId="34E64651" w14:textId="77777777" w:rsidR="00BE6E9D" w:rsidRPr="000D0DD2" w:rsidRDefault="001A758C" w:rsidP="00BE6E9D">
            <w:hyperlink r:id="rId62" w:anchor="RI_376" w:history="1">
              <w:r w:rsidR="00BE6E9D" w:rsidRPr="000D0DD2">
                <w:rPr>
                  <w:rStyle w:val="Hyperlink"/>
                  <w:color w:val="auto"/>
                </w:rPr>
                <w:t xml:space="preserve">information </w:t>
              </w:r>
            </w:hyperlink>
          </w:p>
        </w:tc>
        <w:tc>
          <w:tcPr>
            <w:tcW w:w="3627" w:type="pct"/>
          </w:tcPr>
          <w:p w14:paraId="01247409" w14:textId="77777777" w:rsidR="00BE6E9D" w:rsidRPr="00CB2F1D" w:rsidRDefault="00BE6E9D" w:rsidP="005B6640">
            <w:r w:rsidRPr="00CB2F3D">
              <w:rPr>
                <w:rStyle w:val="ElementxPath"/>
              </w:rPr>
              <w:t>CI_OnlineResource/linkage</w:t>
            </w:r>
            <w:r w:rsidRPr="00CB2F1D">
              <w:t xml:space="preserve"> is a valid URL that will access a </w:t>
            </w:r>
            <w:r>
              <w:t>resource that</w:t>
            </w:r>
            <w:r w:rsidRPr="00CB2F1D">
              <w:t xml:space="preserve"> provid</w:t>
            </w:r>
            <w:r>
              <w:t>es</w:t>
            </w:r>
            <w:r w:rsidRPr="00CB2F1D">
              <w:t xml:space="preserve"> information about the resource content</w:t>
            </w:r>
            <w:r>
              <w:t>, for example an explanatory web page, a downloadable document with narrative text describing the resource, or an XML encoded metadata document. (ISO)</w:t>
            </w:r>
          </w:p>
        </w:tc>
      </w:tr>
      <w:tr w:rsidR="00BE6E9D" w:rsidRPr="00CB2F1D" w14:paraId="29F55779" w14:textId="77777777" w:rsidTr="00BE6E9D">
        <w:trPr>
          <w:cantSplit/>
          <w:jc w:val="center"/>
        </w:trPr>
        <w:tc>
          <w:tcPr>
            <w:tcW w:w="1373" w:type="pct"/>
          </w:tcPr>
          <w:p w14:paraId="60885E79" w14:textId="77777777" w:rsidR="00BE6E9D" w:rsidRPr="000D0DD2" w:rsidRDefault="001A758C" w:rsidP="00BE6E9D">
            <w:hyperlink r:id="rId63" w:anchor="RI_377" w:history="1">
              <w:r w:rsidR="00BE6E9D" w:rsidRPr="000D0DD2">
                <w:rPr>
                  <w:rStyle w:val="Hyperlink"/>
                  <w:color w:val="auto"/>
                </w:rPr>
                <w:t xml:space="preserve">offlineAccess </w:t>
              </w:r>
            </w:hyperlink>
          </w:p>
        </w:tc>
        <w:tc>
          <w:tcPr>
            <w:tcW w:w="3627" w:type="pct"/>
          </w:tcPr>
          <w:p w14:paraId="6A9D2730" w14:textId="77777777" w:rsidR="00BE6E9D" w:rsidRPr="00CB2F1D" w:rsidRDefault="00BE6E9D" w:rsidP="003266F8">
            <w:r w:rsidRPr="00CB2F3D">
              <w:rPr>
                <w:rStyle w:val="ElementxPath"/>
              </w:rPr>
              <w:t>CI_OnlineResource/linkage</w:t>
            </w:r>
            <w:r w:rsidRPr="00CB2F1D">
              <w:t xml:space="preserve"> is a valid URL that will access a web page providing instructions for requesting the resource from the provider.</w:t>
            </w:r>
            <w:r>
              <w:t xml:space="preserve"> (ISO)</w:t>
            </w:r>
          </w:p>
        </w:tc>
      </w:tr>
      <w:tr w:rsidR="00BE6E9D" w:rsidRPr="00CB2F1D" w14:paraId="7FF28CCF" w14:textId="77777777" w:rsidTr="00BE6E9D">
        <w:trPr>
          <w:cantSplit/>
          <w:jc w:val="center"/>
        </w:trPr>
        <w:tc>
          <w:tcPr>
            <w:tcW w:w="1373" w:type="pct"/>
          </w:tcPr>
          <w:p w14:paraId="44297A2C" w14:textId="77777777" w:rsidR="00BE6E9D" w:rsidRPr="000D0DD2" w:rsidRDefault="001A758C" w:rsidP="00BE6E9D">
            <w:hyperlink r:id="rId64" w:anchor="RI_378" w:history="1">
              <w:r w:rsidR="00BE6E9D" w:rsidRPr="000D0DD2">
                <w:rPr>
                  <w:rStyle w:val="Hyperlink"/>
                  <w:color w:val="auto"/>
                </w:rPr>
                <w:t xml:space="preserve">order </w:t>
              </w:r>
            </w:hyperlink>
          </w:p>
        </w:tc>
        <w:tc>
          <w:tcPr>
            <w:tcW w:w="3627" w:type="pct"/>
          </w:tcPr>
          <w:p w14:paraId="0640D330" w14:textId="77777777" w:rsidR="00BE6E9D" w:rsidRPr="00CB2F1D" w:rsidRDefault="00BE6E9D" w:rsidP="003266F8">
            <w:r w:rsidRPr="00CB2F3D">
              <w:rPr>
                <w:rStyle w:val="ElementxPath"/>
              </w:rPr>
              <w:t>CI_OnlineResource/linkage</w:t>
            </w:r>
            <w:r w:rsidRPr="00CB2F1D">
              <w:t xml:space="preserve"> is a valid URL that will access a web page to initiate an ordering process for obtaining the resource.</w:t>
            </w:r>
            <w:r w:rsidRPr="000D0DD2">
              <w:t xml:space="preserve"> (ISO)</w:t>
            </w:r>
          </w:p>
        </w:tc>
      </w:tr>
      <w:tr w:rsidR="00BE6E9D" w:rsidRPr="00CB2F1D" w14:paraId="44B04958" w14:textId="77777777" w:rsidTr="00BE6E9D">
        <w:trPr>
          <w:cantSplit/>
          <w:jc w:val="center"/>
        </w:trPr>
        <w:tc>
          <w:tcPr>
            <w:tcW w:w="1373" w:type="pct"/>
          </w:tcPr>
          <w:p w14:paraId="1710E021" w14:textId="77777777" w:rsidR="00BE6E9D" w:rsidRPr="000D0DD2" w:rsidRDefault="001A758C" w:rsidP="003266F8">
            <w:hyperlink r:id="rId65" w:anchor="RI_379" w:history="1">
              <w:r w:rsidR="00BE6E9D" w:rsidRPr="000D0DD2">
                <w:rPr>
                  <w:rStyle w:val="Hyperlink"/>
                  <w:color w:val="auto"/>
                </w:rPr>
                <w:t xml:space="preserve">search </w:t>
              </w:r>
            </w:hyperlink>
          </w:p>
        </w:tc>
        <w:tc>
          <w:tcPr>
            <w:tcW w:w="3627" w:type="pct"/>
          </w:tcPr>
          <w:p w14:paraId="7D73206F" w14:textId="77777777" w:rsidR="00BE6E9D" w:rsidRPr="00CB2F1D" w:rsidRDefault="00BE6E9D" w:rsidP="003266F8">
            <w:r w:rsidRPr="00CB2F3D">
              <w:rPr>
                <w:rStyle w:val="ElementxPath"/>
              </w:rPr>
              <w:t>CI_OnlineResource/linkage</w:t>
            </w:r>
            <w:r w:rsidRPr="00CB2F1D">
              <w:t xml:space="preserve"> is a valid URL that will access a search interface for seeking out specific information content contained by resource, e.g. the metadata describes a database, and this linkage accesses a search interface to search the database </w:t>
            </w:r>
            <w:r w:rsidRPr="000D0DD2">
              <w:t>(ISO)</w:t>
            </w:r>
          </w:p>
        </w:tc>
      </w:tr>
      <w:tr w:rsidR="00BE6E9D" w:rsidRPr="00CB2F1D" w14:paraId="138A5679" w14:textId="77777777" w:rsidTr="00BE6E9D">
        <w:trPr>
          <w:cantSplit/>
          <w:jc w:val="center"/>
        </w:trPr>
        <w:tc>
          <w:tcPr>
            <w:tcW w:w="1373" w:type="pct"/>
          </w:tcPr>
          <w:p w14:paraId="39FA9B19" w14:textId="77777777" w:rsidR="00BE6E9D" w:rsidRPr="000D0DD2" w:rsidRDefault="001A758C" w:rsidP="003266F8">
            <w:hyperlink r:id="rId66" w:anchor="RI_380" w:history="1">
              <w:r w:rsidR="00BE6E9D" w:rsidRPr="000D0DD2">
                <w:rPr>
                  <w:rStyle w:val="Hyperlink"/>
                  <w:color w:val="auto"/>
                </w:rPr>
                <w:t xml:space="preserve">upload </w:t>
              </w:r>
            </w:hyperlink>
          </w:p>
        </w:tc>
        <w:tc>
          <w:tcPr>
            <w:tcW w:w="3627" w:type="pct"/>
          </w:tcPr>
          <w:p w14:paraId="5E1CD7A9" w14:textId="77777777" w:rsidR="00BE6E9D" w:rsidRPr="00CB2F1D" w:rsidRDefault="00BE6E9D" w:rsidP="003266F8">
            <w:r w:rsidRPr="00CB2F3D">
              <w:rPr>
                <w:rStyle w:val="ElementxPath"/>
              </w:rPr>
              <w:t>CI_OnlineResource/linkage</w:t>
            </w:r>
            <w:r w:rsidRPr="00CB2F1D">
              <w:t xml:space="preserve"> is a valid URL for a web interface to transfer data from a local storage device or system to be included in the described resource.</w:t>
            </w:r>
            <w:r>
              <w:t xml:space="preserve"> (NAP)</w:t>
            </w:r>
          </w:p>
        </w:tc>
      </w:tr>
      <w:tr w:rsidR="00BE6E9D" w:rsidRPr="00CB2F1D" w14:paraId="0C670B4D" w14:textId="77777777" w:rsidTr="00BE6E9D">
        <w:trPr>
          <w:cantSplit/>
          <w:jc w:val="center"/>
        </w:trPr>
        <w:tc>
          <w:tcPr>
            <w:tcW w:w="1373" w:type="pct"/>
          </w:tcPr>
          <w:p w14:paraId="3D241EE6" w14:textId="77777777" w:rsidR="00BE6E9D" w:rsidRPr="000D0DD2" w:rsidRDefault="001A758C" w:rsidP="00BE6E9D">
            <w:hyperlink r:id="rId67" w:anchor="RI_381" w:history="1">
              <w:r w:rsidR="00BE6E9D" w:rsidRPr="000D0DD2">
                <w:rPr>
                  <w:rStyle w:val="Hyperlink"/>
                  <w:color w:val="auto"/>
                </w:rPr>
                <w:t xml:space="preserve">webService </w:t>
              </w:r>
            </w:hyperlink>
          </w:p>
        </w:tc>
        <w:tc>
          <w:tcPr>
            <w:tcW w:w="3627" w:type="pct"/>
          </w:tcPr>
          <w:p w14:paraId="2DC22736" w14:textId="77777777" w:rsidR="00BE6E9D" w:rsidRPr="00CB2F1D" w:rsidRDefault="00BE6E9D" w:rsidP="00BE6E9D">
            <w:r w:rsidRPr="00CB2F3D">
              <w:rPr>
                <w:rStyle w:val="ElementxPath"/>
              </w:rPr>
              <w:t>CI_OnlineResource/linkage</w:t>
            </w:r>
            <w:r w:rsidRPr="00CB2F1D">
              <w:t xml:space="preserve"> is a URL that accesses a standard web service</w:t>
            </w:r>
            <w:r>
              <w:t xml:space="preserve">. If the </w:t>
            </w:r>
            <w:r w:rsidRPr="00CB2F3D">
              <w:rPr>
                <w:rStyle w:val="ElementxPath"/>
              </w:rPr>
              <w:t>CI_OnlineResource/</w:t>
            </w:r>
            <w:r>
              <w:rPr>
                <w:rStyle w:val="ElementxPath"/>
              </w:rPr>
              <w:t>name</w:t>
            </w:r>
            <w:r w:rsidRPr="00CB2F1D">
              <w:t xml:space="preserve"> </w:t>
            </w:r>
            <w:r>
              <w:t xml:space="preserve">is 'ServiceDescription' then the link is to a machine-readable standard service description document as defined by the service specification. </w:t>
            </w:r>
            <w:r w:rsidRPr="00CB2F1D">
              <w:t>Example description document may be a Web Services Description Language (WSDL) file or OGC getCapabilities file.</w:t>
            </w:r>
            <w:r w:rsidRPr="000D0DD2">
              <w:t xml:space="preserve"> (NAP)</w:t>
            </w:r>
          </w:p>
        </w:tc>
      </w:tr>
    </w:tbl>
    <w:p w14:paraId="682943CA" w14:textId="77777777" w:rsidR="00501469" w:rsidRDefault="0081372A" w:rsidP="00501469">
      <w:pPr>
        <w:pStyle w:val="Heading3"/>
      </w:pPr>
      <w:bookmarkStart w:id="127" w:name="_Toc381426782"/>
      <w:bookmarkStart w:id="128" w:name="_Ref244487296"/>
      <w:bookmarkStart w:id="129" w:name="_Ref244487320"/>
      <w:bookmarkStart w:id="130" w:name="_Ref244487342"/>
      <w:r>
        <w:t>Scoped name in</w:t>
      </w:r>
      <w:r w:rsidR="00501469">
        <w:t xml:space="preserve"> service distributions</w:t>
      </w:r>
      <w:bookmarkEnd w:id="127"/>
    </w:p>
    <w:p w14:paraId="121A8CC7" w14:textId="77777777" w:rsidR="00501469" w:rsidRPr="005D1804" w:rsidRDefault="00501469" w:rsidP="009611B8">
      <w:r>
        <w:t xml:space="preserve">A </w:t>
      </w:r>
      <w:r w:rsidRPr="009851E6">
        <w:t>distribution</w:t>
      </w:r>
      <w:r>
        <w:t xml:space="preserve"> option for a dataset might be through a Web Map Service that contains one or more layers portraying the described dataset, along with layers portraying other datesets.</w:t>
      </w:r>
      <w:r w:rsidR="0081372A">
        <w:t xml:space="preserve"> Likewise, a dataset may be distributed as a particular feature type in a Web Feature Service that offers multiple features. Analogous internal knowledge may be required for various other service protocols.</w:t>
      </w:r>
      <w:r>
        <w:t xml:space="preserve"> To completely specify access to the correct data representation requires knowing the layer name</w:t>
      </w:r>
      <w:r w:rsidR="0081372A">
        <w:t>, feature type name, or some other information</w:t>
      </w:r>
      <w:r>
        <w:t xml:space="preserve"> in addition to the base service connection information provided by the existing properties. USGIN recommended practice for this common situation </w:t>
      </w:r>
      <w:r w:rsidR="0081372A">
        <w:t xml:space="preserve">is to include a </w:t>
      </w:r>
      <w:r w:rsidR="005D1804">
        <w:t>parameters</w:t>
      </w:r>
      <w:r w:rsidR="0081372A">
        <w:t xml:space="preserve"> section in the </w:t>
      </w:r>
      <w:r w:rsidR="0081372A" w:rsidRPr="009851E6">
        <w:rPr>
          <w:rStyle w:val="ElementxPath"/>
        </w:rPr>
        <w:t>linkage/description</w:t>
      </w:r>
      <w:r w:rsidR="005D1804">
        <w:t xml:space="preserve"> (see </w:t>
      </w:r>
      <w:r w:rsidR="005D1804" w:rsidRPr="005D1804">
        <w:t>4.16.3 CI_OnlineResource name and description</w:t>
      </w:r>
      <w:r w:rsidR="005D1804">
        <w:t>, above).</w:t>
      </w:r>
    </w:p>
    <w:p w14:paraId="1F977374" w14:textId="77777777" w:rsidR="00646D48" w:rsidRDefault="00B1667A" w:rsidP="009611B8">
      <w:pPr>
        <w:pStyle w:val="Heading2"/>
      </w:pPr>
      <w:bookmarkStart w:id="131" w:name="_Toc381426783"/>
      <w:r>
        <w:t>Responsible parties and l</w:t>
      </w:r>
      <w:r w:rsidR="00646D48">
        <w:t>ogos</w:t>
      </w:r>
      <w:bookmarkEnd w:id="131"/>
    </w:p>
    <w:p w14:paraId="1034F5B8" w14:textId="77777777" w:rsidR="00737691" w:rsidRDefault="00646D48" w:rsidP="00646D48">
      <w:r>
        <w:t xml:space="preserve">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14:paraId="5AC35FBF" w14:textId="77777777" w:rsidR="00646D48" w:rsidRDefault="00737691" w:rsidP="00646D48">
      <w:r>
        <w:t xml:space="preserve">The metadata originator information should be in a </w:t>
      </w:r>
      <w:r w:rsidRPr="00737691">
        <w:rPr>
          <w:rStyle w:val="ElementxPath"/>
        </w:rPr>
        <w:t>MD_Metadata/contact/CI_ResponsibleParty</w:t>
      </w:r>
      <w:r>
        <w:t xml:space="preserve"> element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Metadata harvesters should harvest and maintain this information so that the origin of metadata records can be credited.</w:t>
      </w:r>
    </w:p>
    <w:p w14:paraId="143CFC4E" w14:textId="77777777" w:rsidR="00B1667A" w:rsidRDefault="00737691" w:rsidP="00646D48">
      <w:r>
        <w:t xml:space="preserve">The </w:t>
      </w:r>
      <w:r w:rsidR="00B1667A">
        <w:t xml:space="preserve">organization hosting the catalog that returned the metadata record should specified in a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hosting organization. This information need not be harvested, because it will be replaced by information describing the harvesting catalog service.</w:t>
      </w:r>
    </w:p>
    <w:p w14:paraId="02A7EE9E" w14:textId="77777777"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 xml:space="preserve">=’icon’. This will distinguish the citation responsible party element containing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14:paraId="7F79D24D" w14:textId="77777777"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and </w:t>
      </w:r>
      <w:r w:rsidR="007527F5">
        <w:rPr>
          <w:rStyle w:val="ElementxPath"/>
        </w:rPr>
        <w:t>..</w:t>
      </w:r>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 xml:space="preserve">Because the cardinality of distributorContact responsible party and online resources is 1, only one linkage can be provided for a distributor, and the metadata author must </w:t>
      </w:r>
      <w:r w:rsidR="004651FB">
        <w:lastRenderedPageBreak/>
        <w:t>decide whether that will be a link to an icon, or a link to a web site or other resource related to the distributor.</w:t>
      </w:r>
    </w:p>
    <w:p w14:paraId="7F85C8EF"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FF"/>
          <w:szCs w:val="22"/>
          <w:highlight w:val="white"/>
        </w:rPr>
        <w:t>&lt;gmd:contact&gt;</w:t>
      </w:r>
    </w:p>
    <w:p w14:paraId="4A7A7E6C"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14:paraId="5850C9FA"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14:paraId="2E61665F"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Arizona Geological Survey</w:t>
      </w:r>
      <w:r w:rsidRPr="00C55311">
        <w:rPr>
          <w:rFonts w:cs="Arial"/>
          <w:color w:val="0000FF"/>
          <w:szCs w:val="22"/>
          <w:highlight w:val="white"/>
        </w:rPr>
        <w:t>&lt;/gco:CharacterString&gt;</w:t>
      </w:r>
    </w:p>
    <w:p w14:paraId="69A10939"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14:paraId="61EBD12E"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14:paraId="2EC4CD1F"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14:paraId="4EFDD7F5"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14:paraId="7B52A698"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14:paraId="2CCE1832"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14:paraId="7982FD1E"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&lt;gmd:URL&gt;</w:t>
      </w:r>
      <w:r w:rsidRPr="00C55311">
        <w:rPr>
          <w:rFonts w:cs="Arial"/>
          <w:bCs/>
          <w:color w:val="000000"/>
          <w:szCs w:val="22"/>
          <w:highlight w:val="white"/>
        </w:rPr>
        <w:t>http://www.azgs.az.gov/logo/metadata/azgs.png</w:t>
      </w:r>
      <w:r w:rsidRPr="00C55311">
        <w:rPr>
          <w:rFonts w:cs="Arial"/>
          <w:color w:val="0000FF"/>
          <w:szCs w:val="22"/>
          <w:highlight w:val="white"/>
        </w:rPr>
        <w:t>&lt;/gmd:URL&gt;</w:t>
      </w:r>
    </w:p>
    <w:p w14:paraId="313568A0"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14:paraId="68FB9E5C"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14:paraId="17F72044"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icon</w:t>
      </w:r>
      <w:r w:rsidRPr="00C55311">
        <w:rPr>
          <w:rFonts w:cs="Arial"/>
          <w:color w:val="0000FF"/>
          <w:szCs w:val="22"/>
          <w:highlight w:val="white"/>
        </w:rPr>
        <w:t>&lt;/gco:CharacterString&gt;</w:t>
      </w:r>
    </w:p>
    <w:p w14:paraId="7E9D994E"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14:paraId="7F0F45E9"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14:paraId="07F9F029"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14:paraId="1A7F19C2"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14:paraId="190BD82F"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14:paraId="76713918"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14:paraId="70A84C7F" w14:textId="77777777" w:rsidR="00C544E9" w:rsidRPr="00C55311" w:rsidRDefault="00C544E9" w:rsidP="00C55311">
      <w:pPr>
        <w:autoSpaceDE w:val="0"/>
        <w:autoSpaceDN w:val="0"/>
        <w:adjustRightInd w:val="0"/>
        <w:spacing w:before="0" w:after="0"/>
        <w:ind w:left="500" w:hanging="500"/>
        <w:rPr>
          <w:rFonts w:cs="Arial"/>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&lt;gmd:CI_RoleCode</w:t>
      </w:r>
      <w:r w:rsidRPr="00C55311">
        <w:rPr>
          <w:rFonts w:cs="Arial"/>
          <w:color w:val="000000"/>
          <w:szCs w:val="22"/>
          <w:highlight w:val="white"/>
        </w:rPr>
        <w:t xml:space="preserve"> </w:t>
      </w:r>
      <w:r w:rsidRPr="00C55311">
        <w:rPr>
          <w:rFonts w:cs="Arial"/>
          <w:color w:val="FF0000"/>
          <w:szCs w:val="22"/>
          <w:highlight w:val="white"/>
        </w:rPr>
        <w:t>codeList</w:t>
      </w:r>
      <w:r w:rsidRPr="00C55311">
        <w:rPr>
          <w:rFonts w:cs="Arial"/>
          <w:color w:val="000000"/>
          <w:szCs w:val="22"/>
          <w:highlight w:val="white"/>
        </w:rPr>
        <w:t>=</w:t>
      </w:r>
      <w:r w:rsidRPr="00C55311">
        <w:rPr>
          <w:rFonts w:cs="Arial"/>
          <w:bCs/>
          <w:color w:val="8000FF"/>
          <w:szCs w:val="22"/>
          <w:highlight w:val="white"/>
        </w:rPr>
        <w:t>"</w:t>
      </w:r>
      <w:r w:rsidR="002A618A" w:rsidRPr="00C55311">
        <w:rPr>
          <w:rFonts w:cs="Arial"/>
          <w:bCs/>
          <w:color w:val="8000FF"/>
          <w:szCs w:val="22"/>
          <w:highlight w:val="white"/>
        </w:rPr>
        <w:t>http://www.isotc211.org/2005/resources/Codelist/gmxCodelists.xml</w:t>
      </w:r>
      <w:r w:rsidRPr="00C55311">
        <w:rPr>
          <w:rFonts w:cs="Arial"/>
          <w:bCs/>
          <w:color w:val="8000FF"/>
          <w:szCs w:val="22"/>
          <w:highlight w:val="white"/>
        </w:rPr>
        <w:t>#CI_RoleCode"</w:t>
      </w:r>
      <w:r w:rsidRPr="00C55311">
        <w:rPr>
          <w:rFonts w:cs="Arial"/>
          <w:color w:val="000000"/>
          <w:szCs w:val="22"/>
          <w:highlight w:val="white"/>
        </w:rPr>
        <w:t xml:space="preserve"> </w:t>
      </w:r>
    </w:p>
    <w:p w14:paraId="038B8ADE"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00"/>
          <w:szCs w:val="22"/>
          <w:highlight w:val="white"/>
        </w:rPr>
        <w:t xml:space="preserve">        </w:t>
      </w:r>
      <w:r w:rsidRPr="00C55311">
        <w:rPr>
          <w:rFonts w:cs="Arial"/>
          <w:color w:val="FF0000"/>
          <w:szCs w:val="22"/>
          <w:highlight w:val="white"/>
        </w:rPr>
        <w:t>codeListValue</w:t>
      </w:r>
      <w:r w:rsidRPr="00C55311">
        <w:rPr>
          <w:rFonts w:cs="Arial"/>
          <w:color w:val="000000"/>
          <w:szCs w:val="22"/>
          <w:highlight w:val="white"/>
        </w:rPr>
        <w:t>=</w:t>
      </w:r>
      <w:r w:rsidRPr="00C55311">
        <w:rPr>
          <w:rFonts w:cs="Arial"/>
          <w:bCs/>
          <w:color w:val="8000FF"/>
          <w:szCs w:val="22"/>
          <w:highlight w:val="white"/>
        </w:rPr>
        <w:t>"originator"</w:t>
      </w:r>
      <w:r w:rsidRPr="00C55311">
        <w:rPr>
          <w:rFonts w:cs="Arial"/>
          <w:color w:val="0000FF"/>
          <w:szCs w:val="22"/>
          <w:highlight w:val="white"/>
        </w:rPr>
        <w:t>&gt;</w:t>
      </w:r>
      <w:r w:rsidRPr="00C55311">
        <w:rPr>
          <w:rFonts w:cs="Arial"/>
          <w:bCs/>
          <w:color w:val="000000"/>
          <w:szCs w:val="22"/>
          <w:highlight w:val="white"/>
        </w:rPr>
        <w:t>originator</w:t>
      </w:r>
      <w:r w:rsidRPr="00C55311">
        <w:rPr>
          <w:rFonts w:cs="Arial"/>
          <w:color w:val="0000FF"/>
          <w:szCs w:val="22"/>
          <w:highlight w:val="white"/>
        </w:rPr>
        <w:t>&lt;/gmd:CI_RoleCode&gt;</w:t>
      </w:r>
    </w:p>
    <w:p w14:paraId="1B5B1B53"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14:paraId="11340D3B" w14:textId="77777777"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14:paraId="14EC4E41" w14:textId="77777777" w:rsidR="00CB2F3D" w:rsidRPr="00A925B0" w:rsidRDefault="00C544E9" w:rsidP="00C544E9">
      <w:pPr>
        <w:rPr>
          <w:rFonts w:cs="Arial"/>
          <w:szCs w:val="22"/>
        </w:rPr>
      </w:pPr>
      <w:r w:rsidRPr="00C55311">
        <w:rPr>
          <w:rFonts w:cs="Arial"/>
          <w:color w:val="0000FF"/>
          <w:szCs w:val="22"/>
          <w:highlight w:val="white"/>
        </w:rPr>
        <w:t>&lt;/gmd:contact&gt;</w:t>
      </w:r>
    </w:p>
    <w:p w14:paraId="4882C178" w14:textId="77777777" w:rsidR="002026DB" w:rsidRPr="00CB2F1D" w:rsidRDefault="002026DB" w:rsidP="009611B8">
      <w:pPr>
        <w:pStyle w:val="Heading2"/>
      </w:pPr>
      <w:bookmarkStart w:id="132" w:name="_Toc381426784"/>
      <w:r w:rsidRPr="00CB2F1D">
        <w:t>Extensions to CharacterString</w:t>
      </w:r>
      <w:bookmarkEnd w:id="128"/>
      <w:bookmarkEnd w:id="129"/>
      <w:bookmarkEnd w:id="130"/>
      <w:bookmarkEnd w:id="132"/>
    </w:p>
    <w:p w14:paraId="5B44F8BA" w14:textId="77777777" w:rsidR="00913FCF" w:rsidRPr="00CB2F1D" w:rsidRDefault="00913FCF" w:rsidP="00913FCF">
      <w:pPr>
        <w:pStyle w:val="Heading3"/>
      </w:pPr>
      <w:bookmarkStart w:id="133" w:name="_Toc381426785"/>
      <w:r w:rsidRPr="00CB2F1D">
        <w:t>Web extensions</w:t>
      </w:r>
      <w:bookmarkEnd w:id="133"/>
    </w:p>
    <w:p w14:paraId="0006D323" w14:textId="77777777" w:rsidR="002026DB" w:rsidRPr="00CB2F1D" w:rsidRDefault="002026DB" w:rsidP="009611B8">
      <w:r w:rsidRPr="00CB2F1D">
        <w:t xml:space="preserve">ISO 19139 defines several extensions to </w:t>
      </w:r>
      <w:r w:rsidRPr="00CB2F1D">
        <w:rPr>
          <w:rStyle w:val="ElementxPath"/>
        </w:rPr>
        <w:t>gco:CharacterString</w:t>
      </w:r>
      <w:r w:rsidR="00913FCF" w:rsidRPr="00CB2F1D">
        <w:t xml:space="preserve"> in the gmx namespace.</w:t>
      </w:r>
      <w:r w:rsidRPr="00CB2F1D">
        <w:t xml:space="preserve"> These are defined as members of an xml substitution group for </w:t>
      </w:r>
      <w:r w:rsidR="00913FCF" w:rsidRPr="00CB2F1D">
        <w:rPr>
          <w:rStyle w:val="ElementxPath"/>
        </w:rPr>
        <w:t>gco:C</w:t>
      </w:r>
      <w:r w:rsidRPr="00CB2F1D">
        <w:rPr>
          <w:rStyle w:val="ElementxPath"/>
        </w:rPr>
        <w:t>haracterString</w:t>
      </w:r>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r w:rsidR="00913FCF" w:rsidRPr="00CB2F1D">
        <w:rPr>
          <w:rStyle w:val="ElementxPath"/>
        </w:rPr>
        <w:t>gmx:A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r w:rsidR="00913FCF" w:rsidRPr="00CB2F1D">
        <w:rPr>
          <w:rStyle w:val="ElementxPath"/>
        </w:rPr>
        <w:t>gmx:FileName</w:t>
      </w:r>
      <w:r w:rsidR="00913FCF" w:rsidRPr="00CB2F1D">
        <w:t xml:space="preserve"> </w:t>
      </w:r>
      <w:r w:rsidRPr="00CB2F1D">
        <w:t xml:space="preserve">adds a filename URI attribute that specifies a machine-readable absolute path to the location of the file, the human readable file name specified by the character string. </w:t>
      </w:r>
      <w:r w:rsidR="00913FCF" w:rsidRPr="00CB2F1D">
        <w:rPr>
          <w:rStyle w:val="ElementxPath"/>
        </w:rPr>
        <w:t>gmx:M</w:t>
      </w:r>
      <w:r w:rsidRPr="00CB2F1D">
        <w:rPr>
          <w:rStyle w:val="ElementxPath"/>
        </w:rPr>
        <w:t>imeFileType</w:t>
      </w:r>
      <w:r w:rsidRPr="00CB2F1D">
        <w:t xml:space="preserve"> adds a MIME type/subtype attribute to a character string that specifies a human readable file type. </w:t>
      </w:r>
      <w:r w:rsidR="00913FCF" w:rsidRPr="00CB2F1D">
        <w:t xml:space="preserve">The gmx namespace is not imported into other ISO19139 schema in the normative schema. In order to create schema-valid documents that use these extensions, explicit namespace-declaration must be made to the gmx schema in instance documents. </w:t>
      </w:r>
      <w:r w:rsidR="00E62B09">
        <w:t xml:space="preserve">For the </w:t>
      </w:r>
      <w:r w:rsidR="00913FCF" w:rsidRPr="00CB2F1D">
        <w:t xml:space="preserve">USGIN profile, these extension classes are not </w:t>
      </w:r>
      <w:r w:rsidR="00E62B09">
        <w:t>recommended, and may be ignored by client software</w:t>
      </w:r>
      <w:r w:rsidR="00913FCF" w:rsidRPr="00CB2F1D">
        <w:t>.</w:t>
      </w:r>
    </w:p>
    <w:p w14:paraId="20DE97D8" w14:textId="77777777" w:rsidR="00913FCF" w:rsidRPr="00CB2F1D" w:rsidRDefault="00913FCF" w:rsidP="00913FCF">
      <w:pPr>
        <w:pStyle w:val="Heading3"/>
      </w:pPr>
      <w:bookmarkStart w:id="134" w:name="_Toc381426786"/>
      <w:r w:rsidRPr="00CB2F1D">
        <w:t>Language localization</w:t>
      </w:r>
      <w:bookmarkEnd w:id="134"/>
    </w:p>
    <w:p w14:paraId="167400CE" w14:textId="77777777" w:rsidR="002026DB" w:rsidRPr="00CB2F1D" w:rsidRDefault="00E62B09" w:rsidP="009611B8">
      <w:r>
        <w:t>ISO 19139 defines an</w:t>
      </w:r>
      <w:r w:rsidR="002026DB" w:rsidRPr="00CB2F1D">
        <w:t xml:space="preserve"> extension to </w:t>
      </w:r>
      <w:r w:rsidR="002026DB" w:rsidRPr="00CB2F1D">
        <w:rPr>
          <w:rStyle w:val="ElementxPath"/>
        </w:rPr>
        <w:t>gco:CharacterString</w:t>
      </w:r>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CharacterSTring</w:t>
      </w:r>
      <w:r w:rsidR="002026DB" w:rsidRPr="00CB2F1D">
        <w:t xml:space="preserve"> element that can specify the language, country, and character </w:t>
      </w:r>
      <w:r w:rsidR="00FF3DAD" w:rsidRPr="00CB2F1D">
        <w:t>encoding</w:t>
      </w:r>
      <w:r w:rsidR="002026DB" w:rsidRPr="00CB2F1D">
        <w:t xml:space="preserve"> for the </w:t>
      </w:r>
      <w:r w:rsidR="002026DB" w:rsidRPr="00CB2F1D">
        <w:lastRenderedPageBreak/>
        <w:t xml:space="preserve">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CharacterString</w:t>
      </w:r>
      <w:r w:rsidR="002026DB" w:rsidRPr="00CB2F1D">
        <w:t>, each localized to a different language/country.</w:t>
      </w:r>
    </w:p>
    <w:p w14:paraId="7B4F9CF3" w14:textId="77777777"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 xml:space="preserve">practice is to implement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35" w:name="_Toc244579482"/>
      <w:bookmarkStart w:id="136" w:name="_Toc244579484"/>
      <w:bookmarkEnd w:id="135"/>
      <w:bookmarkEnd w:id="136"/>
    </w:p>
    <w:p w14:paraId="3845065F" w14:textId="77777777" w:rsidR="00913FCF" w:rsidRPr="00CB2F1D" w:rsidRDefault="00913FCF" w:rsidP="00913FCF">
      <w:pPr>
        <w:pStyle w:val="Heading3"/>
      </w:pPr>
      <w:bookmarkStart w:id="137" w:name="_Ref247269078"/>
      <w:bookmarkStart w:id="138" w:name="_Ref252197736"/>
      <w:bookmarkStart w:id="139" w:name="_Ref252197755"/>
      <w:bookmarkStart w:id="140" w:name="_Toc381426787"/>
      <w:r w:rsidRPr="00CB2F1D">
        <w:t>Codelists</w:t>
      </w:r>
      <w:bookmarkEnd w:id="137"/>
      <w:bookmarkEnd w:id="138"/>
      <w:bookmarkEnd w:id="139"/>
      <w:bookmarkEnd w:id="140"/>
    </w:p>
    <w:p w14:paraId="4B123A29" w14:textId="77777777"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14:paraId="154E13F5" w14:textId="77777777" w:rsidR="00B03FAE" w:rsidRPr="00CB2F1D" w:rsidRDefault="00B03FAE" w:rsidP="00B03FAE">
      <w:r w:rsidRPr="00A925B0">
        <w:rPr>
          <w:rFonts w:ascii="Courier New" w:hAnsi="Courier New" w:cs="Arial-ItalicMT"/>
          <w:color w:val="FF0000"/>
        </w:rPr>
        <w:t>codeList</w:t>
      </w:r>
      <w:r w:rsidR="001F6800" w:rsidRPr="00C55311">
        <w:rPr>
          <w:color w:val="FF0000"/>
        </w:rPr>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codeList is not used to identify a vocabulary; rather it provides a locator (functionally equivalent to xlink:href) for an online resource, typically a web page or xml file, that </w:t>
      </w:r>
      <w:r w:rsidR="00144B9D">
        <w:t>contains a listing</w:t>
      </w:r>
      <w:r w:rsidR="0013177C">
        <w:t xml:space="preserve"> of the codelist</w:t>
      </w:r>
      <w:r w:rsidR="00144B9D">
        <w:t xml:space="preserve"> with the code values and scope notes</w:t>
      </w:r>
      <w:r w:rsidR="0013177C">
        <w:t xml:space="preserve">. Different services provide different URL’s, possibly linking to different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14:paraId="6F606868" w14:textId="77777777" w:rsidR="00B03FAE" w:rsidRPr="00CB2F1D" w:rsidRDefault="00B03FAE" w:rsidP="00B03FAE">
      <w:r w:rsidRPr="00CB2F1D">
        <w:rPr>
          <w:rFonts w:ascii="Courier New" w:hAnsi="Courier New"/>
          <w:color w:val="FF0000"/>
        </w:rPr>
        <w:t>codeListValue</w:t>
      </w:r>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catalogue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different locales supported by the metadata.</w:t>
      </w:r>
    </w:p>
    <w:p w14:paraId="609245C8" w14:textId="77777777" w:rsidR="00B03FAE" w:rsidRPr="00CB2F1D" w:rsidRDefault="00B03FAE" w:rsidP="00B03FAE">
      <w:r w:rsidRPr="00CB2F1D">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 xml:space="preserve">alternative expression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value of the xml CodeList element in this case.</w:t>
      </w:r>
      <w:r w:rsidR="001F6800">
        <w:t xml:space="preserve">  This appears to be an attempt to allow alternate codeListValue strings to be associated with the codelist value concept for language localization or use of alternate identifiers. </w:t>
      </w:r>
    </w:p>
    <w:p w14:paraId="668BE7FD" w14:textId="77777777"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gco:CharacterString</w:t>
      </w:r>
      <w:r w:rsidRPr="00CB2F1D">
        <w:t xml:space="preserve">. These codeList elements are thus substitutable for elements typed </w:t>
      </w:r>
      <w:r w:rsidRPr="009851E6">
        <w:rPr>
          <w:rStyle w:val="ElementxPath"/>
        </w:rPr>
        <w:t>gco:CharacterString</w:t>
      </w:r>
      <w:r w:rsidRPr="00CB2F1D">
        <w:t>. Consequently, any CodeList instance is an XML element that takes a string value</w:t>
      </w:r>
      <w:r w:rsidR="001F6800">
        <w:t xml:space="preserve"> (corresponding to the element value for a gco:CharacterString),</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14:paraId="204FC90D" w14:textId="77777777" w:rsidR="00B03FAE" w:rsidRPr="00CB2F1D" w:rsidRDefault="00B03FAE" w:rsidP="00B03FAE">
      <w:r w:rsidRPr="00CB2F1D">
        <w:t>The ISO specification uses an unfortunate choice of name for the ‘codeListValue’ attribute that is defined to be a identifier, apparently with the intention that it is a language-neutral concept identifier that might be associated with various language-localized labels for the concept. NAP CodeList registries (</w:t>
      </w:r>
      <w:hyperlink r:id="rId68" w:history="1">
        <w:r w:rsidR="00DA4E30" w:rsidRPr="009851E6">
          <w:rPr>
            <w:rStyle w:val="Hyperlink1"/>
          </w:rPr>
          <w:t>http://www.fgdc.gov/nap/metadata/register</w:t>
        </w:r>
      </w:hyperlink>
      <w:r w:rsidRPr="00CB2F1D">
        <w:t>) contrast with the codelists defined in the tables in ISO 19115</w:t>
      </w:r>
      <w:r w:rsidR="004F3158">
        <w:t xml:space="preserve"> </w:t>
      </w:r>
      <w:r w:rsidRPr="00CB2F1D">
        <w:t xml:space="preserve">Annex B in that the identifier (the ‘name’ column the ISO19115 Annex B tables) is an integer identifier with the prefix ‘RI_’. This would appear to correspond functionally to the ‘domainCode’ values in the ISO19115 Annex B tables, which ISO19139 indicates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14:paraId="2FE0C008" w14:textId="77777777" w:rsidR="00B03FAE" w:rsidRDefault="00B03FAE" w:rsidP="00B03FAE">
      <w:r w:rsidRPr="00CB2F1D">
        <w:t>NAP and INSPIRE usage is consistent with the ISO19139 definition of codeListValue as an identifier, with the name or label for the codeList concept included as the value of the CodeList</w:t>
      </w:r>
      <w:r w:rsidR="001F6800">
        <w:lastRenderedPageBreak/>
        <w:t>Value</w:t>
      </w:r>
      <w:r w:rsidRPr="00CB2F1D">
        <w:t xml:space="preserve"> </w:t>
      </w:r>
      <w:r w:rsidR="001F6800">
        <w:t>attribute</w:t>
      </w:r>
      <w:r w:rsidRPr="00CB2F1D">
        <w:t xml:space="preserve">. The ‘name’ column in ISO 19115, Annex B tables, which is described as the content for the codeListValue by ISO19139, contains English words that are the same as the labels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xml:space="preserve">), the CodeListDictionary/codeEntry/CodeDefinition elements only include gml:description and gml:identifier elements, but no gml:name elements. </w:t>
      </w:r>
      <w:r w:rsidR="001F6800">
        <w:t>B</w:t>
      </w:r>
      <w:r w:rsidR="004F3158">
        <w:t xml:space="preserve">ased on this ISO guidance, </w:t>
      </w:r>
      <w:r w:rsidR="004B6EEA">
        <w:t>USGIN profile mandates that controlled vocabulary terms from codelists are encoded thus</w:t>
      </w:r>
      <w:r w:rsidRPr="00CB2F1D">
        <w:t xml:space="preserve">: </w:t>
      </w:r>
    </w:p>
    <w:p w14:paraId="5C33B13F" w14:textId="77777777" w:rsidR="00FD2311" w:rsidRDefault="00FD2311" w:rsidP="00B03FAE"/>
    <w:p w14:paraId="46239C85" w14:textId="77777777" w:rsidR="00FD2311" w:rsidRPr="00CB2F1D" w:rsidRDefault="00B90241" w:rsidP="00B03FAE">
      <w:r>
        <w:t>Example 1:</w:t>
      </w:r>
    </w:p>
    <w:p w14:paraId="5F3883F7" w14:textId="77777777" w:rsidR="00DA4E30" w:rsidRDefault="00B03FAE" w:rsidP="00C55311">
      <w:pPr>
        <w:tabs>
          <w:tab w:val="left" w:pos="700"/>
          <w:tab w:val="left" w:pos="800"/>
        </w:tabs>
        <w:autoSpaceDE w:val="0"/>
        <w:autoSpaceDN w:val="0"/>
        <w:adjustRightInd w:val="0"/>
        <w:spacing w:before="0" w:after="0"/>
        <w:ind w:left="450" w:hanging="450"/>
        <w:rPr>
          <w:rStyle w:val="xmlElementChar"/>
          <w:rFonts w:ascii="Arial" w:hAnsi="Arial" w:cs="Arial"/>
          <w:color w:val="0000FF"/>
          <w:sz w:val="22"/>
          <w:szCs w:val="22"/>
        </w:rPr>
      </w:pPr>
      <w:r w:rsidRPr="00C55311">
        <w:rPr>
          <w:rStyle w:val="xmlElementChar"/>
          <w:rFonts w:ascii="Arial" w:hAnsi="Arial" w:cs="Arial"/>
          <w:color w:val="0000FF"/>
          <w:sz w:val="22"/>
          <w:szCs w:val="22"/>
        </w:rPr>
        <w:t>&lt;gmd:CI_DateTypeCode</w:t>
      </w:r>
      <w:r w:rsidRPr="00C55311">
        <w:rPr>
          <w:rFonts w:cs="Arial"/>
          <w:szCs w:val="22"/>
        </w:rPr>
        <w:t xml:space="preserve"> </w:t>
      </w:r>
      <w:r w:rsidRPr="00C55311">
        <w:rPr>
          <w:rStyle w:val="xmlAttributeChar"/>
          <w:rFonts w:ascii="Arial" w:hAnsi="Arial" w:cs="Arial"/>
          <w:color w:val="FF0000"/>
          <w:szCs w:val="22"/>
        </w:rPr>
        <w:t>codeList</w:t>
      </w:r>
      <w:r w:rsidRPr="00C55311">
        <w:rPr>
          <w:rFonts w:cs="Arial"/>
          <w:bCs/>
          <w:color w:val="8000FF"/>
          <w:szCs w:val="22"/>
        </w:rPr>
        <w:t>=</w:t>
      </w:r>
      <w:r w:rsidR="00EE6EBE" w:rsidRPr="00C55311">
        <w:rPr>
          <w:rFonts w:cs="Arial"/>
          <w:bCs/>
          <w:color w:val="8000FF"/>
          <w:szCs w:val="22"/>
        </w:rPr>
        <w:t>"</w:t>
      </w:r>
      <w:r w:rsidR="00B90241" w:rsidRPr="00C55311">
        <w:rPr>
          <w:rFonts w:cs="Arial"/>
          <w:szCs w:val="22"/>
        </w:rPr>
        <w:t xml:space="preserve"> </w:t>
      </w:r>
      <w:r w:rsidR="00B90241" w:rsidRPr="00C55311">
        <w:rPr>
          <w:rFonts w:cs="Arial"/>
          <w:bCs/>
          <w:color w:val="8000FF"/>
          <w:szCs w:val="22"/>
        </w:rPr>
        <w:t>http://standards.iso.org/ittf/PubliclyAvailableStandards/</w:t>
      </w:r>
      <w:r w:rsidR="00B90241" w:rsidRPr="00C55311">
        <w:rPr>
          <w:rFonts w:cs="Arial"/>
          <w:bCs/>
          <w:color w:val="8000FF"/>
          <w:szCs w:val="22"/>
        </w:rPr>
        <w:softHyphen/>
        <w:t>ISO_19139_Schemas/</w:t>
      </w:r>
      <w:r w:rsidR="00B90241" w:rsidRPr="00C55311">
        <w:rPr>
          <w:rFonts w:cs="Arial"/>
          <w:bCs/>
          <w:color w:val="8000FF"/>
          <w:szCs w:val="22"/>
        </w:rPr>
        <w:softHyphen/>
        <w:t>resources/</w:t>
      </w:r>
      <w:r w:rsidRPr="00C55311">
        <w:rPr>
          <w:rFonts w:cs="Arial"/>
          <w:bCs/>
          <w:color w:val="8000FF"/>
          <w:szCs w:val="22"/>
        </w:rPr>
        <w:t>#CI_</w:t>
      </w:r>
      <w:r w:rsidR="005D3732" w:rsidRPr="00C55311">
        <w:rPr>
          <w:rFonts w:cs="Arial"/>
          <w:bCs/>
          <w:color w:val="8000FF"/>
          <w:szCs w:val="22"/>
        </w:rPr>
        <w:t>DateTypeCode</w:t>
      </w:r>
      <w:r w:rsidR="00EE6EBE" w:rsidRPr="00C55311">
        <w:rPr>
          <w:rFonts w:cs="Arial"/>
          <w:bCs/>
          <w:color w:val="8000FF"/>
          <w:szCs w:val="22"/>
        </w:rPr>
        <w:t>"</w:t>
      </w:r>
      <w:r w:rsidR="00DA4E30" w:rsidRPr="00C55311">
        <w:rPr>
          <w:rFonts w:cs="Arial"/>
          <w:bCs/>
          <w:color w:val="8000FF"/>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creation</w:t>
      </w:r>
      <w:r w:rsidR="00EE6EBE" w:rsidRPr="00C55311">
        <w:rPr>
          <w:rFonts w:cs="Arial"/>
          <w:bCs/>
          <w:color w:val="8000FF"/>
          <w:szCs w:val="22"/>
        </w:rPr>
        <w:t>"</w:t>
      </w:r>
      <w:r w:rsidRPr="00C55311">
        <w:rPr>
          <w:rStyle w:val="xmlElementChar"/>
          <w:rFonts w:ascii="Arial" w:hAnsi="Arial" w:cs="Arial"/>
          <w:color w:val="0000FF"/>
          <w:sz w:val="22"/>
          <w:szCs w:val="22"/>
        </w:rPr>
        <w:t>/&gt;</w:t>
      </w:r>
    </w:p>
    <w:p w14:paraId="162B78EB" w14:textId="77777777" w:rsidR="00FD2311" w:rsidRPr="00C55311" w:rsidRDefault="00FD2311" w:rsidP="00C55311">
      <w:pPr>
        <w:tabs>
          <w:tab w:val="left" w:pos="700"/>
          <w:tab w:val="left" w:pos="800"/>
        </w:tabs>
        <w:autoSpaceDE w:val="0"/>
        <w:autoSpaceDN w:val="0"/>
        <w:adjustRightInd w:val="0"/>
        <w:spacing w:before="0" w:after="0"/>
        <w:ind w:left="450" w:hanging="450"/>
        <w:rPr>
          <w:rFonts w:cs="Arial"/>
          <w:color w:val="000000"/>
          <w:szCs w:val="22"/>
        </w:rPr>
      </w:pPr>
    </w:p>
    <w:p w14:paraId="1CCA8F36" w14:textId="77777777" w:rsidR="00FD2311" w:rsidRPr="00C55311" w:rsidRDefault="00B90241" w:rsidP="00FD2311">
      <w:pPr>
        <w:autoSpaceDE w:val="0"/>
        <w:autoSpaceDN w:val="0"/>
        <w:adjustRightInd w:val="0"/>
        <w:spacing w:before="0" w:after="0"/>
        <w:ind w:left="720" w:hanging="720"/>
        <w:rPr>
          <w:rFonts w:cs="Arial"/>
          <w:szCs w:val="22"/>
        </w:rPr>
      </w:pPr>
      <w:r w:rsidRPr="00A925B0">
        <w:rPr>
          <w:rFonts w:cs="Arial"/>
          <w:szCs w:val="22"/>
        </w:rPr>
        <w:t>Example 2</w:t>
      </w:r>
    </w:p>
    <w:p w14:paraId="21E4DB2B" w14:textId="77777777" w:rsidR="00B90241" w:rsidRDefault="00B03FAE" w:rsidP="00C55311">
      <w:pPr>
        <w:autoSpaceDE w:val="0"/>
        <w:autoSpaceDN w:val="0"/>
        <w:adjustRightInd w:val="0"/>
        <w:spacing w:before="0" w:after="0"/>
        <w:ind w:left="500" w:hanging="500"/>
        <w:rPr>
          <w:rStyle w:val="XMLExampleChar0"/>
          <w:rFonts w:ascii="Arial" w:hAnsi="Arial" w:cs="Arial"/>
          <w:color w:val="0000FF"/>
          <w:sz w:val="22"/>
          <w:szCs w:val="22"/>
        </w:rPr>
      </w:pPr>
      <w:r w:rsidRPr="00C55311">
        <w:rPr>
          <w:rStyle w:val="xmlElementChar"/>
          <w:rFonts w:ascii="Arial" w:hAnsi="Arial" w:cs="Arial"/>
          <w:color w:val="0000FF"/>
          <w:sz w:val="22"/>
          <w:szCs w:val="22"/>
        </w:rPr>
        <w:t>&lt;</w:t>
      </w:r>
      <w:r w:rsidR="00B90241" w:rsidRPr="00C55311">
        <w:rPr>
          <w:rStyle w:val="xmlElementChar"/>
          <w:rFonts w:ascii="Arial" w:hAnsi="Arial" w:cs="Arial"/>
          <w:color w:val="0000FF"/>
          <w:sz w:val="22"/>
          <w:szCs w:val="22"/>
        </w:rPr>
        <w:t>gmd:</w:t>
      </w:r>
      <w:r w:rsidRPr="00C55311">
        <w:rPr>
          <w:rStyle w:val="xmlElementChar"/>
          <w:rFonts w:ascii="Arial" w:hAnsi="Arial" w:cs="Arial"/>
          <w:color w:val="0000FF"/>
          <w:sz w:val="22"/>
          <w:szCs w:val="22"/>
        </w:rPr>
        <w:t>M</w:t>
      </w:r>
      <w:r w:rsidRPr="00C55311">
        <w:rPr>
          <w:rFonts w:cs="Arial"/>
          <w:color w:val="0000FF"/>
          <w:szCs w:val="22"/>
        </w:rPr>
        <w:t xml:space="preserve">D_CharacterSetCode </w:t>
      </w:r>
      <w:r w:rsidRPr="00C55311">
        <w:rPr>
          <w:rFonts w:cs="Arial"/>
          <w:szCs w:val="22"/>
        </w:rPr>
        <w:t xml:space="preserve"> </w:t>
      </w:r>
      <w:r w:rsidR="00DA4E30" w:rsidRPr="00C55311">
        <w:rPr>
          <w:rFonts w:cs="Arial"/>
          <w:szCs w:val="22"/>
        </w:rPr>
        <w:br/>
      </w:r>
      <w:r w:rsidRPr="00C55311">
        <w:rPr>
          <w:rFonts w:cs="Arial"/>
          <w:color w:val="FF0000"/>
          <w:szCs w:val="22"/>
        </w:rPr>
        <w:t>codeList</w:t>
      </w:r>
      <w:r w:rsidRPr="00C55311">
        <w:rPr>
          <w:rFonts w:cs="Arial"/>
          <w:bCs/>
          <w:color w:val="8000FF"/>
          <w:szCs w:val="22"/>
        </w:rPr>
        <w:t>=</w:t>
      </w:r>
      <w:r w:rsidR="00B90241" w:rsidRPr="00C55311">
        <w:rPr>
          <w:rFonts w:cs="Arial"/>
          <w:bCs/>
          <w:color w:val="8000FF"/>
          <w:szCs w:val="22"/>
        </w:rPr>
        <w:t>"</w:t>
      </w:r>
      <w:r w:rsidR="00B90241" w:rsidRPr="00C55311">
        <w:rPr>
          <w:rFonts w:cs="Arial"/>
          <w:szCs w:val="22"/>
        </w:rPr>
        <w:t xml:space="preserve"> </w:t>
      </w:r>
      <w:r w:rsidR="002A618A" w:rsidRPr="00C55311">
        <w:rPr>
          <w:rFonts w:cs="Arial"/>
          <w:bCs/>
          <w:color w:val="8000FF"/>
          <w:szCs w:val="22"/>
        </w:rPr>
        <w:t>http://www.isotc211.org/2005/resources/Codelist/gmxCodelists.xml</w:t>
      </w:r>
      <w:r w:rsidR="00B90241" w:rsidRPr="00C55311">
        <w:rPr>
          <w:rFonts w:cs="Arial"/>
          <w:bCs/>
          <w:color w:val="8000FF"/>
          <w:szCs w:val="22"/>
        </w:rPr>
        <w:t>#CI_DateTypeCode"</w:t>
      </w:r>
      <w:r w:rsidR="00DA4E30" w:rsidRPr="00C55311">
        <w:rPr>
          <w:rFonts w:cs="Arial"/>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utf8</w:t>
      </w:r>
      <w:r w:rsidR="00EE6EBE" w:rsidRPr="00C55311">
        <w:rPr>
          <w:rFonts w:cs="Arial"/>
          <w:bCs/>
          <w:color w:val="8000FF"/>
          <w:szCs w:val="22"/>
        </w:rPr>
        <w:t>"</w:t>
      </w:r>
      <w:r w:rsidRPr="00C55311">
        <w:rPr>
          <w:rStyle w:val="XMLExampleChar0"/>
          <w:rFonts w:ascii="Arial" w:hAnsi="Arial" w:cs="Arial"/>
          <w:color w:val="0000FF"/>
          <w:sz w:val="22"/>
          <w:szCs w:val="22"/>
        </w:rPr>
        <w:t>/&gt;</w:t>
      </w:r>
    </w:p>
    <w:p w14:paraId="63B8BE36" w14:textId="77777777" w:rsidR="00FD2311" w:rsidRPr="00C55311" w:rsidRDefault="00FD2311" w:rsidP="00C55311">
      <w:pPr>
        <w:autoSpaceDE w:val="0"/>
        <w:autoSpaceDN w:val="0"/>
        <w:adjustRightInd w:val="0"/>
        <w:spacing w:before="0" w:after="0"/>
        <w:ind w:left="500" w:hanging="500"/>
        <w:rPr>
          <w:rFonts w:cs="Arial"/>
          <w:szCs w:val="22"/>
        </w:rPr>
      </w:pPr>
    </w:p>
    <w:p w14:paraId="4166034C" w14:textId="77777777" w:rsidR="00FD2311" w:rsidRPr="00A925B0" w:rsidRDefault="00FD2311" w:rsidP="00FD2311">
      <w:pPr>
        <w:autoSpaceDE w:val="0"/>
        <w:autoSpaceDN w:val="0"/>
        <w:adjustRightInd w:val="0"/>
        <w:spacing w:before="0" w:after="0"/>
        <w:ind w:left="720" w:hanging="720"/>
        <w:rPr>
          <w:rFonts w:cs="Arial"/>
          <w:szCs w:val="22"/>
        </w:rPr>
      </w:pPr>
      <w:r w:rsidRPr="00A925B0">
        <w:rPr>
          <w:rFonts w:cs="Arial"/>
          <w:szCs w:val="22"/>
        </w:rPr>
        <w:t>O</w:t>
      </w:r>
      <w:r w:rsidR="00B90241" w:rsidRPr="00A925B0">
        <w:rPr>
          <w:rFonts w:cs="Arial"/>
          <w:szCs w:val="22"/>
        </w:rPr>
        <w:t>r</w:t>
      </w:r>
    </w:p>
    <w:p w14:paraId="019940BF" w14:textId="77777777" w:rsidR="00B90241" w:rsidRPr="00C55311" w:rsidRDefault="00B90241" w:rsidP="00FD2311">
      <w:pPr>
        <w:autoSpaceDE w:val="0"/>
        <w:autoSpaceDN w:val="0"/>
        <w:adjustRightInd w:val="0"/>
        <w:spacing w:before="0" w:after="0"/>
        <w:ind w:left="500" w:hanging="500"/>
        <w:rPr>
          <w:rFonts w:cs="Arial"/>
          <w:color w:val="0000FF"/>
          <w:szCs w:val="22"/>
        </w:rPr>
      </w:pPr>
      <w:r w:rsidRPr="00C55311">
        <w:rPr>
          <w:rStyle w:val="xmlElementChar"/>
          <w:rFonts w:ascii="Arial" w:hAnsi="Arial" w:cs="Arial"/>
          <w:color w:val="0000FF"/>
          <w:sz w:val="22"/>
          <w:szCs w:val="22"/>
        </w:rPr>
        <w:t>&lt;gmd:M</w:t>
      </w:r>
      <w:r w:rsidRPr="00C55311">
        <w:rPr>
          <w:rFonts w:cs="Arial"/>
          <w:color w:val="0000FF"/>
          <w:szCs w:val="22"/>
        </w:rPr>
        <w:t xml:space="preserve">D_CharacterSetCode </w:t>
      </w:r>
      <w:r w:rsidRPr="00C55311">
        <w:rPr>
          <w:rFonts w:cs="Arial"/>
          <w:szCs w:val="22"/>
        </w:rPr>
        <w:t xml:space="preserve"> </w:t>
      </w:r>
      <w:r w:rsidRPr="00C55311">
        <w:rPr>
          <w:rFonts w:cs="Arial"/>
          <w:szCs w:val="22"/>
        </w:rPr>
        <w:br/>
      </w:r>
      <w:r w:rsidRPr="00C55311">
        <w:rPr>
          <w:rFonts w:cs="Arial"/>
          <w:color w:val="FF0000"/>
          <w:szCs w:val="22"/>
        </w:rPr>
        <w:t>codeList</w:t>
      </w:r>
      <w:r w:rsidRPr="00C55311">
        <w:rPr>
          <w:rFonts w:cs="Arial"/>
          <w:bCs/>
          <w:color w:val="8000FF"/>
          <w:szCs w:val="22"/>
        </w:rPr>
        <w:t>="</w:t>
      </w:r>
      <w:r w:rsidRPr="00C55311">
        <w:rPr>
          <w:rFonts w:cs="Arial"/>
          <w:szCs w:val="22"/>
        </w:rPr>
        <w:t xml:space="preserve"> </w:t>
      </w:r>
      <w:r w:rsidR="002A618A" w:rsidRPr="00C55311">
        <w:rPr>
          <w:rFonts w:cs="Arial"/>
          <w:bCs/>
          <w:color w:val="8000FF"/>
          <w:szCs w:val="22"/>
        </w:rPr>
        <w:t>http://www.isotc211.org/2005/resources/Codelist/gmxCodelists.xml</w:t>
      </w:r>
      <w:r w:rsidRPr="00C55311">
        <w:rPr>
          <w:rFonts w:cs="Arial"/>
          <w:bCs/>
          <w:color w:val="8000FF"/>
          <w:szCs w:val="22"/>
        </w:rPr>
        <w:t>#CI_DateTypeCode"</w:t>
      </w:r>
      <w:r w:rsidRPr="00C55311">
        <w:rPr>
          <w:rFonts w:cs="Arial"/>
          <w:szCs w:val="22"/>
        </w:rPr>
        <w:br/>
      </w:r>
      <w:r w:rsidRPr="00C55311">
        <w:rPr>
          <w:rFonts w:cs="Arial"/>
          <w:color w:val="FF0000"/>
          <w:szCs w:val="22"/>
        </w:rPr>
        <w:t>codeListValue</w:t>
      </w:r>
      <w:r w:rsidRPr="00C55311">
        <w:rPr>
          <w:rFonts w:cs="Arial"/>
          <w:bCs/>
          <w:color w:val="8000FF"/>
          <w:szCs w:val="22"/>
        </w:rPr>
        <w:t>="utf8"</w:t>
      </w:r>
      <w:r w:rsidRPr="00C55311">
        <w:rPr>
          <w:rStyle w:val="XMLExampleChar0"/>
          <w:rFonts w:ascii="Arial" w:hAnsi="Arial" w:cs="Arial"/>
          <w:color w:val="0000FF"/>
          <w:sz w:val="22"/>
          <w:szCs w:val="22"/>
        </w:rPr>
        <w:t>&gt;</w:t>
      </w:r>
      <w:r w:rsidRPr="00C55311">
        <w:rPr>
          <w:rStyle w:val="XMLExampleChar0"/>
          <w:rFonts w:ascii="Arial" w:hAnsi="Arial" w:cs="Arial"/>
          <w:bCs/>
          <w:color w:val="000000"/>
          <w:sz w:val="22"/>
          <w:szCs w:val="22"/>
        </w:rPr>
        <w:t>UTF-8</w:t>
      </w:r>
      <w:r w:rsidRPr="00C55311">
        <w:rPr>
          <w:rStyle w:val="XMLExampleChar0"/>
          <w:rFonts w:ascii="Arial" w:hAnsi="Arial" w:cs="Arial"/>
          <w:color w:val="0000FF"/>
          <w:sz w:val="22"/>
          <w:szCs w:val="22"/>
        </w:rPr>
        <w:t>&lt;/</w:t>
      </w:r>
      <w:r w:rsidRPr="00C55311">
        <w:rPr>
          <w:rStyle w:val="xmlElementChar"/>
          <w:rFonts w:ascii="Arial" w:hAnsi="Arial" w:cs="Arial"/>
          <w:color w:val="0000FF"/>
          <w:sz w:val="22"/>
          <w:szCs w:val="22"/>
        </w:rPr>
        <w:t>gmd:M</w:t>
      </w:r>
      <w:r w:rsidRPr="00C55311">
        <w:rPr>
          <w:rFonts w:cs="Arial"/>
          <w:color w:val="0000FF"/>
          <w:szCs w:val="22"/>
        </w:rPr>
        <w:t>D_CharacterSetCode&gt;</w:t>
      </w:r>
    </w:p>
    <w:p w14:paraId="6F559376" w14:textId="77777777" w:rsidR="00B03FAE" w:rsidRPr="00CB2F1D" w:rsidRDefault="00B90241" w:rsidP="009851E6">
      <w:pPr>
        <w:rPr>
          <w:rFonts w:ascii="ArialMT" w:hAnsi="ArialMT" w:cs="ArialMT"/>
          <w:szCs w:val="20"/>
        </w:rPr>
      </w:pPr>
      <w:r>
        <w:t xml:space="preserve">The alternate version of example 2 includes label string for the codelist concept as the element  value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r w:rsidRPr="00B90241">
        <w:t xml:space="preserve"> </w:t>
      </w:r>
      <w:r w:rsidR="002A618A">
        <w:t>http://www.isotc211.org/2005/resources/Codelist/gmxCodelists.xml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14:paraId="4106F8EC" w14:textId="77777777"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the codelist</w:t>
      </w:r>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14:paraId="4388600F" w14:textId="77777777" w:rsidR="00B03FAE" w:rsidRPr="00C55311" w:rsidRDefault="00B03FAE" w:rsidP="00822299">
      <w:pPr>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&lt;gmd:CI_DateTypeCode</w:t>
      </w:r>
      <w:r w:rsidRPr="00C55311">
        <w:rPr>
          <w:rFonts w:cs="Arial"/>
          <w:color w:val="000000"/>
          <w:szCs w:val="22"/>
          <w:highlight w:val="white"/>
        </w:rPr>
        <w:t xml:space="preserve"> </w:t>
      </w:r>
      <w:r w:rsidR="00DA4E30" w:rsidRPr="00C55311">
        <w:rPr>
          <w:rFonts w:cs="Arial"/>
          <w:color w:val="000000"/>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Style w:val="XMLExampleChar0"/>
          <w:rFonts w:ascii="Arial" w:hAnsi="Arial" w:cs="Arial"/>
          <w:bCs/>
          <w:color w:val="8000FF"/>
          <w:sz w:val="22"/>
          <w:szCs w:val="22"/>
          <w:highlight w:val="white"/>
        </w:rPr>
        <w:t>"</w:t>
      </w:r>
      <w:hyperlink r:id="rId69" w:history="1">
        <w:r w:rsidR="00A5294A" w:rsidRPr="00C55311">
          <w:rPr>
            <w:rStyle w:val="XMLExampleChar0"/>
            <w:rFonts w:ascii="Arial" w:hAnsi="Arial" w:cs="Arial"/>
            <w:bCs/>
            <w:color w:val="8000FF"/>
            <w:sz w:val="22"/>
            <w:szCs w:val="22"/>
            <w:highlight w:val="white"/>
          </w:rPr>
          <w:t>http://www.fgdc.gov/nap/metadata/register/register</w:t>
        </w:r>
        <w:r w:rsidR="00200B30" w:rsidRPr="00C55311">
          <w:rPr>
            <w:rStyle w:val="XMLExampleChar0"/>
            <w:rFonts w:ascii="Arial" w:hAnsi="Arial" w:cs="Arial"/>
            <w:bCs/>
            <w:color w:val="8000FF"/>
            <w:sz w:val="22"/>
            <w:szCs w:val="22"/>
            <w:highlight w:val="white"/>
          </w:rPr>
          <w:softHyphen/>
        </w:r>
        <w:r w:rsidR="00A5294A" w:rsidRPr="00C55311">
          <w:rPr>
            <w:rStyle w:val="XMLExampleChar0"/>
            <w:rFonts w:ascii="Arial" w:hAnsi="Arial" w:cs="Arial"/>
            <w:bCs/>
            <w:color w:val="8000FF"/>
            <w:sz w:val="22"/>
            <w:szCs w:val="22"/>
            <w:highlight w:val="white"/>
          </w:rPr>
          <w:t>ItemClasses.html#IC_87</w:t>
        </w:r>
      </w:hyperlink>
      <w:r w:rsidR="00EE6EBE" w:rsidRPr="00C55311">
        <w:rPr>
          <w:rStyle w:val="XMLExampleChar0"/>
          <w:rFonts w:ascii="Arial" w:hAnsi="Arial" w:cs="Arial"/>
          <w:bCs/>
          <w:color w:val="8000FF"/>
          <w:sz w:val="22"/>
          <w:szCs w:val="22"/>
          <w:highlight w:val="white"/>
        </w:rPr>
        <w:t>"</w:t>
      </w:r>
      <w:r w:rsidR="00DA4E30" w:rsidRPr="00C55311">
        <w:rPr>
          <w:rFonts w:cs="Arial"/>
          <w:color w:val="000000"/>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4B6EEA" w:rsidRPr="00C55311">
        <w:rPr>
          <w:rFonts w:cs="Arial"/>
          <w:bCs/>
          <w:color w:val="8000FF"/>
          <w:szCs w:val="22"/>
          <w:highlight w:val="white"/>
        </w:rPr>
        <w:t>superseded</w:t>
      </w:r>
      <w:r w:rsidR="00EE6EBE" w:rsidRPr="00C55311">
        <w:rPr>
          <w:rFonts w:cs="Arial"/>
          <w:bCs/>
          <w:color w:val="8000FF"/>
          <w:szCs w:val="22"/>
          <w:highlight w:val="white"/>
        </w:rPr>
        <w:t>"</w:t>
      </w:r>
      <w:r w:rsidRPr="00C55311">
        <w:rPr>
          <w:rFonts w:cs="Arial"/>
          <w:color w:val="0000FF"/>
          <w:szCs w:val="22"/>
          <w:highlight w:val="white"/>
        </w:rPr>
        <w:t>&gt;</w:t>
      </w:r>
      <w:r w:rsidRPr="00C55311">
        <w:rPr>
          <w:rFonts w:cs="Arial"/>
          <w:bCs/>
          <w:color w:val="000000"/>
          <w:szCs w:val="22"/>
          <w:highlight w:val="white"/>
        </w:rPr>
        <w:t>superseded</w:t>
      </w:r>
      <w:r w:rsidRPr="00C55311">
        <w:rPr>
          <w:rFonts w:cs="Arial"/>
          <w:color w:val="0000FF"/>
          <w:szCs w:val="22"/>
          <w:highlight w:val="white"/>
        </w:rPr>
        <w:t>&lt;/gmd:CI_DateTypeCode&gt;</w:t>
      </w:r>
    </w:p>
    <w:p w14:paraId="61D9EF9F" w14:textId="77777777"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the codeList, with the prefix ‘RI_’ added</w:t>
      </w:r>
      <w:r w:rsidR="00822299">
        <w:t xml:space="preserve">. </w:t>
      </w:r>
    </w:p>
    <w:p w14:paraId="00CA8E3E" w14:textId="77777777"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 xml:space="preserve">The recommended practice is to use ISO codelists wherever possible, encoded as in the examples above. </w:t>
      </w:r>
      <w:r w:rsidRPr="00083B4E">
        <w:t>NAP codes may be used where necessary</w:t>
      </w:r>
      <w:r w:rsidR="00593A52">
        <w:t>, with the appropriate codeList URL: "</w:t>
      </w:r>
      <w:r w:rsidR="00593A52" w:rsidRPr="00593A52">
        <w:t xml:space="preserve"> </w:t>
      </w:r>
      <w:r w:rsidR="00593A52" w:rsidRPr="00593A52">
        <w:lastRenderedPageBreak/>
        <w:t>http://www.fgdc.gov/</w:t>
      </w:r>
      <w:r w:rsidR="00593A52">
        <w:softHyphen/>
      </w:r>
      <w:r w:rsidR="00593A52" w:rsidRPr="00593A52">
        <w:t>nap/metadata/register/registerItemClasses.html</w:t>
      </w:r>
      <w:r w:rsidR="00593A52">
        <w:t>" and optional codelist-specific document fragment token (e.g. #IC_87)</w:t>
      </w:r>
    </w:p>
    <w:p w14:paraId="75BF8E14" w14:textId="77777777" w:rsidR="00B03FAE" w:rsidRPr="00CB2F1D" w:rsidRDefault="00B03FAE" w:rsidP="00B03FAE">
      <w:r w:rsidRPr="00CB2F1D">
        <w:t xml:space="preserve">If a new codelist is created to restrict text in an ISO element whose type is simply CharacterString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xsi:type attribute. The following example uses the FileFormatCodeList, which is the only code list vocabulary added to the collection of codelists defined by ISO 19115 by the North American Profile.</w:t>
      </w:r>
    </w:p>
    <w:p w14:paraId="50BA7FE4" w14:textId="77777777" w:rsidR="00B03FAE" w:rsidRPr="00C55311" w:rsidRDefault="00B03FAE" w:rsidP="005D3732">
      <w:pPr>
        <w:tabs>
          <w:tab w:val="left" w:pos="300"/>
        </w:tabs>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&lt;gmd:fileType</w:t>
      </w:r>
      <w:r w:rsidRPr="00C55311">
        <w:rPr>
          <w:rFonts w:cs="Arial"/>
          <w:color w:val="000000"/>
          <w:szCs w:val="22"/>
          <w:highlight w:val="white"/>
        </w:rPr>
        <w:t xml:space="preserve"> </w:t>
      </w:r>
      <w:r w:rsidRPr="00C55311">
        <w:rPr>
          <w:rFonts w:cs="Arial"/>
          <w:color w:val="FF0000"/>
          <w:szCs w:val="22"/>
          <w:highlight w:val="white"/>
        </w:rPr>
        <w:t>xsi:type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rPr>
        <w:t>gml:CodeType</w:t>
      </w:r>
      <w:r w:rsidR="00EE6EBE" w:rsidRPr="00C55311">
        <w:rPr>
          <w:rFonts w:cs="Arial"/>
          <w:bCs/>
          <w:color w:val="8000FF"/>
          <w:szCs w:val="22"/>
          <w:highlight w:val="white"/>
        </w:rPr>
        <w:t>"</w:t>
      </w:r>
      <w:r w:rsidR="0071061D" w:rsidRPr="00C55311">
        <w:rPr>
          <w:rFonts w:cs="Arial"/>
          <w:bCs/>
          <w:color w:val="8000FF"/>
          <w:szCs w:val="22"/>
          <w:highlight w:val="white"/>
        </w:rPr>
        <w:t xml:space="preserve"> </w:t>
      </w:r>
      <w:r w:rsidR="00464793" w:rsidRPr="00C55311">
        <w:rPr>
          <w:rFonts w:cs="Arial"/>
          <w:bCs/>
          <w:color w:val="8000FF"/>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Fonts w:cs="Arial"/>
          <w:bCs/>
          <w:color w:val="8000FF"/>
          <w:szCs w:val="22"/>
          <w:highlight w:val="white"/>
        </w:rPr>
        <w:t>"</w:t>
      </w:r>
      <w:r w:rsidRPr="00C55311">
        <w:rPr>
          <w:rFonts w:cs="Arial"/>
          <w:bCs/>
          <w:color w:val="8000FF"/>
          <w:szCs w:val="22"/>
          <w:highlight w:val="white"/>
        </w:rPr>
        <w:t>http://www.fgdc.gov/nap/metadata/register/registerItemClasses.html#IC_115</w:t>
      </w:r>
      <w:r w:rsidR="00EE6EBE" w:rsidRPr="00C55311">
        <w:rPr>
          <w:rFonts w:cs="Arial"/>
          <w:bCs/>
          <w:color w:val="8000FF"/>
          <w:szCs w:val="22"/>
          <w:highlight w:val="white"/>
        </w:rPr>
        <w:t>"</w:t>
      </w:r>
      <w:r w:rsidRPr="00C55311">
        <w:rPr>
          <w:rFonts w:cs="Arial"/>
          <w:bCs/>
          <w:color w:val="8000FF"/>
          <w:szCs w:val="22"/>
          <w:highlight w:val="white"/>
        </w:rPr>
        <w:t xml:space="preserve"> </w:t>
      </w:r>
      <w:r w:rsidR="0071061D" w:rsidRPr="00C55311">
        <w:rPr>
          <w:rFonts w:cs="Arial"/>
          <w:bCs/>
          <w:color w:val="8000FF"/>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highlight w:val="white"/>
        </w:rPr>
        <w:t>jpg</w:t>
      </w:r>
      <w:r w:rsidR="00EE6EBE" w:rsidRPr="00C55311">
        <w:rPr>
          <w:rFonts w:cs="Arial"/>
          <w:bCs/>
          <w:color w:val="8000FF"/>
          <w:szCs w:val="22"/>
          <w:highlight w:val="white"/>
        </w:rPr>
        <w:t>"</w:t>
      </w:r>
      <w:r w:rsidRPr="00C55311">
        <w:rPr>
          <w:rFonts w:cs="Arial"/>
          <w:color w:val="0000FF"/>
          <w:szCs w:val="22"/>
          <w:highlight w:val="white"/>
        </w:rPr>
        <w:t>&gt;</w:t>
      </w:r>
    </w:p>
    <w:p w14:paraId="1DC91F21" w14:textId="77777777" w:rsidR="00B03FAE" w:rsidRPr="00C55311" w:rsidRDefault="00464793" w:rsidP="00B03FAE">
      <w:pPr>
        <w:tabs>
          <w:tab w:val="left" w:pos="300"/>
          <w:tab w:val="left" w:pos="700"/>
          <w:tab w:val="left" w:pos="1100"/>
          <w:tab w:val="left" w:pos="1500"/>
        </w:tabs>
        <w:autoSpaceDE w:val="0"/>
        <w:autoSpaceDN w:val="0"/>
        <w:adjustRightInd w:val="0"/>
        <w:spacing w:before="0" w:after="0"/>
        <w:ind w:left="1500" w:hanging="1500"/>
        <w:rPr>
          <w:rFonts w:cs="Arial"/>
          <w:bCs/>
          <w:color w:val="000000"/>
          <w:szCs w:val="22"/>
          <w:highlight w:val="white"/>
        </w:rPr>
      </w:pPr>
      <w:r w:rsidRPr="00C55311">
        <w:rPr>
          <w:rFonts w:cs="Arial"/>
          <w:bCs/>
          <w:color w:val="000000"/>
          <w:szCs w:val="22"/>
          <w:highlight w:val="white"/>
        </w:rPr>
        <w:t xml:space="preserve">  </w:t>
      </w:r>
      <w:r w:rsidR="00B03FAE" w:rsidRPr="00C55311">
        <w:rPr>
          <w:rFonts w:cs="Arial"/>
          <w:color w:val="0000FF"/>
          <w:szCs w:val="22"/>
          <w:highlight w:val="white"/>
        </w:rPr>
        <w:t>&lt;gco:CharacterString&gt;</w:t>
      </w:r>
      <w:r w:rsidR="00B03FAE" w:rsidRPr="00C55311">
        <w:rPr>
          <w:rFonts w:cs="Arial"/>
          <w:bCs/>
          <w:color w:val="000000"/>
          <w:szCs w:val="22"/>
          <w:highlight w:val="white"/>
        </w:rPr>
        <w:t>jpg</w:t>
      </w:r>
      <w:r w:rsidR="00B03FAE" w:rsidRPr="00C55311">
        <w:rPr>
          <w:rFonts w:cs="Arial"/>
          <w:color w:val="0000FF"/>
          <w:szCs w:val="22"/>
          <w:highlight w:val="white"/>
        </w:rPr>
        <w:t>&lt;/gco:CharacterString&gt;</w:t>
      </w:r>
    </w:p>
    <w:p w14:paraId="47BBEB89" w14:textId="77777777" w:rsidR="00B03FAE" w:rsidRPr="00C55311" w:rsidRDefault="00B03FAE" w:rsidP="00B03FAE">
      <w:pPr>
        <w:tabs>
          <w:tab w:val="left" w:pos="300"/>
          <w:tab w:val="left" w:pos="700"/>
          <w:tab w:val="left" w:pos="1100"/>
          <w:tab w:val="left" w:pos="1500"/>
        </w:tabs>
        <w:autoSpaceDE w:val="0"/>
        <w:autoSpaceDN w:val="0"/>
        <w:adjustRightInd w:val="0"/>
        <w:spacing w:before="0" w:after="0"/>
        <w:ind w:left="1500" w:hanging="1500"/>
        <w:rPr>
          <w:rFonts w:cs="Arial"/>
          <w:color w:val="0000FF"/>
          <w:szCs w:val="22"/>
        </w:rPr>
      </w:pPr>
      <w:r w:rsidRPr="00C55311">
        <w:rPr>
          <w:rFonts w:cs="Arial"/>
          <w:color w:val="0000FF"/>
          <w:szCs w:val="22"/>
          <w:highlight w:val="white"/>
        </w:rPr>
        <w:t>&lt;/gmd:fileType&gt;</w:t>
      </w:r>
    </w:p>
    <w:p w14:paraId="0F47C99A" w14:textId="77777777" w:rsidR="00593A52" w:rsidRPr="00776B46" w:rsidRDefault="00593A52" w:rsidP="00593A52">
      <w:r>
        <w:t xml:space="preserve">As a convention for using controlled vocabularies on </w:t>
      </w:r>
      <w:r w:rsidRPr="009851E6">
        <w:rPr>
          <w:rStyle w:val="ElementxPath"/>
        </w:rPr>
        <w:t>gco:characterString</w:t>
      </w:r>
      <w:r>
        <w:t xml:space="preserve"> elements without the overhead of a defining a new namespace and xml schema, USGIN proposes that use of a controlled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w:t>
      </w:r>
      <w:r w:rsidR="00FD2311">
        <w:rPr>
          <w:rStyle w:val="ElementxPath"/>
        </w:rPr>
        <w:t>C</w:t>
      </w:r>
      <w:r w:rsidRPr="00A130BA">
        <w:rPr>
          <w:rStyle w:val="ElementxPath"/>
        </w:rPr>
        <w:t>haracterString</w:t>
      </w:r>
      <w:r>
        <w:t xml:space="preserve"> element. The type gml:CodeType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xml:space="preserve">), which MUST be the URI for the vocabulary used, with the implication that the </w:t>
      </w:r>
      <w:r w:rsidRPr="009851E6">
        <w:rPr>
          <w:rStyle w:val="ElementxPath"/>
        </w:rPr>
        <w:t>gco:CharacterString</w:t>
      </w:r>
      <w:r>
        <w:t xml:space="preserve"> element value</w:t>
      </w:r>
      <w:r w:rsidR="00592AA7">
        <w:t xml:space="preserve"> and the codeListValue attribute</w:t>
      </w:r>
      <w:r>
        <w:t xml:space="preserve"> will then be an identifier from that vocabulary. This essentially turns the CharacterString into a GML scoped name or gco:LocalName element. </w:t>
      </w:r>
    </w:p>
    <w:p w14:paraId="500DE2D3" w14:textId="77777777" w:rsidR="00972569" w:rsidRDefault="00972569" w:rsidP="009851E6">
      <w:pPr>
        <w:keepNext/>
      </w:pPr>
      <w:bookmarkStart w:id="141" w:name="_Ref252210514"/>
      <w:bookmarkStart w:id="142" w:name="_Toc277856267"/>
      <w:r>
        <w:t xml:space="preserve">Table </w:t>
      </w:r>
      <w:fldSimple w:instr=" SEQ Table \* ARABIC ">
        <w:r w:rsidR="00877F9F">
          <w:rPr>
            <w:noProof/>
          </w:rPr>
          <w:t>9</w:t>
        </w:r>
      </w:fldSimple>
      <w:bookmarkEnd w:id="141"/>
      <w:r>
        <w:t xml:space="preserve">. </w:t>
      </w:r>
      <w:r w:rsidRPr="00AC086F">
        <w:t>Codelist crosswalk between ISO, NAP and USGIN.</w:t>
      </w:r>
      <w:bookmarkEnd w:id="142"/>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14:paraId="2A333233" w14:textId="77777777" w:rsidTr="008F1532">
        <w:trPr>
          <w:cantSplit/>
          <w:tblHeader/>
        </w:trPr>
        <w:tc>
          <w:tcPr>
            <w:tcW w:w="2208" w:type="dxa"/>
          </w:tcPr>
          <w:p w14:paraId="3FC3963D" w14:textId="77777777" w:rsidR="00673BA2" w:rsidRDefault="006045F9" w:rsidP="009851E6">
            <w:pPr>
              <w:pStyle w:val="Tableheading"/>
              <w:keepNext/>
            </w:pPr>
            <w:r>
              <w:t>Codelist</w:t>
            </w:r>
            <w:r w:rsidR="0088489B">
              <w:t xml:space="preserve"> (ISO / NAP)</w:t>
            </w:r>
          </w:p>
        </w:tc>
        <w:tc>
          <w:tcPr>
            <w:tcW w:w="4800" w:type="dxa"/>
          </w:tcPr>
          <w:p w14:paraId="4D6776FA" w14:textId="77777777" w:rsidR="00673BA2" w:rsidRDefault="00673BA2" w:rsidP="009851E6">
            <w:pPr>
              <w:pStyle w:val="Tableheading"/>
              <w:keepNext/>
            </w:pPr>
            <w:r>
              <w:t>Code</w:t>
            </w:r>
            <w:r w:rsidR="00B638FB">
              <w:t>d</w:t>
            </w:r>
            <w:r>
              <w:t xml:space="preserve"> Values/Names</w:t>
            </w:r>
          </w:p>
        </w:tc>
        <w:tc>
          <w:tcPr>
            <w:tcW w:w="2243" w:type="dxa"/>
          </w:tcPr>
          <w:p w14:paraId="154C4657" w14:textId="77777777" w:rsidR="00673BA2" w:rsidRDefault="00B638FB" w:rsidP="009851E6">
            <w:pPr>
              <w:pStyle w:val="Tableheading"/>
              <w:keepNext/>
            </w:pPr>
            <w:r>
              <w:t>Comments</w:t>
            </w:r>
          </w:p>
        </w:tc>
      </w:tr>
      <w:tr w:rsidR="00673BA2" w14:paraId="7D97178E" w14:textId="77777777" w:rsidTr="008F1532">
        <w:trPr>
          <w:cantSplit/>
        </w:trPr>
        <w:tc>
          <w:tcPr>
            <w:tcW w:w="2208" w:type="dxa"/>
            <w:vMerge w:val="restart"/>
          </w:tcPr>
          <w:p w14:paraId="0919AA05" w14:textId="77777777" w:rsidR="00673BA2" w:rsidRPr="00776B46" w:rsidRDefault="00673BA2" w:rsidP="00673BA2">
            <w:pPr>
              <w:rPr>
                <w:rStyle w:val="ElementxPath"/>
              </w:rPr>
            </w:pPr>
            <w:r w:rsidRPr="00776B46">
              <w:rPr>
                <w:rStyle w:val="ElementxPath"/>
              </w:rPr>
              <w:t>CI_DateTypeCode</w:t>
            </w:r>
          </w:p>
          <w:p w14:paraId="389C2CFA" w14:textId="77777777" w:rsidR="0088489B" w:rsidRDefault="0088489B" w:rsidP="00673BA2">
            <w:r w:rsidRPr="00776B46">
              <w:rPr>
                <w:rStyle w:val="ElementxPath"/>
              </w:rPr>
              <w:t>napCI_DateTypeCode</w:t>
            </w:r>
          </w:p>
        </w:tc>
        <w:tc>
          <w:tcPr>
            <w:tcW w:w="4800" w:type="dxa"/>
            <w:tcBorders>
              <w:bottom w:val="single" w:sz="4" w:space="0" w:color="000000"/>
            </w:tcBorders>
          </w:tcPr>
          <w:p w14:paraId="5A763E46" w14:textId="77777777" w:rsidR="00673BA2" w:rsidRPr="000770C9" w:rsidRDefault="00673BA2" w:rsidP="00673BA2">
            <w:pPr>
              <w:rPr>
                <w:rStyle w:val="codelist"/>
              </w:rPr>
            </w:pPr>
            <w:r w:rsidRPr="000770C9">
              <w:rPr>
                <w:rStyle w:val="codelist"/>
              </w:rPr>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14:paraId="053FD9E7" w14:textId="77777777" w:rsidR="00673BA2" w:rsidRDefault="00673BA2" w:rsidP="00673BA2">
            <w:r>
              <w:t>ISO 19115</w:t>
            </w:r>
            <w:r w:rsidR="00854C60">
              <w:t xml:space="preserve"> (B.5.2)</w:t>
            </w:r>
          </w:p>
        </w:tc>
      </w:tr>
      <w:tr w:rsidR="00673BA2" w14:paraId="4FE6B718" w14:textId="77777777" w:rsidTr="008F1532">
        <w:trPr>
          <w:cantSplit/>
        </w:trPr>
        <w:tc>
          <w:tcPr>
            <w:tcW w:w="2208" w:type="dxa"/>
            <w:vMerge/>
          </w:tcPr>
          <w:p w14:paraId="286F9BF9" w14:textId="77777777" w:rsidR="00673BA2" w:rsidRDefault="00673BA2" w:rsidP="00673BA2"/>
        </w:tc>
        <w:tc>
          <w:tcPr>
            <w:tcW w:w="4800" w:type="dxa"/>
            <w:shd w:val="clear" w:color="auto" w:fill="CCFFFF"/>
          </w:tcPr>
          <w:p w14:paraId="5CBF5CD2" w14:textId="77777777"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14:paraId="3458DB6D" w14:textId="77777777" w:rsidR="00673BA2" w:rsidRDefault="00673BA2" w:rsidP="00673BA2">
            <w:r>
              <w:t>NAP</w:t>
            </w:r>
            <w:r w:rsidR="00B638FB">
              <w:t xml:space="preserve"> expansion</w:t>
            </w:r>
          </w:p>
        </w:tc>
      </w:tr>
      <w:tr w:rsidR="006045F9" w14:paraId="72D4A599" w14:textId="77777777" w:rsidTr="008F1532">
        <w:trPr>
          <w:cantSplit/>
        </w:trPr>
        <w:tc>
          <w:tcPr>
            <w:tcW w:w="2208" w:type="dxa"/>
            <w:vMerge w:val="restart"/>
          </w:tcPr>
          <w:p w14:paraId="610AED08" w14:textId="77777777" w:rsidR="006045F9" w:rsidRPr="00776B46" w:rsidRDefault="006045F9" w:rsidP="00673BA2">
            <w:pPr>
              <w:rPr>
                <w:rStyle w:val="ElementxPath"/>
              </w:rPr>
            </w:pPr>
            <w:r w:rsidRPr="00776B46">
              <w:rPr>
                <w:rStyle w:val="ElementxPath"/>
              </w:rPr>
              <w:t>CI_OnLineFunction</w:t>
            </w:r>
            <w:r w:rsidR="00B31E2E">
              <w:rPr>
                <w:rStyle w:val="ElementxPath"/>
              </w:rPr>
              <w:t>-</w:t>
            </w:r>
            <w:r w:rsidRPr="00776B46">
              <w:rPr>
                <w:rStyle w:val="ElementxPath"/>
              </w:rPr>
              <w:t>Code</w:t>
            </w:r>
          </w:p>
          <w:p w14:paraId="7B343986" w14:textId="77777777" w:rsidR="0088489B" w:rsidRDefault="0088489B" w:rsidP="00673BA2">
            <w:r w:rsidRPr="00776B46">
              <w:rPr>
                <w:rStyle w:val="ElementxPath"/>
              </w:rPr>
              <w:t>napCI_OnLineFunction</w:t>
            </w:r>
            <w:r w:rsidR="00B31E2E">
              <w:rPr>
                <w:rStyle w:val="ElementxPath"/>
              </w:rPr>
              <w:t>-</w:t>
            </w:r>
            <w:r w:rsidRPr="00776B46">
              <w:rPr>
                <w:rStyle w:val="ElementxPath"/>
              </w:rPr>
              <w:t>Code</w:t>
            </w:r>
          </w:p>
        </w:tc>
        <w:tc>
          <w:tcPr>
            <w:tcW w:w="4800" w:type="dxa"/>
            <w:tcBorders>
              <w:bottom w:val="single" w:sz="4" w:space="0" w:color="000000"/>
            </w:tcBorders>
          </w:tcPr>
          <w:p w14:paraId="1D8FBFEB" w14:textId="77777777"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14:paraId="2EC26620" w14:textId="77777777" w:rsidR="006045F9" w:rsidRDefault="006045F9" w:rsidP="00673BA2">
            <w:r>
              <w:t>ISO 19115</w:t>
            </w:r>
            <w:r w:rsidR="00854C60">
              <w:t xml:space="preserve"> (B.5.3)</w:t>
            </w:r>
          </w:p>
        </w:tc>
      </w:tr>
      <w:tr w:rsidR="006045F9" w14:paraId="6A9A7A79" w14:textId="77777777" w:rsidTr="008F1532">
        <w:trPr>
          <w:cantSplit/>
        </w:trPr>
        <w:tc>
          <w:tcPr>
            <w:tcW w:w="2208" w:type="dxa"/>
            <w:vMerge/>
          </w:tcPr>
          <w:p w14:paraId="62E1E5D3" w14:textId="77777777" w:rsidR="006045F9" w:rsidRDefault="006045F9" w:rsidP="00673BA2"/>
        </w:tc>
        <w:tc>
          <w:tcPr>
            <w:tcW w:w="4800" w:type="dxa"/>
            <w:shd w:val="clear" w:color="auto" w:fill="CCFFFF"/>
          </w:tcPr>
          <w:p w14:paraId="0F3ACA9D" w14:textId="77777777"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14:paraId="5D7B9F48" w14:textId="77777777" w:rsidR="006045F9" w:rsidRDefault="006045F9" w:rsidP="00673BA2">
            <w:r>
              <w:t>NAP</w:t>
            </w:r>
            <w:r w:rsidR="00B638FB">
              <w:t xml:space="preserve"> expansion</w:t>
            </w:r>
          </w:p>
        </w:tc>
      </w:tr>
      <w:tr w:rsidR="006045F9" w14:paraId="3A1E86C1" w14:textId="77777777" w:rsidTr="008F1532">
        <w:trPr>
          <w:cantSplit/>
        </w:trPr>
        <w:tc>
          <w:tcPr>
            <w:tcW w:w="2208" w:type="dxa"/>
            <w:vMerge w:val="restart"/>
          </w:tcPr>
          <w:p w14:paraId="435974AF" w14:textId="77777777"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14:paraId="59DE39A9" w14:textId="77777777" w:rsidR="0088489B" w:rsidRDefault="0088489B" w:rsidP="00673BA2">
            <w:r w:rsidRPr="00776B46">
              <w:rPr>
                <w:rStyle w:val="ElementxPath"/>
              </w:rPr>
              <w:t>napCI_PresentationForm</w:t>
            </w:r>
            <w:r w:rsidR="00B31E2E">
              <w:rPr>
                <w:rStyle w:val="ElementxPath"/>
              </w:rPr>
              <w:t>-</w:t>
            </w:r>
            <w:r w:rsidRPr="00776B46">
              <w:rPr>
                <w:rStyle w:val="ElementxPath"/>
              </w:rPr>
              <w:t>Code</w:t>
            </w:r>
          </w:p>
        </w:tc>
        <w:tc>
          <w:tcPr>
            <w:tcW w:w="4800" w:type="dxa"/>
            <w:tcBorders>
              <w:bottom w:val="single" w:sz="4" w:space="0" w:color="000000"/>
            </w:tcBorders>
          </w:tcPr>
          <w:p w14:paraId="3D56EB4D" w14:textId="77777777"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imageDigital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modelHardcopy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videoDigital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14:paraId="4A8DB9D2" w14:textId="77777777" w:rsidR="006045F9" w:rsidRDefault="006045F9" w:rsidP="00854C60">
            <w:r>
              <w:t>ISO 19115</w:t>
            </w:r>
            <w:r w:rsidR="00854C60">
              <w:t xml:space="preserve"> (B.5.4)</w:t>
            </w:r>
          </w:p>
        </w:tc>
      </w:tr>
      <w:tr w:rsidR="006045F9" w14:paraId="471AB2CB" w14:textId="77777777" w:rsidTr="008F1532">
        <w:trPr>
          <w:cantSplit/>
        </w:trPr>
        <w:tc>
          <w:tcPr>
            <w:tcW w:w="2208" w:type="dxa"/>
            <w:vMerge/>
          </w:tcPr>
          <w:p w14:paraId="40246F4F" w14:textId="77777777" w:rsidR="006045F9" w:rsidRDefault="006045F9" w:rsidP="00673BA2"/>
        </w:tc>
        <w:tc>
          <w:tcPr>
            <w:tcW w:w="4800" w:type="dxa"/>
            <w:shd w:val="clear" w:color="auto" w:fill="CCFFFF"/>
          </w:tcPr>
          <w:p w14:paraId="50CEF154" w14:textId="77777777"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14:paraId="2E0D163B" w14:textId="77777777" w:rsidR="006045F9" w:rsidRDefault="006045F9" w:rsidP="00673BA2">
            <w:r>
              <w:t>NAP</w:t>
            </w:r>
            <w:r w:rsidR="00ED1F1E">
              <w:t xml:space="preserve"> </w:t>
            </w:r>
            <w:r w:rsidR="00B638FB">
              <w:t>expansion</w:t>
            </w:r>
          </w:p>
        </w:tc>
      </w:tr>
      <w:tr w:rsidR="00B638FB" w14:paraId="7C21E98F" w14:textId="77777777" w:rsidTr="008F1532">
        <w:trPr>
          <w:cantSplit/>
        </w:trPr>
        <w:tc>
          <w:tcPr>
            <w:tcW w:w="2208" w:type="dxa"/>
            <w:vMerge w:val="restart"/>
          </w:tcPr>
          <w:p w14:paraId="6649FC05" w14:textId="77777777" w:rsidR="00B638FB" w:rsidRPr="00776B46" w:rsidRDefault="00B638FB" w:rsidP="00673BA2">
            <w:pPr>
              <w:rPr>
                <w:rStyle w:val="ElementxPath"/>
              </w:rPr>
            </w:pPr>
            <w:r w:rsidRPr="00776B46">
              <w:rPr>
                <w:rStyle w:val="ElementxPath"/>
              </w:rPr>
              <w:t>CI_RoleCode</w:t>
            </w:r>
          </w:p>
          <w:p w14:paraId="3F5649B2" w14:textId="77777777" w:rsidR="0088489B" w:rsidRDefault="0088489B" w:rsidP="00673BA2">
            <w:r w:rsidRPr="00776B46">
              <w:rPr>
                <w:rStyle w:val="ElementxPath"/>
              </w:rPr>
              <w:t>napCI_RoleCode</w:t>
            </w:r>
          </w:p>
        </w:tc>
        <w:tc>
          <w:tcPr>
            <w:tcW w:w="4800" w:type="dxa"/>
            <w:tcBorders>
              <w:bottom w:val="single" w:sz="4" w:space="0" w:color="000000"/>
            </w:tcBorders>
          </w:tcPr>
          <w:p w14:paraId="6C56117F" w14:textId="77777777"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pointOfContact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14:paraId="3CEA1B31" w14:textId="77777777" w:rsidR="00B638FB" w:rsidRDefault="00B638FB" w:rsidP="00854C60">
            <w:r>
              <w:t>ISO 19115</w:t>
            </w:r>
            <w:r w:rsidR="00854C60">
              <w:t xml:space="preserve"> (B.5.5)</w:t>
            </w:r>
          </w:p>
        </w:tc>
      </w:tr>
      <w:tr w:rsidR="00B638FB" w14:paraId="4FE286B8" w14:textId="77777777" w:rsidTr="008F1532">
        <w:trPr>
          <w:cantSplit/>
        </w:trPr>
        <w:tc>
          <w:tcPr>
            <w:tcW w:w="2208" w:type="dxa"/>
            <w:vMerge/>
          </w:tcPr>
          <w:p w14:paraId="3C0A0D15" w14:textId="77777777" w:rsidR="00B638FB" w:rsidRDefault="00B638FB" w:rsidP="00673BA2"/>
        </w:tc>
        <w:tc>
          <w:tcPr>
            <w:tcW w:w="4800" w:type="dxa"/>
            <w:shd w:val="clear" w:color="auto" w:fill="CCFFFF"/>
          </w:tcPr>
          <w:p w14:paraId="68A4BB77" w14:textId="77777777"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14:paraId="12B8A018" w14:textId="77777777" w:rsidR="00B638FB" w:rsidRDefault="00B638FB" w:rsidP="00673BA2">
            <w:r>
              <w:t>NAP expansion</w:t>
            </w:r>
          </w:p>
        </w:tc>
      </w:tr>
      <w:tr w:rsidR="00B638FB" w14:paraId="72D35C2C" w14:textId="77777777" w:rsidTr="008F1532">
        <w:trPr>
          <w:cantSplit/>
        </w:trPr>
        <w:tc>
          <w:tcPr>
            <w:tcW w:w="2208" w:type="dxa"/>
          </w:tcPr>
          <w:p w14:paraId="40571E0E" w14:textId="77777777" w:rsidR="00B638FB" w:rsidRPr="00776B46" w:rsidRDefault="00B638FB" w:rsidP="00673BA2">
            <w:pPr>
              <w:rPr>
                <w:rStyle w:val="ElementxPath"/>
              </w:rPr>
            </w:pPr>
            <w:r w:rsidRPr="00776B46">
              <w:rPr>
                <w:rStyle w:val="ElementxPath"/>
              </w:rPr>
              <w:lastRenderedPageBreak/>
              <w:t>DQ_EvaluationMethod</w:t>
            </w:r>
            <w:r w:rsidR="00B31E2E">
              <w:rPr>
                <w:rStyle w:val="ElementxPath"/>
              </w:rPr>
              <w:t>-</w:t>
            </w:r>
            <w:r w:rsidRPr="00776B46">
              <w:rPr>
                <w:rStyle w:val="ElementxPath"/>
              </w:rPr>
              <w:t>TypeCode</w:t>
            </w:r>
          </w:p>
          <w:p w14:paraId="6928D76D" w14:textId="77777777"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14:paraId="5EDD505B" w14:textId="77777777"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indirect</w:t>
            </w:r>
          </w:p>
        </w:tc>
        <w:tc>
          <w:tcPr>
            <w:tcW w:w="2243" w:type="dxa"/>
          </w:tcPr>
          <w:p w14:paraId="6B609224" w14:textId="77777777" w:rsidR="00B638FB" w:rsidRDefault="00B638FB" w:rsidP="00854C60">
            <w:r>
              <w:t>ISO 19115</w:t>
            </w:r>
            <w:r w:rsidR="00854C60">
              <w:t xml:space="preserve"> (B.5.6)</w:t>
            </w:r>
          </w:p>
        </w:tc>
      </w:tr>
      <w:tr w:rsidR="00B638FB" w14:paraId="413285B9" w14:textId="77777777" w:rsidTr="008F1532">
        <w:trPr>
          <w:cantSplit/>
        </w:trPr>
        <w:tc>
          <w:tcPr>
            <w:tcW w:w="2208" w:type="dxa"/>
            <w:vMerge w:val="restart"/>
          </w:tcPr>
          <w:p w14:paraId="3183EFCF" w14:textId="77777777"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14:paraId="2D939A5D" w14:textId="77777777"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14:paraId="1295A42D" w14:textId="77777777"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stereoMate</w:t>
            </w:r>
          </w:p>
        </w:tc>
        <w:tc>
          <w:tcPr>
            <w:tcW w:w="2243" w:type="dxa"/>
            <w:tcBorders>
              <w:bottom w:val="single" w:sz="4" w:space="0" w:color="000000"/>
            </w:tcBorders>
          </w:tcPr>
          <w:p w14:paraId="11C80347" w14:textId="77777777" w:rsidR="00B638FB" w:rsidRDefault="00B638FB" w:rsidP="00854C60">
            <w:r>
              <w:t>ISO 19115</w:t>
            </w:r>
            <w:r w:rsidR="00854C60">
              <w:t xml:space="preserve"> (B.5.7)</w:t>
            </w:r>
          </w:p>
        </w:tc>
      </w:tr>
      <w:tr w:rsidR="00B638FB" w14:paraId="22A56A87" w14:textId="77777777" w:rsidTr="008F1532">
        <w:trPr>
          <w:cantSplit/>
        </w:trPr>
        <w:tc>
          <w:tcPr>
            <w:tcW w:w="2208" w:type="dxa"/>
            <w:vMerge/>
          </w:tcPr>
          <w:p w14:paraId="4A40D642" w14:textId="77777777" w:rsidR="00B638FB" w:rsidRDefault="00B638FB" w:rsidP="00673BA2"/>
        </w:tc>
        <w:tc>
          <w:tcPr>
            <w:tcW w:w="4800" w:type="dxa"/>
            <w:shd w:val="clear" w:color="auto" w:fill="CCFFFF"/>
          </w:tcPr>
          <w:p w14:paraId="346889D4" w14:textId="77777777"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14:paraId="297C5A6A" w14:textId="77777777" w:rsidR="00B638FB" w:rsidRDefault="00B638FB" w:rsidP="00673BA2">
            <w:r>
              <w:t>NAP expansion</w:t>
            </w:r>
          </w:p>
        </w:tc>
      </w:tr>
      <w:tr w:rsidR="00B638FB" w14:paraId="1AAB252C" w14:textId="77777777" w:rsidTr="008F1532">
        <w:trPr>
          <w:cantSplit/>
        </w:trPr>
        <w:tc>
          <w:tcPr>
            <w:tcW w:w="2208" w:type="dxa"/>
          </w:tcPr>
          <w:p w14:paraId="3EF4849A" w14:textId="77777777"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14:paraId="458FCD54" w14:textId="77777777"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14:paraId="38C4F100" w14:textId="77777777"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experiment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14:paraId="765E4C89" w14:textId="77777777" w:rsidR="00B638FB" w:rsidRDefault="00B638FB" w:rsidP="00854C60">
            <w:r>
              <w:t>ISO 19115</w:t>
            </w:r>
            <w:r w:rsidR="00854C60">
              <w:t xml:space="preserve"> (B.5.8)</w:t>
            </w:r>
          </w:p>
        </w:tc>
      </w:tr>
      <w:tr w:rsidR="00B638FB" w14:paraId="757A2465" w14:textId="77777777" w:rsidTr="008F1532">
        <w:trPr>
          <w:cantSplit/>
        </w:trPr>
        <w:tc>
          <w:tcPr>
            <w:tcW w:w="2208" w:type="dxa"/>
            <w:vMerge w:val="restart"/>
          </w:tcPr>
          <w:p w14:paraId="32BDD723" w14:textId="77777777" w:rsidR="00B638FB" w:rsidRPr="00776B46" w:rsidRDefault="00B638FB" w:rsidP="00673BA2">
            <w:pPr>
              <w:rPr>
                <w:rStyle w:val="ElementxPath"/>
              </w:rPr>
            </w:pPr>
            <w:r w:rsidRPr="00776B46">
              <w:rPr>
                <w:rStyle w:val="ElementxPath"/>
              </w:rPr>
              <w:t>MD_CellGeometryCode</w:t>
            </w:r>
          </w:p>
          <w:p w14:paraId="37F31E80" w14:textId="77777777"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14:paraId="04E5E49A" w14:textId="77777777"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14:paraId="027FA218" w14:textId="77777777" w:rsidR="00B638FB" w:rsidRDefault="00B638FB" w:rsidP="00854C60">
            <w:r>
              <w:t>ISO 19115</w:t>
            </w:r>
            <w:r w:rsidR="00854C60">
              <w:t xml:space="preserve"> (B.5.9)</w:t>
            </w:r>
          </w:p>
        </w:tc>
      </w:tr>
      <w:tr w:rsidR="00B638FB" w14:paraId="4B4ED0FC" w14:textId="77777777" w:rsidTr="008F1532">
        <w:trPr>
          <w:cantSplit/>
        </w:trPr>
        <w:tc>
          <w:tcPr>
            <w:tcW w:w="2208" w:type="dxa"/>
            <w:vMerge/>
          </w:tcPr>
          <w:p w14:paraId="69D320F1" w14:textId="77777777" w:rsidR="00B638FB" w:rsidRDefault="00B638FB" w:rsidP="00673BA2"/>
        </w:tc>
        <w:tc>
          <w:tcPr>
            <w:tcW w:w="4800" w:type="dxa"/>
            <w:shd w:val="clear" w:color="auto" w:fill="CCFFFF"/>
          </w:tcPr>
          <w:p w14:paraId="63A39DD5" w14:textId="77777777"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14:paraId="16EADDE1" w14:textId="77777777" w:rsidR="00B638FB" w:rsidRDefault="00B638FB" w:rsidP="00673BA2">
            <w:r>
              <w:t>NAP expansion</w:t>
            </w:r>
          </w:p>
        </w:tc>
      </w:tr>
      <w:tr w:rsidR="00B638FB" w14:paraId="6F57A2FF" w14:textId="77777777" w:rsidTr="008F1532">
        <w:trPr>
          <w:cantSplit/>
        </w:trPr>
        <w:tc>
          <w:tcPr>
            <w:tcW w:w="2208" w:type="dxa"/>
          </w:tcPr>
          <w:p w14:paraId="29B441FE" w14:textId="77777777" w:rsidR="00B638FB" w:rsidRPr="00776B46" w:rsidRDefault="00773F51" w:rsidP="00673BA2">
            <w:pPr>
              <w:rPr>
                <w:rStyle w:val="ElementxPath"/>
              </w:rPr>
            </w:pPr>
            <w:r w:rsidRPr="00776B46">
              <w:rPr>
                <w:rStyle w:val="ElementxPath"/>
              </w:rPr>
              <w:t>MD_CharacterSetCode</w:t>
            </w:r>
          </w:p>
          <w:p w14:paraId="03547D13" w14:textId="77777777"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14:paraId="5B4F0689" w14:textId="77777777"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14:paraId="01BA9E4D" w14:textId="77777777" w:rsidR="00B638FB" w:rsidRDefault="00773F51" w:rsidP="00854C60">
            <w:r>
              <w:t>ISO 19115</w:t>
            </w:r>
            <w:r w:rsidR="00854C60">
              <w:t xml:space="preserve"> (B.5.10)</w:t>
            </w:r>
          </w:p>
        </w:tc>
      </w:tr>
      <w:tr w:rsidR="00773F51" w14:paraId="5E1BA77B" w14:textId="77777777" w:rsidTr="008F1532">
        <w:trPr>
          <w:cantSplit/>
        </w:trPr>
        <w:tc>
          <w:tcPr>
            <w:tcW w:w="2208" w:type="dxa"/>
            <w:vMerge w:val="restart"/>
          </w:tcPr>
          <w:p w14:paraId="1015053B" w14:textId="77777777" w:rsidR="00773F51" w:rsidRPr="00776B46" w:rsidRDefault="00773F51" w:rsidP="00673BA2">
            <w:pPr>
              <w:rPr>
                <w:rStyle w:val="ElementxPath"/>
              </w:rPr>
            </w:pPr>
            <w:r w:rsidRPr="00776B46">
              <w:rPr>
                <w:rStyle w:val="ElementxPath"/>
              </w:rPr>
              <w:t>MD_Classification</w:t>
            </w:r>
            <w:r w:rsidR="008F07AB">
              <w:rPr>
                <w:rStyle w:val="ElementxPath"/>
              </w:rPr>
              <w:t>-</w:t>
            </w:r>
            <w:r w:rsidRPr="00776B46">
              <w:rPr>
                <w:rStyle w:val="ElementxPath"/>
              </w:rPr>
              <w:t>Code</w:t>
            </w:r>
          </w:p>
          <w:p w14:paraId="117664E7" w14:textId="77777777" w:rsidR="0032123C" w:rsidRDefault="0032123C" w:rsidP="00673BA2">
            <w:r w:rsidRPr="00776B46">
              <w:rPr>
                <w:rStyle w:val="ElementxPath"/>
              </w:rPr>
              <w:t>napMD_ClassificationCode</w:t>
            </w:r>
          </w:p>
        </w:tc>
        <w:tc>
          <w:tcPr>
            <w:tcW w:w="4800" w:type="dxa"/>
            <w:tcBorders>
              <w:bottom w:val="single" w:sz="4" w:space="0" w:color="000000"/>
            </w:tcBorders>
          </w:tcPr>
          <w:p w14:paraId="0609BBCD" w14:textId="77777777"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confidential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14:paraId="3E765EB2" w14:textId="77777777" w:rsidR="00773F51" w:rsidRDefault="00773F51" w:rsidP="00854C60">
            <w:r>
              <w:t>ISO 19115</w:t>
            </w:r>
            <w:r w:rsidR="00854C60">
              <w:t xml:space="preserve"> (B.5.11)</w:t>
            </w:r>
          </w:p>
        </w:tc>
      </w:tr>
      <w:tr w:rsidR="00773F51" w14:paraId="43DBAD4B" w14:textId="77777777" w:rsidTr="008F1532">
        <w:trPr>
          <w:cantSplit/>
        </w:trPr>
        <w:tc>
          <w:tcPr>
            <w:tcW w:w="2208" w:type="dxa"/>
            <w:vMerge/>
          </w:tcPr>
          <w:p w14:paraId="65F50B33" w14:textId="77777777" w:rsidR="00773F51" w:rsidRDefault="00773F51" w:rsidP="00673BA2"/>
        </w:tc>
        <w:tc>
          <w:tcPr>
            <w:tcW w:w="4800" w:type="dxa"/>
            <w:shd w:val="clear" w:color="auto" w:fill="CCFFFF"/>
          </w:tcPr>
          <w:p w14:paraId="04BB847D" w14:textId="77777777"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14:paraId="28D66489" w14:textId="77777777" w:rsidR="00773F51" w:rsidRDefault="00773F51" w:rsidP="00673BA2">
            <w:r>
              <w:t>NAP expansion</w:t>
            </w:r>
          </w:p>
        </w:tc>
      </w:tr>
      <w:tr w:rsidR="00B638FB" w14:paraId="30D2A3D0" w14:textId="77777777" w:rsidTr="008F1532">
        <w:trPr>
          <w:cantSplit/>
        </w:trPr>
        <w:tc>
          <w:tcPr>
            <w:tcW w:w="2208" w:type="dxa"/>
          </w:tcPr>
          <w:p w14:paraId="5D93E1B3" w14:textId="77777777"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14:paraId="0D46667F" w14:textId="77777777"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14:paraId="60D6E123" w14:textId="77777777"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physicalMeasurement</w:t>
            </w:r>
          </w:p>
        </w:tc>
        <w:tc>
          <w:tcPr>
            <w:tcW w:w="2243" w:type="dxa"/>
          </w:tcPr>
          <w:p w14:paraId="2E87F51A" w14:textId="77777777" w:rsidR="00B638FB" w:rsidRDefault="00773F51" w:rsidP="00854C60">
            <w:r>
              <w:t>ISO 19115</w:t>
            </w:r>
            <w:r w:rsidR="00854C60">
              <w:t xml:space="preserve"> (B.5.12)</w:t>
            </w:r>
          </w:p>
        </w:tc>
      </w:tr>
      <w:tr w:rsidR="00B638FB" w14:paraId="18804438" w14:textId="77777777" w:rsidTr="008F1532">
        <w:trPr>
          <w:cantSplit/>
        </w:trPr>
        <w:tc>
          <w:tcPr>
            <w:tcW w:w="2208" w:type="dxa"/>
          </w:tcPr>
          <w:p w14:paraId="1BE33356" w14:textId="77777777" w:rsidR="00B638FB" w:rsidRDefault="00773F51" w:rsidP="00673BA2">
            <w:pPr>
              <w:rPr>
                <w:rStyle w:val="ElementxPath"/>
              </w:rPr>
            </w:pPr>
            <w:r w:rsidRPr="00776B46">
              <w:rPr>
                <w:rStyle w:val="ElementxPath"/>
              </w:rPr>
              <w:t>MD_DataTypeCode</w:t>
            </w:r>
          </w:p>
          <w:p w14:paraId="76353CBC" w14:textId="77777777" w:rsidR="00776B46" w:rsidRPr="00776B46" w:rsidRDefault="00776B46" w:rsidP="00776B46">
            <w:r>
              <w:t>not used by NAP and USGIN</w:t>
            </w:r>
          </w:p>
        </w:tc>
        <w:tc>
          <w:tcPr>
            <w:tcW w:w="4800" w:type="dxa"/>
          </w:tcPr>
          <w:p w14:paraId="7367F7F9" w14:textId="77777777" w:rsidR="00B638FB" w:rsidRPr="000770C9" w:rsidRDefault="00773F51" w:rsidP="00673BA2">
            <w:pPr>
              <w:rPr>
                <w:rStyle w:val="codelist"/>
              </w:rPr>
            </w:pPr>
            <w:r w:rsidRPr="000770C9">
              <w:rPr>
                <w:rStyle w:val="codelist"/>
              </w:rPr>
              <w:t>class, codelist, enumeration, codelistElement, abstractClass, aggregateClass, specifiedClass, datatypeClass, interfaceClass, unionClass, metaClass, typeClass, characterString, integer, association</w:t>
            </w:r>
          </w:p>
        </w:tc>
        <w:tc>
          <w:tcPr>
            <w:tcW w:w="2243" w:type="dxa"/>
          </w:tcPr>
          <w:p w14:paraId="76A0F913" w14:textId="77777777"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its codelists are not </w:t>
            </w:r>
            <w:r>
              <w:t>used by NAP and USGIN</w:t>
            </w:r>
            <w:r w:rsidR="00776B46">
              <w:t>.</w:t>
            </w:r>
          </w:p>
        </w:tc>
      </w:tr>
      <w:tr w:rsidR="00B638FB" w14:paraId="68C06FB8" w14:textId="77777777" w:rsidTr="008F1532">
        <w:trPr>
          <w:cantSplit/>
        </w:trPr>
        <w:tc>
          <w:tcPr>
            <w:tcW w:w="2208" w:type="dxa"/>
          </w:tcPr>
          <w:p w14:paraId="0BC5C4A1" w14:textId="77777777"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14:paraId="3D151560" w14:textId="77777777"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14:paraId="6CE1E940" w14:textId="77777777"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crossTrack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14:paraId="31BE333D" w14:textId="77777777" w:rsidR="00B638FB" w:rsidRDefault="000D2DCD" w:rsidP="00854C60">
            <w:r>
              <w:t>ISO 19115</w:t>
            </w:r>
            <w:r w:rsidR="00854C60">
              <w:t xml:space="preserve"> (B.5.14)</w:t>
            </w:r>
          </w:p>
        </w:tc>
      </w:tr>
      <w:tr w:rsidR="00B638FB" w14:paraId="4DD0DC93" w14:textId="77777777" w:rsidTr="008F1532">
        <w:trPr>
          <w:cantSplit/>
        </w:trPr>
        <w:tc>
          <w:tcPr>
            <w:tcW w:w="2208" w:type="dxa"/>
          </w:tcPr>
          <w:p w14:paraId="398AC767" w14:textId="77777777"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14:paraId="1C1080EE" w14:textId="77777777"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14:paraId="402EDB04" w14:textId="77777777"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solid</w:t>
            </w:r>
            <w:r w:rsidR="003E02E6">
              <w:rPr>
                <w:rStyle w:val="codelist"/>
              </w:rPr>
              <w:t xml:space="preserve">, </w:t>
            </w:r>
            <w:r w:rsidRPr="000770C9">
              <w:rPr>
                <w:rStyle w:val="codelist"/>
              </w:rPr>
              <w:t>surface</w:t>
            </w:r>
          </w:p>
        </w:tc>
        <w:tc>
          <w:tcPr>
            <w:tcW w:w="2243" w:type="dxa"/>
          </w:tcPr>
          <w:p w14:paraId="6094F6E7" w14:textId="77777777" w:rsidR="00B638FB" w:rsidRDefault="000D2DCD" w:rsidP="00854C60">
            <w:r>
              <w:t>ISO 19115</w:t>
            </w:r>
            <w:r w:rsidR="00854C60">
              <w:t xml:space="preserve"> (B.5.15)</w:t>
            </w:r>
          </w:p>
        </w:tc>
      </w:tr>
      <w:tr w:rsidR="00B638FB" w14:paraId="0CE21A3F" w14:textId="77777777" w:rsidTr="008F1532">
        <w:trPr>
          <w:cantSplit/>
        </w:trPr>
        <w:tc>
          <w:tcPr>
            <w:tcW w:w="2208" w:type="dxa"/>
          </w:tcPr>
          <w:p w14:paraId="60AAD961" w14:textId="77777777" w:rsidR="00B638FB" w:rsidRPr="00776B46" w:rsidRDefault="000D2DCD" w:rsidP="00673BA2">
            <w:pPr>
              <w:rPr>
                <w:rStyle w:val="ElementxPath"/>
              </w:rPr>
            </w:pPr>
            <w:r w:rsidRPr="00776B46">
              <w:rPr>
                <w:rStyle w:val="ElementxPath"/>
              </w:rPr>
              <w:lastRenderedPageBreak/>
              <w:t>MD_ImagingCondition</w:t>
            </w:r>
            <w:r w:rsidR="008F07AB">
              <w:rPr>
                <w:rStyle w:val="ElementxPath"/>
              </w:rPr>
              <w:t>-</w:t>
            </w:r>
            <w:r w:rsidRPr="00776B46">
              <w:rPr>
                <w:rStyle w:val="ElementxPath"/>
              </w:rPr>
              <w:t>Code</w:t>
            </w:r>
          </w:p>
          <w:p w14:paraId="1562403F" w14:textId="77777777"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14:paraId="75477AD7" w14:textId="77777777"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degradingObliquitty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14:paraId="52406EA9" w14:textId="77777777" w:rsidR="00B638FB" w:rsidRDefault="000D2DCD" w:rsidP="00854C60">
            <w:r>
              <w:t>ISO 19115</w:t>
            </w:r>
            <w:r w:rsidR="00854C60">
              <w:t xml:space="preserve"> (B.5.16)</w:t>
            </w:r>
          </w:p>
        </w:tc>
      </w:tr>
      <w:tr w:rsidR="000D2DCD" w14:paraId="1B6F46C8" w14:textId="77777777" w:rsidTr="008F1532">
        <w:trPr>
          <w:cantSplit/>
        </w:trPr>
        <w:tc>
          <w:tcPr>
            <w:tcW w:w="2208" w:type="dxa"/>
            <w:vMerge w:val="restart"/>
          </w:tcPr>
          <w:p w14:paraId="591595FD" w14:textId="77777777" w:rsidR="000D2DCD" w:rsidRPr="00776B46" w:rsidRDefault="000D2DCD" w:rsidP="00673BA2">
            <w:pPr>
              <w:rPr>
                <w:rStyle w:val="ElementxPath"/>
              </w:rPr>
            </w:pPr>
            <w:r w:rsidRPr="00776B46">
              <w:rPr>
                <w:rStyle w:val="ElementxPath"/>
              </w:rPr>
              <w:t>MD_KeywordTypeCode</w:t>
            </w:r>
          </w:p>
          <w:p w14:paraId="2C27E01B" w14:textId="77777777"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14:paraId="10CD3371" w14:textId="77777777"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14:paraId="2B3B4268" w14:textId="77777777" w:rsidR="000D2DCD" w:rsidRDefault="000D2DCD" w:rsidP="00854C60">
            <w:r>
              <w:t>ISO 19115</w:t>
            </w:r>
            <w:r w:rsidR="00854C60">
              <w:t xml:space="preserve"> (B.5.17)</w:t>
            </w:r>
          </w:p>
        </w:tc>
      </w:tr>
      <w:tr w:rsidR="000D2DCD" w14:paraId="3B014FED" w14:textId="77777777" w:rsidTr="008F1532">
        <w:trPr>
          <w:cantSplit/>
        </w:trPr>
        <w:tc>
          <w:tcPr>
            <w:tcW w:w="2208" w:type="dxa"/>
            <w:vMerge/>
          </w:tcPr>
          <w:p w14:paraId="16FB2693" w14:textId="77777777" w:rsidR="000D2DCD" w:rsidRDefault="000D2DCD" w:rsidP="00673BA2"/>
        </w:tc>
        <w:tc>
          <w:tcPr>
            <w:tcW w:w="4800" w:type="dxa"/>
            <w:shd w:val="clear" w:color="auto" w:fill="CCFFFF"/>
          </w:tcPr>
          <w:p w14:paraId="3C03868E" w14:textId="77777777"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14:paraId="6E4DD56B" w14:textId="77777777" w:rsidR="000D2DCD" w:rsidRDefault="00972569" w:rsidP="00673BA2">
            <w:r>
              <w:t>NAP expansion</w:t>
            </w:r>
          </w:p>
        </w:tc>
      </w:tr>
      <w:tr w:rsidR="000D2DCD" w14:paraId="4D5394FC" w14:textId="77777777" w:rsidTr="008F1532">
        <w:trPr>
          <w:cantSplit/>
        </w:trPr>
        <w:tc>
          <w:tcPr>
            <w:tcW w:w="2208" w:type="dxa"/>
            <w:vMerge w:val="restart"/>
          </w:tcPr>
          <w:p w14:paraId="3C63F9DC" w14:textId="77777777"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14:paraId="627540B1" w14:textId="77777777"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14:paraId="473FA2FD" w14:textId="77777777"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annually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14:paraId="6F5C91D5" w14:textId="77777777" w:rsidR="000D2DCD" w:rsidRDefault="000D2DCD" w:rsidP="00854C60">
            <w:r>
              <w:t>ISO 19115</w:t>
            </w:r>
            <w:r w:rsidR="00854C60">
              <w:t xml:space="preserve"> (B.5.18)</w:t>
            </w:r>
          </w:p>
        </w:tc>
      </w:tr>
      <w:tr w:rsidR="000D2DCD" w14:paraId="7E3BC1D4" w14:textId="77777777" w:rsidTr="008F1532">
        <w:trPr>
          <w:cantSplit/>
        </w:trPr>
        <w:tc>
          <w:tcPr>
            <w:tcW w:w="2208" w:type="dxa"/>
            <w:vMerge/>
          </w:tcPr>
          <w:p w14:paraId="1A876416" w14:textId="77777777" w:rsidR="000D2DCD" w:rsidRDefault="000D2DCD" w:rsidP="00673BA2"/>
        </w:tc>
        <w:tc>
          <w:tcPr>
            <w:tcW w:w="4800" w:type="dxa"/>
            <w:shd w:val="clear" w:color="auto" w:fill="CCFFFF"/>
          </w:tcPr>
          <w:p w14:paraId="57175FFB" w14:textId="77777777"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14:paraId="36C9FEAB" w14:textId="77777777" w:rsidR="000D2DCD" w:rsidRDefault="000D2DCD" w:rsidP="00673BA2">
            <w:r>
              <w:t>NAP expansion</w:t>
            </w:r>
          </w:p>
        </w:tc>
      </w:tr>
      <w:tr w:rsidR="000D2DCD" w14:paraId="20222C9D" w14:textId="77777777" w:rsidTr="008F1532">
        <w:trPr>
          <w:cantSplit/>
        </w:trPr>
        <w:tc>
          <w:tcPr>
            <w:tcW w:w="2208" w:type="dxa"/>
            <w:vMerge w:val="restart"/>
          </w:tcPr>
          <w:p w14:paraId="5587EECE" w14:textId="77777777" w:rsidR="000D2DCD" w:rsidRPr="00776B46" w:rsidRDefault="000D2DCD" w:rsidP="0013177C">
            <w:pPr>
              <w:keepNext/>
              <w:rPr>
                <w:rStyle w:val="ElementxPath"/>
              </w:rPr>
            </w:pPr>
            <w:r w:rsidRPr="00776B46">
              <w:rPr>
                <w:rStyle w:val="ElementxPath"/>
              </w:rPr>
              <w:t>MD_MediumFormatCode</w:t>
            </w:r>
          </w:p>
          <w:p w14:paraId="5AE13A5D" w14:textId="77777777"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14:paraId="0D88E059" w14:textId="77777777"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14:paraId="571372A6" w14:textId="77777777" w:rsidR="000D2DCD" w:rsidRDefault="000D2DCD" w:rsidP="0013177C">
            <w:pPr>
              <w:keepNext/>
            </w:pPr>
            <w:r>
              <w:t>ISO 19115</w:t>
            </w:r>
            <w:r w:rsidR="00854C60">
              <w:t xml:space="preserve"> (B.5.19)</w:t>
            </w:r>
          </w:p>
        </w:tc>
      </w:tr>
      <w:tr w:rsidR="000D2DCD" w14:paraId="14DDC49B" w14:textId="77777777" w:rsidTr="008F1532">
        <w:trPr>
          <w:cantSplit/>
        </w:trPr>
        <w:tc>
          <w:tcPr>
            <w:tcW w:w="2208" w:type="dxa"/>
            <w:vMerge/>
          </w:tcPr>
          <w:p w14:paraId="5A164280" w14:textId="77777777" w:rsidR="000D2DCD" w:rsidRDefault="000D2DCD" w:rsidP="00673BA2"/>
        </w:tc>
        <w:tc>
          <w:tcPr>
            <w:tcW w:w="4800" w:type="dxa"/>
            <w:shd w:val="clear" w:color="auto" w:fill="CCFFFF"/>
          </w:tcPr>
          <w:p w14:paraId="2301FC92" w14:textId="77777777"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14:paraId="1E433F3D" w14:textId="77777777" w:rsidR="000D2DCD" w:rsidRDefault="000D2DCD" w:rsidP="00673BA2">
            <w:r>
              <w:t>NAP expansion</w:t>
            </w:r>
          </w:p>
        </w:tc>
      </w:tr>
      <w:tr w:rsidR="000D2DCD" w14:paraId="5E9C3476" w14:textId="77777777" w:rsidTr="008F1532">
        <w:trPr>
          <w:cantSplit/>
        </w:trPr>
        <w:tc>
          <w:tcPr>
            <w:tcW w:w="2208" w:type="dxa"/>
            <w:vMerge w:val="restart"/>
          </w:tcPr>
          <w:p w14:paraId="1ACC1FB0" w14:textId="77777777" w:rsidR="000D2DCD" w:rsidRPr="00776B46" w:rsidRDefault="000D2DCD" w:rsidP="00673BA2">
            <w:pPr>
              <w:rPr>
                <w:rStyle w:val="ElementxPath"/>
              </w:rPr>
            </w:pPr>
            <w:r w:rsidRPr="00776B46">
              <w:rPr>
                <w:rStyle w:val="ElementxPath"/>
              </w:rPr>
              <w:t>MD_MediumNameCode</w:t>
            </w:r>
          </w:p>
          <w:p w14:paraId="23E87151" w14:textId="77777777" w:rsidR="0032123C" w:rsidRDefault="0032123C" w:rsidP="00673BA2">
            <w:r w:rsidRPr="00776B46">
              <w:rPr>
                <w:rStyle w:val="ElementxPath"/>
              </w:rPr>
              <w:t>napMD_MediumNameCode</w:t>
            </w:r>
          </w:p>
        </w:tc>
        <w:tc>
          <w:tcPr>
            <w:tcW w:w="4800" w:type="dxa"/>
            <w:tcBorders>
              <w:bottom w:val="single" w:sz="4" w:space="0" w:color="000000"/>
            </w:tcBorders>
          </w:tcPr>
          <w:p w14:paraId="274FE3C1" w14:textId="77777777"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hardcopyDiazoPolyester08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hardcopyMicrofilm35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hardcopyMicrofilmGeneral</w:t>
            </w:r>
            <w:r w:rsidR="003E02E6">
              <w:rPr>
                <w:rStyle w:val="codelist"/>
              </w:rPr>
              <w:t xml:space="preserve">, </w:t>
            </w:r>
            <w:r w:rsidRPr="000770C9">
              <w:rPr>
                <w:rStyle w:val="codelist"/>
              </w:rPr>
              <w:t>hardcopyMicrofilmMicrofiche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14:paraId="3EE126D9" w14:textId="77777777" w:rsidR="000D2DCD" w:rsidRDefault="000D2DCD" w:rsidP="00673BA2">
            <w:r>
              <w:t>ISO 19115</w:t>
            </w:r>
            <w:r w:rsidR="00854C60">
              <w:t xml:space="preserve"> (B.5.20)</w:t>
            </w:r>
          </w:p>
        </w:tc>
      </w:tr>
      <w:tr w:rsidR="000D2DCD" w14:paraId="70A5797E" w14:textId="77777777" w:rsidTr="008F1532">
        <w:trPr>
          <w:cantSplit/>
        </w:trPr>
        <w:tc>
          <w:tcPr>
            <w:tcW w:w="2208" w:type="dxa"/>
            <w:vMerge/>
          </w:tcPr>
          <w:p w14:paraId="299586B5" w14:textId="77777777" w:rsidR="000D2DCD" w:rsidRDefault="000D2DCD" w:rsidP="00673BA2"/>
        </w:tc>
        <w:tc>
          <w:tcPr>
            <w:tcW w:w="4800" w:type="dxa"/>
            <w:shd w:val="clear" w:color="auto" w:fill="CCFFFF"/>
          </w:tcPr>
          <w:p w14:paraId="685DA08C" w14:textId="77777777"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hardcopyTracedPaper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USBFlashDrive</w:t>
            </w:r>
            <w:r>
              <w:rPr>
                <w:rStyle w:val="codelist"/>
              </w:rPr>
              <w:t xml:space="preserve">, </w:t>
            </w:r>
            <w:r w:rsidR="000D2DCD" w:rsidRPr="000770C9">
              <w:rPr>
                <w:rStyle w:val="codelist"/>
              </w:rPr>
              <w:t>1quarterInchCartridgeTape</w:t>
            </w:r>
          </w:p>
        </w:tc>
        <w:tc>
          <w:tcPr>
            <w:tcW w:w="2243" w:type="dxa"/>
            <w:shd w:val="clear" w:color="auto" w:fill="CCFFFF"/>
          </w:tcPr>
          <w:p w14:paraId="6AE5100C" w14:textId="77777777" w:rsidR="000D2DCD" w:rsidRDefault="000D2DCD" w:rsidP="00673BA2">
            <w:r>
              <w:t>NAP expansion</w:t>
            </w:r>
          </w:p>
        </w:tc>
      </w:tr>
      <w:tr w:rsidR="00B638FB" w14:paraId="6E827DAC" w14:textId="77777777" w:rsidTr="008F1532">
        <w:trPr>
          <w:cantSplit/>
        </w:trPr>
        <w:tc>
          <w:tcPr>
            <w:tcW w:w="2208" w:type="dxa"/>
          </w:tcPr>
          <w:p w14:paraId="1732CE96" w14:textId="77777777" w:rsidR="00B638FB" w:rsidRPr="00776B46" w:rsidRDefault="000D2DCD" w:rsidP="00673BA2">
            <w:pPr>
              <w:rPr>
                <w:rStyle w:val="ElementxPath"/>
              </w:rPr>
            </w:pPr>
            <w:r w:rsidRPr="00776B46">
              <w:rPr>
                <w:rStyle w:val="ElementxPath"/>
              </w:rPr>
              <w:t>MD_ObligationCode</w:t>
            </w:r>
          </w:p>
          <w:p w14:paraId="132C150E" w14:textId="77777777" w:rsidR="0032123C" w:rsidRDefault="00776B46" w:rsidP="00673BA2">
            <w:r>
              <w:t>not used by NAP and USGIN</w:t>
            </w:r>
          </w:p>
        </w:tc>
        <w:tc>
          <w:tcPr>
            <w:tcW w:w="4800" w:type="dxa"/>
          </w:tcPr>
          <w:p w14:paraId="1D307548" w14:textId="77777777" w:rsidR="00B638FB" w:rsidRPr="000770C9" w:rsidRDefault="000D2DCD" w:rsidP="00673BA2">
            <w:pPr>
              <w:rPr>
                <w:rStyle w:val="codelist"/>
              </w:rPr>
            </w:pPr>
            <w:r w:rsidRPr="000770C9">
              <w:rPr>
                <w:rStyle w:val="codelist"/>
              </w:rPr>
              <w:t>mandatory, optional, conditional</w:t>
            </w:r>
          </w:p>
        </w:tc>
        <w:tc>
          <w:tcPr>
            <w:tcW w:w="2243" w:type="dxa"/>
          </w:tcPr>
          <w:p w14:paraId="671011A9" w14:textId="77777777"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its codelists are not used by NAP and USGIN.</w:t>
            </w:r>
          </w:p>
        </w:tc>
      </w:tr>
      <w:tr w:rsidR="00B638FB" w14:paraId="3F537D80" w14:textId="77777777" w:rsidTr="008F1532">
        <w:trPr>
          <w:cantSplit/>
        </w:trPr>
        <w:tc>
          <w:tcPr>
            <w:tcW w:w="2208" w:type="dxa"/>
          </w:tcPr>
          <w:p w14:paraId="1F1C244D" w14:textId="77777777"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14:paraId="15A95858" w14:textId="77777777"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14:paraId="1CAEEE8E" w14:textId="77777777"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upperRight</w:t>
            </w:r>
            <w:r w:rsidR="003E02E6">
              <w:rPr>
                <w:rStyle w:val="codelist"/>
              </w:rPr>
              <w:t xml:space="preserve">, </w:t>
            </w:r>
            <w:r w:rsidRPr="000770C9">
              <w:rPr>
                <w:rStyle w:val="codelist"/>
              </w:rPr>
              <w:t>upperLeft</w:t>
            </w:r>
          </w:p>
        </w:tc>
        <w:tc>
          <w:tcPr>
            <w:tcW w:w="2243" w:type="dxa"/>
          </w:tcPr>
          <w:p w14:paraId="7E02751B" w14:textId="77777777" w:rsidR="00B638FB" w:rsidRDefault="0032123C" w:rsidP="00673BA2">
            <w:r>
              <w:t>ISO 19115</w:t>
            </w:r>
            <w:r w:rsidR="000770C9">
              <w:t xml:space="preserve"> (B.5.22)</w:t>
            </w:r>
          </w:p>
        </w:tc>
      </w:tr>
      <w:tr w:rsidR="000D2DCD" w14:paraId="6B55675C" w14:textId="77777777" w:rsidTr="008F1532">
        <w:trPr>
          <w:cantSplit/>
        </w:trPr>
        <w:tc>
          <w:tcPr>
            <w:tcW w:w="2208" w:type="dxa"/>
            <w:vMerge w:val="restart"/>
          </w:tcPr>
          <w:p w14:paraId="01027889" w14:textId="77777777" w:rsidR="000D2DCD" w:rsidRPr="00776B46" w:rsidRDefault="000D2DCD" w:rsidP="00673BA2">
            <w:pPr>
              <w:rPr>
                <w:rStyle w:val="ElementxPath"/>
              </w:rPr>
            </w:pPr>
            <w:r w:rsidRPr="00776B46">
              <w:rPr>
                <w:rStyle w:val="ElementxPath"/>
              </w:rPr>
              <w:t>MD_ProgressCode</w:t>
            </w:r>
          </w:p>
          <w:p w14:paraId="56D6DBDC" w14:textId="77777777" w:rsidR="0032123C" w:rsidRDefault="0032123C" w:rsidP="00673BA2">
            <w:r w:rsidRPr="00776B46">
              <w:rPr>
                <w:rStyle w:val="ElementxPath"/>
              </w:rPr>
              <w:t>napMD_ProgressCode</w:t>
            </w:r>
          </w:p>
        </w:tc>
        <w:tc>
          <w:tcPr>
            <w:tcW w:w="4800" w:type="dxa"/>
            <w:tcBorders>
              <w:bottom w:val="single" w:sz="4" w:space="0" w:color="000000"/>
            </w:tcBorders>
          </w:tcPr>
          <w:p w14:paraId="0BBD7AB1" w14:textId="77777777"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obsolete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underDevelopment</w:t>
            </w:r>
          </w:p>
        </w:tc>
        <w:tc>
          <w:tcPr>
            <w:tcW w:w="2243" w:type="dxa"/>
            <w:tcBorders>
              <w:bottom w:val="single" w:sz="4" w:space="0" w:color="000000"/>
            </w:tcBorders>
          </w:tcPr>
          <w:p w14:paraId="7F18893A" w14:textId="77777777" w:rsidR="000D2DCD" w:rsidRDefault="00CA72B7" w:rsidP="00673BA2">
            <w:r>
              <w:t>ISO 19115</w:t>
            </w:r>
            <w:r w:rsidR="000770C9">
              <w:t xml:space="preserve"> (B.5.23)</w:t>
            </w:r>
          </w:p>
        </w:tc>
      </w:tr>
      <w:tr w:rsidR="000D2DCD" w14:paraId="66AF074E" w14:textId="77777777" w:rsidTr="008F1532">
        <w:trPr>
          <w:cantSplit/>
        </w:trPr>
        <w:tc>
          <w:tcPr>
            <w:tcW w:w="2208" w:type="dxa"/>
            <w:vMerge/>
          </w:tcPr>
          <w:p w14:paraId="466B26D6" w14:textId="77777777" w:rsidR="000D2DCD" w:rsidRDefault="000D2DCD" w:rsidP="00673BA2"/>
        </w:tc>
        <w:tc>
          <w:tcPr>
            <w:tcW w:w="4800" w:type="dxa"/>
            <w:shd w:val="clear" w:color="auto" w:fill="CCFFFF"/>
          </w:tcPr>
          <w:p w14:paraId="17BDC7AC" w14:textId="77777777"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14:paraId="66A1C27C" w14:textId="77777777" w:rsidR="000D2DCD" w:rsidRDefault="00CA72B7" w:rsidP="00673BA2">
            <w:r>
              <w:t>NAP expansion</w:t>
            </w:r>
          </w:p>
        </w:tc>
      </w:tr>
      <w:tr w:rsidR="000D2DCD" w14:paraId="1FC85F2D" w14:textId="77777777" w:rsidTr="008F1532">
        <w:trPr>
          <w:cantSplit/>
        </w:trPr>
        <w:tc>
          <w:tcPr>
            <w:tcW w:w="2208" w:type="dxa"/>
            <w:vMerge w:val="restart"/>
          </w:tcPr>
          <w:p w14:paraId="63B829A1" w14:textId="77777777" w:rsidR="000D2DCD" w:rsidRPr="00776B46" w:rsidRDefault="000D2DCD" w:rsidP="00673BA2">
            <w:pPr>
              <w:rPr>
                <w:rStyle w:val="ElementxPath"/>
              </w:rPr>
            </w:pPr>
            <w:r w:rsidRPr="00776B46">
              <w:rPr>
                <w:rStyle w:val="ElementxPath"/>
              </w:rPr>
              <w:t>MD_RestrictionCode</w:t>
            </w:r>
          </w:p>
          <w:p w14:paraId="2B21EDB7" w14:textId="77777777"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14:paraId="4FA9525B" w14:textId="77777777"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intellectualPropertyRights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otherRestrictions</w:t>
            </w:r>
          </w:p>
        </w:tc>
        <w:tc>
          <w:tcPr>
            <w:tcW w:w="2243" w:type="dxa"/>
            <w:tcBorders>
              <w:bottom w:val="single" w:sz="4" w:space="0" w:color="000000"/>
            </w:tcBorders>
          </w:tcPr>
          <w:p w14:paraId="2DC954D6" w14:textId="77777777" w:rsidR="000D2DCD" w:rsidRDefault="00CA72B7" w:rsidP="00673BA2">
            <w:r>
              <w:t>ISO 19115</w:t>
            </w:r>
            <w:r w:rsidR="000770C9">
              <w:t xml:space="preserve"> (B.5.24)</w:t>
            </w:r>
          </w:p>
        </w:tc>
      </w:tr>
      <w:tr w:rsidR="000D2DCD" w14:paraId="41641C88" w14:textId="77777777" w:rsidTr="008F1532">
        <w:trPr>
          <w:cantSplit/>
        </w:trPr>
        <w:tc>
          <w:tcPr>
            <w:tcW w:w="2208" w:type="dxa"/>
            <w:vMerge/>
          </w:tcPr>
          <w:p w14:paraId="64F7F51F" w14:textId="77777777" w:rsidR="000D2DCD" w:rsidRDefault="000D2DCD" w:rsidP="00673BA2"/>
        </w:tc>
        <w:tc>
          <w:tcPr>
            <w:tcW w:w="4800" w:type="dxa"/>
            <w:shd w:val="clear" w:color="auto" w:fill="CCFFFF"/>
          </w:tcPr>
          <w:p w14:paraId="178393CF" w14:textId="77777777"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licenseEndUser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14:paraId="2DCA351B" w14:textId="77777777" w:rsidR="000D2DCD" w:rsidRDefault="00CA72B7" w:rsidP="00673BA2">
            <w:r>
              <w:t>NAP expansion</w:t>
            </w:r>
          </w:p>
        </w:tc>
      </w:tr>
      <w:tr w:rsidR="00B638FB" w14:paraId="305C5C51" w14:textId="77777777" w:rsidTr="008F1532">
        <w:trPr>
          <w:cantSplit/>
        </w:trPr>
        <w:tc>
          <w:tcPr>
            <w:tcW w:w="2208" w:type="dxa"/>
          </w:tcPr>
          <w:p w14:paraId="38A77170" w14:textId="77777777" w:rsidR="00B638FB" w:rsidRPr="00776B46" w:rsidRDefault="000D2DCD" w:rsidP="00673BA2">
            <w:pPr>
              <w:rPr>
                <w:rStyle w:val="ElementxPath"/>
              </w:rPr>
            </w:pPr>
            <w:r w:rsidRPr="00776B46">
              <w:rPr>
                <w:rStyle w:val="ElementxPath"/>
              </w:rPr>
              <w:t>MD_ScopeCode</w:t>
            </w:r>
          </w:p>
          <w:p w14:paraId="0AB79BF9" w14:textId="77777777" w:rsidR="0032123C" w:rsidRDefault="0032123C" w:rsidP="00673BA2">
            <w:r w:rsidRPr="00776B46">
              <w:rPr>
                <w:rStyle w:val="ElementxPath"/>
              </w:rPr>
              <w:t>napMD_ScopeCode</w:t>
            </w:r>
          </w:p>
        </w:tc>
        <w:tc>
          <w:tcPr>
            <w:tcW w:w="4800" w:type="dxa"/>
          </w:tcPr>
          <w:p w14:paraId="40E76178" w14:textId="77777777"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collectionHardware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dimensionGroup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propertyType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service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14:paraId="07931369" w14:textId="77777777" w:rsidR="00B638FB" w:rsidRDefault="00CA72B7" w:rsidP="00673BA2">
            <w:r>
              <w:t>ISO 19115</w:t>
            </w:r>
            <w:r w:rsidR="000770C9">
              <w:t xml:space="preserve"> (B.5.25)</w:t>
            </w:r>
          </w:p>
        </w:tc>
      </w:tr>
      <w:tr w:rsidR="00B638FB" w14:paraId="2FE2C718" w14:textId="77777777" w:rsidTr="008F1532">
        <w:trPr>
          <w:cantSplit/>
        </w:trPr>
        <w:tc>
          <w:tcPr>
            <w:tcW w:w="2208" w:type="dxa"/>
          </w:tcPr>
          <w:p w14:paraId="624E599A" w14:textId="77777777" w:rsidR="00B638FB" w:rsidRPr="00776B46" w:rsidRDefault="00CA72B7" w:rsidP="00673BA2">
            <w:pPr>
              <w:rPr>
                <w:rStyle w:val="ElementxPath"/>
              </w:rPr>
            </w:pPr>
            <w:r w:rsidRPr="00776B46">
              <w:rPr>
                <w:rStyle w:val="ElementxPath"/>
              </w:rPr>
              <w:t>MD_Spatial</w:t>
            </w:r>
            <w:r w:rsidR="008F07AB">
              <w:rPr>
                <w:rStyle w:val="ElementxPath"/>
              </w:rPr>
              <w:t>-</w:t>
            </w:r>
            <w:r w:rsidRPr="00776B46">
              <w:rPr>
                <w:rStyle w:val="ElementxPath"/>
              </w:rPr>
              <w:t>RepresentationTypeCode</w:t>
            </w:r>
          </w:p>
          <w:p w14:paraId="72D06267" w14:textId="77777777" w:rsidR="0032123C" w:rsidRDefault="0032123C" w:rsidP="00673BA2">
            <w:r w:rsidRPr="00776B46">
              <w:rPr>
                <w:rStyle w:val="ElementxPath"/>
              </w:rPr>
              <w:t>napMD_Spatial</w:t>
            </w:r>
            <w:r w:rsidR="008F07AB">
              <w:rPr>
                <w:rStyle w:val="ElementxPath"/>
              </w:rPr>
              <w:t>-</w:t>
            </w:r>
            <w:r w:rsidRPr="00776B46">
              <w:rPr>
                <w:rStyle w:val="ElementxPath"/>
              </w:rPr>
              <w:t>RepresentationTypeCode</w:t>
            </w:r>
          </w:p>
        </w:tc>
        <w:tc>
          <w:tcPr>
            <w:tcW w:w="4800" w:type="dxa"/>
          </w:tcPr>
          <w:p w14:paraId="3F5BF41E" w14:textId="77777777"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stereoModel</w:t>
            </w:r>
            <w:r w:rsidR="003E02E6">
              <w:rPr>
                <w:rStyle w:val="codelist"/>
              </w:rPr>
              <w:t xml:space="preserve">, </w:t>
            </w:r>
            <w:r w:rsidRPr="000770C9">
              <w:rPr>
                <w:rStyle w:val="codelist"/>
              </w:rPr>
              <w:t>video</w:t>
            </w:r>
          </w:p>
        </w:tc>
        <w:tc>
          <w:tcPr>
            <w:tcW w:w="2243" w:type="dxa"/>
          </w:tcPr>
          <w:p w14:paraId="45B0EF8D" w14:textId="77777777" w:rsidR="00B638FB" w:rsidRDefault="00CA72B7" w:rsidP="00673BA2">
            <w:r>
              <w:t>ISO 19115</w:t>
            </w:r>
            <w:r w:rsidR="000770C9">
              <w:t xml:space="preserve"> (B.5.26)</w:t>
            </w:r>
          </w:p>
        </w:tc>
      </w:tr>
      <w:tr w:rsidR="00B638FB" w14:paraId="13622B85" w14:textId="77777777" w:rsidTr="008F1532">
        <w:trPr>
          <w:cantSplit/>
        </w:trPr>
        <w:tc>
          <w:tcPr>
            <w:tcW w:w="2208" w:type="dxa"/>
          </w:tcPr>
          <w:p w14:paraId="29FCB983" w14:textId="77777777" w:rsidR="00B638FB" w:rsidRPr="00776B46" w:rsidRDefault="00CA72B7" w:rsidP="00673BA2">
            <w:pPr>
              <w:rPr>
                <w:rStyle w:val="ElementxPath"/>
              </w:rPr>
            </w:pPr>
            <w:r w:rsidRPr="00776B46">
              <w:rPr>
                <w:rStyle w:val="ElementxPath"/>
              </w:rPr>
              <w:t>MD_TopicCategoryCode</w:t>
            </w:r>
          </w:p>
          <w:p w14:paraId="5F65AF9A" w14:textId="77777777"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14:paraId="5B0E9F0E" w14:textId="77777777"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climatologyMeterologyAtmosphere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elevation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geoscientificInformation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imageryBaseMapsEarthCover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planningCadastre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14:paraId="5AF8BC71" w14:textId="77777777" w:rsidR="00B638FB" w:rsidRDefault="00CA72B7" w:rsidP="00673BA2">
            <w:r>
              <w:t>ISO 19115</w:t>
            </w:r>
            <w:r w:rsidR="000770C9">
              <w:t xml:space="preserve"> (B.5.27)</w:t>
            </w:r>
          </w:p>
        </w:tc>
      </w:tr>
      <w:tr w:rsidR="00B638FB" w14:paraId="561BA9D4" w14:textId="77777777" w:rsidTr="008F1532">
        <w:trPr>
          <w:cantSplit/>
        </w:trPr>
        <w:tc>
          <w:tcPr>
            <w:tcW w:w="2208" w:type="dxa"/>
          </w:tcPr>
          <w:p w14:paraId="382C5972" w14:textId="77777777" w:rsidR="00B638FB" w:rsidRPr="00776B46" w:rsidRDefault="00CA72B7" w:rsidP="00673BA2">
            <w:pPr>
              <w:rPr>
                <w:rStyle w:val="ElementxPath"/>
              </w:rPr>
            </w:pPr>
            <w:r w:rsidRPr="00776B46">
              <w:rPr>
                <w:rStyle w:val="ElementxPath"/>
              </w:rPr>
              <w:t>MD_TopologyLevelCode</w:t>
            </w:r>
          </w:p>
          <w:p w14:paraId="187032DF" w14:textId="77777777"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14:paraId="235C614A" w14:textId="77777777"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fullTopology3D</w:t>
            </w:r>
            <w:r w:rsidR="003E02E6">
              <w:rPr>
                <w:rStyle w:val="codelist"/>
              </w:rPr>
              <w:t xml:space="preserve">, </w:t>
            </w:r>
            <w:r w:rsidRPr="000770C9">
              <w:rPr>
                <w:rStyle w:val="codelist"/>
              </w:rPr>
              <w:t>abstract</w:t>
            </w:r>
          </w:p>
        </w:tc>
        <w:tc>
          <w:tcPr>
            <w:tcW w:w="2243" w:type="dxa"/>
          </w:tcPr>
          <w:p w14:paraId="2A0D2A47" w14:textId="77777777" w:rsidR="00B638FB" w:rsidRDefault="00CA72B7" w:rsidP="00673BA2">
            <w:r>
              <w:t>ISO 19115</w:t>
            </w:r>
            <w:r w:rsidR="000770C9">
              <w:t xml:space="preserve"> (B.5.28)</w:t>
            </w:r>
          </w:p>
        </w:tc>
      </w:tr>
      <w:tr w:rsidR="003E02E6" w14:paraId="68321C23" w14:textId="77777777" w:rsidTr="008F1532">
        <w:trPr>
          <w:cantSplit/>
        </w:trPr>
        <w:tc>
          <w:tcPr>
            <w:tcW w:w="2208" w:type="dxa"/>
          </w:tcPr>
          <w:p w14:paraId="7E4F0127" w14:textId="77777777" w:rsidR="003E02E6" w:rsidRPr="00776B46" w:rsidRDefault="003E02E6" w:rsidP="003E02E6">
            <w:pPr>
              <w:rPr>
                <w:rStyle w:val="ElementxPath"/>
              </w:rPr>
            </w:pPr>
            <w:r w:rsidRPr="00776B46">
              <w:rPr>
                <w:rStyle w:val="ElementxPath"/>
              </w:rPr>
              <w:t>SV_CouplingType</w:t>
            </w:r>
          </w:p>
          <w:p w14:paraId="37EC3EE3" w14:textId="77777777" w:rsidR="003E02E6" w:rsidRPr="00CA72B7" w:rsidRDefault="003E02E6" w:rsidP="003E02E6">
            <w:r w:rsidRPr="00776B46">
              <w:rPr>
                <w:rStyle w:val="ElementxPath"/>
              </w:rPr>
              <w:t>napSV_CouplingType</w:t>
            </w:r>
          </w:p>
        </w:tc>
        <w:tc>
          <w:tcPr>
            <w:tcW w:w="4800" w:type="dxa"/>
          </w:tcPr>
          <w:p w14:paraId="7D355EE8" w14:textId="77777777"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14:paraId="0386DF53" w14:textId="77777777" w:rsidR="003E02E6" w:rsidRDefault="003E02E6" w:rsidP="00673BA2">
            <w:r>
              <w:t>ISO 19119 (Amendment</w:t>
            </w:r>
            <w:r w:rsidRPr="000770C9">
              <w:t xml:space="preserve"> 1</w:t>
            </w:r>
            <w:r>
              <w:t>; C.2.8)</w:t>
            </w:r>
          </w:p>
        </w:tc>
      </w:tr>
      <w:tr w:rsidR="003E02E6" w14:paraId="32A95D28" w14:textId="77777777" w:rsidTr="008F1532">
        <w:trPr>
          <w:cantSplit/>
        </w:trPr>
        <w:tc>
          <w:tcPr>
            <w:tcW w:w="2208" w:type="dxa"/>
          </w:tcPr>
          <w:p w14:paraId="656E5244" w14:textId="77777777"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14:paraId="5456D597" w14:textId="77777777"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14:paraId="224CE85C" w14:textId="77777777"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14:paraId="7B7AD77A" w14:textId="77777777" w:rsidR="003E02E6" w:rsidRDefault="003E02E6" w:rsidP="00673BA2">
            <w:r>
              <w:t>ISO 19119 (Amendment</w:t>
            </w:r>
            <w:r w:rsidRPr="000770C9">
              <w:t xml:space="preserve"> 1</w:t>
            </w:r>
            <w:r>
              <w:t>; C.2.9</w:t>
            </w:r>
          </w:p>
        </w:tc>
      </w:tr>
      <w:tr w:rsidR="00822100" w14:paraId="3A9A9736" w14:textId="77777777" w:rsidTr="008F1532">
        <w:trPr>
          <w:cantSplit/>
        </w:trPr>
        <w:tc>
          <w:tcPr>
            <w:tcW w:w="2208" w:type="dxa"/>
          </w:tcPr>
          <w:p w14:paraId="2667887F" w14:textId="77777777" w:rsidR="00822100" w:rsidRDefault="00822100" w:rsidP="003E02E6">
            <w:r>
              <w:t>LanguageCode</w:t>
            </w:r>
          </w:p>
        </w:tc>
        <w:tc>
          <w:tcPr>
            <w:tcW w:w="4800" w:type="dxa"/>
            <w:tcBorders>
              <w:bottom w:val="single" w:sz="4" w:space="0" w:color="000000"/>
            </w:tcBorders>
          </w:tcPr>
          <w:p w14:paraId="6CEC361E" w14:textId="77777777" w:rsidR="00822100" w:rsidRPr="00822100" w:rsidRDefault="00822100" w:rsidP="00822100">
            <w:r w:rsidRPr="00822100">
              <w:t xml:space="preserve">see </w:t>
            </w:r>
            <w:hyperlink r:id="rId70" w:history="1">
              <w:r w:rsidRPr="00E60384">
                <w:rPr>
                  <w:rStyle w:val="Hyperlink"/>
                </w:rPr>
                <w:t>http://www.loc.gov/standards/iso639-2/php/code_list.php</w:t>
              </w:r>
            </w:hyperlink>
            <w:r>
              <w:t xml:space="preserve"> </w:t>
            </w:r>
          </w:p>
        </w:tc>
        <w:tc>
          <w:tcPr>
            <w:tcW w:w="2243" w:type="dxa"/>
            <w:tcBorders>
              <w:bottom w:val="single" w:sz="4" w:space="0" w:color="000000"/>
            </w:tcBorders>
          </w:tcPr>
          <w:p w14:paraId="3CE50FC4" w14:textId="77777777" w:rsidR="00822100" w:rsidRDefault="0013177C" w:rsidP="00673BA2">
            <w:r>
              <w:t>no complete NAP or ISO registry found</w:t>
            </w:r>
          </w:p>
        </w:tc>
      </w:tr>
      <w:tr w:rsidR="003E02E6" w14:paraId="5052A732" w14:textId="77777777" w:rsidTr="008F1532">
        <w:trPr>
          <w:cantSplit/>
        </w:trPr>
        <w:tc>
          <w:tcPr>
            <w:tcW w:w="2208" w:type="dxa"/>
          </w:tcPr>
          <w:p w14:paraId="57A7D79F" w14:textId="77777777" w:rsidR="003E02E6" w:rsidRDefault="00776B46" w:rsidP="003E02E6">
            <w:r>
              <w:t>not used by ISO</w:t>
            </w:r>
          </w:p>
          <w:p w14:paraId="5D07C2E8" w14:textId="77777777"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14:paraId="0DCD1773" w14:textId="77777777"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WebServices</w:t>
            </w:r>
          </w:p>
        </w:tc>
        <w:tc>
          <w:tcPr>
            <w:tcW w:w="2243" w:type="dxa"/>
            <w:tcBorders>
              <w:bottom w:val="single" w:sz="4" w:space="0" w:color="000000"/>
            </w:tcBorders>
            <w:shd w:val="clear" w:color="auto" w:fill="CCFFFF"/>
          </w:tcPr>
          <w:p w14:paraId="1009501A" w14:textId="77777777" w:rsidR="003E02E6" w:rsidRDefault="003E02E6" w:rsidP="00673BA2">
            <w:r>
              <w:t xml:space="preserve">NAP </w:t>
            </w:r>
            <w:r w:rsidR="00776B46">
              <w:t xml:space="preserve">specific </w:t>
            </w:r>
            <w:r>
              <w:t>codelist – not used by USGIN</w:t>
            </w:r>
            <w:r w:rsidR="00776B46">
              <w:t xml:space="preserve"> due to </w:t>
            </w:r>
            <w:r w:rsidR="0013177C">
              <w:t>poorly defined semantics and use.</w:t>
            </w:r>
          </w:p>
        </w:tc>
      </w:tr>
      <w:tr w:rsidR="003E02E6" w14:paraId="2927A4A5" w14:textId="77777777" w:rsidTr="008F1532">
        <w:trPr>
          <w:cantSplit/>
        </w:trPr>
        <w:tc>
          <w:tcPr>
            <w:tcW w:w="2208" w:type="dxa"/>
          </w:tcPr>
          <w:p w14:paraId="0DE51A62" w14:textId="77777777" w:rsidR="003E02E6" w:rsidRDefault="00776B46" w:rsidP="003E02E6">
            <w:r>
              <w:lastRenderedPageBreak/>
              <w:t>not used by ISO</w:t>
            </w:r>
          </w:p>
          <w:p w14:paraId="2931E6B0" w14:textId="77777777"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14:paraId="7A6BB38B" w14:textId="77777777"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14:paraId="10D3D1E3" w14:textId="77777777" w:rsidR="003E02E6" w:rsidRDefault="003E02E6" w:rsidP="00673BA2">
            <w:r>
              <w:t xml:space="preserve">NAP </w:t>
            </w:r>
            <w:r w:rsidR="00776B46">
              <w:t xml:space="preserve">specific </w:t>
            </w:r>
            <w:r>
              <w:t xml:space="preserve">codelist – not </w:t>
            </w:r>
            <w:r w:rsidR="0013177C">
              <w:t xml:space="preserve">formally </w:t>
            </w:r>
            <w:r>
              <w:t>used by USGIN</w:t>
            </w:r>
            <w:r w:rsidR="0013177C">
              <w:t>, but these character strings should are to be used to populate fileType elements.</w:t>
            </w:r>
          </w:p>
        </w:tc>
      </w:tr>
    </w:tbl>
    <w:p w14:paraId="70E403BD" w14:textId="77777777" w:rsidR="005B78EF" w:rsidRDefault="005B78EF" w:rsidP="00673BA2">
      <w:pPr>
        <w:sectPr w:rsidR="005B78EF" w:rsidSect="00A357C8">
          <w:headerReference w:type="even" r:id="rId71"/>
          <w:pgSz w:w="12240" w:h="15840" w:code="1"/>
          <w:pgMar w:top="1440" w:right="1440" w:bottom="720" w:left="1440" w:header="720" w:footer="720" w:gutter="0"/>
          <w:lnNumType w:countBy="1" w:restart="continuous"/>
          <w:cols w:space="720"/>
          <w:docGrid w:linePitch="360"/>
        </w:sectPr>
      </w:pPr>
    </w:p>
    <w:p w14:paraId="76705388" w14:textId="77777777" w:rsidR="0032148F" w:rsidRPr="00CB2F1D" w:rsidRDefault="0032148F" w:rsidP="009611B8">
      <w:pPr>
        <w:pStyle w:val="Heading2"/>
      </w:pPr>
      <w:bookmarkStart w:id="143" w:name="_Toc381426788"/>
      <w:r w:rsidRPr="00CB2F1D">
        <w:lastRenderedPageBreak/>
        <w:t>Geographic bounding box</w:t>
      </w:r>
      <w:bookmarkEnd w:id="143"/>
    </w:p>
    <w:p w14:paraId="4E417B92" w14:textId="77777777"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geographic bounding box with bounding latitude and longitude expressed using WGS 84 decimal degrees</w:t>
      </w:r>
      <w:r w:rsidR="00592AA7">
        <w:t xml:space="preserve"> MUST be provided</w:t>
      </w:r>
      <w:r w:rsidRPr="00CB2F1D">
        <w:t>.</w:t>
      </w:r>
    </w:p>
    <w:p w14:paraId="412E70EC" w14:textId="77777777" w:rsidR="0025067F" w:rsidRPr="00CB2F1D" w:rsidRDefault="0025067F" w:rsidP="009611B8">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p>
    <w:p w14:paraId="2DAEE241" w14:textId="77777777" w:rsidR="007C0B9D" w:rsidRDefault="007C0B9D" w:rsidP="009611B8">
      <w:pPr>
        <w:pStyle w:val="Heading2"/>
      </w:pPr>
      <w:bookmarkStart w:id="144" w:name="_Toc244579491"/>
      <w:bookmarkStart w:id="145" w:name="_Toc381426789"/>
      <w:bookmarkStart w:id="146" w:name="_Ref249947782"/>
      <w:bookmarkStart w:id="147" w:name="_Ref244501215"/>
      <w:bookmarkEnd w:id="144"/>
      <w:r>
        <w:t>Data Quality</w:t>
      </w:r>
      <w:bookmarkEnd w:id="145"/>
    </w:p>
    <w:p w14:paraId="292AAD42" w14:textId="77777777" w:rsidR="007C0B9D" w:rsidRDefault="007C0B9D" w:rsidP="00A273CD">
      <w:pPr>
        <w:pStyle w:val="Heading3"/>
      </w:pPr>
      <w:bookmarkStart w:id="148" w:name="_Toc381426790"/>
      <w:r>
        <w:t>Simple quality statement</w:t>
      </w:r>
      <w:bookmarkEnd w:id="148"/>
    </w:p>
    <w:p w14:paraId="6545880E" w14:textId="77777777" w:rsidR="00685B8B" w:rsidRDefault="00685B8B" w:rsidP="00685B8B">
      <w:r>
        <w:t>For resource evaluation purposes</w:t>
      </w:r>
      <w:r w:rsidR="00592AA7">
        <w:t>, to answer a user's question 'is</w:t>
      </w:r>
      <w:r>
        <w:t xml:space="preserve"> the described resource good enough for my purposes</w:t>
      </w:r>
      <w:r w:rsidR="00592AA7">
        <w:t xml:space="preserve">?',  </w:t>
      </w:r>
      <w:r>
        <w:t>a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digitizing on screen. Station locations are based on Garmin 12 GPS readings, except locally where they have been adjusted for consistency with the base map. Original GPS coordinates are reported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technically a conformance result. A simple qualityStatement would suffice and provide significant value.</w:t>
      </w:r>
      <w:r w:rsidR="00592AA7">
        <w:t xml:space="preserve"> There is no ISO19115 element for such a quality statement.</w:t>
      </w:r>
    </w:p>
    <w:p w14:paraId="37815B13" w14:textId="77777777" w:rsidR="00685B8B" w:rsidRDefault="00685B8B" w:rsidP="00A273CD">
      <w:r>
        <w:t xml:space="preserve">To implement this simple case, the proposed solution is </w:t>
      </w:r>
      <w:r w:rsidR="001C7332">
        <w:t xml:space="preserve">that the first report conformance explanation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r>
        <w:rPr>
          <w:rStyle w:val="ElementxPath"/>
        </w:rPr>
        <w:softHyphen/>
      </w:r>
      <w:r w:rsidRPr="00A273CD">
        <w:rPr>
          <w:rStyle w:val="ElementxPath"/>
        </w:rPr>
        <w:t>report[1]//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 xml:space="preserve">Accuracy..) </w:t>
      </w:r>
      <w:r>
        <w:t xml:space="preserve">to contain this explanation is arbitrary and </w:t>
      </w:r>
      <w:r w:rsidR="001C7332">
        <w:t>may</w:t>
      </w:r>
      <w:r w:rsidR="00287363">
        <w:t xml:space="preserve"> be ignored by client applications</w:t>
      </w:r>
      <w:r>
        <w:t>.</w:t>
      </w:r>
    </w:p>
    <w:p w14:paraId="788FC782" w14:textId="77777777" w:rsidR="0032148F" w:rsidRPr="00CB2F1D" w:rsidRDefault="0032148F" w:rsidP="009611B8">
      <w:pPr>
        <w:pStyle w:val="Heading2"/>
      </w:pPr>
      <w:bookmarkStart w:id="149" w:name="_Toc381426791"/>
      <w:bookmarkEnd w:id="146"/>
      <w:r w:rsidRPr="00CB2F1D">
        <w:t>Lineage</w:t>
      </w:r>
      <w:bookmarkEnd w:id="147"/>
      <w:bookmarkEnd w:id="149"/>
    </w:p>
    <w:p w14:paraId="3EE5BDBD" w14:textId="77777777"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association from </w:t>
      </w:r>
      <w:r w:rsidRPr="009851E6">
        <w:rPr>
          <w:rStyle w:val="ElementxPath"/>
        </w:rPr>
        <w:t>LI_Source</w:t>
      </w:r>
      <w:r w:rsidRPr="00CB2F1D">
        <w:t xml:space="preserve"> links a resource to a processing step that it is output from. </w:t>
      </w:r>
    </w:p>
    <w:p w14:paraId="0EACCAB6" w14:textId="77777777"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elements</w:t>
      </w:r>
      <w:r w:rsidR="007C0148" w:rsidRPr="00CB2F1D">
        <w:t xml:space="preserve"> </w:t>
      </w:r>
      <w:r>
        <w:t xml:space="preserve">is redundant; this source information should be represented with the </w:t>
      </w:r>
      <w:r w:rsidRPr="00CB2F1D">
        <w:rPr>
          <w:rStyle w:val="ElementxPath"/>
        </w:rPr>
        <w:t>MD_DataIdentification/citation/CI_Citation</w:t>
      </w:r>
      <w:r>
        <w:t xml:space="preserve"> element</w:t>
      </w:r>
      <w:r w:rsidR="007C0148" w:rsidRPr="00CB2F1D">
        <w:t>.</w:t>
      </w:r>
    </w:p>
    <w:p w14:paraId="15E973CC" w14:textId="77777777"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an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14:paraId="380C1E1F" w14:textId="77777777"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 xml:space="preserve">internal document </w:t>
      </w:r>
      <w:r w:rsidR="00D05239" w:rsidRPr="00CB2F1D">
        <w:t>reference</w:t>
      </w:r>
      <w:r w:rsidR="00485664">
        <w:t>s (see Code Example 3)</w:t>
      </w:r>
      <w:r w:rsidR="00D05239" w:rsidRPr="00CB2F1D">
        <w:t>.</w:t>
      </w:r>
    </w:p>
    <w:p w14:paraId="43EC49E7" w14:textId="77777777" w:rsidR="00411ED3" w:rsidRPr="00CB2F1D" w:rsidRDefault="00411ED3" w:rsidP="009611B8"/>
    <w:p w14:paraId="5ADBF710" w14:textId="77777777" w:rsidR="00411ED3" w:rsidRPr="00CB2F1D" w:rsidRDefault="00411ED3" w:rsidP="009611B8">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 </w:t>
      </w:r>
    </w:p>
    <w:p w14:paraId="43A1F9FA" w14:textId="77777777" w:rsidR="00411ED3" w:rsidRPr="00522388" w:rsidRDefault="00411ED3" w:rsidP="00C55311">
      <w:pPr>
        <w:pStyle w:val="XMLelementValue"/>
        <w:rPr>
          <w:rFonts w:cs="Arial"/>
          <w:b w:val="0"/>
          <w:szCs w:val="22"/>
          <w:highlight w:val="white"/>
        </w:rPr>
      </w:pPr>
      <w:r w:rsidRPr="00522388">
        <w:rPr>
          <w:rFonts w:cs="Arial"/>
          <w:b w:val="0"/>
          <w:szCs w:val="22"/>
          <w:highlight w:val="yellow"/>
        </w:rPr>
        <w:t>&lt;?</w:t>
      </w:r>
      <w:r w:rsidRPr="00522388">
        <w:rPr>
          <w:rFonts w:cs="Arial"/>
          <w:b w:val="0"/>
          <w:color w:val="0000FF"/>
          <w:szCs w:val="22"/>
          <w:highlight w:val="white"/>
        </w:rPr>
        <w:t>xml</w:t>
      </w:r>
      <w:r w:rsidRPr="00522388">
        <w:rPr>
          <w:rFonts w:cs="Arial"/>
          <w:b w:val="0"/>
          <w:szCs w:val="22"/>
          <w:highlight w:val="white"/>
        </w:rPr>
        <w:t xml:space="preserve"> </w:t>
      </w:r>
      <w:r w:rsidRPr="00522388">
        <w:rPr>
          <w:rFonts w:cs="Arial"/>
          <w:b w:val="0"/>
          <w:color w:val="FF0000"/>
          <w:szCs w:val="22"/>
          <w:highlight w:val="white"/>
        </w:rPr>
        <w:t>version</w:t>
      </w:r>
      <w:r w:rsidRPr="00522388">
        <w:rPr>
          <w:rFonts w:cs="Arial"/>
          <w:b w:val="0"/>
          <w:color w:val="auto"/>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1.0</w:t>
      </w:r>
      <w:r w:rsidR="00EE6EBE" w:rsidRPr="00522388">
        <w:rPr>
          <w:rFonts w:cs="Arial"/>
          <w:b w:val="0"/>
          <w:color w:val="8000FF"/>
          <w:szCs w:val="22"/>
          <w:highlight w:val="white"/>
        </w:rPr>
        <w:t>"</w:t>
      </w:r>
      <w:r w:rsidRPr="00522388">
        <w:rPr>
          <w:rFonts w:cs="Arial"/>
          <w:b w:val="0"/>
          <w:szCs w:val="22"/>
          <w:highlight w:val="white"/>
        </w:rPr>
        <w:t xml:space="preserve"> </w:t>
      </w:r>
      <w:r w:rsidRPr="00522388">
        <w:rPr>
          <w:rFonts w:cs="Arial"/>
          <w:b w:val="0"/>
          <w:color w:val="FF0000"/>
          <w:szCs w:val="22"/>
          <w:highlight w:val="white"/>
        </w:rPr>
        <w:t>encoding</w:t>
      </w:r>
      <w:r w:rsidRPr="00522388">
        <w:rPr>
          <w:rFonts w:cs="Arial"/>
          <w:b w:val="0"/>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UTF-8</w:t>
      </w:r>
      <w:r w:rsidR="00EE6EBE" w:rsidRPr="00522388">
        <w:rPr>
          <w:rFonts w:cs="Arial"/>
          <w:b w:val="0"/>
          <w:color w:val="8000FF"/>
          <w:szCs w:val="22"/>
          <w:highlight w:val="white"/>
        </w:rPr>
        <w:t>"</w:t>
      </w:r>
      <w:r w:rsidRPr="00522388">
        <w:rPr>
          <w:rFonts w:cs="Arial"/>
          <w:b w:val="0"/>
          <w:szCs w:val="22"/>
          <w:highlight w:val="yellow"/>
        </w:rPr>
        <w:t>?&gt;</w:t>
      </w:r>
    </w:p>
    <w:p w14:paraId="37FFCB81" w14:textId="77777777"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w:t>
      </w:r>
      <w:r w:rsidRPr="00522388">
        <w:rPr>
          <w:rFonts w:cs="Arial"/>
          <w:b w:val="0"/>
          <w:szCs w:val="22"/>
          <w:highlight w:val="white"/>
        </w:rPr>
        <w:t xml:space="preserve"> </w:t>
      </w:r>
    </w:p>
    <w:p w14:paraId="6B2EEBFA" w14:textId="77777777" w:rsidR="00411ED3" w:rsidRPr="00522388" w:rsidRDefault="00E96DD0" w:rsidP="00C55311">
      <w:pPr>
        <w:pStyle w:val="XMLelementValue"/>
        <w:tabs>
          <w:tab w:val="clear" w:pos="540"/>
          <w:tab w:val="clear" w:pos="720"/>
          <w:tab w:val="left" w:pos="700"/>
        </w:tabs>
        <w:ind w:left="500" w:hanging="500"/>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w:t>
      </w:r>
      <w:r w:rsidR="00411ED3" w:rsidRPr="00522388">
        <w:rPr>
          <w:rFonts w:cs="Arial"/>
          <w:b w:val="0"/>
          <w:color w:val="auto"/>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http://www.isotc211.org/2005/gmd</w:t>
      </w:r>
      <w:r w:rsidR="00EE6EBE" w:rsidRPr="00522388">
        <w:rPr>
          <w:rFonts w:cs="Arial"/>
          <w:b w:val="0"/>
          <w:color w:val="8000FF"/>
          <w:szCs w:val="22"/>
          <w:highlight w:val="white"/>
        </w:rPr>
        <w:t>"</w:t>
      </w:r>
      <w:r w:rsidR="00411ED3" w:rsidRPr="00522388">
        <w:rPr>
          <w:rFonts w:cs="Arial"/>
          <w:b w:val="0"/>
          <w:szCs w:val="22"/>
          <w:highlight w:val="white"/>
        </w:rPr>
        <w:t xml:space="preserve"> </w:t>
      </w:r>
    </w:p>
    <w:p w14:paraId="021FC70B" w14:textId="77777777"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xmlns:gco</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http://www.isotc211.org/2005/gco</w:t>
      </w:r>
      <w:r w:rsidR="00EE6EBE" w:rsidRPr="00522388">
        <w:rPr>
          <w:rFonts w:cs="Arial"/>
          <w:b w:val="0"/>
          <w:color w:val="8000FF"/>
          <w:szCs w:val="22"/>
          <w:highlight w:val="white"/>
        </w:rPr>
        <w:t>"</w:t>
      </w:r>
      <w:r w:rsidR="00411ED3" w:rsidRPr="00522388">
        <w:rPr>
          <w:rFonts w:cs="Arial"/>
          <w:b w:val="0"/>
          <w:szCs w:val="22"/>
          <w:highlight w:val="white"/>
        </w:rPr>
        <w:t xml:space="preserve"> </w:t>
      </w:r>
    </w:p>
    <w:p w14:paraId="18238FCB"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xmlns:xlink</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http://www.w3.org/1999/xlink</w:t>
      </w:r>
      <w:r w:rsidR="00EE6EBE" w:rsidRPr="00522388">
        <w:rPr>
          <w:rFonts w:cs="Arial"/>
          <w:b w:val="0"/>
          <w:color w:val="8000FF"/>
          <w:szCs w:val="22"/>
          <w:highlight w:val="white"/>
        </w:rPr>
        <w:t>"</w:t>
      </w:r>
      <w:r w:rsidR="00411ED3" w:rsidRPr="00522388">
        <w:rPr>
          <w:rFonts w:cs="Arial"/>
          <w:b w:val="0"/>
          <w:szCs w:val="22"/>
          <w:highlight w:val="white"/>
        </w:rPr>
        <w:t xml:space="preserve"> </w:t>
      </w:r>
    </w:p>
    <w:p w14:paraId="27502B54" w14:textId="77777777"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xmlns:xsi</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http://www.w3.org/2001/XMLSchema-instance</w:t>
      </w:r>
      <w:r w:rsidR="00EE6EBE" w:rsidRPr="00522388">
        <w:rPr>
          <w:rFonts w:cs="Arial"/>
          <w:b w:val="0"/>
          <w:color w:val="8000FF"/>
          <w:szCs w:val="22"/>
          <w:highlight w:val="white"/>
        </w:rPr>
        <w:t>"</w:t>
      </w:r>
      <w:r w:rsidR="00411ED3" w:rsidRPr="00522388">
        <w:rPr>
          <w:rFonts w:cs="Arial"/>
          <w:b w:val="0"/>
          <w:szCs w:val="22"/>
          <w:highlight w:val="white"/>
        </w:rPr>
        <w:t xml:space="preserve"> </w:t>
      </w:r>
    </w:p>
    <w:p w14:paraId="499AF20F" w14:textId="77777777" w:rsidR="00411ED3" w:rsidRPr="00522388" w:rsidRDefault="00E96DD0" w:rsidP="00C55311">
      <w:pPr>
        <w:pStyle w:val="XMLelementValue"/>
        <w:tabs>
          <w:tab w:val="clear" w:pos="144"/>
          <w:tab w:val="clear" w:pos="360"/>
          <w:tab w:val="left" w:pos="100"/>
          <w:tab w:val="left" w:pos="300"/>
        </w:tabs>
        <w:ind w:left="100" w:hanging="100"/>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xsi:schemaLocation</w:t>
      </w:r>
      <w:r w:rsidR="00411ED3" w:rsidRPr="00522388">
        <w:rPr>
          <w:rFonts w:cs="Arial"/>
          <w:b w:val="0"/>
          <w:color w:val="auto"/>
          <w:szCs w:val="22"/>
          <w:highlight w:val="white"/>
        </w:rPr>
        <w:t>=</w:t>
      </w:r>
      <w:r w:rsidR="00C55311" w:rsidRPr="00522388">
        <w:rPr>
          <w:rStyle w:val="attributeValue"/>
          <w:rFonts w:cs="Arial"/>
          <w:szCs w:val="22"/>
          <w:highlight w:val="white"/>
        </w:rPr>
        <w:t>”</w:t>
      </w:r>
      <w:r w:rsidR="00411ED3" w:rsidRPr="00522388">
        <w:rPr>
          <w:rFonts w:cs="Arial"/>
          <w:b w:val="0"/>
          <w:color w:val="8000FF"/>
          <w:szCs w:val="22"/>
          <w:highlight w:val="white"/>
        </w:rPr>
        <w:t>http://www.isotc211.org/2005/gmd</w:t>
      </w:r>
      <w:r w:rsidR="0071061D" w:rsidRPr="00522388">
        <w:rPr>
          <w:rFonts w:cs="Arial"/>
          <w:b w:val="0"/>
          <w:color w:val="8000FF"/>
          <w:szCs w:val="22"/>
          <w:highlight w:val="white"/>
        </w:rPr>
        <w:t xml:space="preserve"> </w:t>
      </w:r>
      <w:r w:rsidR="00411ED3" w:rsidRPr="00522388">
        <w:rPr>
          <w:rFonts w:cs="Arial"/>
          <w:b w:val="0"/>
          <w:color w:val="8000FF"/>
          <w:szCs w:val="22"/>
          <w:highlight w:val="white"/>
        </w:rPr>
        <w:t>http://schemas.opengis.net/iso/19139/20070417/gmd/dataQuality.xsd</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5844FA4C"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14:paraId="69430F12" w14:textId="77777777" w:rsidR="00411ED3" w:rsidRPr="00522388" w:rsidRDefault="00E96DD0" w:rsidP="00C55311">
      <w:pPr>
        <w:pStyle w:val="XMLelementValue"/>
        <w:tabs>
          <w:tab w:val="clear" w:pos="360"/>
          <w:tab w:val="left" w:pos="800"/>
        </w:tabs>
        <w:ind w:left="1000" w:hanging="1000"/>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The digital data described by this </w:t>
      </w:r>
      <w:r w:rsidR="00804BF2" w:rsidRPr="00522388">
        <w:rPr>
          <w:rFonts w:cs="Arial"/>
          <w:b w:val="0"/>
          <w:szCs w:val="22"/>
          <w:highlight w:val="white"/>
        </w:rPr>
        <w:t>metadata</w:t>
      </w:r>
      <w:r w:rsidR="00411ED3" w:rsidRPr="00522388">
        <w:rPr>
          <w:rFonts w:cs="Arial"/>
          <w:b w:val="0"/>
          <w:szCs w:val="22"/>
          <w:highlight w:val="white"/>
        </w:rPr>
        <w:t xml:space="preserve"> was originally compiled digitally from two published maps; this digital dataset was then reprojected to produce the described resource.</w:t>
      </w:r>
      <w:r w:rsidR="00411ED3" w:rsidRPr="00522388">
        <w:rPr>
          <w:rFonts w:cs="Arial"/>
          <w:b w:val="0"/>
          <w:color w:val="0000FF"/>
          <w:szCs w:val="22"/>
          <w:highlight w:val="white"/>
        </w:rPr>
        <w:t>&lt;/CharacterString&gt;</w:t>
      </w:r>
    </w:p>
    <w:p w14:paraId="4CA62118"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14:paraId="1C5083B7"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14:paraId="57D9CFD5"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5A06FBBD"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58F467F0" w14:textId="77777777" w:rsidR="00411ED3"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compilation of 2 </w:t>
      </w:r>
      <w:r w:rsidR="00AD72C4" w:rsidRPr="00522388">
        <w:rPr>
          <w:rFonts w:cs="Arial"/>
          <w:b w:val="0"/>
          <w:szCs w:val="22"/>
          <w:highlight w:val="white"/>
        </w:rPr>
        <w:t>M</w:t>
      </w:r>
      <w:r w:rsidR="00411ED3" w:rsidRPr="00522388">
        <w:rPr>
          <w:rFonts w:cs="Arial"/>
          <w:b w:val="0"/>
          <w:szCs w:val="22"/>
          <w:highlight w:val="white"/>
        </w:rPr>
        <w:t>aps</w:t>
      </w:r>
      <w:r w:rsidR="00411ED3" w:rsidRPr="00522388">
        <w:rPr>
          <w:rFonts w:cs="Arial"/>
          <w:b w:val="0"/>
          <w:color w:val="0000FF"/>
          <w:szCs w:val="22"/>
          <w:highlight w:val="white"/>
        </w:rPr>
        <w:t>&lt;/CharacterString&gt;</w:t>
      </w:r>
    </w:p>
    <w:p w14:paraId="334439B4" w14:textId="77777777" w:rsidR="00124809"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5B668E39"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086B06C3"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0CEF2974"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14:paraId="4E160CF9"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14:paraId="3EFC9163"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14:paraId="7A625023"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28A9525E"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02C9992C" w14:textId="77777777"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map compilation reprojected, should have some way to specify projection parameters?, output is LI_Source id=70 </w:t>
      </w:r>
      <w:r w:rsidR="00411ED3" w:rsidRPr="00522388">
        <w:rPr>
          <w:rFonts w:cs="Arial"/>
          <w:b w:val="0"/>
          <w:color w:val="0000FF"/>
          <w:szCs w:val="22"/>
          <w:highlight w:val="white"/>
        </w:rPr>
        <w:t>&lt;/CharacterString&gt;</w:t>
      </w:r>
    </w:p>
    <w:p w14:paraId="0B05E93B"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7CD13168"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006163BA"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14:paraId="333B91FD"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14:paraId="0F5C7254"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14:paraId="689AB317"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11D56A80"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43636E9E" w14:textId="77777777"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a digital compilation of 2 maps, output of processStep ID=1, input into reprojection process</w:t>
      </w:r>
      <w:r w:rsidR="00411ED3" w:rsidRPr="00522388">
        <w:rPr>
          <w:rFonts w:cs="Arial"/>
          <w:b w:val="0"/>
          <w:color w:val="0000FF"/>
          <w:szCs w:val="22"/>
          <w:highlight w:val="white"/>
        </w:rPr>
        <w:t>&lt;/CharacterString&gt;</w:t>
      </w:r>
    </w:p>
    <w:p w14:paraId="58976D20" w14:textId="77777777" w:rsidR="00411ED3" w:rsidRPr="00522388" w:rsidRDefault="00E96DD0" w:rsidP="00C55311">
      <w:pPr>
        <w:pStyle w:val="XMLelementValue"/>
        <w:rPr>
          <w:rFonts w:cs="Arial"/>
          <w:b w:val="0"/>
          <w:szCs w:val="22"/>
          <w:highlight w:val="white"/>
        </w:rPr>
      </w:pPr>
      <w:r w:rsidRPr="00522388">
        <w:rPr>
          <w:rFonts w:cs="Arial"/>
          <w:b w:val="0"/>
          <w:color w:val="0000FF"/>
          <w:szCs w:val="22"/>
          <w:highlight w:val="white"/>
        </w:rPr>
        <w:t xml:space="preserve">      </w:t>
      </w:r>
      <w:r w:rsidR="00AD72C4" w:rsidRPr="00522388">
        <w:rPr>
          <w:rFonts w:cs="Arial"/>
          <w:b w:val="0"/>
          <w:color w:val="0000FF"/>
          <w:szCs w:val="22"/>
          <w:highlight w:val="white"/>
        </w:rPr>
        <w:t>&lt;/</w:t>
      </w:r>
      <w:r w:rsidR="00411ED3" w:rsidRPr="00522388">
        <w:rPr>
          <w:rFonts w:cs="Arial"/>
          <w:b w:val="0"/>
          <w:color w:val="0000FF"/>
          <w:szCs w:val="22"/>
          <w:highlight w:val="white"/>
        </w:rPr>
        <w:t>description&gt;</w:t>
      </w:r>
    </w:p>
    <w:p w14:paraId="44425AA3"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409BFC47"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14:paraId="3B29FA33"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14:paraId="5470382A"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14:paraId="70278197"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36A371FF" w14:textId="77777777"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37590C18" w14:textId="77777777" w:rsidR="00411ED3" w:rsidRPr="00522388" w:rsidRDefault="00E96DD0" w:rsidP="00416B99">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ultimate source-</w:t>
      </w:r>
      <w:r w:rsidR="00C55311" w:rsidRPr="00522388">
        <w:rPr>
          <w:rFonts w:cs="Arial"/>
          <w:b w:val="0"/>
          <w:szCs w:val="22"/>
          <w:highlight w:val="white"/>
        </w:rPr>
        <w:t>-</w:t>
      </w:r>
      <w:r w:rsidR="00411ED3" w:rsidRPr="00522388">
        <w:rPr>
          <w:rFonts w:cs="Arial"/>
          <w:b w:val="0"/>
          <w:szCs w:val="22"/>
          <w:highlight w:val="white"/>
        </w:rPr>
        <w:t>somepublishedmap</w:t>
      </w:r>
      <w:r w:rsidR="00411ED3" w:rsidRPr="00522388">
        <w:rPr>
          <w:rFonts w:cs="Arial"/>
          <w:b w:val="0"/>
          <w:color w:val="0000FF"/>
          <w:szCs w:val="22"/>
          <w:highlight w:val="white"/>
        </w:rPr>
        <w:t>&lt;/LocalisedCharacterString&gt;</w:t>
      </w:r>
    </w:p>
    <w:p w14:paraId="6E31C0FE"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05C5CD08" w14:textId="77777777" w:rsidR="00411ED3" w:rsidRPr="00522388" w:rsidRDefault="00124809" w:rsidP="00C55311">
      <w:pPr>
        <w:pStyle w:val="XMLelementValue"/>
        <w:rPr>
          <w:rFonts w:cs="Arial"/>
          <w:b w:val="0"/>
          <w:szCs w:val="22"/>
          <w:highlight w:val="white"/>
        </w:rPr>
      </w:pPr>
      <w:r w:rsidRPr="00522388">
        <w:rPr>
          <w:rFonts w:cs="Arial"/>
          <w:b w:val="0"/>
          <w:color w:val="008000"/>
          <w:szCs w:val="22"/>
          <w:highlight w:val="white"/>
        </w:rPr>
        <w:t>&lt;!--no source processing recorded for production of paper map so no sourceStep--&gt;</w:t>
      </w:r>
    </w:p>
    <w:p w14:paraId="10577005"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lastRenderedPageBreak/>
        <w:t xml:space="preserve">    </w:t>
      </w:r>
      <w:r w:rsidR="00411ED3" w:rsidRPr="00522388">
        <w:rPr>
          <w:rFonts w:cs="Arial"/>
          <w:b w:val="0"/>
          <w:color w:val="0000FF"/>
          <w:szCs w:val="22"/>
          <w:highlight w:val="white"/>
        </w:rPr>
        <w:t>&lt;/LI_Source&gt;</w:t>
      </w:r>
    </w:p>
    <w:p w14:paraId="05712791"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14:paraId="61079E8B"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14:paraId="7C5A3586"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2BC45FA0"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2795400A" w14:textId="77777777" w:rsidR="00411ED3" w:rsidRPr="00522388" w:rsidRDefault="00387ABB"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another published map</w:t>
      </w:r>
      <w:r w:rsidR="00411ED3" w:rsidRPr="00522388">
        <w:rPr>
          <w:rFonts w:cs="Arial"/>
          <w:b w:val="0"/>
          <w:color w:val="0000FF"/>
          <w:szCs w:val="22"/>
          <w:highlight w:val="white"/>
        </w:rPr>
        <w:t>&lt;/LocalisedCharacterString&gt;</w:t>
      </w:r>
    </w:p>
    <w:p w14:paraId="23C67AFA"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10689D45"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14:paraId="18660861"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14:paraId="1D5C4071"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14:paraId="7720E24C"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70</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4396871A"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00C9D647" w14:textId="77777777" w:rsidR="00411ED3" w:rsidRPr="00522388" w:rsidRDefault="00387ABB" w:rsidP="00416B99">
      <w:pPr>
        <w:pStyle w:val="XMLelementValue"/>
        <w:ind w:left="1200" w:hanging="12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 reprojected version of the digital compilation</w:t>
      </w:r>
      <w:r w:rsidR="00411ED3" w:rsidRPr="00522388">
        <w:rPr>
          <w:rFonts w:cs="Arial"/>
          <w:b w:val="0"/>
          <w:color w:val="0000FF"/>
          <w:szCs w:val="22"/>
          <w:highlight w:val="white"/>
        </w:rPr>
        <w:t>&lt;/LocalisedCharacterString&gt;</w:t>
      </w:r>
    </w:p>
    <w:p w14:paraId="5A2E0F7F"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14:paraId="341573B3"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14:paraId="360462EF"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14:paraId="61543A8C" w14:textId="77777777"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14:paraId="7756F0E3" w14:textId="77777777"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&lt;/LI_Lineage&gt;</w:t>
      </w:r>
    </w:p>
    <w:p w14:paraId="5D64211C" w14:textId="77777777" w:rsidR="00411ED3" w:rsidRPr="00CB2F1D" w:rsidRDefault="00124809" w:rsidP="009611B8">
      <w:r w:rsidRPr="00CB2F1D">
        <w:t xml:space="preserve">An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reference to the </w:t>
      </w:r>
      <w:r w:rsidR="0044473B" w:rsidRPr="00CB2F1D">
        <w:rPr>
          <w:rStyle w:val="ElementxPath"/>
        </w:rPr>
        <w:t>MD_Metadata/fileIdentifier</w:t>
      </w:r>
      <w:r w:rsidR="0044473B" w:rsidRPr="00CB2F1D">
        <w:t xml:space="preserve"> for the metadata for each resource in the chain. This approach allows the metadata record to record relationships through process steps between resources. </w:t>
      </w:r>
    </w:p>
    <w:p w14:paraId="655717B2" w14:textId="77777777" w:rsidR="009611B8" w:rsidRPr="00CB2F1D" w:rsidRDefault="009611B8" w:rsidP="009611B8">
      <w:pPr>
        <w:pStyle w:val="Heading2"/>
      </w:pPr>
      <w:bookmarkStart w:id="150" w:name="_Ref247376512"/>
      <w:bookmarkStart w:id="151" w:name="_Toc381426792"/>
      <w:r w:rsidRPr="00CB2F1D">
        <w:t>Temporal extents</w:t>
      </w:r>
      <w:bookmarkEnd w:id="150"/>
      <w:bookmarkEnd w:id="151"/>
    </w:p>
    <w:p w14:paraId="5934F06A" w14:textId="77777777"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14:paraId="5EF7E9CC" w14:textId="77777777" w:rsidR="002945AC" w:rsidRPr="00416B99" w:rsidRDefault="002945AC" w:rsidP="0004205C">
      <w:pPr>
        <w:keepNext/>
        <w:autoSpaceDE w:val="0"/>
        <w:autoSpaceDN w:val="0"/>
        <w:adjustRightInd w:val="0"/>
        <w:spacing w:before="0" w:after="0"/>
        <w:rPr>
          <w:rFonts w:cs="Arial"/>
          <w:color w:val="0000FF"/>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FF0000"/>
          <w:szCs w:val="22"/>
          <w:highlight w:val="white"/>
        </w:rPr>
        <w:t xml:space="preserve"> gml:id</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w:t>
      </w:r>
      <w:r w:rsidR="0004205C" w:rsidRPr="00416B99">
        <w:rPr>
          <w:rStyle w:val="XMLExampleChar0"/>
          <w:rFonts w:ascii="Arial" w:hAnsi="Arial" w:cs="Arial"/>
          <w:bCs/>
          <w:color w:val="8000FF"/>
          <w:sz w:val="22"/>
          <w:szCs w:val="22"/>
          <w:highlight w:val="white"/>
        </w:rPr>
        <w:t>Id2010</w:t>
      </w:r>
      <w:r w:rsidRPr="00416B99">
        <w:rPr>
          <w:rStyle w:val="XMLExampleChar0"/>
          <w:rFonts w:ascii="Arial" w:hAnsi="Arial" w:cs="Arial"/>
          <w:bCs/>
          <w:color w:val="8000FF"/>
          <w:sz w:val="22"/>
          <w:szCs w:val="22"/>
          <w:highlight w:val="white"/>
        </w:rPr>
        <w:t>"</w:t>
      </w:r>
      <w:r w:rsidRPr="00416B99">
        <w:rPr>
          <w:rFonts w:cs="Arial"/>
          <w:color w:val="0000FF"/>
          <w:szCs w:val="22"/>
          <w:highlight w:val="white"/>
        </w:rPr>
        <w:t>&gt;</w:t>
      </w:r>
    </w:p>
    <w:p w14:paraId="67D12866" w14:textId="77777777"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000000"/>
          <w:szCs w:val="22"/>
          <w:highlight w:val="white"/>
        </w:rPr>
        <w:t xml:space="preserve">   </w:t>
      </w:r>
      <w:r w:rsidRPr="00416B99">
        <w:rPr>
          <w:rFonts w:cs="Arial"/>
          <w:color w:val="339966"/>
          <w:szCs w:val="22"/>
          <w:highlight w:val="white"/>
        </w:rPr>
        <w:t>&lt;!-- Note that gml:TimePeriod requires a gml:id string that must be unique</w:t>
      </w:r>
    </w:p>
    <w:p w14:paraId="5E07C378" w14:textId="77777777"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339966"/>
          <w:szCs w:val="22"/>
          <w:highlight w:val="white"/>
        </w:rPr>
        <w:t xml:space="preserve">     in the scope of the instance document, and must have an alphabet </w:t>
      </w:r>
    </w:p>
    <w:p w14:paraId="6AE2BA71" w14:textId="77777777" w:rsidR="00485664" w:rsidRPr="00416B99" w:rsidRDefault="00485664" w:rsidP="0004205C">
      <w:pPr>
        <w:keepNext/>
        <w:autoSpaceDE w:val="0"/>
        <w:autoSpaceDN w:val="0"/>
        <w:adjustRightInd w:val="0"/>
        <w:spacing w:before="0" w:after="0"/>
        <w:rPr>
          <w:rFonts w:cs="Arial"/>
          <w:color w:val="000000"/>
          <w:szCs w:val="22"/>
          <w:highlight w:val="white"/>
        </w:rPr>
      </w:pPr>
      <w:r w:rsidRPr="00416B99">
        <w:rPr>
          <w:rFonts w:cs="Arial"/>
          <w:color w:val="339966"/>
          <w:szCs w:val="22"/>
          <w:highlight w:val="white"/>
        </w:rPr>
        <w:t xml:space="preserve">     character ('a-z', 'A-Z') as its first character --&gt;</w:t>
      </w:r>
    </w:p>
    <w:p w14:paraId="171777D1" w14:textId="77777777" w:rsidR="002945AC" w:rsidRPr="00416B99" w:rsidRDefault="002945AC" w:rsidP="0004205C">
      <w:pPr>
        <w:pStyle w:val="xmlElement"/>
        <w:ind w:left="200" w:right="460"/>
        <w:rPr>
          <w:rFonts w:ascii="Arial" w:hAnsi="Arial" w:cs="Arial"/>
          <w:color w:val="339966"/>
          <w:sz w:val="22"/>
          <w:szCs w:val="22"/>
          <w:highlight w:val="white"/>
        </w:rPr>
      </w:pPr>
      <w:r w:rsidRPr="00416B99">
        <w:rPr>
          <w:rFonts w:ascii="Arial" w:hAnsi="Arial" w:cs="Arial"/>
          <w:color w:val="339966"/>
          <w:sz w:val="22"/>
          <w:szCs w:val="22"/>
          <w:highlight w:val="white"/>
        </w:rPr>
        <w:t>&lt;!-- USGIN requires the beginPosition and endPosition's frame property to be defined. The default value is #ISO-8601. --&gt;</w:t>
      </w:r>
    </w:p>
    <w:p w14:paraId="7A5C3CA7" w14:textId="77777777"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2010-01-00T00:00:00</w:t>
      </w:r>
      <w:r w:rsidR="009D3AEB" w:rsidRPr="00416B99">
        <w:rPr>
          <w:rFonts w:cs="Arial"/>
          <w:color w:val="000000"/>
          <w:szCs w:val="22"/>
          <w:highlight w:val="white"/>
        </w:rPr>
        <w:t xml:space="preserve">Z </w:t>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0000FF"/>
          <w:szCs w:val="22"/>
          <w:highlight w:val="white"/>
        </w:rPr>
        <w:t>&gt;</w:t>
      </w:r>
    </w:p>
    <w:p w14:paraId="3F8FC78E" w14:textId="77777777"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2010-12-31T24:00:00</w:t>
      </w:r>
      <w:r w:rsidR="009D3AEB" w:rsidRPr="00416B99">
        <w:rPr>
          <w:rFonts w:cs="Arial"/>
          <w:color w:val="000000"/>
          <w:szCs w:val="22"/>
          <w:highlight w:val="white"/>
        </w:rPr>
        <w:t>Z</w:t>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0000FF"/>
          <w:szCs w:val="22"/>
          <w:highlight w:val="white"/>
        </w:rPr>
        <w:t>&gt;</w:t>
      </w:r>
    </w:p>
    <w:p w14:paraId="09E77A37" w14:textId="77777777" w:rsidR="002945AC" w:rsidRPr="00416B99" w:rsidRDefault="002945AC" w:rsidP="002945AC">
      <w:pPr>
        <w:autoSpaceDE w:val="0"/>
        <w:autoSpaceDN w:val="0"/>
        <w:adjustRightInd w:val="0"/>
        <w:spacing w:before="0" w:after="0"/>
        <w:rPr>
          <w:rFonts w:cs="Arial"/>
          <w:color w:val="000000"/>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0000FF"/>
          <w:szCs w:val="22"/>
          <w:highlight w:val="white"/>
        </w:rPr>
        <w:t>&gt;</w:t>
      </w:r>
    </w:p>
    <w:p w14:paraId="10484B7A" w14:textId="77777777" w:rsidR="009611B8" w:rsidRPr="00CB2F1D" w:rsidRDefault="009611B8" w:rsidP="001D1B0B">
      <w:r w:rsidRPr="00416B99">
        <w:rPr>
          <w:rFonts w:cs="Arial"/>
          <w:szCs w:val="22"/>
        </w:rPr>
        <w:t>&lt;</w:t>
      </w:r>
      <w:r w:rsidRPr="00416B99">
        <w:rPr>
          <w:rStyle w:val="TableentryChar"/>
          <w:rFonts w:cs="Arial"/>
          <w:color w:val="0000FF"/>
          <w:szCs w:val="22"/>
        </w:rPr>
        <w:t>gml:endPosition</w:t>
      </w:r>
      <w:r w:rsidRPr="00416B99">
        <w:rPr>
          <w:rFonts w:cs="Arial"/>
          <w:szCs w:val="22"/>
        </w:rPr>
        <w:t xml:space="preserve"> </w:t>
      </w:r>
      <w:r w:rsidRPr="00416B99">
        <w:rPr>
          <w:rFonts w:cs="Arial"/>
          <w:color w:val="FF0000"/>
          <w:szCs w:val="22"/>
        </w:rPr>
        <w:t>indeterminatePosition</w:t>
      </w:r>
      <w:r w:rsidRPr="00416B99">
        <w:rPr>
          <w:rStyle w:val="TableentryChar"/>
          <w:rFonts w:cs="Arial"/>
          <w:color w:val="0000FF"/>
          <w:szCs w:val="22"/>
        </w:rPr>
        <w:t>=</w:t>
      </w:r>
      <w:r w:rsidR="00EE6EBE" w:rsidRPr="00416B99">
        <w:rPr>
          <w:rStyle w:val="XMLExampleChar0"/>
          <w:rFonts w:ascii="Arial" w:hAnsi="Arial" w:cs="Arial"/>
          <w:bCs/>
          <w:color w:val="8000FF"/>
          <w:sz w:val="22"/>
          <w:szCs w:val="22"/>
        </w:rPr>
        <w:t>"</w:t>
      </w:r>
      <w:r w:rsidRPr="00416B99">
        <w:rPr>
          <w:rStyle w:val="XMLExampleChar0"/>
          <w:rFonts w:ascii="Arial" w:hAnsi="Arial" w:cs="Arial"/>
          <w:bCs/>
          <w:color w:val="8000FF"/>
          <w:sz w:val="22"/>
          <w:szCs w:val="22"/>
        </w:rPr>
        <w:t>now</w:t>
      </w:r>
      <w:r w:rsidR="00EE6EBE" w:rsidRPr="00416B99">
        <w:rPr>
          <w:rStyle w:val="XMLExampleChar0"/>
          <w:rFonts w:ascii="Arial" w:hAnsi="Arial" w:cs="Arial"/>
          <w:bCs/>
          <w:color w:val="8000FF"/>
          <w:sz w:val="22"/>
          <w:szCs w:val="22"/>
        </w:rPr>
        <w:t>"</w:t>
      </w:r>
      <w:r w:rsidRPr="00416B99">
        <w:rPr>
          <w:rStyle w:val="TableentryChar"/>
          <w:rFonts w:cs="Arial"/>
          <w:color w:val="0000FF"/>
          <w:szCs w:val="22"/>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14:paraId="40844357" w14:textId="77777777" w:rsidR="002945AC" w:rsidRDefault="001725E5" w:rsidP="009611B8">
      <w:r w:rsidRPr="00CB2F1D">
        <w:t xml:space="preserve">The ISO 19139 xml schema allows </w:t>
      </w:r>
      <w:r w:rsidR="009D3AEB">
        <w:t>temporal location</w:t>
      </w:r>
      <w:r w:rsidRPr="00CB2F1D">
        <w:t xml:space="preserve"> to be quantified by a gml:TimeInstant or gml:TimePeriod element. In order to promote interoperability, the USGIN profile mandates use of gml:TimePeriod</w:t>
      </w:r>
      <w:r w:rsidR="00964F6C" w:rsidRPr="00CB2F1D">
        <w:t xml:space="preserve"> for specifying temporal </w:t>
      </w:r>
      <w:r w:rsidR="002945AC">
        <w:t xml:space="preserve">extent </w:t>
      </w:r>
      <w:r w:rsidR="00964F6C" w:rsidRPr="00CB2F1D">
        <w:t xml:space="preserve">for a resource. </w:t>
      </w:r>
    </w:p>
    <w:p w14:paraId="2D18270A" w14:textId="77777777" w:rsidR="009611B8" w:rsidRPr="00CB2F1D" w:rsidRDefault="002945AC" w:rsidP="009611B8">
      <w:r>
        <w:t>For geologic time extents, t</w:t>
      </w:r>
      <w:r w:rsidRPr="00CB2F1D">
        <w:t xml:space="preserve">he </w:t>
      </w:r>
      <w:r w:rsidR="0014672A" w:rsidRPr="00CB2F1D">
        <w:t xml:space="preserve">time coordinates for the beginPosition and endPosition should be expressed numerically in Ma. This convention allows search for resources pertinent to intervals of geologic time using simple numeric comparisons instead of the complex hierarchical concept </w:t>
      </w:r>
      <w:r w:rsidR="0014672A" w:rsidRPr="00CB2F1D">
        <w:lastRenderedPageBreak/>
        <w:t>expansions that would be necessary to use named eras from a stratigraphic time scale. Encoding example:</w:t>
      </w:r>
    </w:p>
    <w:p w14:paraId="129E7A96" w14:textId="77777777" w:rsidR="00964F6C" w:rsidRPr="00416B99" w:rsidRDefault="00964F6C"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highlight w:val="white"/>
        </w:rPr>
        <w:t>&lt;EX_TemporalExtent&gt;</w:t>
      </w:r>
    </w:p>
    <w:p w14:paraId="64D178B3" w14:textId="77777777"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14:paraId="53104B4F" w14:textId="77777777" w:rsidR="0014672A" w:rsidRPr="00416B99" w:rsidRDefault="00427843" w:rsidP="003C5EC0">
      <w:pPr>
        <w:tabs>
          <w:tab w:val="left" w:pos="400"/>
          <w:tab w:val="left" w:pos="8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w:t>
      </w:r>
      <w:r w:rsidR="00964F6C" w:rsidRPr="00416B99">
        <w:rPr>
          <w:rFonts w:eastAsia="Times New Roman" w:cs="Arial"/>
          <w:color w:val="000000"/>
          <w:szCs w:val="22"/>
          <w:highlight w:val="white"/>
        </w:rPr>
        <w:t xml:space="preserve"> </w:t>
      </w:r>
      <w:r w:rsidR="00964F6C" w:rsidRPr="00416B99">
        <w:rPr>
          <w:rFonts w:eastAsia="Times New Roman" w:cs="Arial"/>
          <w:color w:val="FF0000"/>
          <w:szCs w:val="22"/>
          <w:highlight w:val="white"/>
        </w:rPr>
        <w:t>gml:id</w:t>
      </w:r>
      <w:r w:rsidR="00964F6C" w:rsidRPr="00416B99">
        <w:rPr>
          <w:rFonts w:eastAsia="Times New Roman" w:cs="Arial"/>
          <w:color w:val="000000"/>
          <w:szCs w:val="22"/>
          <w:highlight w:val="white"/>
        </w:rPr>
        <w:t>=</w:t>
      </w:r>
      <w:r w:rsidR="00EE6EBE" w:rsidRPr="00416B99">
        <w:rPr>
          <w:rFonts w:eastAsia="Times New Roman" w:cs="Arial"/>
          <w:bCs/>
          <w:color w:val="8000FF"/>
          <w:szCs w:val="22"/>
          <w:highlight w:val="white"/>
        </w:rPr>
        <w:t>"</w:t>
      </w:r>
      <w:r w:rsidR="00964F6C" w:rsidRPr="00416B99">
        <w:rPr>
          <w:rFonts w:eastAsia="Times New Roman" w:cs="Arial"/>
          <w:bCs/>
          <w:color w:val="8000FF"/>
          <w:szCs w:val="22"/>
          <w:highlight w:val="white"/>
        </w:rPr>
        <w:t>y34096</w:t>
      </w:r>
      <w:r w:rsidR="00EE6EBE" w:rsidRPr="00416B99">
        <w:rPr>
          <w:rFonts w:eastAsia="Times New Roman" w:cs="Arial"/>
          <w:bCs/>
          <w:color w:val="8000FF"/>
          <w:szCs w:val="22"/>
          <w:highlight w:val="white"/>
        </w:rPr>
        <w:t>"</w:t>
      </w:r>
      <w:r w:rsidR="00964F6C" w:rsidRPr="00416B99">
        <w:rPr>
          <w:rFonts w:eastAsia="Times New Roman" w:cs="Arial"/>
          <w:color w:val="0000FF"/>
          <w:szCs w:val="22"/>
          <w:highlight w:val="white"/>
        </w:rPr>
        <w:t>&gt;</w:t>
      </w:r>
    </w:p>
    <w:p w14:paraId="3325FF33" w14:textId="77777777"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color w:val="FF0000"/>
          <w:szCs w:val="22"/>
          <w:highlight w:val="white"/>
        </w:rPr>
        <w:t xml:space="preserve">      </w:t>
      </w:r>
      <w:r w:rsidR="00964F6C" w:rsidRPr="00416B99">
        <w:rPr>
          <w:rFonts w:eastAsia="Times New Roman" w:cs="Arial"/>
          <w:color w:val="0000FF"/>
          <w:szCs w:val="22"/>
          <w:highlight w:val="white"/>
        </w:rPr>
        <w:t>&lt;gml:beginPosition</w:t>
      </w:r>
    </w:p>
    <w:p w14:paraId="53BC17C6" w14:textId="77777777" w:rsidR="00964F6C" w:rsidRPr="00416B99" w:rsidRDefault="003C5EC0" w:rsidP="00416B99">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rPr>
        <w:t xml:space="preserve">        </w:t>
      </w:r>
      <w:r w:rsidR="009933C6" w:rsidRPr="00416B99">
        <w:rPr>
          <w:rFonts w:eastAsia="Times New Roman" w:cs="Arial"/>
          <w:color w:val="FF0000"/>
          <w:szCs w:val="22"/>
        </w:rPr>
        <w:t>frame</w:t>
      </w:r>
      <w:r w:rsidR="009933C6" w:rsidRPr="00416B99">
        <w:rPr>
          <w:rFonts w:eastAsia="Times New Roman" w:cs="Arial"/>
          <w:color w:val="0000FF"/>
          <w:szCs w:val="22"/>
        </w:rPr>
        <w:t>=</w:t>
      </w:r>
      <w:r w:rsidR="00EE6EBE" w:rsidRPr="00416B99">
        <w:rPr>
          <w:rFonts w:eastAsia="Times New Roman" w:cs="Arial"/>
          <w:bCs/>
          <w:color w:val="8000FF"/>
          <w:szCs w:val="22"/>
        </w:rPr>
        <w:t>"</w:t>
      </w:r>
      <w:r w:rsidR="009933C6"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009933C6" w:rsidRPr="00416B99">
        <w:rPr>
          <w:rFonts w:eastAsia="Times New Roman" w:cs="Arial"/>
          <w:bCs/>
          <w:color w:val="000000"/>
          <w:szCs w:val="22"/>
          <w:highlight w:val="white"/>
        </w:rPr>
        <w:t>220</w:t>
      </w:r>
      <w:r w:rsidR="00964F6C" w:rsidRPr="00416B99">
        <w:rPr>
          <w:rFonts w:eastAsia="Times New Roman" w:cs="Arial"/>
          <w:color w:val="0000FF"/>
          <w:szCs w:val="22"/>
          <w:highlight w:val="white"/>
        </w:rPr>
        <w:t>&lt;/gml:beginPosition&gt;</w:t>
      </w:r>
    </w:p>
    <w:p w14:paraId="71E8F55F" w14:textId="77777777"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w:t>
      </w:r>
      <w:r w:rsidR="003C5EC0" w:rsidRPr="00416B99">
        <w:rPr>
          <w:rFonts w:eastAsia="Times New Roman" w:cs="Arial"/>
          <w:color w:val="0000FF"/>
          <w:szCs w:val="22"/>
        </w:rPr>
        <w:t xml:space="preserve"> </w:t>
      </w:r>
    </w:p>
    <w:p w14:paraId="111A33AD" w14:textId="77777777" w:rsidR="00964F6C" w:rsidRPr="00416B99" w:rsidRDefault="009933C6" w:rsidP="00416B99">
      <w:pPr>
        <w:tabs>
          <w:tab w:val="left" w:pos="400"/>
          <w:tab w:val="left" w:pos="800"/>
          <w:tab w:val="left" w:pos="1200"/>
        </w:tabs>
        <w:autoSpaceDE w:val="0"/>
        <w:autoSpaceDN w:val="0"/>
        <w:adjustRightInd w:val="0"/>
        <w:spacing w:before="0" w:after="0"/>
        <w:ind w:left="500"/>
        <w:rPr>
          <w:rFonts w:eastAsia="Times New Roman" w:cs="Arial"/>
          <w:bCs/>
          <w:color w:val="000000"/>
          <w:szCs w:val="22"/>
          <w:highlight w:val="white"/>
        </w:rPr>
      </w:pPr>
      <w:r w:rsidRPr="00416B99">
        <w:rPr>
          <w:rFonts w:eastAsia="Times New Roman" w:cs="Arial"/>
          <w:color w:val="FF0000"/>
          <w:szCs w:val="22"/>
        </w:rPr>
        <w:t>frame</w:t>
      </w:r>
      <w:r w:rsidRPr="00416B99">
        <w:rPr>
          <w:rFonts w:eastAsia="Times New Roman" w:cs="Arial"/>
          <w:color w:val="0000FF"/>
          <w:szCs w:val="22"/>
        </w:rPr>
        <w:t>=</w:t>
      </w:r>
      <w:r w:rsidR="00EE6EBE" w:rsidRPr="00416B99">
        <w:rPr>
          <w:rFonts w:eastAsia="Times New Roman" w:cs="Arial"/>
          <w:bCs/>
          <w:color w:val="8000FF"/>
          <w:szCs w:val="22"/>
        </w:rPr>
        <w:t>"</w:t>
      </w:r>
      <w:r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Pr="00416B99">
        <w:rPr>
          <w:rFonts w:eastAsia="Times New Roman" w:cs="Arial"/>
          <w:bCs/>
          <w:color w:val="000000"/>
          <w:szCs w:val="22"/>
          <w:highlight w:val="white"/>
        </w:rPr>
        <w:t>140</w:t>
      </w:r>
      <w:r w:rsidR="0004205C"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&lt;/gml:endPosition&gt;</w:t>
      </w:r>
    </w:p>
    <w:p w14:paraId="353D388F" w14:textId="77777777"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&lt;/gml:TimePeriod&gt;</w:t>
      </w:r>
    </w:p>
    <w:p w14:paraId="08AF8F15" w14:textId="77777777"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14:paraId="5210D6E5" w14:textId="77777777" w:rsidR="00964F6C" w:rsidRPr="00416B99" w:rsidRDefault="00964F6C" w:rsidP="003C5EC0">
      <w:pPr>
        <w:tabs>
          <w:tab w:val="left" w:pos="400"/>
          <w:tab w:val="left" w:pos="800"/>
          <w:tab w:val="left" w:pos="1200"/>
        </w:tabs>
        <w:spacing w:before="0"/>
        <w:rPr>
          <w:rFonts w:eastAsia="Times New Roman" w:cs="Arial"/>
          <w:color w:val="0000FF"/>
          <w:szCs w:val="22"/>
        </w:rPr>
      </w:pPr>
      <w:r w:rsidRPr="00416B99">
        <w:rPr>
          <w:rFonts w:eastAsia="Times New Roman" w:cs="Arial"/>
          <w:color w:val="0000FF"/>
          <w:szCs w:val="22"/>
          <w:highlight w:val="white"/>
        </w:rPr>
        <w:t>&lt;/EX_TemporalExtent&gt;</w:t>
      </w:r>
    </w:p>
    <w:p w14:paraId="6B10E6DB" w14:textId="77777777" w:rsidR="00101C4B" w:rsidRDefault="009933C6" w:rsidP="001268A5">
      <w:r w:rsidRPr="00CB2F1D">
        <w:t xml:space="preserve">The frame for the beginPosition and endPosition is a URI for standard geologic time, measured positive getting older, with an origin at 1950 CE, in units of millions of years. </w:t>
      </w:r>
    </w:p>
    <w:p w14:paraId="02754D55" w14:textId="77777777" w:rsidR="0099696A" w:rsidRDefault="0099696A" w:rsidP="0099696A">
      <w:pPr>
        <w:pStyle w:val="Heading2"/>
      </w:pPr>
      <w:bookmarkStart w:id="152" w:name="_Ref312932895"/>
      <w:bookmarkStart w:id="153" w:name="_Ref312932898"/>
      <w:bookmarkStart w:id="154" w:name="_Ref312933112"/>
      <w:bookmarkStart w:id="155" w:name="_Ref312933119"/>
      <w:bookmarkStart w:id="156" w:name="_Toc381426793"/>
      <w:r>
        <w:t>Operation metadata</w:t>
      </w:r>
      <w:bookmarkEnd w:id="152"/>
      <w:bookmarkEnd w:id="153"/>
      <w:bookmarkEnd w:id="154"/>
      <w:bookmarkEnd w:id="155"/>
      <w:bookmarkEnd w:id="156"/>
    </w:p>
    <w:p w14:paraId="69246D66" w14:textId="77777777"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guidelines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documents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14:paraId="3585D2C0" w14:textId="77777777"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WADL).</w:t>
      </w:r>
      <w:r w:rsidR="007E1064">
        <w:t xml:space="preserve">  The </w:t>
      </w:r>
      <w:r w:rsidR="007E1064" w:rsidRPr="008D6F13">
        <w:rPr>
          <w:rStyle w:val="ElementxPath"/>
        </w:rPr>
        <w:t>CI_OnlineResource</w:t>
      </w:r>
      <w:r w:rsidR="007E1064">
        <w:t xml:space="preserve"> in this connectPoint elment must have </w:t>
      </w:r>
      <w:r w:rsidR="007E1064" w:rsidRPr="008D6F13">
        <w:rPr>
          <w:rStyle w:val="ElementxPath"/>
        </w:rPr>
        <w:t>CI_OnlineResource/name</w:t>
      </w:r>
      <w:r w:rsidR="007E1064">
        <w:t xml:space="preserve"> = "serviceDescription" (from the table in section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14:paraId="69F2E16B" w14:textId="77777777" w:rsidR="00540212" w:rsidRDefault="00A822F6" w:rsidP="0099696A">
      <w:r w:rsidRPr="00540212">
        <w:t xml:space="preserve">WSDL and getCapabilities were designed to describe service operation, </w:t>
      </w:r>
      <w:r>
        <w:t>and it seems counterproductive to</w:t>
      </w:r>
      <w:r w:rsidRPr="00540212">
        <w:t xml:space="preserve"> invent another scheme to do the same thing</w:t>
      </w:r>
      <w:r>
        <w:t xml:space="preserve">. </w:t>
      </w:r>
      <w:r w:rsidR="007E1064">
        <w:t>S</w:t>
      </w:r>
      <w:r>
        <w:t>ervice metadata for processing services that are not coupled to particular input datasets</w:t>
      </w:r>
      <w:r w:rsidR="007E1064" w:rsidRPr="007E1064">
        <w:t xml:space="preserve"> </w:t>
      </w:r>
      <w:r w:rsidR="007E1064">
        <w:t xml:space="preserve">should provide </w:t>
      </w:r>
      <w:r w:rsidR="007E1064" w:rsidRPr="00540212">
        <w:rPr>
          <w:rStyle w:val="ElementxPath"/>
        </w:rPr>
        <w:t>srv:SV_Operation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s, it makes more sense to allow</w:t>
      </w:r>
      <w:r w:rsidR="00540212" w:rsidRPr="00540212">
        <w:t xml:space="preserve"> service description document</w:t>
      </w:r>
      <w:r w:rsidR="00540212">
        <w:t>s</w:t>
      </w:r>
      <w:r w:rsidR="00540212" w:rsidRPr="00540212">
        <w:t xml:space="preserve"> specific to different service frameworks</w:t>
      </w:r>
      <w:r w:rsidR="007E1064">
        <w:t xml:space="preserve"> to describe all the details in a machine-actionable format</w:t>
      </w:r>
      <w:r w:rsidR="00540212">
        <w:t>.</w:t>
      </w:r>
    </w:p>
    <w:p w14:paraId="25BEC5A0" w14:textId="77777777" w:rsidR="0032148F" w:rsidRPr="00CB2F1D" w:rsidRDefault="0032148F" w:rsidP="00F33A33">
      <w:pPr>
        <w:pStyle w:val="Heading1"/>
      </w:pPr>
      <w:bookmarkStart w:id="157" w:name="_Toc381426794"/>
      <w:r w:rsidRPr="00CB2F1D">
        <w:lastRenderedPageBreak/>
        <w:t>Abbreviations</w:t>
      </w:r>
      <w:bookmarkEnd w:id="157"/>
    </w:p>
    <w:tbl>
      <w:tblPr>
        <w:tblW w:w="0" w:type="auto"/>
        <w:tblLook w:val="00A0" w:firstRow="1" w:lastRow="0" w:firstColumn="1" w:lastColumn="0" w:noHBand="0" w:noVBand="0"/>
      </w:tblPr>
      <w:tblGrid>
        <w:gridCol w:w="1261"/>
        <w:gridCol w:w="7128"/>
      </w:tblGrid>
      <w:tr w:rsidR="0032148F" w:rsidRPr="00CB2F1D" w14:paraId="2F8510C2" w14:textId="77777777" w:rsidTr="00D165BC">
        <w:tc>
          <w:tcPr>
            <w:tcW w:w="1261" w:type="dxa"/>
          </w:tcPr>
          <w:p w14:paraId="22B0595A" w14:textId="77777777" w:rsidR="0032148F" w:rsidRPr="00CB2F1D" w:rsidRDefault="0032148F" w:rsidP="00471BF3">
            <w:r w:rsidRPr="00CB2F1D">
              <w:t>CSW</w:t>
            </w:r>
          </w:p>
        </w:tc>
        <w:tc>
          <w:tcPr>
            <w:tcW w:w="7128" w:type="dxa"/>
          </w:tcPr>
          <w:p w14:paraId="62609D72" w14:textId="77777777" w:rsidR="0032148F" w:rsidRPr="00CB2F1D" w:rsidRDefault="0032148F" w:rsidP="00471BF3">
            <w:r w:rsidRPr="00CB2F1D">
              <w:t>Metadata Catalog for the Web. Also abbreviated as CS-W and CS/W</w:t>
            </w:r>
          </w:p>
        </w:tc>
      </w:tr>
      <w:tr w:rsidR="0032148F" w:rsidRPr="00CB2F1D" w14:paraId="05C64F2E" w14:textId="77777777" w:rsidTr="00D165BC">
        <w:tc>
          <w:tcPr>
            <w:tcW w:w="1261" w:type="dxa"/>
          </w:tcPr>
          <w:p w14:paraId="1EE09CFF" w14:textId="77777777" w:rsidR="0032148F" w:rsidRPr="00CB2F1D" w:rsidRDefault="0032148F" w:rsidP="00471BF3">
            <w:r w:rsidRPr="00CB2F1D">
              <w:t>GeoSciML</w:t>
            </w:r>
          </w:p>
        </w:tc>
        <w:tc>
          <w:tcPr>
            <w:tcW w:w="7128" w:type="dxa"/>
          </w:tcPr>
          <w:p w14:paraId="29F3B728" w14:textId="77777777" w:rsidR="0032148F" w:rsidRPr="00CB2F1D" w:rsidRDefault="0053159E" w:rsidP="00471BF3">
            <w:r w:rsidRPr="0053159E">
              <w:t>Geoscience Markup Language</w:t>
            </w:r>
          </w:p>
        </w:tc>
      </w:tr>
      <w:tr w:rsidR="0032148F" w:rsidRPr="00CB2F1D" w14:paraId="56CA891A" w14:textId="77777777" w:rsidTr="00D165BC">
        <w:tc>
          <w:tcPr>
            <w:tcW w:w="1261" w:type="dxa"/>
          </w:tcPr>
          <w:p w14:paraId="23D83C6E" w14:textId="77777777" w:rsidR="0032148F" w:rsidRPr="00CB2F1D" w:rsidRDefault="0032148F" w:rsidP="00471BF3">
            <w:r w:rsidRPr="00CB2F1D">
              <w:t>GML</w:t>
            </w:r>
          </w:p>
        </w:tc>
        <w:tc>
          <w:tcPr>
            <w:tcW w:w="7128" w:type="dxa"/>
          </w:tcPr>
          <w:p w14:paraId="3992FB96" w14:textId="77777777" w:rsidR="0032148F" w:rsidRPr="00CB2F1D" w:rsidRDefault="0032148F" w:rsidP="00471BF3">
            <w:r w:rsidRPr="00CB2F1D">
              <w:t>Geographic Markup Language</w:t>
            </w:r>
          </w:p>
        </w:tc>
      </w:tr>
      <w:tr w:rsidR="0032148F" w:rsidRPr="00CB2F1D" w14:paraId="77BF53DF" w14:textId="77777777" w:rsidTr="00D165BC">
        <w:tc>
          <w:tcPr>
            <w:tcW w:w="1261" w:type="dxa"/>
          </w:tcPr>
          <w:p w14:paraId="32FA7B98" w14:textId="77777777" w:rsidR="0032148F" w:rsidRPr="00CB2F1D" w:rsidRDefault="0032148F" w:rsidP="00471BF3">
            <w:r w:rsidRPr="00CB2F1D">
              <w:t>GUID</w:t>
            </w:r>
          </w:p>
        </w:tc>
        <w:tc>
          <w:tcPr>
            <w:tcW w:w="7128" w:type="dxa"/>
          </w:tcPr>
          <w:p w14:paraId="4E644531" w14:textId="77777777" w:rsidR="0032148F" w:rsidRPr="00CB2F1D" w:rsidRDefault="0032148F" w:rsidP="00471BF3">
            <w:r w:rsidRPr="00CB2F1D">
              <w:t>Global Unique Identifier</w:t>
            </w:r>
          </w:p>
        </w:tc>
      </w:tr>
      <w:tr w:rsidR="0032148F" w:rsidRPr="00CB2F1D" w14:paraId="2CB5B772" w14:textId="77777777" w:rsidTr="00D165BC">
        <w:tc>
          <w:tcPr>
            <w:tcW w:w="1261" w:type="dxa"/>
          </w:tcPr>
          <w:p w14:paraId="02018182" w14:textId="77777777" w:rsidR="0032148F" w:rsidRPr="00CB2F1D" w:rsidRDefault="0032148F" w:rsidP="00471BF3">
            <w:r w:rsidRPr="00CB2F1D">
              <w:t>IEC</w:t>
            </w:r>
          </w:p>
        </w:tc>
        <w:tc>
          <w:tcPr>
            <w:tcW w:w="7128" w:type="dxa"/>
          </w:tcPr>
          <w:p w14:paraId="0ED2167F" w14:textId="77777777" w:rsidR="0032148F" w:rsidRPr="00CB2F1D" w:rsidRDefault="0032148F" w:rsidP="00471BF3">
            <w:r w:rsidRPr="00CB2F1D">
              <w:t>International Electrotechnical Commission</w:t>
            </w:r>
          </w:p>
        </w:tc>
      </w:tr>
      <w:tr w:rsidR="0032148F" w:rsidRPr="00CB2F1D" w14:paraId="65EF6A38" w14:textId="77777777" w:rsidTr="00D165BC">
        <w:tc>
          <w:tcPr>
            <w:tcW w:w="1261" w:type="dxa"/>
          </w:tcPr>
          <w:p w14:paraId="524B4876" w14:textId="77777777" w:rsidR="0032148F" w:rsidRPr="00CB2F1D" w:rsidRDefault="0032148F" w:rsidP="00471BF3">
            <w:r w:rsidRPr="00CB2F1D">
              <w:t>ISO</w:t>
            </w:r>
          </w:p>
        </w:tc>
        <w:tc>
          <w:tcPr>
            <w:tcW w:w="7128" w:type="dxa"/>
          </w:tcPr>
          <w:p w14:paraId="2D27AB9D" w14:textId="77777777" w:rsidR="0032148F" w:rsidRPr="00CB2F1D" w:rsidRDefault="0032148F" w:rsidP="00471BF3">
            <w:r w:rsidRPr="00CB2F1D">
              <w:t>International Organization for Standardization</w:t>
            </w:r>
          </w:p>
        </w:tc>
      </w:tr>
      <w:tr w:rsidR="0032148F" w:rsidRPr="00CB2F1D" w14:paraId="1C3B3061" w14:textId="77777777" w:rsidTr="00D165BC">
        <w:tc>
          <w:tcPr>
            <w:tcW w:w="1261" w:type="dxa"/>
          </w:tcPr>
          <w:p w14:paraId="2CCACB6C" w14:textId="77777777" w:rsidR="0032148F" w:rsidRPr="00CB2F1D" w:rsidRDefault="0032148F" w:rsidP="00471BF3">
            <w:r w:rsidRPr="00CB2F1D">
              <w:t>UML</w:t>
            </w:r>
          </w:p>
        </w:tc>
        <w:tc>
          <w:tcPr>
            <w:tcW w:w="7128" w:type="dxa"/>
          </w:tcPr>
          <w:p w14:paraId="7AEAC958" w14:textId="77777777" w:rsidR="0032148F" w:rsidRPr="00CB2F1D" w:rsidRDefault="0032148F" w:rsidP="00471BF3">
            <w:r w:rsidRPr="00CB2F1D">
              <w:t xml:space="preserve">Unified </w:t>
            </w:r>
            <w:r w:rsidR="007615CB" w:rsidRPr="00CB2F1D">
              <w:t>Modeling</w:t>
            </w:r>
            <w:r w:rsidRPr="00CB2F1D">
              <w:t xml:space="preserve"> Language</w:t>
            </w:r>
          </w:p>
        </w:tc>
      </w:tr>
      <w:tr w:rsidR="00755CF7" w:rsidRPr="00CB2F1D" w14:paraId="23560260" w14:textId="77777777" w:rsidTr="00D165BC">
        <w:tc>
          <w:tcPr>
            <w:tcW w:w="1261" w:type="dxa"/>
          </w:tcPr>
          <w:p w14:paraId="25BBB303" w14:textId="77777777" w:rsidR="00755CF7" w:rsidRPr="00CB2F1D" w:rsidRDefault="00755CF7" w:rsidP="00471BF3">
            <w:r>
              <w:t>URI</w:t>
            </w:r>
          </w:p>
        </w:tc>
        <w:tc>
          <w:tcPr>
            <w:tcW w:w="7128" w:type="dxa"/>
          </w:tcPr>
          <w:p w14:paraId="2CCF2F4A" w14:textId="77777777" w:rsidR="00755CF7" w:rsidRPr="00CB2F1D" w:rsidRDefault="00755CF7" w:rsidP="00471BF3">
            <w:r>
              <w:t>Universal Resource Identifier</w:t>
            </w:r>
          </w:p>
        </w:tc>
      </w:tr>
      <w:tr w:rsidR="0032148F" w:rsidRPr="00CB2F1D" w14:paraId="3BE13290" w14:textId="77777777" w:rsidTr="00D165BC">
        <w:tc>
          <w:tcPr>
            <w:tcW w:w="1261" w:type="dxa"/>
          </w:tcPr>
          <w:p w14:paraId="35A5E435" w14:textId="77777777" w:rsidR="0032148F" w:rsidRPr="00CB2F1D" w:rsidRDefault="0032148F" w:rsidP="00471BF3">
            <w:r w:rsidRPr="00CB2F1D">
              <w:t>USGIN</w:t>
            </w:r>
          </w:p>
        </w:tc>
        <w:tc>
          <w:tcPr>
            <w:tcW w:w="7128" w:type="dxa"/>
          </w:tcPr>
          <w:p w14:paraId="38309C19" w14:textId="77777777" w:rsidR="0032148F" w:rsidRPr="00CB2F1D" w:rsidRDefault="0032148F" w:rsidP="00471BF3">
            <w:r w:rsidRPr="00CB2F1D">
              <w:t>U.S. Geoscience Information Network</w:t>
            </w:r>
          </w:p>
        </w:tc>
      </w:tr>
      <w:tr w:rsidR="0032148F" w:rsidRPr="00CB2F1D" w14:paraId="35E73288" w14:textId="77777777" w:rsidTr="00D165BC">
        <w:tc>
          <w:tcPr>
            <w:tcW w:w="1261" w:type="dxa"/>
          </w:tcPr>
          <w:p w14:paraId="495DA317" w14:textId="77777777" w:rsidR="0032148F" w:rsidRPr="00CB2F1D" w:rsidRDefault="0032148F" w:rsidP="00471BF3">
            <w:r w:rsidRPr="00CB2F1D">
              <w:t>WCS</w:t>
            </w:r>
          </w:p>
        </w:tc>
        <w:tc>
          <w:tcPr>
            <w:tcW w:w="7128" w:type="dxa"/>
          </w:tcPr>
          <w:p w14:paraId="28468EF6" w14:textId="77777777" w:rsidR="0032148F" w:rsidRPr="00CB2F1D" w:rsidRDefault="0032148F" w:rsidP="00471BF3">
            <w:r w:rsidRPr="00CB2F1D">
              <w:t>Web coverage Service</w:t>
            </w:r>
          </w:p>
        </w:tc>
      </w:tr>
      <w:tr w:rsidR="0032148F" w:rsidRPr="00CB2F1D" w14:paraId="20929D74" w14:textId="77777777" w:rsidTr="00D165BC">
        <w:tc>
          <w:tcPr>
            <w:tcW w:w="1261" w:type="dxa"/>
          </w:tcPr>
          <w:p w14:paraId="018A69F8" w14:textId="77777777" w:rsidR="0032148F" w:rsidRPr="00CB2F1D" w:rsidRDefault="0032148F" w:rsidP="00471BF3">
            <w:r w:rsidRPr="00CB2F1D">
              <w:t>WFS</w:t>
            </w:r>
          </w:p>
        </w:tc>
        <w:tc>
          <w:tcPr>
            <w:tcW w:w="7128" w:type="dxa"/>
          </w:tcPr>
          <w:p w14:paraId="36100B69" w14:textId="77777777" w:rsidR="0032148F" w:rsidRPr="00CB2F1D" w:rsidRDefault="0032148F" w:rsidP="00471BF3">
            <w:r w:rsidRPr="00CB2F1D">
              <w:t>Web Feature Service</w:t>
            </w:r>
          </w:p>
        </w:tc>
      </w:tr>
      <w:tr w:rsidR="0032148F" w:rsidRPr="00CB2F1D" w14:paraId="75E7B4B4" w14:textId="77777777" w:rsidTr="00D165BC">
        <w:tc>
          <w:tcPr>
            <w:tcW w:w="1261" w:type="dxa"/>
          </w:tcPr>
          <w:p w14:paraId="33AF3612" w14:textId="77777777" w:rsidR="0032148F" w:rsidRPr="00CB2F1D" w:rsidRDefault="0032148F" w:rsidP="00471BF3">
            <w:r w:rsidRPr="00CB2F1D">
              <w:t>XML</w:t>
            </w:r>
          </w:p>
        </w:tc>
        <w:tc>
          <w:tcPr>
            <w:tcW w:w="7128" w:type="dxa"/>
          </w:tcPr>
          <w:p w14:paraId="63BA1C97" w14:textId="77777777" w:rsidR="0032148F" w:rsidRPr="00CB2F1D" w:rsidRDefault="0032148F" w:rsidP="00471BF3">
            <w:r w:rsidRPr="00CB2F1D">
              <w:t>eXtensible Markup Language</w:t>
            </w:r>
          </w:p>
        </w:tc>
      </w:tr>
      <w:tr w:rsidR="0032148F" w:rsidRPr="00CB2F1D" w14:paraId="436602DD" w14:textId="77777777" w:rsidTr="00D165BC">
        <w:tc>
          <w:tcPr>
            <w:tcW w:w="1261" w:type="dxa"/>
          </w:tcPr>
          <w:p w14:paraId="550C5427" w14:textId="77777777" w:rsidR="0032148F" w:rsidRPr="00CB2F1D" w:rsidRDefault="0032148F" w:rsidP="00471BF3">
            <w:r w:rsidRPr="00CB2F1D">
              <w:t>XSD</w:t>
            </w:r>
          </w:p>
        </w:tc>
        <w:tc>
          <w:tcPr>
            <w:tcW w:w="7128" w:type="dxa"/>
          </w:tcPr>
          <w:p w14:paraId="55053242" w14:textId="77777777" w:rsidR="0032148F" w:rsidRPr="00CB2F1D" w:rsidRDefault="0032148F" w:rsidP="00471BF3">
            <w:r w:rsidRPr="00CB2F1D">
              <w:t>XML Schema Definition</w:t>
            </w:r>
          </w:p>
        </w:tc>
      </w:tr>
      <w:tr w:rsidR="0032148F" w:rsidRPr="00CB2F1D" w14:paraId="482623E1" w14:textId="77777777" w:rsidTr="00D165BC">
        <w:tc>
          <w:tcPr>
            <w:tcW w:w="1261" w:type="dxa"/>
          </w:tcPr>
          <w:p w14:paraId="3B88BFE9" w14:textId="77777777" w:rsidR="0032148F" w:rsidRPr="00CB2F1D" w:rsidRDefault="0032148F" w:rsidP="009552BB">
            <w:r w:rsidRPr="00CB2F1D">
              <w:t>XSL</w:t>
            </w:r>
          </w:p>
        </w:tc>
        <w:tc>
          <w:tcPr>
            <w:tcW w:w="7128" w:type="dxa"/>
          </w:tcPr>
          <w:p w14:paraId="08372F81" w14:textId="77777777" w:rsidR="0032148F" w:rsidRPr="00CB2F1D" w:rsidRDefault="0032148F" w:rsidP="009552BB">
            <w:r w:rsidRPr="00CB2F1D">
              <w:t>eXtensible Stylesheet Language</w:t>
            </w:r>
          </w:p>
        </w:tc>
      </w:tr>
      <w:tr w:rsidR="0032148F" w:rsidRPr="00CB2F1D" w14:paraId="18F8737E" w14:textId="77777777" w:rsidTr="00D165BC">
        <w:tc>
          <w:tcPr>
            <w:tcW w:w="1261" w:type="dxa"/>
          </w:tcPr>
          <w:p w14:paraId="7A3B5B88" w14:textId="77777777" w:rsidR="0032148F" w:rsidRPr="00CB2F1D" w:rsidRDefault="0032148F" w:rsidP="009552BB">
            <w:r w:rsidRPr="00CB2F1D">
              <w:t>XSLT</w:t>
            </w:r>
          </w:p>
        </w:tc>
        <w:tc>
          <w:tcPr>
            <w:tcW w:w="7128" w:type="dxa"/>
          </w:tcPr>
          <w:p w14:paraId="523366B8" w14:textId="77777777" w:rsidR="0032148F" w:rsidRPr="00CB2F1D" w:rsidRDefault="0032148F" w:rsidP="009552BB">
            <w:r w:rsidRPr="00CB2F1D">
              <w:t>XSL Transformations</w:t>
            </w:r>
          </w:p>
        </w:tc>
      </w:tr>
      <w:tr w:rsidR="0032148F" w:rsidRPr="00CB2F1D" w14:paraId="087F458E" w14:textId="77777777" w:rsidTr="00D165BC">
        <w:tc>
          <w:tcPr>
            <w:tcW w:w="1261" w:type="dxa"/>
          </w:tcPr>
          <w:p w14:paraId="0E7369AA" w14:textId="77777777" w:rsidR="0032148F" w:rsidRPr="00CB2F1D" w:rsidRDefault="0032148F" w:rsidP="009552BB">
            <w:r w:rsidRPr="00CB2F1D">
              <w:t>XLink</w:t>
            </w:r>
          </w:p>
        </w:tc>
        <w:tc>
          <w:tcPr>
            <w:tcW w:w="7128" w:type="dxa"/>
          </w:tcPr>
          <w:p w14:paraId="7CA95DC5" w14:textId="77777777" w:rsidR="0032148F" w:rsidRPr="00CB2F1D" w:rsidRDefault="0032148F" w:rsidP="009552BB">
            <w:r w:rsidRPr="00CB2F1D">
              <w:t>XML Linking Language</w:t>
            </w:r>
          </w:p>
        </w:tc>
      </w:tr>
    </w:tbl>
    <w:p w14:paraId="159C1D26" w14:textId="77777777" w:rsidR="0032148F" w:rsidRPr="00CB2F1D" w:rsidRDefault="0032148F" w:rsidP="00471BF3"/>
    <w:p w14:paraId="2116F600" w14:textId="77777777" w:rsidR="0032148F" w:rsidRPr="00CB2F1D" w:rsidRDefault="0032148F">
      <w:pPr>
        <w:pStyle w:val="Heading1"/>
        <w:rPr>
          <w:lang w:eastAsia="ja-JP"/>
        </w:rPr>
      </w:pPr>
      <w:bookmarkStart w:id="158" w:name="_Toc381426795"/>
      <w:bookmarkEnd w:id="37"/>
      <w:r w:rsidRPr="00CB2F1D">
        <w:lastRenderedPageBreak/>
        <w:t>References</w:t>
      </w:r>
      <w:bookmarkEnd w:id="158"/>
    </w:p>
    <w:p w14:paraId="08E82483" w14:textId="77777777" w:rsidR="00247944" w:rsidRDefault="00247944" w:rsidP="00247944">
      <w:pPr>
        <w:pStyle w:val="Heading2"/>
      </w:pPr>
      <w:bookmarkStart w:id="159" w:name="_Toc381426796"/>
      <w:r>
        <w:t>Cited literature</w:t>
      </w:r>
      <w:bookmarkEnd w:id="159"/>
    </w:p>
    <w:p w14:paraId="4CCD6625" w14:textId="77777777"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2" w:history="1">
        <w:r w:rsidRPr="000D6B2A">
          <w:rPr>
            <w:rStyle w:val="Hyperlink"/>
            <w:lang w:eastAsia="ja-JP"/>
          </w:rPr>
          <w:t>http://www.osdm.gov.au/Metadata/ANZLIC+metadata+resources/default.aspx</w:t>
        </w:r>
      </w:hyperlink>
      <w:r>
        <w:rPr>
          <w:lang w:eastAsia="ja-JP"/>
        </w:rPr>
        <w:t xml:space="preserve">  (accessed 2010-11-18). </w:t>
      </w:r>
    </w:p>
    <w:p w14:paraId="7ED467E3" w14:textId="77777777" w:rsidR="001603C6" w:rsidRPr="00142C20" w:rsidRDefault="001603C6" w:rsidP="00A273CD">
      <w:pPr>
        <w:pStyle w:val="Ref"/>
      </w:pPr>
      <w:r>
        <w:t xml:space="preserve">[Dublin Core]  2008-01-14 Dublin core Metadata Element Set, Version 1.1: Dublin Core Metadata Initiave, accessed at </w:t>
      </w:r>
      <w:hyperlink r:id="rId73" w:history="1">
        <w:r w:rsidRPr="005A71E0">
          <w:rPr>
            <w:rStyle w:val="Hyperlink"/>
          </w:rPr>
          <w:t>http://dublincore.org/documents/dces/</w:t>
        </w:r>
      </w:hyperlink>
      <w:r>
        <w:t xml:space="preserve">. </w:t>
      </w:r>
    </w:p>
    <w:p w14:paraId="35A2767D" w14:textId="77777777"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 xml:space="preserve">Drafting Team Metadata and European Commision Joint Research Centre, 2009-02-18, INSPIRE Metadata Implementing Rules: Technical Guidelines based on EN ISO 19115 and EN ISO 19119,v. 1.1: European Commission Joint Research Centre, MD_IR_and_ISO_20090218, available at </w:t>
      </w:r>
      <w:hyperlink r:id="rId74" w:history="1">
        <w:r w:rsidRPr="000D6B2A">
          <w:rPr>
            <w:rStyle w:val="Hyperlink"/>
          </w:rPr>
          <w:t>http://inspire.jrc.ec.europa.eu/index.cfm/pageid/101</w:t>
        </w:r>
      </w:hyperlink>
      <w:r>
        <w:t xml:space="preserve"> (accessed 2010-11-18).</w:t>
      </w:r>
    </w:p>
    <w:p w14:paraId="34A8592D" w14:textId="77777777"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ISSN:0163-5808.</w:t>
      </w:r>
    </w:p>
    <w:p w14:paraId="3971DCEE" w14:textId="77777777" w:rsidR="004A6147" w:rsidRPr="00247944" w:rsidRDefault="004A6147" w:rsidP="00A273CD">
      <w:pPr>
        <w:pStyle w:val="Ref"/>
      </w:pPr>
      <w:r>
        <w:t xml:space="preserve">[FRBR] Tillett, Barbara, 2004-03-02, What is FRBR?: Washington, DC, Library of Congress Cataloging Distribution Service,  </w:t>
      </w:r>
      <w:r w:rsidR="00347F9C">
        <w:t>8 pages. (</w:t>
      </w:r>
      <w:r w:rsidR="00347F9C" w:rsidRPr="00347F9C">
        <w:t>originally published in Technicalities v. 25, no. 5</w:t>
      </w:r>
      <w:r w:rsidR="00347F9C">
        <w:t xml:space="preserve">, </w:t>
      </w:r>
      <w:r w:rsidR="00347F9C" w:rsidRPr="00347F9C">
        <w:t>2003)</w:t>
      </w:r>
      <w:r w:rsidR="00347F9C">
        <w:t xml:space="preserve">, available at </w:t>
      </w:r>
      <w:hyperlink r:id="rId75" w:history="1">
        <w:r w:rsidR="00347F9C">
          <w:rPr>
            <w:rStyle w:val="Hyperlink"/>
          </w:rPr>
          <w:t>http://www.loc.gov/cds/downloads/FRBR.PDF</w:t>
        </w:r>
      </w:hyperlink>
      <w:r w:rsidR="00347F9C">
        <w:t xml:space="preserve"> (accessed 2013-06-12).</w:t>
      </w:r>
    </w:p>
    <w:p w14:paraId="6035582C" w14:textId="77777777" w:rsidR="002C544A" w:rsidRDefault="002C544A" w:rsidP="00A273CD">
      <w:pPr>
        <w:pStyle w:val="Ref"/>
        <w:rPr>
          <w:rStyle w:val="Refterm"/>
          <w:b w:val="0"/>
        </w:rPr>
      </w:pPr>
      <w:r>
        <w:rPr>
          <w:rStyle w:val="Refterm"/>
          <w:b w:val="0"/>
        </w:rPr>
        <w:t xml:space="preserve">Heaney, Michael, 2000-01-14, An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76" w:history="1">
        <w:r>
          <w:rPr>
            <w:rStyle w:val="Hyperlink"/>
          </w:rPr>
          <w:t>http://www.ukoln.ac.uk/metadata/-rslp/model/amcc-v31.pdf</w:t>
        </w:r>
      </w:hyperlink>
      <w:r>
        <w:rPr>
          <w:rStyle w:val="Refterm"/>
          <w:b w:val="0"/>
        </w:rPr>
        <w:t xml:space="preserve"> (accessed 2013-03-18).</w:t>
      </w:r>
    </w:p>
    <w:p w14:paraId="79847549" w14:textId="77777777"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 xml:space="preserve">for Geoscience Resources: U.S. Geoscience Information Network Best Practices Document, Doc ID gin2010-11, v. 1.0.3, available at </w:t>
      </w:r>
      <w:hyperlink r:id="rId77" w:history="1">
        <w:r w:rsidRPr="000D6B2A">
          <w:rPr>
            <w:rStyle w:val="Hyperlink"/>
          </w:rPr>
          <w:t>http://lab.usgin.org/profiles/doc/metadata-content-recommendations</w:t>
        </w:r>
      </w:hyperlink>
      <w:r>
        <w:rPr>
          <w:rStyle w:val="Refterm"/>
          <w:b w:val="0"/>
        </w:rPr>
        <w:t xml:space="preserve"> (accessed 2010-11-18).</w:t>
      </w:r>
    </w:p>
    <w:p w14:paraId="69946189" w14:textId="77777777" w:rsidR="00920164" w:rsidRPr="00CB2F1D" w:rsidRDefault="00920164" w:rsidP="00920164">
      <w:pPr>
        <w:pStyle w:val="Heading1"/>
      </w:pPr>
      <w:bookmarkStart w:id="160" w:name="_Toc381426797"/>
      <w:r w:rsidRPr="00CB2F1D">
        <w:lastRenderedPageBreak/>
        <w:t>Codelists</w:t>
      </w:r>
      <w:bookmarkEnd w:id="160"/>
    </w:p>
    <w:p w14:paraId="7C6EB3E3" w14:textId="77777777" w:rsidR="00920164" w:rsidRDefault="00920164" w:rsidP="00920164">
      <w:pPr>
        <w:pStyle w:val="Heading2"/>
        <w:rPr>
          <w:rStyle w:val="LineNumber"/>
        </w:rPr>
      </w:pPr>
      <w:bookmarkStart w:id="161" w:name="_Ref252222161"/>
      <w:bookmarkStart w:id="162" w:name="_Ref252222164"/>
      <w:bookmarkStart w:id="163" w:name="_Toc381426798"/>
      <w:r>
        <w:rPr>
          <w:rStyle w:val="LineNumber"/>
        </w:rPr>
        <w:t>ServiceType</w:t>
      </w:r>
      <w:bookmarkEnd w:id="161"/>
      <w:bookmarkEnd w:id="162"/>
      <w:bookmarkEnd w:id="163"/>
    </w:p>
    <w:p w14:paraId="3DF7F39E" w14:textId="77777777"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14:paraId="6C49BA74" w14:textId="77777777" w:rsidR="0078469C" w:rsidRPr="00D512FE" w:rsidRDefault="0078469C" w:rsidP="00D512FE"/>
    <w:p w14:paraId="6382EDF9" w14:textId="77777777" w:rsidR="00D512FE" w:rsidRDefault="00D512FE" w:rsidP="0008310B">
      <w:pPr>
        <w:pStyle w:val="Caption"/>
      </w:pPr>
      <w:bookmarkStart w:id="164" w:name="_Ref252390419"/>
      <w:bookmarkStart w:id="165" w:name="_Toc277856269"/>
      <w:r>
        <w:t xml:space="preserve">Table </w:t>
      </w:r>
      <w:fldSimple w:instr=" SEQ Table \* ARABIC ">
        <w:r w:rsidR="00877F9F">
          <w:rPr>
            <w:noProof/>
          </w:rPr>
          <w:t>11</w:t>
        </w:r>
      </w:fldSimple>
      <w:bookmarkEnd w:id="164"/>
      <w:r>
        <w:t xml:space="preserve">. </w:t>
      </w:r>
      <w:r w:rsidRPr="005C7997">
        <w:t>INSPIRE SPATIAL DATA SERVICE TYPE</w:t>
      </w:r>
      <w:r w:rsidR="00C65A1F">
        <w:t xml:space="preserve"> (for information only, not used by USGIN)</w:t>
      </w:r>
      <w:bookmarkEnd w:id="16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14:paraId="5F5EF3DD" w14:textId="77777777" w:rsidTr="00A65CE1">
        <w:trPr>
          <w:cantSplit/>
          <w:tblHeader/>
          <w:jc w:val="center"/>
        </w:trPr>
        <w:tc>
          <w:tcPr>
            <w:tcW w:w="1808" w:type="dxa"/>
          </w:tcPr>
          <w:p w14:paraId="30F050C9" w14:textId="77777777" w:rsidR="00FA5531" w:rsidRPr="00D512FE" w:rsidRDefault="00FA5531" w:rsidP="00A65CE1">
            <w:pPr>
              <w:pStyle w:val="Tableheading"/>
            </w:pPr>
            <w:r>
              <w:t>Type</w:t>
            </w:r>
          </w:p>
        </w:tc>
        <w:tc>
          <w:tcPr>
            <w:tcW w:w="2800" w:type="dxa"/>
          </w:tcPr>
          <w:p w14:paraId="0E57F502" w14:textId="77777777" w:rsidR="00FA5531" w:rsidRPr="00D512FE" w:rsidRDefault="00FA5531" w:rsidP="00A65CE1">
            <w:pPr>
              <w:pStyle w:val="Tableheading"/>
            </w:pPr>
            <w:r>
              <w:t>Description</w:t>
            </w:r>
          </w:p>
        </w:tc>
      </w:tr>
      <w:tr w:rsidR="00D512FE" w:rsidRPr="00D512FE" w14:paraId="0EC51D87" w14:textId="77777777" w:rsidTr="00A65CE1">
        <w:trPr>
          <w:cantSplit/>
          <w:jc w:val="center"/>
        </w:trPr>
        <w:tc>
          <w:tcPr>
            <w:tcW w:w="1808" w:type="dxa"/>
          </w:tcPr>
          <w:p w14:paraId="58BE5095" w14:textId="77777777" w:rsidR="00D512FE" w:rsidRPr="00D512FE" w:rsidRDefault="00D512FE" w:rsidP="00A65CE1">
            <w:pPr>
              <w:keepNext/>
            </w:pPr>
            <w:r w:rsidRPr="00D512FE">
              <w:t>discovery</w:t>
            </w:r>
          </w:p>
        </w:tc>
        <w:tc>
          <w:tcPr>
            <w:tcW w:w="2800" w:type="dxa"/>
          </w:tcPr>
          <w:p w14:paraId="1826422B" w14:textId="77777777" w:rsidR="00D512FE" w:rsidRPr="00D512FE" w:rsidRDefault="00D512FE" w:rsidP="00A65CE1">
            <w:pPr>
              <w:keepNext/>
            </w:pPr>
            <w:r w:rsidRPr="00D512FE">
              <w:t>Discovery Service</w:t>
            </w:r>
          </w:p>
        </w:tc>
      </w:tr>
      <w:tr w:rsidR="00D512FE" w:rsidRPr="00D512FE" w14:paraId="28AACAD5" w14:textId="77777777" w:rsidTr="00A65CE1">
        <w:trPr>
          <w:cantSplit/>
          <w:jc w:val="center"/>
        </w:trPr>
        <w:tc>
          <w:tcPr>
            <w:tcW w:w="1808" w:type="dxa"/>
          </w:tcPr>
          <w:p w14:paraId="3B0A7678" w14:textId="77777777" w:rsidR="00D512FE" w:rsidRPr="00D512FE" w:rsidRDefault="00D512FE" w:rsidP="00A65CE1">
            <w:pPr>
              <w:keepNext/>
            </w:pPr>
            <w:r w:rsidRPr="00D512FE">
              <w:t>view</w:t>
            </w:r>
          </w:p>
        </w:tc>
        <w:tc>
          <w:tcPr>
            <w:tcW w:w="2800" w:type="dxa"/>
          </w:tcPr>
          <w:p w14:paraId="1B6FBCCD" w14:textId="77777777" w:rsidR="00D512FE" w:rsidRPr="00D512FE" w:rsidRDefault="00D512FE" w:rsidP="00A65CE1">
            <w:pPr>
              <w:keepNext/>
            </w:pPr>
            <w:r w:rsidRPr="00D512FE">
              <w:t>View Service</w:t>
            </w:r>
          </w:p>
        </w:tc>
      </w:tr>
      <w:tr w:rsidR="00D512FE" w:rsidRPr="00D512FE" w14:paraId="41A09E72" w14:textId="77777777" w:rsidTr="00A65CE1">
        <w:trPr>
          <w:cantSplit/>
          <w:jc w:val="center"/>
        </w:trPr>
        <w:tc>
          <w:tcPr>
            <w:tcW w:w="1808" w:type="dxa"/>
          </w:tcPr>
          <w:p w14:paraId="3B34165C" w14:textId="77777777" w:rsidR="00D512FE" w:rsidRPr="00D512FE" w:rsidRDefault="00D512FE" w:rsidP="00A65CE1">
            <w:pPr>
              <w:keepNext/>
            </w:pPr>
            <w:r w:rsidRPr="00D512FE">
              <w:t xml:space="preserve">download </w:t>
            </w:r>
          </w:p>
        </w:tc>
        <w:tc>
          <w:tcPr>
            <w:tcW w:w="2800" w:type="dxa"/>
          </w:tcPr>
          <w:p w14:paraId="584A9E1D" w14:textId="77777777" w:rsidR="00D512FE" w:rsidRPr="00D512FE" w:rsidRDefault="00D512FE" w:rsidP="00A65CE1">
            <w:pPr>
              <w:keepNext/>
            </w:pPr>
            <w:r w:rsidRPr="00D512FE">
              <w:t>Download Service</w:t>
            </w:r>
          </w:p>
        </w:tc>
      </w:tr>
      <w:tr w:rsidR="00D512FE" w:rsidRPr="00D512FE" w14:paraId="37A095E6" w14:textId="77777777" w:rsidTr="00A65CE1">
        <w:trPr>
          <w:cantSplit/>
          <w:jc w:val="center"/>
        </w:trPr>
        <w:tc>
          <w:tcPr>
            <w:tcW w:w="1808" w:type="dxa"/>
          </w:tcPr>
          <w:p w14:paraId="49EB4212" w14:textId="77777777" w:rsidR="00D512FE" w:rsidRPr="00D512FE" w:rsidRDefault="00D512FE" w:rsidP="00A65CE1">
            <w:pPr>
              <w:keepNext/>
            </w:pPr>
            <w:r w:rsidRPr="00D512FE">
              <w:t xml:space="preserve">transformation </w:t>
            </w:r>
          </w:p>
        </w:tc>
        <w:tc>
          <w:tcPr>
            <w:tcW w:w="2800" w:type="dxa"/>
          </w:tcPr>
          <w:p w14:paraId="61529164" w14:textId="77777777" w:rsidR="00D512FE" w:rsidRPr="00D512FE" w:rsidRDefault="00D512FE" w:rsidP="00A65CE1">
            <w:pPr>
              <w:keepNext/>
            </w:pPr>
            <w:r w:rsidRPr="00D512FE">
              <w:t>Transformation Service</w:t>
            </w:r>
          </w:p>
        </w:tc>
      </w:tr>
      <w:tr w:rsidR="00D512FE" w:rsidRPr="00D512FE" w14:paraId="2BC0B622" w14:textId="77777777" w:rsidTr="00A65CE1">
        <w:trPr>
          <w:cantSplit/>
          <w:jc w:val="center"/>
        </w:trPr>
        <w:tc>
          <w:tcPr>
            <w:tcW w:w="1808" w:type="dxa"/>
          </w:tcPr>
          <w:p w14:paraId="26A379F7" w14:textId="77777777" w:rsidR="00D512FE" w:rsidRPr="00D512FE" w:rsidRDefault="00D512FE" w:rsidP="00A65CE1">
            <w:pPr>
              <w:keepNext/>
            </w:pPr>
            <w:r w:rsidRPr="00D512FE">
              <w:t xml:space="preserve">invoke </w:t>
            </w:r>
          </w:p>
        </w:tc>
        <w:tc>
          <w:tcPr>
            <w:tcW w:w="2800" w:type="dxa"/>
          </w:tcPr>
          <w:p w14:paraId="688AB14D" w14:textId="77777777" w:rsidR="00D512FE" w:rsidRPr="00D512FE" w:rsidRDefault="00D512FE" w:rsidP="00A65CE1">
            <w:pPr>
              <w:keepNext/>
            </w:pPr>
            <w:r w:rsidRPr="00D512FE">
              <w:t>Invoke Spatial Data Service</w:t>
            </w:r>
          </w:p>
        </w:tc>
      </w:tr>
      <w:tr w:rsidR="00D512FE" w:rsidRPr="00D512FE" w14:paraId="20AD6E10" w14:textId="77777777" w:rsidTr="00A65CE1">
        <w:trPr>
          <w:cantSplit/>
          <w:jc w:val="center"/>
        </w:trPr>
        <w:tc>
          <w:tcPr>
            <w:tcW w:w="1808" w:type="dxa"/>
          </w:tcPr>
          <w:p w14:paraId="1B18040E" w14:textId="77777777" w:rsidR="00D512FE" w:rsidRPr="00D512FE" w:rsidRDefault="00D512FE" w:rsidP="00D512FE">
            <w:r w:rsidRPr="00D512FE">
              <w:t xml:space="preserve">other </w:t>
            </w:r>
          </w:p>
        </w:tc>
        <w:tc>
          <w:tcPr>
            <w:tcW w:w="2800" w:type="dxa"/>
          </w:tcPr>
          <w:p w14:paraId="03604E6D" w14:textId="77777777" w:rsidR="00D512FE" w:rsidRPr="00D512FE" w:rsidRDefault="00D512FE" w:rsidP="00D512FE">
            <w:r w:rsidRPr="00D512FE">
              <w:t>Other Services</w:t>
            </w:r>
          </w:p>
        </w:tc>
      </w:tr>
    </w:tbl>
    <w:p w14:paraId="386413B6" w14:textId="77777777" w:rsidR="0004205C" w:rsidRDefault="0004205C" w:rsidP="0008310B">
      <w:pPr>
        <w:pStyle w:val="Caption"/>
      </w:pPr>
      <w:bookmarkStart w:id="166" w:name="_Ref252393392"/>
      <w:bookmarkStart w:id="167" w:name="_Toc277856270"/>
      <w:r>
        <w:t xml:space="preserve">Table </w:t>
      </w:r>
      <w:fldSimple w:instr=" SEQ Table \* ARABIC ">
        <w:r w:rsidR="00877F9F">
          <w:rPr>
            <w:noProof/>
          </w:rPr>
          <w:t>12</w:t>
        </w:r>
      </w:fldSimple>
      <w:bookmarkEnd w:id="166"/>
      <w:r>
        <w:t xml:space="preserve">. USGIN service type vocabulary. This is an interim listing of serviceTypes. The code list URI for this registry is </w:t>
      </w:r>
      <w:r w:rsidRPr="00994079">
        <w:t>http://resources.usgin.org/registry/serviceType</w:t>
      </w:r>
      <w:r>
        <w:t xml:space="preserve">201001. </w:t>
      </w:r>
      <w:r w:rsidR="0008310B">
        <w:t xml:space="preserve">See also </w:t>
      </w:r>
      <w:hyperlink r:id="rId78" w:history="1">
        <w:r w:rsidR="0008310B" w:rsidRPr="000848F2">
          <w:rPr>
            <w:rStyle w:val="Hyperlink"/>
          </w:rPr>
          <w:t>http://dclite4g.xmlns.com/ws.rdf</w:t>
        </w:r>
      </w:hyperlink>
      <w:r w:rsidR="0008310B">
        <w:t xml:space="preserve"> for another rdf-based vocabulary. These should probably be merged.</w:t>
      </w:r>
      <w:bookmarkEnd w:id="167"/>
      <w:ins w:id="168" w:author="Stephen Richard" w:date="2014-03-02T12:10:00Z">
        <w:r w:rsidR="0052336D">
          <w:t xml:space="preserve">[NOTE 2014-03-03. Actual USGIN metadata is not using these precise identifiers. An activity is underway at </w:t>
        </w:r>
      </w:ins>
      <w:ins w:id="169" w:author="Stephen Richard" w:date="2014-03-02T12:11:00Z">
        <w:r w:rsidR="0052336D" w:rsidRPr="0052336D">
          <w:t>https://github.com/OSGeo/Cat-Interop</w:t>
        </w:r>
        <w:r w:rsidR="0052336D">
          <w:t xml:space="preserve"> to develop a community vocabulary of service types.</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14:paraId="717D32E1" w14:textId="77777777" w:rsidTr="0078469C">
        <w:trPr>
          <w:cantSplit/>
          <w:tblHeader/>
        </w:trPr>
        <w:tc>
          <w:tcPr>
            <w:tcW w:w="0" w:type="auto"/>
          </w:tcPr>
          <w:p w14:paraId="7254F3EC" w14:textId="77777777" w:rsidR="00920164" w:rsidRPr="0053159E" w:rsidRDefault="00920164" w:rsidP="0078469C">
            <w:pPr>
              <w:pStyle w:val="Tableheading"/>
            </w:pPr>
            <w:r w:rsidRPr="0053159E">
              <w:t>Identifier</w:t>
            </w:r>
          </w:p>
        </w:tc>
        <w:tc>
          <w:tcPr>
            <w:tcW w:w="0" w:type="auto"/>
          </w:tcPr>
          <w:p w14:paraId="401E9786" w14:textId="77777777" w:rsidR="00920164" w:rsidRPr="0053159E" w:rsidRDefault="00920164" w:rsidP="0078469C">
            <w:pPr>
              <w:pStyle w:val="Tableheading"/>
            </w:pPr>
            <w:r w:rsidRPr="0053159E">
              <w:t>Name</w:t>
            </w:r>
          </w:p>
        </w:tc>
        <w:tc>
          <w:tcPr>
            <w:tcW w:w="0" w:type="auto"/>
          </w:tcPr>
          <w:p w14:paraId="70A7D402" w14:textId="77777777" w:rsidR="00920164" w:rsidRPr="0053159E" w:rsidRDefault="00920164" w:rsidP="0078469C">
            <w:pPr>
              <w:pStyle w:val="Tableheading"/>
            </w:pPr>
            <w:r w:rsidRPr="0053159E">
              <w:t>Description</w:t>
            </w:r>
          </w:p>
        </w:tc>
      </w:tr>
      <w:tr w:rsidR="00920164" w:rsidRPr="001908C1" w14:paraId="2AE3B234" w14:textId="77777777" w:rsidTr="0078469C">
        <w:trPr>
          <w:cantSplit/>
        </w:trPr>
        <w:tc>
          <w:tcPr>
            <w:tcW w:w="0" w:type="auto"/>
          </w:tcPr>
          <w:p w14:paraId="6B15E024" w14:textId="77777777" w:rsidR="00920164" w:rsidRPr="001908C1" w:rsidRDefault="00920164" w:rsidP="00920164">
            <w:commentRangeStart w:id="170"/>
            <w:r w:rsidRPr="001908C1">
              <w:t>WMS</w:t>
            </w:r>
            <w:commentRangeEnd w:id="170"/>
            <w:r w:rsidR="0052336D">
              <w:rPr>
                <w:rStyle w:val="CommentReference"/>
              </w:rPr>
              <w:commentReference w:id="170"/>
            </w:r>
          </w:p>
        </w:tc>
        <w:tc>
          <w:tcPr>
            <w:tcW w:w="0" w:type="auto"/>
          </w:tcPr>
          <w:p w14:paraId="4144AF67" w14:textId="77777777" w:rsidR="00920164" w:rsidRPr="001908C1" w:rsidRDefault="00920164" w:rsidP="00920164">
            <w:r>
              <w:t>OGC Web Map service</w:t>
            </w:r>
          </w:p>
        </w:tc>
        <w:tc>
          <w:tcPr>
            <w:tcW w:w="0" w:type="auto"/>
          </w:tcPr>
          <w:p w14:paraId="0309D2AC" w14:textId="77777777" w:rsidR="00920164" w:rsidRPr="00490CD5" w:rsidRDefault="00920164" w:rsidP="00920164">
            <w:r w:rsidRPr="00490CD5">
              <w:t>provides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transparent so that layers from multiple servers can be combined or not.</w:t>
            </w:r>
            <w:r>
              <w:t xml:space="preserve"> (</w:t>
            </w:r>
            <w:hyperlink r:id="rId81" w:history="1">
              <w:r w:rsidRPr="00427843">
                <w:rPr>
                  <w:rStyle w:val="Hyperlink"/>
                </w:rPr>
                <w:t>http://www.opengeospatial.org/standards/wms</w:t>
              </w:r>
            </w:hyperlink>
            <w:r>
              <w:t>)</w:t>
            </w:r>
          </w:p>
        </w:tc>
      </w:tr>
      <w:tr w:rsidR="00920164" w:rsidRPr="001908C1" w14:paraId="6D6BBE62" w14:textId="77777777" w:rsidTr="0078469C">
        <w:trPr>
          <w:cantSplit/>
        </w:trPr>
        <w:tc>
          <w:tcPr>
            <w:tcW w:w="0" w:type="auto"/>
          </w:tcPr>
          <w:p w14:paraId="7C3844B0" w14:textId="77777777" w:rsidR="00920164" w:rsidRPr="001908C1" w:rsidRDefault="00920164" w:rsidP="00920164">
            <w:r w:rsidRPr="001908C1">
              <w:t>WFS</w:t>
            </w:r>
          </w:p>
        </w:tc>
        <w:tc>
          <w:tcPr>
            <w:tcW w:w="0" w:type="auto"/>
          </w:tcPr>
          <w:p w14:paraId="15B015F1" w14:textId="77777777" w:rsidR="00920164" w:rsidRPr="001908C1" w:rsidRDefault="00920164" w:rsidP="00920164">
            <w:r>
              <w:t>OGC Web Feature service</w:t>
            </w:r>
          </w:p>
        </w:tc>
        <w:tc>
          <w:tcPr>
            <w:tcW w:w="0" w:type="auto"/>
          </w:tcPr>
          <w:p w14:paraId="1F4677B9" w14:textId="77777777" w:rsidR="00920164" w:rsidRPr="00490CD5" w:rsidRDefault="00232E36" w:rsidP="00083B4E">
            <w:r w:rsidRPr="00232E36">
              <w:t>WFS offers direct fine-grained access to geographic information at the feature and feature property level</w:t>
            </w:r>
            <w:r>
              <w:t xml:space="preserve">; </w:t>
            </w:r>
            <w:r w:rsidRPr="00232E36">
              <w:t xml:space="preserve"> allow</w:t>
            </w:r>
            <w:r>
              <w:t>s</w:t>
            </w:r>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2" w:history="1">
              <w:r w:rsidR="00920164" w:rsidRPr="00427843">
                <w:rPr>
                  <w:rStyle w:val="Hyperlink"/>
                </w:rPr>
                <w:t>http://www.opengeospatial.org/standards/wfs</w:t>
              </w:r>
            </w:hyperlink>
          </w:p>
        </w:tc>
      </w:tr>
      <w:tr w:rsidR="00920164" w:rsidRPr="001908C1" w14:paraId="41B4F044" w14:textId="77777777" w:rsidTr="0078469C">
        <w:trPr>
          <w:cantSplit/>
        </w:trPr>
        <w:tc>
          <w:tcPr>
            <w:tcW w:w="0" w:type="auto"/>
          </w:tcPr>
          <w:p w14:paraId="5973AF0F" w14:textId="77777777" w:rsidR="00920164" w:rsidRPr="001908C1" w:rsidRDefault="00920164" w:rsidP="00920164">
            <w:r w:rsidRPr="001908C1">
              <w:lastRenderedPageBreak/>
              <w:t>WCS</w:t>
            </w:r>
          </w:p>
        </w:tc>
        <w:tc>
          <w:tcPr>
            <w:tcW w:w="0" w:type="auto"/>
          </w:tcPr>
          <w:p w14:paraId="460FBD39" w14:textId="77777777" w:rsidR="00920164" w:rsidRPr="001908C1" w:rsidRDefault="00920164" w:rsidP="00920164">
            <w:r>
              <w:t>OGC Web coverage service</w:t>
            </w:r>
          </w:p>
        </w:tc>
        <w:tc>
          <w:tcPr>
            <w:tcW w:w="0" w:type="auto"/>
          </w:tcPr>
          <w:p w14:paraId="64DB0753" w14:textId="77777777" w:rsidR="00920164" w:rsidRPr="00490CD5" w:rsidRDefault="00920164" w:rsidP="00083B4E">
            <w:r w:rsidRPr="00490CD5">
              <w:t xml:space="preserve">interface and operations that enable interoperable access to geospatial </w:t>
            </w:r>
            <w:r>
              <w:t>"</w:t>
            </w:r>
            <w:r w:rsidRPr="00490CD5">
              <w:t>coverages</w:t>
            </w:r>
            <w:r>
              <w:t>"</w:t>
            </w:r>
            <w:r w:rsidRPr="00490CD5">
              <w:t xml:space="preserve"> [</w:t>
            </w:r>
            <w:hyperlink r:id="rId83"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data, and other phenomena represented by values at each measurement point.</w:t>
            </w:r>
          </w:p>
        </w:tc>
      </w:tr>
      <w:tr w:rsidR="00920164" w:rsidRPr="001908C1" w14:paraId="621A9E61" w14:textId="77777777" w:rsidTr="0078469C">
        <w:trPr>
          <w:cantSplit/>
        </w:trPr>
        <w:tc>
          <w:tcPr>
            <w:tcW w:w="0" w:type="auto"/>
          </w:tcPr>
          <w:p w14:paraId="557236DF" w14:textId="77777777" w:rsidR="00920164" w:rsidRPr="001908C1" w:rsidRDefault="00920164" w:rsidP="00920164">
            <w:r w:rsidRPr="001908C1">
              <w:t>CSW</w:t>
            </w:r>
          </w:p>
        </w:tc>
        <w:tc>
          <w:tcPr>
            <w:tcW w:w="0" w:type="auto"/>
          </w:tcPr>
          <w:p w14:paraId="19AFDE82" w14:textId="77777777" w:rsidR="00920164" w:rsidRPr="001908C1" w:rsidRDefault="00920164" w:rsidP="00920164">
            <w:r>
              <w:t>OGC Web catalog service</w:t>
            </w:r>
          </w:p>
        </w:tc>
        <w:tc>
          <w:tcPr>
            <w:tcW w:w="0" w:type="auto"/>
          </w:tcPr>
          <w:p w14:paraId="0AF7DE5F" w14:textId="77777777" w:rsidR="00920164" w:rsidRPr="00490CD5" w:rsidRDefault="00920164" w:rsidP="00920164">
            <w:r w:rsidRPr="00490CD5">
              <w:t xml:space="preserve">publish and search collections of descriptive </w:t>
            </w:r>
            <w:r>
              <w:t>i</w:t>
            </w:r>
            <w:r w:rsidRPr="00490CD5">
              <w:t>nformation (metadata) about geospatial data, services and related resources. Providers of resources use catalogues to register metadata that conform to the provider's choice of an information model; such models include descriptions of spatial references and thematic information.</w:t>
            </w:r>
            <w:r>
              <w:t xml:space="preserve"> (</w:t>
            </w:r>
            <w:hyperlink r:id="rId84" w:history="1">
              <w:r w:rsidRPr="00427843">
                <w:rPr>
                  <w:rStyle w:val="Hyperlink"/>
                </w:rPr>
                <w:t>http://www.opengeospatial.org/standards/cat</w:t>
              </w:r>
            </w:hyperlink>
            <w:r>
              <w:t>)</w:t>
            </w:r>
          </w:p>
        </w:tc>
      </w:tr>
      <w:tr w:rsidR="00920164" w:rsidRPr="001908C1" w14:paraId="46DFC693" w14:textId="77777777" w:rsidTr="0078469C">
        <w:trPr>
          <w:cantSplit/>
        </w:trPr>
        <w:tc>
          <w:tcPr>
            <w:tcW w:w="0" w:type="auto"/>
          </w:tcPr>
          <w:p w14:paraId="323ACE19" w14:textId="77777777" w:rsidR="00920164" w:rsidRPr="001908C1" w:rsidRDefault="00920164" w:rsidP="00920164">
            <w:r>
              <w:t xml:space="preserve"> SOS</w:t>
            </w:r>
          </w:p>
        </w:tc>
        <w:tc>
          <w:tcPr>
            <w:tcW w:w="0" w:type="auto"/>
          </w:tcPr>
          <w:p w14:paraId="15016D47" w14:textId="77777777" w:rsidR="00920164" w:rsidRDefault="00920164" w:rsidP="00920164">
            <w:r>
              <w:t>OGC Sensor observation service</w:t>
            </w:r>
          </w:p>
        </w:tc>
        <w:tc>
          <w:tcPr>
            <w:tcW w:w="0" w:type="auto"/>
          </w:tcPr>
          <w:p w14:paraId="72C9E840" w14:textId="77777777" w:rsidR="00920164" w:rsidRPr="00490CD5" w:rsidRDefault="00920164" w:rsidP="00083B4E">
            <w:r w:rsidRPr="00490CD5">
              <w:t>manag</w:t>
            </w:r>
            <w:r w:rsidR="00232E36">
              <w:t>e</w:t>
            </w:r>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in-situ sensors (e.g., water monitoring) or dynamic sensors (e.g., satellite imaging).</w:t>
            </w:r>
            <w:r>
              <w:t xml:space="preserve"> (</w:t>
            </w:r>
            <w:hyperlink r:id="rId85" w:history="1">
              <w:r w:rsidRPr="00427843">
                <w:rPr>
                  <w:rStyle w:val="Hyperlink"/>
                </w:rPr>
                <w:t>http://www.opengeospatial.org/standards/sos</w:t>
              </w:r>
            </w:hyperlink>
            <w:r>
              <w:t>)</w:t>
            </w:r>
          </w:p>
        </w:tc>
      </w:tr>
      <w:tr w:rsidR="00920164" w:rsidRPr="001908C1" w14:paraId="03366A1A" w14:textId="77777777" w:rsidTr="0078469C">
        <w:trPr>
          <w:cantSplit/>
        </w:trPr>
        <w:tc>
          <w:tcPr>
            <w:tcW w:w="0" w:type="auto"/>
          </w:tcPr>
          <w:p w14:paraId="11D1E1D4" w14:textId="77777777" w:rsidR="00920164" w:rsidRDefault="00920164" w:rsidP="00920164">
            <w:r>
              <w:t>WPS</w:t>
            </w:r>
          </w:p>
        </w:tc>
        <w:tc>
          <w:tcPr>
            <w:tcW w:w="0" w:type="auto"/>
          </w:tcPr>
          <w:p w14:paraId="3BD12F1F" w14:textId="77777777" w:rsidR="00920164" w:rsidRDefault="00920164" w:rsidP="00920164">
            <w:r>
              <w:t>OGC Web Processing service</w:t>
            </w:r>
          </w:p>
        </w:tc>
        <w:tc>
          <w:tcPr>
            <w:tcW w:w="0" w:type="auto"/>
          </w:tcPr>
          <w:p w14:paraId="63099F70" w14:textId="77777777" w:rsidR="00920164" w:rsidRPr="00490CD5" w:rsidRDefault="00920164" w:rsidP="00083B4E">
            <w:r w:rsidRPr="00490CD5">
              <w:t>rules for standardizing how inputs and outputs (requests and responses)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geospatial processes and </w:t>
            </w:r>
            <w:r w:rsidR="00232E36">
              <w:t xml:space="preserve">for </w:t>
            </w:r>
            <w:r w:rsidRPr="00490CD5">
              <w:t>client</w:t>
            </w:r>
            <w:r w:rsidR="00232E36">
              <w:t xml:space="preserve"> to</w:t>
            </w:r>
            <w:r w:rsidRPr="00490CD5">
              <w:t xml:space="preserve"> discovery and bind to those processes. </w:t>
            </w:r>
            <w:r>
              <w:t>(</w:t>
            </w:r>
            <w:hyperlink r:id="rId86" w:history="1">
              <w:r w:rsidRPr="00427843">
                <w:rPr>
                  <w:rStyle w:val="Hyperlink"/>
                </w:rPr>
                <w:t>http://www.opengeospatial.org/standards/wps</w:t>
              </w:r>
            </w:hyperlink>
            <w:r>
              <w:t>)</w:t>
            </w:r>
          </w:p>
        </w:tc>
      </w:tr>
      <w:tr w:rsidR="00920164" w:rsidRPr="001908C1" w14:paraId="56BC4CB8" w14:textId="77777777" w:rsidTr="0078469C">
        <w:trPr>
          <w:cantSplit/>
        </w:trPr>
        <w:tc>
          <w:tcPr>
            <w:tcW w:w="0" w:type="auto"/>
          </w:tcPr>
          <w:p w14:paraId="599115D3" w14:textId="77777777" w:rsidR="00920164" w:rsidRDefault="00920164" w:rsidP="00920164">
            <w:r>
              <w:t>SPS</w:t>
            </w:r>
          </w:p>
        </w:tc>
        <w:tc>
          <w:tcPr>
            <w:tcW w:w="0" w:type="auto"/>
          </w:tcPr>
          <w:p w14:paraId="2DFF2A34" w14:textId="77777777" w:rsidR="00920164" w:rsidRDefault="00920164" w:rsidP="00920164">
            <w:r>
              <w:t>OGC Sensor planning service</w:t>
            </w:r>
          </w:p>
        </w:tc>
        <w:tc>
          <w:tcPr>
            <w:tcW w:w="0" w:type="auto"/>
          </w:tcPr>
          <w:p w14:paraId="3102E29C" w14:textId="77777777"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r w:rsidR="00232E36">
              <w:t xml:space="preserve">; </w:t>
            </w:r>
            <w:r w:rsidRPr="00490CD5">
              <w:t xml:space="preserve"> designed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14:paraId="1E9E8446" w14:textId="77777777" w:rsidTr="0078469C">
        <w:trPr>
          <w:cantSplit/>
        </w:trPr>
        <w:tc>
          <w:tcPr>
            <w:tcW w:w="0" w:type="auto"/>
          </w:tcPr>
          <w:p w14:paraId="10D804B7" w14:textId="77777777" w:rsidR="00197D6D" w:rsidRDefault="00197D6D" w:rsidP="00920164">
            <w:r>
              <w:t>OpenDAP</w:t>
            </w:r>
          </w:p>
        </w:tc>
        <w:tc>
          <w:tcPr>
            <w:tcW w:w="0" w:type="auto"/>
          </w:tcPr>
          <w:p w14:paraId="4A399A1A" w14:textId="77777777" w:rsidR="00197D6D" w:rsidRDefault="00197D6D" w:rsidP="00920164">
            <w:r>
              <w:t>Open source data access protocol</w:t>
            </w:r>
          </w:p>
        </w:tc>
        <w:tc>
          <w:tcPr>
            <w:tcW w:w="0" w:type="auto"/>
          </w:tcPr>
          <w:p w14:paraId="1ED9A513" w14:textId="77777777" w:rsidR="00197D6D" w:rsidRPr="00994079" w:rsidRDefault="008A5AED" w:rsidP="00920164">
            <w:r>
              <w:t>(</w:t>
            </w:r>
            <w:hyperlink r:id="rId87" w:history="1">
              <w:r w:rsidRPr="008A5AED">
                <w:rPr>
                  <w:rStyle w:val="Hyperlink"/>
                </w:rPr>
                <w:t>http://opendap.org/</w:t>
              </w:r>
            </w:hyperlink>
            <w:r>
              <w:t>)</w:t>
            </w:r>
            <w:r w:rsidR="00B20680">
              <w:t xml:space="preserve"> </w:t>
            </w:r>
            <w:r w:rsidR="00B20680" w:rsidRPr="00B20680">
              <w:t xml:space="preserve">a protocol for requesting and transporting data across the web. DAP 2.0 uses HTTP to frame the requests and responses. For details on DAP, see </w:t>
            </w:r>
            <w:hyperlink r:id="rId88" w:history="1">
              <w:r w:rsidR="00B20680" w:rsidRPr="00B20680">
                <w:rPr>
                  <w:rStyle w:val="Hyperlink"/>
                </w:rPr>
                <w:t>Data Access Protocol (DAP), version 2</w:t>
              </w:r>
            </w:hyperlink>
            <w:r w:rsidR="00B20680" w:rsidRPr="00B20680">
              <w:t xml:space="preserve"> which is a technical description of the Data Access Protocol.</w:t>
            </w:r>
          </w:p>
        </w:tc>
      </w:tr>
      <w:tr w:rsidR="00920164" w:rsidRPr="001908C1" w14:paraId="3A9817D6" w14:textId="77777777" w:rsidTr="0078469C">
        <w:trPr>
          <w:cantSplit/>
        </w:trPr>
        <w:tc>
          <w:tcPr>
            <w:tcW w:w="0" w:type="auto"/>
          </w:tcPr>
          <w:p w14:paraId="42453803" w14:textId="77777777" w:rsidR="00920164" w:rsidRDefault="00920164" w:rsidP="00920164">
            <w:r>
              <w:t>OAI-PMH</w:t>
            </w:r>
          </w:p>
        </w:tc>
        <w:tc>
          <w:tcPr>
            <w:tcW w:w="0" w:type="auto"/>
          </w:tcPr>
          <w:p w14:paraId="7482A8F9" w14:textId="77777777" w:rsidR="00920164" w:rsidRDefault="00920164" w:rsidP="00920164">
            <w:r>
              <w:t>Open Archives Initiative Protocol for Metadata Harvesting</w:t>
            </w:r>
          </w:p>
        </w:tc>
        <w:tc>
          <w:tcPr>
            <w:tcW w:w="0" w:type="auto"/>
          </w:tcPr>
          <w:p w14:paraId="53994926" w14:textId="77777777" w:rsidR="00920164" w:rsidRPr="00994079" w:rsidRDefault="00920164" w:rsidP="00920164">
            <w:r w:rsidRPr="00994079">
              <w:t>provides an application-independent interoperability framework based on metadata harvesting.</w:t>
            </w:r>
          </w:p>
        </w:tc>
      </w:tr>
    </w:tbl>
    <w:p w14:paraId="77D74F32" w14:textId="77777777" w:rsidR="004A30AA" w:rsidRDefault="004A30AA" w:rsidP="004A30AA">
      <w:pPr>
        <w:rPr>
          <w:rStyle w:val="LineNumber"/>
        </w:rPr>
      </w:pPr>
      <w:r>
        <w:rPr>
          <w:rStyle w:val="LineNumber"/>
        </w:rPr>
        <w:t>Example usage:</w:t>
      </w:r>
    </w:p>
    <w:p w14:paraId="1A0624EE" w14:textId="77777777" w:rsidR="004A30AA" w:rsidRPr="009851E6" w:rsidRDefault="004A30AA" w:rsidP="009851E6">
      <w:pPr>
        <w:pStyle w:val="XMLExample"/>
        <w:rPr>
          <w:b/>
          <w:highlight w:val="white"/>
        </w:rPr>
      </w:pPr>
      <w:r w:rsidRPr="009851E6">
        <w:rPr>
          <w:highlight w:val="white"/>
        </w:rPr>
        <w:t>&lt;srv:serviceType&gt;</w:t>
      </w:r>
    </w:p>
    <w:p w14:paraId="78C38A5C" w14:textId="77777777"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&lt;gco:LocalName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14:paraId="009FEBB4" w14:textId="77777777" w:rsidR="004A30AA" w:rsidRPr="009851E6" w:rsidRDefault="004A30AA" w:rsidP="009851E6">
      <w:pPr>
        <w:pStyle w:val="XMLExample"/>
        <w:rPr>
          <w:b/>
          <w:highlight w:val="white"/>
        </w:rPr>
      </w:pPr>
      <w:r w:rsidRPr="009851E6">
        <w:rPr>
          <w:highlight w:val="white"/>
        </w:rPr>
        <w:t>&lt;/srv:serviceType&gt;</w:t>
      </w:r>
    </w:p>
    <w:p w14:paraId="12220AAC" w14:textId="77777777" w:rsidR="00920164" w:rsidRDefault="00920164" w:rsidP="00920164">
      <w:pPr>
        <w:pStyle w:val="Heading2"/>
        <w:rPr>
          <w:rStyle w:val="LineNumber"/>
        </w:rPr>
      </w:pPr>
      <w:bookmarkStart w:id="171" w:name="_Ref252881497"/>
      <w:bookmarkStart w:id="172" w:name="_Toc381426799"/>
      <w:r>
        <w:rPr>
          <w:rStyle w:val="LineNumber"/>
        </w:rPr>
        <w:lastRenderedPageBreak/>
        <w:t>Linkage name conventions</w:t>
      </w:r>
      <w:bookmarkEnd w:id="171"/>
      <w:bookmarkEnd w:id="172"/>
      <w:r>
        <w:rPr>
          <w:rStyle w:val="LineNumber"/>
        </w:rPr>
        <w:t xml:space="preserve"> </w:t>
      </w:r>
    </w:p>
    <w:p w14:paraId="3F001764" w14:textId="77777777" w:rsidR="00920164" w:rsidRPr="009E1FEF" w:rsidRDefault="00920164" w:rsidP="00920164">
      <w:r>
        <w:t xml:space="preserve">The cardinality of the </w:t>
      </w:r>
      <w:r w:rsidRPr="009E1FEF">
        <w:rPr>
          <w:rStyle w:val="ElementxPath"/>
        </w:rPr>
        <w:t>online</w:t>
      </w:r>
      <w:r>
        <w:t xml:space="preserve"> element in DigitalTransferOptions is 0..*. In order to distinguish the nature of various linkages that might be provided, above and beyond function, protocol, and applicationProfile, USGIN profile mandates use of the following names to associate with links to identify important linkages.</w:t>
      </w:r>
    </w:p>
    <w:p w14:paraId="018E316F" w14:textId="77777777" w:rsidR="00DA713C" w:rsidRPr="00A04FFE" w:rsidRDefault="00DA713C" w:rsidP="0008310B">
      <w:pPr>
        <w:pStyle w:val="Caption"/>
      </w:pPr>
      <w:bookmarkStart w:id="173" w:name="_Ref252866837"/>
      <w:bookmarkStart w:id="174" w:name="_Toc277856271"/>
      <w:r w:rsidRPr="00A04FFE">
        <w:t xml:space="preserve">Table </w:t>
      </w:r>
      <w:fldSimple w:instr=" SEQ Table \* ARABIC ">
        <w:r w:rsidR="003822A9" w:rsidRPr="00A04FFE">
          <w:rPr>
            <w:noProof/>
          </w:rPr>
          <w:t>13</w:t>
        </w:r>
      </w:fldSimple>
      <w:bookmarkEnd w:id="173"/>
      <w:r w:rsidRPr="00A04FFE">
        <w:t>. USGIN Names to identify special linkage URL's for CI_Online Resource</w:t>
      </w:r>
      <w:r w:rsidR="004A30AA" w:rsidRPr="00A04FFE">
        <w:t>. CodeList URI = http://resources.usgin.org/registry/linkageName</w:t>
      </w:r>
      <w:r w:rsidR="00E66E57" w:rsidRPr="00A04FFE">
        <w:t>201001</w:t>
      </w:r>
      <w:bookmarkEnd w:id="17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14:paraId="38A3A5E9" w14:textId="77777777" w:rsidTr="004A30AA">
        <w:trPr>
          <w:jc w:val="center"/>
        </w:trPr>
        <w:tc>
          <w:tcPr>
            <w:tcW w:w="1968" w:type="dxa"/>
          </w:tcPr>
          <w:p w14:paraId="470B1FE1" w14:textId="77777777" w:rsidR="004A30AA" w:rsidRPr="009851E6" w:rsidRDefault="004A30AA" w:rsidP="0078469C">
            <w:pPr>
              <w:pStyle w:val="Tableheading"/>
              <w:rPr>
                <w:highlight w:val="yellow"/>
              </w:rPr>
            </w:pPr>
            <w:r w:rsidRPr="009851E6">
              <w:rPr>
                <w:highlight w:val="yellow"/>
              </w:rPr>
              <w:t>Identifier</w:t>
            </w:r>
          </w:p>
        </w:tc>
        <w:tc>
          <w:tcPr>
            <w:tcW w:w="3641" w:type="dxa"/>
          </w:tcPr>
          <w:p w14:paraId="10D2C931" w14:textId="77777777" w:rsidR="004A30AA" w:rsidRPr="009851E6" w:rsidRDefault="004A30AA" w:rsidP="0078469C">
            <w:pPr>
              <w:pStyle w:val="Tableheading"/>
              <w:rPr>
                <w:highlight w:val="yellow"/>
              </w:rPr>
            </w:pPr>
            <w:r w:rsidRPr="009851E6">
              <w:rPr>
                <w:highlight w:val="yellow"/>
              </w:rPr>
              <w:t>Name (eng)</w:t>
            </w:r>
          </w:p>
        </w:tc>
        <w:tc>
          <w:tcPr>
            <w:tcW w:w="3967" w:type="dxa"/>
          </w:tcPr>
          <w:p w14:paraId="017D2290" w14:textId="77777777" w:rsidR="004A30AA" w:rsidRPr="009851E6" w:rsidRDefault="004A30AA" w:rsidP="0078469C">
            <w:pPr>
              <w:pStyle w:val="Tableheading"/>
              <w:rPr>
                <w:highlight w:val="yellow"/>
              </w:rPr>
            </w:pPr>
            <w:r w:rsidRPr="009851E6">
              <w:rPr>
                <w:highlight w:val="yellow"/>
              </w:rPr>
              <w:t>Usage</w:t>
            </w:r>
          </w:p>
        </w:tc>
      </w:tr>
      <w:tr w:rsidR="004A30AA" w:rsidRPr="009851E6" w14:paraId="16EA1920" w14:textId="77777777" w:rsidTr="004A30AA">
        <w:trPr>
          <w:jc w:val="center"/>
        </w:trPr>
        <w:tc>
          <w:tcPr>
            <w:tcW w:w="1968" w:type="dxa"/>
          </w:tcPr>
          <w:p w14:paraId="7920ACF1" w14:textId="77777777" w:rsidR="004A30AA" w:rsidRPr="009851E6" w:rsidRDefault="004A30AA" w:rsidP="00920164">
            <w:pPr>
              <w:rPr>
                <w:rStyle w:val="LineNumber"/>
                <w:highlight w:val="yellow"/>
              </w:rPr>
            </w:pPr>
            <w:r w:rsidRPr="009851E6">
              <w:rPr>
                <w:rStyle w:val="LineNumber"/>
                <w:highlight w:val="yellow"/>
              </w:rPr>
              <w:t>icon</w:t>
            </w:r>
          </w:p>
        </w:tc>
        <w:tc>
          <w:tcPr>
            <w:tcW w:w="3641" w:type="dxa"/>
          </w:tcPr>
          <w:p w14:paraId="759781EC" w14:textId="77777777" w:rsidR="004A30AA" w:rsidRPr="009851E6" w:rsidRDefault="00A04FFE" w:rsidP="00920164">
            <w:pPr>
              <w:rPr>
                <w:rStyle w:val="LineNumber"/>
                <w:highlight w:val="yellow"/>
              </w:rPr>
            </w:pPr>
            <w:r w:rsidRPr="009851E6">
              <w:rPr>
                <w:rStyle w:val="LineNumber"/>
                <w:highlight w:val="yellow"/>
              </w:rPr>
              <w:t>I</w:t>
            </w:r>
            <w:r w:rsidR="004A30AA" w:rsidRPr="009851E6">
              <w:rPr>
                <w:rStyle w:val="LineNumber"/>
                <w:highlight w:val="yellow"/>
              </w:rPr>
              <w:t>con</w:t>
            </w:r>
          </w:p>
        </w:tc>
        <w:tc>
          <w:tcPr>
            <w:tcW w:w="3967" w:type="dxa"/>
          </w:tcPr>
          <w:p w14:paraId="50603BFC" w14:textId="77777777" w:rsidR="004A30AA" w:rsidRPr="009851E6" w:rsidRDefault="004A30AA" w:rsidP="00920164">
            <w:pPr>
              <w:rPr>
                <w:rStyle w:val="LineNumber"/>
                <w:highlight w:val="yellow"/>
              </w:rPr>
            </w:pPr>
            <w:r w:rsidRPr="009851E6">
              <w:rPr>
                <w:rStyle w:val="LineNumber"/>
                <w:highlight w:val="yellow"/>
              </w:rPr>
              <w:t>linkage url is link to a thumbnail icon. Icon pixel height and width range?</w:t>
            </w:r>
          </w:p>
        </w:tc>
      </w:tr>
      <w:tr w:rsidR="004A30AA" w:rsidRPr="009851E6" w14:paraId="6D134540" w14:textId="77777777" w:rsidTr="004A30AA">
        <w:trPr>
          <w:jc w:val="center"/>
        </w:trPr>
        <w:tc>
          <w:tcPr>
            <w:tcW w:w="1968" w:type="dxa"/>
          </w:tcPr>
          <w:p w14:paraId="2DD2ADA7" w14:textId="77777777" w:rsidR="004A30AA" w:rsidRPr="00A04FFE" w:rsidRDefault="004A30AA" w:rsidP="00920164">
            <w:r w:rsidRPr="00A04FFE">
              <w:t>serviceDescription</w:t>
            </w:r>
          </w:p>
        </w:tc>
        <w:tc>
          <w:tcPr>
            <w:tcW w:w="3641" w:type="dxa"/>
          </w:tcPr>
          <w:p w14:paraId="065CAF05" w14:textId="77777777" w:rsidR="004A30AA" w:rsidRPr="00A04FFE" w:rsidRDefault="009851B3" w:rsidP="009851B3">
            <w:r w:rsidRPr="00A04FFE">
              <w:t>web service description</w:t>
            </w:r>
          </w:p>
        </w:tc>
        <w:tc>
          <w:tcPr>
            <w:tcW w:w="3967" w:type="dxa"/>
          </w:tcPr>
          <w:p w14:paraId="2CB31401" w14:textId="77777777" w:rsidR="004A30AA" w:rsidRPr="00A04FFE" w:rsidRDefault="004A30AA" w:rsidP="00920164">
            <w:r w:rsidRPr="00A04FFE">
              <w:t>linkage url is link to getCapabilities or WSDL that describes a service using a formal syntax such that computer programs can automate connection to the service.</w:t>
            </w:r>
            <w:r w:rsidR="00932CA7" w:rsidRPr="00A04FFE">
              <w:t xml:space="preserve"> OnlineFunctionCode for CI_Online</w:t>
            </w:r>
            <w:r w:rsidR="00932CA7" w:rsidRPr="00A04FFE">
              <w:softHyphen/>
              <w:t>Resource should be ‘Information’</w:t>
            </w:r>
          </w:p>
        </w:tc>
      </w:tr>
      <w:tr w:rsidR="004A30AA" w:rsidRPr="009851E6" w14:paraId="4ACBB051" w14:textId="77777777" w:rsidTr="004A30AA">
        <w:trPr>
          <w:jc w:val="center"/>
        </w:trPr>
        <w:tc>
          <w:tcPr>
            <w:tcW w:w="1968" w:type="dxa"/>
          </w:tcPr>
          <w:p w14:paraId="17548EC1" w14:textId="77777777" w:rsidR="004A30AA" w:rsidRPr="00A04FFE" w:rsidRDefault="004A30AA" w:rsidP="00920164">
            <w:r w:rsidRPr="00A04FFE">
              <w:t>baseURL</w:t>
            </w:r>
          </w:p>
        </w:tc>
        <w:tc>
          <w:tcPr>
            <w:tcW w:w="3641" w:type="dxa"/>
          </w:tcPr>
          <w:p w14:paraId="21F5482C" w14:textId="77777777" w:rsidR="004A30AA" w:rsidRPr="00A04FFE" w:rsidRDefault="009851B3" w:rsidP="00920164">
            <w:r w:rsidRPr="00A04FFE">
              <w:t>web service endpoint</w:t>
            </w:r>
          </w:p>
        </w:tc>
        <w:tc>
          <w:tcPr>
            <w:tcW w:w="3967" w:type="dxa"/>
          </w:tcPr>
          <w:p w14:paraId="59DE9374" w14:textId="77777777" w:rsidR="004A30AA" w:rsidRPr="00A04FFE" w:rsidRDefault="004A30AA" w:rsidP="005B6640">
            <w:r w:rsidRPr="00A04FFE">
              <w:t>Base url for service. Assumes that ServiceType specifies a well know service type such that requests can be constructed without significant additional information.</w:t>
            </w:r>
            <w:r w:rsidR="00932CA7" w:rsidRPr="00A04FFE">
              <w:t xml:space="preserve"> OnlineFunctionCode for CI_Online</w:t>
            </w:r>
            <w:r w:rsidR="00932CA7" w:rsidRPr="00A04FFE">
              <w:softHyphen/>
              <w:t>Resource should be ‘webService’</w:t>
            </w:r>
          </w:p>
        </w:tc>
      </w:tr>
      <w:tr w:rsidR="004A30AA" w:rsidRPr="009851E6" w14:paraId="71677AAE" w14:textId="77777777" w:rsidTr="004A30AA">
        <w:trPr>
          <w:jc w:val="center"/>
        </w:trPr>
        <w:tc>
          <w:tcPr>
            <w:tcW w:w="1968" w:type="dxa"/>
          </w:tcPr>
          <w:p w14:paraId="0337F1D7" w14:textId="77777777" w:rsidR="004A30AA" w:rsidRPr="00A04FFE" w:rsidRDefault="004A30AA" w:rsidP="00920164">
            <w:r w:rsidRPr="00A04FFE">
              <w:t>serviceClient</w:t>
            </w:r>
          </w:p>
        </w:tc>
        <w:tc>
          <w:tcPr>
            <w:tcW w:w="3641" w:type="dxa"/>
          </w:tcPr>
          <w:p w14:paraId="1445737D" w14:textId="77777777" w:rsidR="004A30AA" w:rsidRPr="00A04FFE" w:rsidRDefault="009851B3" w:rsidP="00920164">
            <w:r w:rsidRPr="00A04FFE">
              <w:t>web application</w:t>
            </w:r>
          </w:p>
          <w:p w14:paraId="476C4699" w14:textId="77777777" w:rsidR="009851B3" w:rsidRPr="00A04FFE" w:rsidRDefault="009851B3" w:rsidP="00920164"/>
          <w:p w14:paraId="1FDD314D" w14:textId="77777777" w:rsidR="009851B3" w:rsidRPr="00A04FFE" w:rsidRDefault="009851B3" w:rsidP="00920164"/>
        </w:tc>
        <w:tc>
          <w:tcPr>
            <w:tcW w:w="3967" w:type="dxa"/>
          </w:tcPr>
          <w:p w14:paraId="03B92906" w14:textId="77777777" w:rsidR="004A30AA" w:rsidRPr="00A04FFE" w:rsidRDefault="004A30AA" w:rsidP="005B6640">
            <w:r w:rsidRPr="00A04FFE">
              <w:t>URL is linkage to a web application that allows the user to access the service</w:t>
            </w:r>
            <w:r w:rsidR="00932CA7" w:rsidRPr="00A04FFE">
              <w:t>. OnlineFunctionCode for CI_Online</w:t>
            </w:r>
            <w:r w:rsidR="00932CA7" w:rsidRPr="00A04FFE">
              <w:softHyphen/>
              <w:t>Resource should be ‘Browsing’</w:t>
            </w:r>
          </w:p>
        </w:tc>
      </w:tr>
      <w:tr w:rsidR="004A30AA" w:rsidRPr="009851E6" w14:paraId="51C22130" w14:textId="77777777" w:rsidTr="004A30AA">
        <w:trPr>
          <w:jc w:val="center"/>
        </w:trPr>
        <w:tc>
          <w:tcPr>
            <w:tcW w:w="1968" w:type="dxa"/>
          </w:tcPr>
          <w:p w14:paraId="29DA6B8F" w14:textId="77777777" w:rsidR="004A30AA" w:rsidRPr="00A04FFE" w:rsidRDefault="004A30AA" w:rsidP="00920164">
            <w:r w:rsidRPr="00A04FFE">
              <w:t>webpage</w:t>
            </w:r>
          </w:p>
        </w:tc>
        <w:tc>
          <w:tcPr>
            <w:tcW w:w="3641" w:type="dxa"/>
          </w:tcPr>
          <w:p w14:paraId="3B5D1AA7" w14:textId="77777777" w:rsidR="004A30AA" w:rsidRPr="00A04FFE" w:rsidRDefault="009851B3" w:rsidP="00920164">
            <w:r w:rsidRPr="00A04FFE">
              <w:t>access information</w:t>
            </w:r>
          </w:p>
        </w:tc>
        <w:tc>
          <w:tcPr>
            <w:tcW w:w="3967" w:type="dxa"/>
          </w:tcPr>
          <w:p w14:paraId="7DD43A01" w14:textId="77777777" w:rsidR="004A30AA" w:rsidRPr="00A04FFE" w:rsidRDefault="004A30AA" w:rsidP="00920164">
            <w:r w:rsidRPr="00A04FFE">
              <w:t>URL locates a web page with instructions for accessing the service. This provides the user with information to implement a connection to the service, but does not enable automated service access.</w:t>
            </w:r>
            <w:r w:rsidR="00932CA7" w:rsidRPr="00A04FFE">
              <w:t xml:space="preserve"> OnlineFunctionCode for CI_Online</w:t>
            </w:r>
            <w:r w:rsidR="00932CA7" w:rsidRPr="00A04FFE">
              <w:softHyphen/>
              <w:t>Resource should be ‘Information’</w:t>
            </w:r>
          </w:p>
        </w:tc>
      </w:tr>
      <w:tr w:rsidR="008E6D12" w:rsidRPr="009851E6" w14:paraId="668CA927" w14:textId="77777777" w:rsidTr="004A30AA">
        <w:trPr>
          <w:jc w:val="center"/>
        </w:trPr>
        <w:tc>
          <w:tcPr>
            <w:tcW w:w="1968" w:type="dxa"/>
          </w:tcPr>
          <w:p w14:paraId="1F800CC6" w14:textId="77777777" w:rsidR="008E6D12" w:rsidRPr="009851E6" w:rsidRDefault="008E6D12" w:rsidP="00920164">
            <w:pPr>
              <w:rPr>
                <w:strike/>
                <w:highlight w:val="yellow"/>
              </w:rPr>
            </w:pPr>
            <w:r w:rsidRPr="009851E6">
              <w:rPr>
                <w:strike/>
                <w:highlight w:val="yellow"/>
              </w:rPr>
              <w:t>serviceMetadata</w:t>
            </w:r>
          </w:p>
        </w:tc>
        <w:tc>
          <w:tcPr>
            <w:tcW w:w="3641" w:type="dxa"/>
          </w:tcPr>
          <w:p w14:paraId="0E76D5B5" w14:textId="77777777" w:rsidR="008E6D12" w:rsidRPr="009851E6" w:rsidRDefault="008E6D12" w:rsidP="00920164">
            <w:pPr>
              <w:rPr>
                <w:strike/>
                <w:highlight w:val="yellow"/>
              </w:rPr>
            </w:pPr>
            <w:r w:rsidRPr="009851E6">
              <w:rPr>
                <w:strike/>
                <w:highlight w:val="yellow"/>
              </w:rPr>
              <w:t>Service Metadata</w:t>
            </w:r>
          </w:p>
        </w:tc>
        <w:tc>
          <w:tcPr>
            <w:tcW w:w="3967" w:type="dxa"/>
          </w:tcPr>
          <w:p w14:paraId="7FF1490E" w14:textId="77777777" w:rsidR="008E6D12" w:rsidRPr="009851E6" w:rsidRDefault="008E6D12" w:rsidP="00920164">
            <w:pPr>
              <w:rPr>
                <w:strike/>
              </w:rPr>
            </w:pPr>
            <w:r w:rsidRPr="009851E6">
              <w:rPr>
                <w:strike/>
                <w:highlight w:val="yellow"/>
              </w:rPr>
              <w:t>linkage URL is link to a complete service metadata record. Use for distribution linkage to a service for which more information that can be provided by the CI_OnlineResource element is necessary to successfully automate access to the context resource through the service.</w:t>
            </w:r>
            <w:r w:rsidR="00932CA7" w:rsidRPr="009851E6">
              <w:rPr>
                <w:strike/>
                <w:highlight w:val="yellow"/>
              </w:rPr>
              <w:t xml:space="preserve"> OnlineFunctionCode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14:paraId="0C2B4B9F" w14:textId="77777777" w:rsidTr="004A30AA">
        <w:trPr>
          <w:jc w:val="center"/>
        </w:trPr>
        <w:tc>
          <w:tcPr>
            <w:tcW w:w="1968" w:type="dxa"/>
          </w:tcPr>
          <w:p w14:paraId="3D421BCE" w14:textId="77777777" w:rsidR="009851B3" w:rsidRPr="00A04FFE" w:rsidRDefault="009851B3" w:rsidP="00920164">
            <w:r w:rsidRPr="00A04FFE">
              <w:lastRenderedPageBreak/>
              <w:t>download</w:t>
            </w:r>
          </w:p>
        </w:tc>
        <w:tc>
          <w:tcPr>
            <w:tcW w:w="3641" w:type="dxa"/>
          </w:tcPr>
          <w:p w14:paraId="2C317120" w14:textId="77777777" w:rsidR="009851B3" w:rsidRPr="009851B3" w:rsidRDefault="009851B3" w:rsidP="00920164">
            <w:pPr>
              <w:rPr>
                <w:strike/>
                <w:highlight w:val="yellow"/>
              </w:rPr>
            </w:pPr>
          </w:p>
        </w:tc>
        <w:tc>
          <w:tcPr>
            <w:tcW w:w="3967" w:type="dxa"/>
          </w:tcPr>
          <w:p w14:paraId="7FCD9071" w14:textId="77777777" w:rsidR="009851B3" w:rsidRPr="009851B3" w:rsidRDefault="009851B3" w:rsidP="00920164">
            <w:pPr>
              <w:rPr>
                <w:strike/>
                <w:highlight w:val="yellow"/>
              </w:rPr>
            </w:pPr>
          </w:p>
        </w:tc>
      </w:tr>
      <w:tr w:rsidR="009851B3" w:rsidRPr="009851B3" w14:paraId="5C66A963" w14:textId="77777777" w:rsidTr="004A30AA">
        <w:trPr>
          <w:jc w:val="center"/>
        </w:trPr>
        <w:tc>
          <w:tcPr>
            <w:tcW w:w="1968" w:type="dxa"/>
          </w:tcPr>
          <w:p w14:paraId="7400BCF2" w14:textId="77777777" w:rsidR="009851B3" w:rsidRPr="00A04FFE" w:rsidRDefault="009851B3" w:rsidP="00920164">
            <w:r w:rsidRPr="00A04FFE">
              <w:t>email request</w:t>
            </w:r>
          </w:p>
        </w:tc>
        <w:tc>
          <w:tcPr>
            <w:tcW w:w="3641" w:type="dxa"/>
          </w:tcPr>
          <w:p w14:paraId="5B5D73DE" w14:textId="77777777" w:rsidR="009851B3" w:rsidRPr="009851B3" w:rsidRDefault="009851B3" w:rsidP="00920164">
            <w:pPr>
              <w:rPr>
                <w:strike/>
                <w:highlight w:val="yellow"/>
              </w:rPr>
            </w:pPr>
          </w:p>
        </w:tc>
        <w:tc>
          <w:tcPr>
            <w:tcW w:w="3967" w:type="dxa"/>
          </w:tcPr>
          <w:p w14:paraId="2B32F17A" w14:textId="77777777" w:rsidR="009851B3" w:rsidRPr="009851B3" w:rsidRDefault="009851B3" w:rsidP="00920164">
            <w:pPr>
              <w:rPr>
                <w:strike/>
                <w:highlight w:val="yellow"/>
              </w:rPr>
            </w:pPr>
          </w:p>
        </w:tc>
      </w:tr>
      <w:tr w:rsidR="009851B3" w:rsidRPr="009851B3" w14:paraId="33E206C3" w14:textId="77777777" w:rsidTr="004A30AA">
        <w:trPr>
          <w:jc w:val="center"/>
        </w:trPr>
        <w:tc>
          <w:tcPr>
            <w:tcW w:w="1968" w:type="dxa"/>
          </w:tcPr>
          <w:p w14:paraId="697D3386" w14:textId="77777777" w:rsidR="009851B3" w:rsidRPr="00A04FFE" w:rsidRDefault="009851B3" w:rsidP="00920164">
            <w:r w:rsidRPr="00A04FFE">
              <w:t>offline access</w:t>
            </w:r>
          </w:p>
        </w:tc>
        <w:tc>
          <w:tcPr>
            <w:tcW w:w="3641" w:type="dxa"/>
          </w:tcPr>
          <w:p w14:paraId="032E7F7D" w14:textId="77777777" w:rsidR="009851B3" w:rsidRPr="009851B3" w:rsidRDefault="009851B3" w:rsidP="00920164">
            <w:pPr>
              <w:rPr>
                <w:strike/>
                <w:highlight w:val="yellow"/>
              </w:rPr>
            </w:pPr>
          </w:p>
        </w:tc>
        <w:tc>
          <w:tcPr>
            <w:tcW w:w="3967" w:type="dxa"/>
          </w:tcPr>
          <w:p w14:paraId="29DD8FCA" w14:textId="77777777" w:rsidR="009851B3" w:rsidRPr="009851B3" w:rsidRDefault="009851B3" w:rsidP="00920164">
            <w:pPr>
              <w:rPr>
                <w:strike/>
                <w:highlight w:val="yellow"/>
              </w:rPr>
            </w:pPr>
          </w:p>
        </w:tc>
      </w:tr>
    </w:tbl>
    <w:p w14:paraId="012A312C" w14:textId="77777777" w:rsidR="00416B99" w:rsidRDefault="00416B99" w:rsidP="00920164">
      <w:pPr>
        <w:tabs>
          <w:tab w:val="left" w:pos="2008"/>
        </w:tabs>
      </w:pPr>
      <w:bookmarkStart w:id="175" w:name="_Toc252341582"/>
      <w:bookmarkStart w:id="176" w:name="_Toc252355201"/>
      <w:bookmarkStart w:id="177" w:name="_Toc252388631"/>
      <w:bookmarkStart w:id="178" w:name="_Toc252341583"/>
      <w:bookmarkStart w:id="179" w:name="_Toc252355202"/>
      <w:bookmarkStart w:id="180" w:name="_Toc252388632"/>
      <w:bookmarkStart w:id="181" w:name="_Toc247465943"/>
      <w:bookmarkStart w:id="182" w:name="_Toc247520233"/>
      <w:bookmarkEnd w:id="175"/>
      <w:bookmarkEnd w:id="176"/>
      <w:bookmarkEnd w:id="177"/>
      <w:bookmarkEnd w:id="178"/>
      <w:bookmarkEnd w:id="179"/>
      <w:bookmarkEnd w:id="180"/>
      <w:bookmarkEnd w:id="181"/>
      <w:bookmarkEnd w:id="182"/>
    </w:p>
    <w:p w14:paraId="4AAD1FA7" w14:textId="77777777" w:rsidR="004A30AA" w:rsidRDefault="004A30AA" w:rsidP="00920164">
      <w:pPr>
        <w:tabs>
          <w:tab w:val="left" w:pos="2008"/>
        </w:tabs>
      </w:pPr>
      <w:r>
        <w:t>Example usage:</w:t>
      </w:r>
    </w:p>
    <w:p w14:paraId="6EA42C1F" w14:textId="77777777" w:rsidR="00416B99" w:rsidRDefault="00416B99" w:rsidP="00416B99">
      <w:pPr>
        <w:pStyle w:val="XMLExample"/>
        <w:rPr>
          <w:rFonts w:ascii="Arial" w:hAnsi="Arial" w:cs="Arial"/>
          <w:color w:val="0000FF"/>
          <w:sz w:val="22"/>
          <w:szCs w:val="22"/>
          <w:highlight w:val="white"/>
        </w:rPr>
      </w:pPr>
    </w:p>
    <w:p w14:paraId="2B3DA07E" w14:textId="77777777" w:rsidR="000C7093" w:rsidRPr="00416B99" w:rsidRDefault="000C7093"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14:paraId="7642C5BB" w14:textId="77777777"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&lt;gmd:linkage&gt;</w:t>
      </w:r>
    </w:p>
    <w:p w14:paraId="7AA88D78" w14:textId="77777777" w:rsidR="004A30AA" w:rsidRPr="00416B99" w:rsidRDefault="004A30AA" w:rsidP="00416B99">
      <w:pPr>
        <w:pStyle w:val="XMLExample"/>
        <w:tabs>
          <w:tab w:val="clear" w:pos="180"/>
          <w:tab w:val="left" w:pos="500"/>
        </w:tabs>
        <w:ind w:left="500" w:hanging="500"/>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&lt;gmd:URL&gt;</w:t>
      </w:r>
      <w:r w:rsidRPr="00416B99">
        <w:rPr>
          <w:rFonts w:ascii="Arial" w:hAnsi="Arial" w:cs="Arial"/>
          <w:sz w:val="22"/>
          <w:szCs w:val="22"/>
          <w:highlight w:val="white"/>
        </w:rPr>
        <w:t>http://75.101.143.247:8080/gsvr/wms?SERVICE=WMS&amp;amp;</w:t>
      </w:r>
      <w:r w:rsidR="000C7093" w:rsidRPr="00416B99">
        <w:rPr>
          <w:rFonts w:ascii="Arial" w:hAnsi="Arial" w:cs="Arial"/>
          <w:sz w:val="22"/>
          <w:szCs w:val="22"/>
          <w:highlight w:val="white"/>
        </w:rPr>
        <w:t>REQUEST=getCapabilities</w:t>
      </w:r>
      <w:r w:rsidRPr="00416B99">
        <w:rPr>
          <w:rFonts w:ascii="Arial" w:hAnsi="Arial" w:cs="Arial"/>
          <w:color w:val="0000FF"/>
          <w:sz w:val="22"/>
          <w:szCs w:val="22"/>
          <w:highlight w:val="white"/>
        </w:rPr>
        <w:t>&lt;/gmd:URL&gt;</w:t>
      </w:r>
    </w:p>
    <w:p w14:paraId="2F481C39" w14:textId="77777777"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&lt;/gmd:linkage&gt;</w:t>
      </w:r>
    </w:p>
    <w:p w14:paraId="7C6F7246" w14:textId="77777777" w:rsidR="004A30AA" w:rsidRPr="00416B99" w:rsidRDefault="004A30AA" w:rsidP="00416B99">
      <w:pPr>
        <w:pStyle w:val="XMLExample"/>
        <w:rPr>
          <w:rFonts w:ascii="Arial" w:hAnsi="Arial" w:cs="Arial"/>
          <w:sz w:val="22"/>
          <w:szCs w:val="22"/>
          <w:highlight w:val="white"/>
        </w:rPr>
      </w:pPr>
      <w:r w:rsidRPr="00416B99">
        <w:rPr>
          <w:rFonts w:ascii="Arial" w:hAnsi="Arial" w:cs="Arial"/>
          <w:color w:val="0000FF"/>
          <w:sz w:val="22"/>
          <w:szCs w:val="22"/>
          <w:highlight w:val="white"/>
        </w:rPr>
        <w:tab/>
        <w:t>&lt;gmd:protocol&gt;</w:t>
      </w:r>
    </w:p>
    <w:p w14:paraId="5A7FD0C7" w14:textId="77777777"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&lt;gco:CharacterString&gt;</w:t>
      </w:r>
      <w:r w:rsidR="004C6E22">
        <w:rPr>
          <w:rFonts w:ascii="Arial" w:hAnsi="Arial" w:cs="Arial"/>
          <w:sz w:val="22"/>
          <w:szCs w:val="22"/>
          <w:highlight w:val="white"/>
        </w:rPr>
        <w:t>OGC:WMS</w:t>
      </w:r>
      <w:r w:rsidRPr="00416B99">
        <w:rPr>
          <w:rFonts w:ascii="Arial" w:hAnsi="Arial" w:cs="Arial"/>
          <w:color w:val="0000FF"/>
          <w:sz w:val="22"/>
          <w:szCs w:val="22"/>
          <w:highlight w:val="white"/>
        </w:rPr>
        <w:t>&lt;/gco:CharacterString&gt;</w:t>
      </w:r>
    </w:p>
    <w:p w14:paraId="74794B1D" w14:textId="77777777"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&lt;/gmd:protocol&gt;</w:t>
      </w:r>
    </w:p>
    <w:p w14:paraId="6C439C28" w14:textId="77777777"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&lt;gmd:name&gt;</w:t>
      </w:r>
    </w:p>
    <w:p w14:paraId="78CA97D9" w14:textId="77777777"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 xml:space="preserve">&lt;gco:CharacterString </w:t>
      </w:r>
      <w:r w:rsidRPr="00416B99">
        <w:rPr>
          <w:rFonts w:ascii="Arial" w:hAnsi="Arial" w:cs="Arial"/>
          <w:color w:val="FF0000"/>
          <w:sz w:val="22"/>
          <w:szCs w:val="22"/>
          <w:highlight w:val="white"/>
        </w:rPr>
        <w:t>xsi:type</w:t>
      </w:r>
      <w:r w:rsidRPr="00416B99">
        <w:rPr>
          <w:rFonts w:ascii="Arial" w:hAnsi="Arial" w:cs="Arial"/>
          <w:sz w:val="22"/>
          <w:szCs w:val="22"/>
          <w:highlight w:val="white"/>
        </w:rPr>
        <w:t>=</w:t>
      </w:r>
      <w:r w:rsidRPr="00416B99">
        <w:rPr>
          <w:rFonts w:ascii="Arial" w:hAnsi="Arial" w:cs="Arial"/>
          <w:color w:val="8000FF"/>
          <w:sz w:val="22"/>
          <w:szCs w:val="22"/>
          <w:highlight w:val="white"/>
        </w:rPr>
        <w:t>”</w:t>
      </w:r>
      <w:r w:rsidR="00E66E57" w:rsidRPr="00416B99">
        <w:rPr>
          <w:rFonts w:ascii="Arial" w:hAnsi="Arial" w:cs="Arial"/>
          <w:color w:val="8000FF"/>
          <w:sz w:val="22"/>
          <w:szCs w:val="22"/>
          <w:highlight w:val="white"/>
        </w:rPr>
        <w:t>gml:</w:t>
      </w:r>
      <w:r w:rsidRPr="00416B99">
        <w:rPr>
          <w:rFonts w:ascii="Arial" w:hAnsi="Arial" w:cs="Arial"/>
          <w:color w:val="8000FF"/>
          <w:sz w:val="22"/>
          <w:szCs w:val="22"/>
          <w:highlight w:val="white"/>
        </w:rPr>
        <w:t>CodeType”</w:t>
      </w:r>
      <w:r w:rsidRPr="00416B99">
        <w:rPr>
          <w:rFonts w:ascii="Arial" w:hAnsi="Arial" w:cs="Arial"/>
          <w:sz w:val="22"/>
          <w:szCs w:val="22"/>
          <w:highlight w:val="white"/>
        </w:rPr>
        <w:t xml:space="preserve"> </w:t>
      </w:r>
    </w:p>
    <w:p w14:paraId="0F3060A3" w14:textId="77777777" w:rsidR="00E66E57" w:rsidRPr="00416B99" w:rsidRDefault="00416B99" w:rsidP="00416B99">
      <w:pPr>
        <w:pStyle w:val="XMLExample"/>
        <w:tabs>
          <w:tab w:val="clear" w:pos="1260"/>
          <w:tab w:val="left" w:pos="500"/>
        </w:tabs>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color w:val="FF0000"/>
          <w:sz w:val="22"/>
          <w:szCs w:val="22"/>
          <w:highlight w:val="white"/>
        </w:rPr>
        <w:t>code</w:t>
      </w:r>
      <w:r w:rsidR="00E66E57" w:rsidRPr="00416B99">
        <w:rPr>
          <w:rFonts w:ascii="Arial" w:hAnsi="Arial" w:cs="Arial"/>
          <w:color w:val="FF0000"/>
          <w:sz w:val="22"/>
          <w:szCs w:val="22"/>
          <w:highlight w:val="white"/>
        </w:rPr>
        <w:t>Space</w:t>
      </w:r>
      <w:r w:rsidR="004A30AA" w:rsidRPr="00416B99">
        <w:rPr>
          <w:rFonts w:ascii="Arial" w:hAnsi="Arial" w:cs="Arial"/>
          <w:sz w:val="22"/>
          <w:szCs w:val="22"/>
          <w:highlight w:val="white"/>
        </w:rPr>
        <w:t>=</w:t>
      </w:r>
      <w:r w:rsidR="004A30AA" w:rsidRPr="00416B99">
        <w:rPr>
          <w:rStyle w:val="attributeValue"/>
          <w:rFonts w:ascii="Arial" w:hAnsi="Arial" w:cs="Arial"/>
          <w:b w:val="0"/>
          <w:sz w:val="22"/>
          <w:szCs w:val="22"/>
          <w:highlight w:val="white"/>
        </w:rPr>
        <w:t>"</w:t>
      </w:r>
      <w:r w:rsidR="004A30AA" w:rsidRPr="00416B99">
        <w:rPr>
          <w:rStyle w:val="attributeValue"/>
          <w:rFonts w:ascii="Arial" w:hAnsi="Arial" w:cs="Arial"/>
          <w:b w:val="0"/>
          <w:sz w:val="22"/>
          <w:szCs w:val="22"/>
        </w:rPr>
        <w:t>http://resources.usgin.org/registry/linkageName</w:t>
      </w:r>
      <w:r w:rsidR="00E66E57" w:rsidRPr="00416B99">
        <w:rPr>
          <w:rStyle w:val="attributeValue"/>
          <w:rFonts w:ascii="Arial" w:hAnsi="Arial" w:cs="Arial"/>
          <w:b w:val="0"/>
          <w:sz w:val="22"/>
          <w:szCs w:val="22"/>
        </w:rPr>
        <w:t>201001</w:t>
      </w:r>
      <w:r w:rsidR="004A30AA" w:rsidRPr="00416B99">
        <w:rPr>
          <w:rStyle w:val="attributeValue"/>
          <w:rFonts w:ascii="Arial" w:hAnsi="Arial" w:cs="Arial"/>
          <w:b w:val="0"/>
          <w:sz w:val="22"/>
          <w:szCs w:val="22"/>
          <w:highlight w:val="white"/>
        </w:rPr>
        <w:t>"</w:t>
      </w:r>
      <w:r w:rsidR="004A30AA" w:rsidRPr="00416B99">
        <w:rPr>
          <w:rFonts w:ascii="Arial" w:hAnsi="Arial" w:cs="Arial"/>
          <w:color w:val="0000FF"/>
          <w:sz w:val="22"/>
          <w:szCs w:val="22"/>
          <w:highlight w:val="white"/>
        </w:rPr>
        <w:t>&gt;</w:t>
      </w:r>
    </w:p>
    <w:p w14:paraId="4DF809FB" w14:textId="77777777" w:rsidR="004A30AA" w:rsidRPr="00416B99" w:rsidRDefault="00416B99"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sz w:val="22"/>
          <w:szCs w:val="22"/>
          <w:highlight w:val="white"/>
        </w:rPr>
        <w:t>serviceDescription</w:t>
      </w:r>
      <w:r w:rsidR="004A30AA" w:rsidRPr="00416B99">
        <w:rPr>
          <w:rFonts w:ascii="Arial" w:hAnsi="Arial" w:cs="Arial"/>
          <w:color w:val="0000FF"/>
          <w:sz w:val="22"/>
          <w:szCs w:val="22"/>
          <w:highlight w:val="white"/>
        </w:rPr>
        <w:t>&lt;/gco:CharacterString&gt;</w:t>
      </w:r>
    </w:p>
    <w:p w14:paraId="3FA3C7F0" w14:textId="77777777"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&lt;/gmd:name&gt;</w:t>
      </w:r>
    </w:p>
    <w:p w14:paraId="093A0F4B" w14:textId="77777777"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14:paraId="13696034" w14:textId="77777777" w:rsidR="00416B99" w:rsidRDefault="00416B99" w:rsidP="004A30AA">
      <w:pPr>
        <w:tabs>
          <w:tab w:val="left" w:pos="2008"/>
        </w:tabs>
      </w:pPr>
    </w:p>
    <w:p w14:paraId="4C9C67F5" w14:textId="77777777" w:rsidR="004A30AA" w:rsidRDefault="00E66E57" w:rsidP="004A30AA">
      <w:pPr>
        <w:tabs>
          <w:tab w:val="left" w:pos="2008"/>
        </w:tabs>
      </w:pPr>
      <w:r>
        <w:t>Use of such controlled vocabulary can be indicated by using xsi:type on the gco:characterString element to make the type gml:CodeType, which then requires a codeSpace attribute. The distribution format Identifier from Table 6 should be used as the element value.</w:t>
      </w:r>
      <w:r w:rsidR="004A30AA">
        <w:t xml:space="preserve"> For compatibility with systems that can not process this encoding, the code identifier should be included as the element value as well as the codeListValue.</w:t>
      </w:r>
    </w:p>
    <w:p w14:paraId="274CFD45" w14:textId="77777777" w:rsidR="00AE24E4" w:rsidRPr="00CB2F1D" w:rsidRDefault="00903B11">
      <w:pPr>
        <w:pStyle w:val="Heading1"/>
      </w:pPr>
      <w:bookmarkStart w:id="183" w:name="_Toc381426800"/>
      <w:r w:rsidRPr="00CB2F1D">
        <w:lastRenderedPageBreak/>
        <w:t>Examples</w:t>
      </w:r>
      <w:bookmarkEnd w:id="183"/>
    </w:p>
    <w:p w14:paraId="4F9CFCAF" w14:textId="77777777" w:rsidR="00C42F77" w:rsidRDefault="00C42F77">
      <w:pPr>
        <w:pStyle w:val="Heading2"/>
      </w:pPr>
      <w:bookmarkStart w:id="184" w:name="_Toc381426801"/>
      <w:r>
        <w:t>USGIN ISO 19139 Minimum Dat</w:t>
      </w:r>
      <w:r w:rsidR="0053159E">
        <w:t>a</w:t>
      </w:r>
      <w:r>
        <w:t>set Metadata</w:t>
      </w:r>
      <w:bookmarkEnd w:id="184"/>
    </w:p>
    <w:p w14:paraId="54969D64" w14:textId="77777777"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14:paraId="3120DAAC" w14:textId="77777777" w:rsidR="001150E6" w:rsidRDefault="001150E6" w:rsidP="00C42F77">
      <w:r>
        <w:t>This example metadata record describes itself.</w:t>
      </w:r>
    </w:p>
    <w:p w14:paraId="5471CE0D" w14:textId="77777777" w:rsidR="00F959C7" w:rsidRPr="00416B99" w:rsidRDefault="00F959C7" w:rsidP="00F959C7">
      <w:pPr>
        <w:pStyle w:val="XMLattributeValue"/>
        <w:rPr>
          <w:rFonts w:cs="Arial"/>
          <w:b/>
          <w:szCs w:val="22"/>
        </w:rPr>
      </w:pPr>
      <w:r w:rsidRPr="00522388">
        <w:rPr>
          <w:rFonts w:cs="Arial"/>
          <w:color w:val="auto"/>
          <w:szCs w:val="22"/>
          <w:highlight w:val="yellow"/>
        </w:rPr>
        <w:t>&lt;?</w:t>
      </w:r>
      <w:r w:rsidRPr="003D1227">
        <w:rPr>
          <w:rFonts w:cs="Arial"/>
          <w:color w:val="0000FF"/>
          <w:szCs w:val="22"/>
        </w:rPr>
        <w:t>xml</w:t>
      </w:r>
      <w:r w:rsidRPr="003D1227">
        <w:rPr>
          <w:rStyle w:val="XMLelementValueChar"/>
          <w:rFonts w:cs="Arial"/>
          <w:szCs w:val="22"/>
        </w:rPr>
        <w:t xml:space="preserve"> </w:t>
      </w:r>
      <w:r w:rsidRPr="003D1227">
        <w:rPr>
          <w:rStyle w:val="XMLattributeChar0"/>
          <w:rFonts w:cs="Arial"/>
          <w:szCs w:val="22"/>
        </w:rPr>
        <w:t>version=</w:t>
      </w:r>
      <w:r w:rsidRPr="003D1227">
        <w:rPr>
          <w:rFonts w:cs="Arial"/>
          <w:bCs w:val="0"/>
          <w:szCs w:val="22"/>
        </w:rPr>
        <w:t>"1.0"</w:t>
      </w:r>
      <w:r w:rsidRPr="003D1227">
        <w:rPr>
          <w:rStyle w:val="XMLelementValueChar"/>
          <w:rFonts w:cs="Arial"/>
          <w:szCs w:val="22"/>
        </w:rPr>
        <w:t xml:space="preserve"> </w:t>
      </w:r>
      <w:r w:rsidRPr="003D1227">
        <w:rPr>
          <w:rStyle w:val="XMLattributeChar0"/>
          <w:rFonts w:cs="Arial"/>
          <w:szCs w:val="22"/>
        </w:rPr>
        <w:t>encoding=</w:t>
      </w:r>
      <w:r w:rsidRPr="003D1227">
        <w:rPr>
          <w:rFonts w:cs="Arial"/>
          <w:bCs w:val="0"/>
          <w:szCs w:val="22"/>
        </w:rPr>
        <w:t>"UTF-8"</w:t>
      </w:r>
      <w:r w:rsidRPr="00522388">
        <w:rPr>
          <w:rFonts w:cs="Arial"/>
          <w:color w:val="auto"/>
          <w:szCs w:val="22"/>
          <w:highlight w:val="yellow"/>
        </w:rPr>
        <w:t>?&gt;</w:t>
      </w:r>
    </w:p>
    <w:p w14:paraId="2CFAB332" w14:textId="77777777" w:rsidR="00F959C7" w:rsidRPr="00C86EAE" w:rsidRDefault="00F959C7" w:rsidP="00256D0B">
      <w:pPr>
        <w:pStyle w:val="XMLcommetn"/>
        <w:rPr>
          <w:highlight w:val="white"/>
        </w:rPr>
      </w:pPr>
      <w:r w:rsidRPr="00C86EAE">
        <w:rPr>
          <w:highlight w:val="white"/>
        </w:rPr>
        <w:t>&lt;!--*************************************************************************************************</w:t>
      </w:r>
    </w:p>
    <w:p w14:paraId="28B96347" w14:textId="77777777" w:rsidR="00F959C7" w:rsidRPr="00C86EAE" w:rsidRDefault="00F959C7" w:rsidP="00256D0B">
      <w:pPr>
        <w:pStyle w:val="XMLcommetn"/>
        <w:rPr>
          <w:highlight w:val="white"/>
        </w:rPr>
      </w:pPr>
      <w:r w:rsidRPr="00C86EAE">
        <w:rPr>
          <w:highlight w:val="white"/>
        </w:rPr>
        <w:t xml:space="preserve">*** Minimum example of a ISO 19139 Geospatial Dataset Metadata </w:t>
      </w:r>
    </w:p>
    <w:p w14:paraId="6B2253A9" w14:textId="77777777" w:rsidR="00F959C7" w:rsidRPr="00C86EAE" w:rsidRDefault="00F959C7" w:rsidP="00256D0B">
      <w:pPr>
        <w:pStyle w:val="XMLcommetn"/>
        <w:rPr>
          <w:highlight w:val="white"/>
        </w:rPr>
      </w:pPr>
      <w:r w:rsidRPr="00C86EAE">
        <w:rPr>
          <w:highlight w:val="white"/>
        </w:rPr>
        <w:t xml:space="preserve">*** based on the USGIN v1.2 Profile </w:t>
      </w:r>
    </w:p>
    <w:p w14:paraId="1EF0756E" w14:textId="77777777" w:rsidR="00F959C7" w:rsidRPr="00C86EAE" w:rsidRDefault="00F959C7" w:rsidP="00256D0B">
      <w:pPr>
        <w:pStyle w:val="XMLcommetn"/>
        <w:rPr>
          <w:highlight w:val="white"/>
        </w:rPr>
      </w:pPr>
      <w:r w:rsidRPr="00C86EAE">
        <w:rPr>
          <w:highlight w:val="white"/>
        </w:rPr>
        <w:t>*** by USGIN Standards and Protocols Drafting Team</w:t>
      </w:r>
    </w:p>
    <w:p w14:paraId="09D5BA55" w14:textId="77777777" w:rsidR="00F959C7" w:rsidRPr="00C86EAE" w:rsidRDefault="00F959C7" w:rsidP="00256D0B">
      <w:pPr>
        <w:pStyle w:val="XMLcommetn"/>
        <w:rPr>
          <w:highlight w:val="white"/>
        </w:rPr>
      </w:pPr>
      <w:r w:rsidRPr="00C86EAE">
        <w:rPr>
          <w:highlight w:val="white"/>
        </w:rPr>
        <w:t>*** U.S. Geoscience Information System (USGIN) - http://lab.usgin.org</w:t>
      </w:r>
    </w:p>
    <w:p w14:paraId="6759F949" w14:textId="77777777" w:rsidR="00F959C7" w:rsidRPr="00C86EAE" w:rsidRDefault="00F959C7" w:rsidP="00256D0B">
      <w:pPr>
        <w:pStyle w:val="XMLcommetn"/>
        <w:rPr>
          <w:highlight w:val="white"/>
        </w:rPr>
      </w:pPr>
      <w:r w:rsidRPr="00C86EAE">
        <w:rPr>
          <w:highlight w:val="white"/>
        </w:rPr>
        <w:t>*** Contributors: Wolfgang Grunberg, Stephen M Richard</w:t>
      </w:r>
    </w:p>
    <w:p w14:paraId="01BD5E62" w14:textId="77777777" w:rsidR="00F959C7" w:rsidRPr="00C86EAE" w:rsidRDefault="00F959C7" w:rsidP="00256D0B">
      <w:pPr>
        <w:pStyle w:val="XMLcommetn"/>
        <w:rPr>
          <w:highlight w:val="white"/>
        </w:rPr>
      </w:pPr>
      <w:r w:rsidRPr="00C86EAE">
        <w:rPr>
          <w:highlight w:val="white"/>
        </w:rPr>
        <w:t>*** 2013-06-13</w:t>
      </w:r>
    </w:p>
    <w:p w14:paraId="58DA888D" w14:textId="77777777" w:rsidR="00F959C7" w:rsidRPr="00C86EAE" w:rsidRDefault="00F959C7" w:rsidP="00256D0B">
      <w:pPr>
        <w:pStyle w:val="XMLcommetn"/>
        <w:rPr>
          <w:highlight w:val="white"/>
        </w:rPr>
      </w:pPr>
      <w:r w:rsidRPr="00C86EAE">
        <w:rPr>
          <w:highlight w:val="white"/>
        </w:rPr>
        <w:t xml:space="preserve">*** </w:t>
      </w:r>
    </w:p>
    <w:p w14:paraId="52B576D8" w14:textId="77777777" w:rsidR="00F959C7" w:rsidRPr="00C86EAE" w:rsidRDefault="00F959C7" w:rsidP="00256D0B">
      <w:pPr>
        <w:pStyle w:val="XMLcommetn"/>
        <w:rPr>
          <w:highlight w:val="white"/>
        </w:rPr>
      </w:pPr>
      <w:r w:rsidRPr="00C86EAE">
        <w:rPr>
          <w:highlight w:val="white"/>
        </w:rPr>
        <w:t xml:space="preserve">*** DISCLAIMER: this is not an authoritative metadata example but an aide to get started. </w:t>
      </w:r>
    </w:p>
    <w:p w14:paraId="169D2359" w14:textId="77777777" w:rsidR="00F959C7" w:rsidRPr="00C86EAE" w:rsidRDefault="00F959C7" w:rsidP="00256D0B">
      <w:pPr>
        <w:pStyle w:val="XMLcommetn"/>
        <w:rPr>
          <w:highlight w:val="white"/>
        </w:rPr>
      </w:pPr>
      <w:r w:rsidRPr="00C86EAE">
        <w:rPr>
          <w:highlight w:val="white"/>
        </w:rPr>
        <w:t>*** Refer to the USGIN profile document for more specific and complete guidelines.</w:t>
      </w:r>
    </w:p>
    <w:p w14:paraId="2561CFDF" w14:textId="77777777" w:rsidR="00F959C7" w:rsidRPr="00C86EAE" w:rsidRDefault="00F959C7" w:rsidP="00256D0B">
      <w:pPr>
        <w:pStyle w:val="XMLcommetn"/>
        <w:rPr>
          <w:highlight w:val="white"/>
        </w:rPr>
      </w:pPr>
      <w:r w:rsidRPr="00C86EAE">
        <w:rPr>
          <w:highlight w:val="white"/>
        </w:rPr>
        <w:t>***</w:t>
      </w:r>
    </w:p>
    <w:p w14:paraId="34705CE1" w14:textId="77777777" w:rsidR="00F959C7" w:rsidRPr="00C86EAE" w:rsidRDefault="00F959C7" w:rsidP="00256D0B">
      <w:pPr>
        <w:pStyle w:val="XMLcommetn"/>
        <w:rPr>
          <w:highlight w:val="white"/>
        </w:rPr>
      </w:pPr>
      <w:r w:rsidRPr="00C86EAE">
        <w:rPr>
          <w:highlight w:val="white"/>
        </w:rPr>
        <w:t>*** Validated against http://www.isotc211.org/2005/gmd (ISO 19115, CSW 2.0.2 AP ISO 1.0).</w:t>
      </w:r>
    </w:p>
    <w:p w14:paraId="55A7E66C" w14:textId="77777777" w:rsidR="00F959C7" w:rsidRPr="00C86EAE" w:rsidRDefault="00F959C7" w:rsidP="00256D0B">
      <w:pPr>
        <w:pStyle w:val="XMLcommetn"/>
        <w:rPr>
          <w:highlight w:val="white"/>
        </w:rPr>
      </w:pPr>
      <w:r w:rsidRPr="00C86EAE">
        <w:rPr>
          <w:highlight w:val="white"/>
        </w:rPr>
        <w:t xml:space="preserve">*** Follows the USGIN ISO 19139 Dataset Metadata Profile v1.2. </w:t>
      </w:r>
    </w:p>
    <w:p w14:paraId="253FB067" w14:textId="77777777" w:rsidR="00F959C7" w:rsidRPr="00C86EAE" w:rsidRDefault="00F959C7" w:rsidP="00256D0B">
      <w:pPr>
        <w:pStyle w:val="XMLcommetn"/>
        <w:rPr>
          <w:highlight w:val="white"/>
        </w:rPr>
      </w:pPr>
      <w:r w:rsidRPr="00C86EAE">
        <w:rPr>
          <w:highlight w:val="white"/>
        </w:rPr>
        <w:t xml:space="preserve">*** </w:t>
      </w:r>
    </w:p>
    <w:p w14:paraId="175F19DD" w14:textId="77777777" w:rsidR="00F959C7" w:rsidRPr="00C86EAE" w:rsidRDefault="00F959C7" w:rsidP="00256D0B">
      <w:pPr>
        <w:pStyle w:val="XMLcommetn"/>
        <w:rPr>
          <w:highlight w:val="white"/>
        </w:rPr>
      </w:pPr>
      <w:r w:rsidRPr="00C86EAE">
        <w:rPr>
          <w:highlight w:val="white"/>
        </w:rPr>
        <w:t>*** NOTES:</w:t>
      </w:r>
    </w:p>
    <w:p w14:paraId="367000D6" w14:textId="77777777" w:rsidR="00F959C7" w:rsidRPr="00C86EAE" w:rsidRDefault="00F959C7" w:rsidP="00256D0B">
      <w:pPr>
        <w:pStyle w:val="XMLcommetn"/>
        <w:rPr>
          <w:highlight w:val="white"/>
        </w:rPr>
      </w:pPr>
      <w:r w:rsidRPr="00C86EAE">
        <w:rPr>
          <w:highlight w:val="white"/>
        </w:rPr>
        <w:t xml:space="preserve">*** - Codelists: </w:t>
      </w:r>
    </w:p>
    <w:p w14:paraId="01DCEB83" w14:textId="77777777" w:rsidR="00F959C7" w:rsidRPr="00C86EAE" w:rsidRDefault="00F959C7" w:rsidP="00256D0B">
      <w:pPr>
        <w:pStyle w:val="XMLcommetn"/>
        <w:rPr>
          <w:highlight w:val="white"/>
        </w:rPr>
      </w:pPr>
      <w:r w:rsidRPr="00C86EAE">
        <w:rPr>
          <w:highlight w:val="white"/>
        </w:rPr>
        <w:t xml:space="preserve">*** Most ISO metadata profiles and applications use ISO codelists or codelists that use ISO's codelist names. </w:t>
      </w:r>
    </w:p>
    <w:p w14:paraId="1343A4EF" w14:textId="77777777" w:rsidR="00F959C7" w:rsidRPr="00C86EAE" w:rsidRDefault="00F959C7" w:rsidP="00256D0B">
      <w:pPr>
        <w:pStyle w:val="XMLcommetn"/>
        <w:rPr>
          <w:highlight w:val="white"/>
        </w:rPr>
      </w:pPr>
      <w:r w:rsidRPr="00C86EAE">
        <w:rPr>
          <w:highlight w:val="white"/>
        </w:rPr>
        <w:t>***</w:t>
      </w:r>
    </w:p>
    <w:p w14:paraId="251B1BFA" w14:textId="77777777" w:rsidR="00F959C7" w:rsidRPr="00C86EAE" w:rsidRDefault="00F959C7" w:rsidP="00256D0B">
      <w:pPr>
        <w:pStyle w:val="XMLcommetn"/>
        <w:rPr>
          <w:highlight w:val="white"/>
        </w:rPr>
      </w:pPr>
      <w:r w:rsidRPr="00C86EAE">
        <w:rPr>
          <w:highlight w:val="white"/>
        </w:rPr>
        <w:t xml:space="preserve">*** - Language code: </w:t>
      </w:r>
    </w:p>
    <w:p w14:paraId="1C0D0450" w14:textId="77777777" w:rsidR="00F959C7" w:rsidRPr="00C86EAE" w:rsidRDefault="00F959C7" w:rsidP="00256D0B">
      <w:pPr>
        <w:pStyle w:val="XMLcommetn"/>
        <w:rPr>
          <w:highlight w:val="white"/>
        </w:rPr>
      </w:pPr>
      <w:r w:rsidRPr="00C86EAE">
        <w:rPr>
          <w:highlight w:val="white"/>
        </w:rPr>
        <w:t>*** Use ISO &lt;ISO639-2/T three letter language code - lower case&gt; formatting.</w:t>
      </w:r>
    </w:p>
    <w:p w14:paraId="3A6B3745" w14:textId="77777777" w:rsidR="00F959C7" w:rsidRPr="00C86EAE" w:rsidRDefault="00F959C7" w:rsidP="00256D0B">
      <w:pPr>
        <w:pStyle w:val="XMLcommetn"/>
        <w:rPr>
          <w:highlight w:val="white"/>
        </w:rPr>
      </w:pPr>
      <w:r w:rsidRPr="00C86EAE">
        <w:rPr>
          <w:highlight w:val="white"/>
        </w:rPr>
        <w:t>***</w:t>
      </w:r>
    </w:p>
    <w:p w14:paraId="3E343379" w14:textId="77777777" w:rsidR="00F959C7" w:rsidRPr="00C86EAE" w:rsidRDefault="00F959C7" w:rsidP="00256D0B">
      <w:pPr>
        <w:pStyle w:val="XMLcommetn"/>
        <w:rPr>
          <w:highlight w:val="white"/>
        </w:rPr>
      </w:pPr>
      <w:r w:rsidRPr="00C86EAE">
        <w:rPr>
          <w:highlight w:val="white"/>
        </w:rPr>
        <w:t xml:space="preserve">*** KEY: (NAP-USGIN) - M/C/O/X (Mandatory, Conditional, Optional, Not Used) </w:t>
      </w:r>
    </w:p>
    <w:p w14:paraId="73A787E3" w14:textId="77777777" w:rsidR="00F959C7" w:rsidRPr="00C86EAE" w:rsidRDefault="00F959C7" w:rsidP="00256D0B">
      <w:pPr>
        <w:pStyle w:val="XMLcommetn"/>
        <w:rPr>
          <w:highlight w:val="white"/>
        </w:rPr>
      </w:pPr>
      <w:r w:rsidRPr="00C86EAE">
        <w:rPr>
          <w:highlight w:val="white"/>
        </w:rPr>
        <w:t>***</w:t>
      </w:r>
    </w:p>
    <w:p w14:paraId="7D1514FC" w14:textId="77777777" w:rsidR="000D7AF5" w:rsidRDefault="00F959C7" w:rsidP="00256D0B">
      <w:pPr>
        <w:pStyle w:val="XMLcommetn"/>
        <w:rPr>
          <w:rStyle w:val="XMLelementValueChar"/>
          <w:rFonts w:cs="Arial"/>
          <w:b w:val="0"/>
          <w:szCs w:val="22"/>
          <w:highlight w:val="white"/>
        </w:rPr>
      </w:pPr>
      <w:r w:rsidRPr="00C86EAE">
        <w:rPr>
          <w:highlight w:val="white"/>
        </w:rPr>
        <w:t>**********************************************************************************************--&gt;</w:t>
      </w:r>
    </w:p>
    <w:p w14:paraId="2CD2FBC3" w14:textId="77777777" w:rsidR="00F959C7" w:rsidRPr="00416B99" w:rsidRDefault="000D7AF5" w:rsidP="00256D0B">
      <w:pPr>
        <w:pStyle w:val="XMLcommetn"/>
        <w:rPr>
          <w:rStyle w:val="XMLelementValueChar"/>
          <w:rFonts w:cs="Arial"/>
          <w:b w:val="0"/>
          <w:szCs w:val="22"/>
          <w:highlight w:val="white"/>
        </w:rPr>
      </w:pPr>
      <w:r>
        <w:rPr>
          <w:rStyle w:val="XMLelementValueChar"/>
          <w:rFonts w:cs="Arial"/>
          <w:b w:val="0"/>
          <w:szCs w:val="22"/>
          <w:highlight w:val="white"/>
        </w:rPr>
        <w:t xml:space="preserve">       </w:t>
      </w:r>
      <w:r w:rsidR="00F959C7" w:rsidRPr="00C86EAE">
        <w:rPr>
          <w:highlight w:val="white"/>
        </w:rPr>
        <w:t>&lt;!-- USGIN ISO 19139 geospatial dataset metadata record --&gt;</w:t>
      </w:r>
    </w:p>
    <w:p w14:paraId="35113731" w14:textId="77777777" w:rsidR="00F959C7" w:rsidRPr="00416B99" w:rsidRDefault="00F959C7" w:rsidP="00F959C7">
      <w:pPr>
        <w:pStyle w:val="XMLelement0"/>
        <w:rPr>
          <w:rFonts w:cs="Arial"/>
          <w:szCs w:val="22"/>
          <w:highlight w:val="white"/>
        </w:rPr>
      </w:pPr>
      <w:r w:rsidRPr="00416B99">
        <w:rPr>
          <w:rFonts w:cs="Arial"/>
          <w:szCs w:val="22"/>
          <w:highlight w:val="white"/>
        </w:rPr>
        <w:t>&lt;gmd:MD_Metadata</w:t>
      </w:r>
      <w:r w:rsidRPr="00416B99">
        <w:rPr>
          <w:rFonts w:cs="Arial"/>
          <w:color w:val="000000"/>
          <w:szCs w:val="22"/>
          <w:highlight w:val="white"/>
        </w:rPr>
        <w:t xml:space="preserve"> </w:t>
      </w:r>
    </w:p>
    <w:p w14:paraId="707F13FC" w14:textId="77777777" w:rsidR="00F959C7" w:rsidRPr="00C86EAE" w:rsidRDefault="00F959C7" w:rsidP="00416B99">
      <w:pPr>
        <w:pStyle w:val="XMLattributeValue"/>
        <w:tabs>
          <w:tab w:val="clear" w:pos="144"/>
          <w:tab w:val="clear" w:pos="540"/>
          <w:tab w:val="clear" w:pos="1080"/>
          <w:tab w:val="left" w:pos="1100"/>
        </w:tabs>
        <w:rPr>
          <w:rFonts w:cs="Arial"/>
          <w:szCs w:val="22"/>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00416B99" w:rsidRPr="00C86EAE">
        <w:rPr>
          <w:rStyle w:val="XMLelementValueChar"/>
          <w:rFonts w:cs="Arial"/>
          <w:szCs w:val="22"/>
          <w:highlight w:val="white"/>
        </w:rPr>
        <w:t xml:space="preserve">  </w:t>
      </w:r>
      <w:r w:rsidRPr="00C86EAE">
        <w:rPr>
          <w:rFonts w:cs="Arial"/>
          <w:color w:val="FF0000"/>
          <w:szCs w:val="22"/>
          <w:highlight w:val="white"/>
        </w:rPr>
        <w:t>xmlns:gmd</w:t>
      </w:r>
      <w:r w:rsidRPr="00C86EAE">
        <w:rPr>
          <w:rStyle w:val="XMLelementValueChar"/>
          <w:rFonts w:cs="Arial"/>
          <w:b w:val="0"/>
          <w:szCs w:val="22"/>
          <w:highlight w:val="white"/>
        </w:rPr>
        <w:t>=</w:t>
      </w:r>
      <w:r w:rsidRPr="00C86EAE">
        <w:rPr>
          <w:rFonts w:cs="Arial"/>
          <w:bCs w:val="0"/>
          <w:szCs w:val="22"/>
          <w:highlight w:val="white"/>
        </w:rPr>
        <w:t>"http://www.isotc211.org/2005/gmd"</w:t>
      </w:r>
      <w:r w:rsidRPr="00C86EAE">
        <w:rPr>
          <w:rStyle w:val="XMLelementValueChar"/>
          <w:rFonts w:cs="Arial"/>
          <w:szCs w:val="22"/>
          <w:highlight w:val="white"/>
        </w:rPr>
        <w:t xml:space="preserve"> </w:t>
      </w:r>
    </w:p>
    <w:p w14:paraId="562EABCC" w14:textId="77777777"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xmlns:gco</w:t>
      </w:r>
      <w:r w:rsidRPr="00C86EAE">
        <w:rPr>
          <w:rStyle w:val="XMLelementValueChar"/>
          <w:rFonts w:cs="Arial"/>
          <w:b w:val="0"/>
          <w:szCs w:val="22"/>
          <w:highlight w:val="white"/>
        </w:rPr>
        <w:t>=</w:t>
      </w:r>
      <w:r w:rsidRPr="00C86EAE">
        <w:rPr>
          <w:rFonts w:cs="Arial"/>
          <w:bCs w:val="0"/>
          <w:szCs w:val="22"/>
          <w:highlight w:val="white"/>
        </w:rPr>
        <w:t>"http://www.isotc211.org/2005/gco"</w:t>
      </w:r>
      <w:r w:rsidRPr="00C86EAE">
        <w:rPr>
          <w:rStyle w:val="XMLelementValueChar"/>
          <w:rFonts w:cs="Arial"/>
          <w:szCs w:val="22"/>
          <w:highlight w:val="white"/>
        </w:rPr>
        <w:t xml:space="preserve"> </w:t>
      </w:r>
    </w:p>
    <w:p w14:paraId="578197AF" w14:textId="77777777"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xmlns:gml</w:t>
      </w:r>
      <w:r w:rsidRPr="00C86EAE">
        <w:rPr>
          <w:rStyle w:val="XMLelementValueChar"/>
          <w:rFonts w:cs="Arial"/>
          <w:b w:val="0"/>
          <w:szCs w:val="22"/>
          <w:highlight w:val="white"/>
        </w:rPr>
        <w:t>=</w:t>
      </w:r>
      <w:r w:rsidRPr="00C86EAE">
        <w:rPr>
          <w:rFonts w:cs="Arial"/>
          <w:bCs w:val="0"/>
          <w:szCs w:val="22"/>
          <w:highlight w:val="white"/>
        </w:rPr>
        <w:t>"http://www.opengis.net/gml"</w:t>
      </w:r>
      <w:r w:rsidRPr="00C86EAE">
        <w:rPr>
          <w:rStyle w:val="XMLelementValueChar"/>
          <w:rFonts w:cs="Arial"/>
          <w:szCs w:val="22"/>
          <w:highlight w:val="white"/>
        </w:rPr>
        <w:t xml:space="preserve"> </w:t>
      </w:r>
    </w:p>
    <w:p w14:paraId="21A507F7" w14:textId="77777777"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xmlns:xlink</w:t>
      </w:r>
      <w:r w:rsidRPr="00C86EAE">
        <w:rPr>
          <w:rStyle w:val="XMLelementValueChar"/>
          <w:rFonts w:cs="Arial"/>
          <w:b w:val="0"/>
          <w:szCs w:val="22"/>
          <w:highlight w:val="white"/>
        </w:rPr>
        <w:t>=</w:t>
      </w:r>
      <w:r w:rsidRPr="00C86EAE">
        <w:rPr>
          <w:rFonts w:cs="Arial"/>
          <w:bCs w:val="0"/>
          <w:szCs w:val="22"/>
          <w:highlight w:val="white"/>
        </w:rPr>
        <w:t>"http://www.w3.org/1999/xlink"</w:t>
      </w:r>
      <w:r w:rsidRPr="00C86EAE">
        <w:rPr>
          <w:rStyle w:val="XMLelementValueChar"/>
          <w:rFonts w:cs="Arial"/>
          <w:szCs w:val="22"/>
          <w:highlight w:val="white"/>
        </w:rPr>
        <w:t xml:space="preserve"> </w:t>
      </w:r>
    </w:p>
    <w:p w14:paraId="532F5E14" w14:textId="77777777"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xmlns:xsi</w:t>
      </w:r>
      <w:r w:rsidRPr="00C86EAE">
        <w:rPr>
          <w:rStyle w:val="XMLelementValueChar"/>
          <w:rFonts w:cs="Arial"/>
          <w:b w:val="0"/>
          <w:szCs w:val="22"/>
          <w:highlight w:val="white"/>
        </w:rPr>
        <w:t>=</w:t>
      </w:r>
      <w:r w:rsidRPr="00C86EAE">
        <w:rPr>
          <w:rFonts w:cs="Arial"/>
          <w:bCs w:val="0"/>
          <w:szCs w:val="22"/>
          <w:highlight w:val="white"/>
        </w:rPr>
        <w:t>"http://www.w3.org/2001/XMLSchema-instance"</w:t>
      </w:r>
    </w:p>
    <w:p w14:paraId="5B390CD1" w14:textId="77777777" w:rsidR="000D7AF5" w:rsidRDefault="00F959C7" w:rsidP="00C86EAE">
      <w:pPr>
        <w:pStyle w:val="XMLattributeValue"/>
        <w:ind w:left="1100" w:hanging="1100"/>
        <w:rPr>
          <w:color w:val="0000FF"/>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Pr="00416B99">
        <w:rPr>
          <w:color w:val="FF0000"/>
          <w:highlight w:val="white"/>
        </w:rPr>
        <w:t>xsi:schemaLocation</w:t>
      </w:r>
      <w:r w:rsidRPr="00C86EAE">
        <w:rPr>
          <w:rStyle w:val="XMLelementValueChar"/>
          <w:rFonts w:cs="Arial"/>
          <w:b w:val="0"/>
          <w:szCs w:val="22"/>
          <w:highlight w:val="white"/>
        </w:rPr>
        <w:t>=</w:t>
      </w:r>
      <w:r w:rsidRPr="00416B99">
        <w:rPr>
          <w:highlight w:val="white"/>
        </w:rPr>
        <w:t xml:space="preserve">"http://www.isotc211.org/2005/gmd </w:t>
      </w:r>
      <w:r w:rsidR="00416B99">
        <w:rPr>
          <w:highlight w:val="white"/>
        </w:rPr>
        <w:t xml:space="preserve">        </w:t>
      </w:r>
      <w:r w:rsidRPr="00416B99">
        <w:rPr>
          <w:highlight w:val="white"/>
        </w:rPr>
        <w:t>http://schemas.</w:t>
      </w:r>
      <w:r w:rsidRPr="00C86EAE">
        <w:rPr>
          <w:highlight w:val="white"/>
        </w:rPr>
        <w:t>opengis</w:t>
      </w:r>
      <w:r w:rsidRPr="00416B99">
        <w:rPr>
          <w:highlight w:val="white"/>
        </w:rPr>
        <w:t>.net/csw/2.0.2/profiles/apiso/1.0.0/apiso.xsd"</w:t>
      </w:r>
      <w:r w:rsidRPr="00416B99">
        <w:rPr>
          <w:color w:val="0000FF"/>
          <w:highlight w:val="white"/>
        </w:rPr>
        <w:t>&gt;</w:t>
      </w:r>
    </w:p>
    <w:p w14:paraId="36AD88D1" w14:textId="77777777" w:rsidR="00F959C7" w:rsidRPr="000D7AF5" w:rsidRDefault="00C86EAE" w:rsidP="00256D0B">
      <w:pPr>
        <w:pStyle w:val="XMLcommetn"/>
        <w:rPr>
          <w:rStyle w:val="XMLelementValueChar"/>
          <w:rFonts w:cs="Arial"/>
          <w:bCs w:val="0"/>
          <w:color w:val="8000FF"/>
          <w:szCs w:val="22"/>
          <w:highlight w:val="white"/>
        </w:rPr>
      </w:pPr>
      <w:r>
        <w:rPr>
          <w:highlight w:val="white"/>
        </w:rPr>
        <w:t xml:space="preserve">       </w:t>
      </w:r>
      <w:r w:rsidR="00F959C7" w:rsidRPr="00C86EAE">
        <w:rPr>
          <w:highlight w:val="white"/>
        </w:rPr>
        <w:t>&lt;!-- (M-M) Metadata file identifier - A unique File Identifier (G</w:t>
      </w:r>
      <w:r w:rsidR="000D7AF5" w:rsidRPr="00C86EAE">
        <w:rPr>
          <w:highlight w:val="white"/>
        </w:rPr>
        <w:t xml:space="preserve">UID) - USGIN recommends using a </w:t>
      </w:r>
      <w:r w:rsidR="00F959C7" w:rsidRPr="00C86EAE">
        <w:rPr>
          <w:highlight w:val="white"/>
        </w:rPr>
        <w:t>valid Universally Unique Identifier (UUID) --&gt;</w:t>
      </w:r>
    </w:p>
    <w:p w14:paraId="3A667A11"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14:paraId="0865A43D"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08fb00c8-0882-4bf7-b07f-fd37050c5efc</w:t>
      </w:r>
      <w:r w:rsidRPr="00416B99">
        <w:rPr>
          <w:rFonts w:cs="Arial"/>
          <w:szCs w:val="22"/>
          <w:highlight w:val="white"/>
        </w:rPr>
        <w:t>&lt;/gco:CharacterString&gt;</w:t>
      </w:r>
    </w:p>
    <w:p w14:paraId="3E5A6544" w14:textId="77777777" w:rsidR="0082487B" w:rsidRDefault="00F959C7" w:rsidP="0082487B">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14:paraId="2CEBC8E2" w14:textId="77777777" w:rsidR="00F959C7" w:rsidRPr="0082487B" w:rsidRDefault="0082487B" w:rsidP="0082487B">
      <w:pPr>
        <w:pStyle w:val="XMLelement0"/>
        <w:ind w:left="600" w:hanging="600"/>
        <w:rPr>
          <w:rStyle w:val="XMLelementValueChar"/>
          <w:rFonts w:cs="Arial"/>
          <w:b w:val="0"/>
          <w:bCs w:val="0"/>
          <w:color w:val="0000FF"/>
          <w:szCs w:val="22"/>
          <w:highlight w:val="white"/>
        </w:rPr>
      </w:pPr>
      <w:r>
        <w:rPr>
          <w:rStyle w:val="XMLcommetnChar"/>
          <w:rFonts w:cs="Arial"/>
          <w:szCs w:val="22"/>
          <w:highlight w:val="white"/>
        </w:rPr>
        <w:lastRenderedPageBreak/>
        <w:t xml:space="preserve">          </w:t>
      </w:r>
      <w:r w:rsidR="00F959C7" w:rsidRPr="00416B99">
        <w:rPr>
          <w:rStyle w:val="XMLcommetnChar"/>
          <w:rFonts w:cs="Arial"/>
          <w:szCs w:val="22"/>
          <w:highlight w:val="white"/>
        </w:rPr>
        <w:t>&lt;!-- (M-M) Metadata language - ISO &lt;ISO639-2/T three le</w:t>
      </w:r>
      <w:r w:rsidR="000D7AF5">
        <w:rPr>
          <w:rStyle w:val="XMLcommetnChar"/>
          <w:rFonts w:cs="Arial"/>
          <w:szCs w:val="22"/>
          <w:highlight w:val="white"/>
        </w:rPr>
        <w:t>tter language code - lower case</w:t>
      </w:r>
      <w:r w:rsidR="00F959C7" w:rsidRPr="00416B99">
        <w:rPr>
          <w:rStyle w:val="XMLcommetnChar"/>
          <w:rFonts w:cs="Arial"/>
          <w:szCs w:val="22"/>
          <w:highlight w:val="white"/>
        </w:rPr>
        <w:t xml:space="preserve"> formatting. --&gt;</w:t>
      </w:r>
    </w:p>
    <w:p w14:paraId="6C863E25" w14:textId="77777777" w:rsidR="00F959C7" w:rsidRPr="00416B99"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Pr="00416B99">
        <w:rPr>
          <w:rFonts w:ascii="Arial" w:hAnsi="Arial" w:cs="Arial"/>
          <w:color w:val="0000FF"/>
          <w:sz w:val="22"/>
          <w:szCs w:val="22"/>
          <w:highlight w:val="white"/>
        </w:rPr>
        <w:t>&lt;gmd:language&gt;</w:t>
      </w:r>
    </w:p>
    <w:p w14:paraId="750B0C8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14:paraId="43ED417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&lt;/gmd:language&gt;</w:t>
      </w:r>
    </w:p>
    <w:p w14:paraId="7FF5F7CD" w14:textId="77777777" w:rsidR="00F959C7" w:rsidRPr="00416B99" w:rsidRDefault="00F959C7" w:rsidP="00F959C7">
      <w:pPr>
        <w:pStyle w:val="XMLelement0"/>
        <w:rPr>
          <w:rFonts w:cs="Arial"/>
          <w:szCs w:val="22"/>
          <w:highlight w:val="white"/>
        </w:rPr>
      </w:pPr>
    </w:p>
    <w:p w14:paraId="1A3077CC" w14:textId="77777777"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&lt;!-- (M-M) Metadata character set  - USGIN requires that a character set code is defined to facilitate CSW servers (deegree, GeoNetwork, etc.).  --&gt;</w:t>
      </w:r>
    </w:p>
    <w:p w14:paraId="50709E8E"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&lt;gmd:characterSet&gt;</w:t>
      </w:r>
    </w:p>
    <w:p w14:paraId="0B7F9870" w14:textId="77777777" w:rsidR="00F959C7" w:rsidRPr="00416B99" w:rsidRDefault="00C86EAE"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14:paraId="3907B4EA" w14:textId="77777777" w:rsidR="00F959C7" w:rsidRPr="00C86EAE"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00C866EB">
        <w:rPr>
          <w:rStyle w:val="XMLelementValueChar"/>
          <w:rFonts w:cs="Arial"/>
          <w:b w:val="0"/>
          <w:szCs w:val="22"/>
          <w:highlight w:val="white"/>
        </w:rPr>
        <w:t xml:space="preserve">   </w:t>
      </w:r>
      <w:r w:rsidRPr="00C86EAE">
        <w:rPr>
          <w:rFonts w:ascii="Arial" w:hAnsi="Arial" w:cs="Arial"/>
          <w:color w:val="0000FF"/>
          <w:sz w:val="22"/>
          <w:szCs w:val="22"/>
          <w:highlight w:val="white"/>
        </w:rPr>
        <w:t>&lt;gmd:MD_CharacterSetCode</w:t>
      </w:r>
      <w:r w:rsidRPr="00C86EAE">
        <w:rPr>
          <w:rFonts w:ascii="Arial" w:hAnsi="Arial" w:cs="Arial"/>
          <w:color w:val="000000"/>
          <w:sz w:val="22"/>
          <w:szCs w:val="22"/>
          <w:highlight w:val="white"/>
        </w:rPr>
        <w:t xml:space="preserve"> </w:t>
      </w:r>
    </w:p>
    <w:p w14:paraId="77B43FA2" w14:textId="77777777" w:rsidR="00F959C7" w:rsidRPr="00C86EAE" w:rsidRDefault="00F959C7" w:rsidP="00C866EB">
      <w:pPr>
        <w:pStyle w:val="XMLattributeValue"/>
        <w:tabs>
          <w:tab w:val="clear" w:pos="144"/>
          <w:tab w:val="clear" w:pos="360"/>
          <w:tab w:val="left" w:pos="500"/>
        </w:tabs>
        <w:ind w:left="400" w:hanging="400"/>
        <w:rPr>
          <w:rFonts w:cs="Arial"/>
          <w:szCs w:val="22"/>
          <w:highlight w:val="white"/>
        </w:rPr>
      </w:pPr>
      <w:r w:rsidRPr="00C86EAE">
        <w:rPr>
          <w:rStyle w:val="XMLelementValueChar"/>
          <w:rFonts w:cs="Arial"/>
          <w:b w:val="0"/>
          <w:szCs w:val="22"/>
          <w:highlight w:val="white"/>
        </w:rPr>
        <w:tab/>
      </w:r>
      <w:r w:rsidRPr="00C86EAE">
        <w:rPr>
          <w:rStyle w:val="XMLattributeChar0"/>
          <w:rFonts w:cs="Arial"/>
          <w:szCs w:val="22"/>
          <w:highlight w:val="white"/>
        </w:rPr>
        <w:t>codeList=</w:t>
      </w:r>
      <w:r w:rsidRPr="00C86EAE">
        <w:rPr>
          <w:rFonts w:cs="Arial"/>
          <w:bCs w:val="0"/>
          <w:szCs w:val="22"/>
          <w:highlight w:val="white"/>
        </w:rPr>
        <w:t>"http://www.isotc211.org/2005/resources/Codelist/gmxCodelists.xml#MD_CharacterSetCode"</w:t>
      </w:r>
      <w:r w:rsidRPr="00C86EAE">
        <w:rPr>
          <w:rStyle w:val="XMLelementValueChar"/>
          <w:rFonts w:cs="Arial"/>
          <w:b w:val="0"/>
          <w:szCs w:val="22"/>
          <w:highlight w:val="white"/>
        </w:rPr>
        <w:t xml:space="preserve"> </w:t>
      </w:r>
      <w:r w:rsidRPr="00C86EAE">
        <w:rPr>
          <w:rStyle w:val="XMLattributeChar0"/>
          <w:rFonts w:cs="Arial"/>
          <w:szCs w:val="22"/>
          <w:highlight w:val="white"/>
        </w:rPr>
        <w:t>codeListValue=</w:t>
      </w:r>
      <w:r w:rsidRPr="00C86EAE">
        <w:rPr>
          <w:rFonts w:cs="Arial"/>
          <w:bCs w:val="0"/>
          <w:szCs w:val="22"/>
          <w:highlight w:val="white"/>
        </w:rPr>
        <w:t>"utf8"</w:t>
      </w:r>
      <w:r w:rsidRPr="00C86EAE">
        <w:rPr>
          <w:rFonts w:cs="Arial"/>
          <w:color w:val="0000FF"/>
          <w:szCs w:val="22"/>
          <w:highlight w:val="white"/>
        </w:rPr>
        <w:t>&gt;</w:t>
      </w:r>
      <w:r w:rsidRPr="00C86EAE">
        <w:rPr>
          <w:rStyle w:val="XMLelementValueChar"/>
          <w:rFonts w:cs="Arial"/>
          <w:b w:val="0"/>
          <w:szCs w:val="22"/>
          <w:highlight w:val="white"/>
        </w:rPr>
        <w:t>UTF-8</w:t>
      </w:r>
      <w:r w:rsidRPr="00C86EAE">
        <w:rPr>
          <w:rFonts w:cs="Arial"/>
          <w:color w:val="0000FF"/>
          <w:szCs w:val="22"/>
          <w:highlight w:val="white"/>
        </w:rPr>
        <w:t>&lt;/gmd:MD_CharacterSetCode&gt;</w:t>
      </w:r>
    </w:p>
    <w:p w14:paraId="58FA26C1" w14:textId="77777777" w:rsidR="00F959C7" w:rsidRPr="00416B99" w:rsidRDefault="00F959C7" w:rsidP="00F959C7">
      <w:pPr>
        <w:pStyle w:val="XMLelement0"/>
        <w:rPr>
          <w:rFonts w:cs="Arial"/>
          <w:szCs w:val="22"/>
          <w:highlight w:val="white"/>
        </w:rPr>
      </w:pPr>
      <w:r w:rsidRPr="00C86EAE">
        <w:rPr>
          <w:rStyle w:val="XMLelementValueChar"/>
          <w:rFonts w:cs="Arial"/>
          <w:b w:val="0"/>
          <w:szCs w:val="22"/>
          <w:highlight w:val="white"/>
        </w:rPr>
        <w:tab/>
      </w:r>
      <w:r w:rsidRPr="00C86EAE">
        <w:rPr>
          <w:rFonts w:cs="Arial"/>
          <w:szCs w:val="22"/>
          <w:highlight w:val="white"/>
        </w:rPr>
        <w:t>&lt;/gmd:characterSet&gt;</w:t>
      </w:r>
    </w:p>
    <w:p w14:paraId="0FADB287" w14:textId="77777777" w:rsidR="00F959C7" w:rsidRPr="00416B99" w:rsidRDefault="0082487B" w:rsidP="0082487B">
      <w:pPr>
        <w:pStyle w:val="XMLelement0"/>
        <w:ind w:left="600" w:hanging="6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type - Define if this record is a: dataset (default), service, feature, software, etc. --&gt;</w:t>
      </w:r>
    </w:p>
    <w:p w14:paraId="15A6948D"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&lt;gmd:hierarchyLevel&gt;</w:t>
      </w:r>
    </w:p>
    <w:p w14:paraId="329D9ED8" w14:textId="77777777" w:rsidR="00F959C7" w:rsidRPr="00416B99" w:rsidRDefault="0082487B"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MD_ScopeCode code names: {attribute, att</w:t>
      </w:r>
      <w:r>
        <w:rPr>
          <w:rStyle w:val="XMLcommetnChar"/>
          <w:rFonts w:cs="Arial"/>
          <w:szCs w:val="22"/>
          <w:highlight w:val="white"/>
        </w:rPr>
        <w:t>ributeType, collectionHardware,</w:t>
      </w:r>
      <w:r w:rsidR="00F959C7" w:rsidRPr="00416B99">
        <w:rPr>
          <w:rStyle w:val="XMLcommetnChar"/>
          <w:rFonts w:cs="Arial"/>
          <w:szCs w:val="22"/>
          <w:highlight w:val="white"/>
        </w:rPr>
        <w:t>collectionSession, dataset, series, nonGeographicDataset, dimensionGroup, feature, featureType, propertyType, fieldSession, software, service, model, tile}. --&gt;</w:t>
      </w:r>
    </w:p>
    <w:p w14:paraId="63E39218" w14:textId="77777777" w:rsidR="00F959C7" w:rsidRPr="00C866EB" w:rsidRDefault="00F959C7" w:rsidP="00C86EAE">
      <w:pPr>
        <w:pStyle w:val="XMLExample0"/>
        <w:pBdr>
          <w:top w:val="none" w:sz="0" w:space="0" w:color="auto"/>
          <w:left w:val="none" w:sz="0" w:space="0" w:color="auto"/>
          <w:bottom w:val="none" w:sz="0" w:space="0" w:color="auto"/>
          <w:right w:val="none" w:sz="0" w:space="0" w:color="auto"/>
        </w:pBdr>
        <w:ind w:left="500" w:hanging="500"/>
        <w:rPr>
          <w:rFonts w:ascii="Arial" w:hAnsi="Arial" w:cs="Arial"/>
          <w:sz w:val="22"/>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ascii="Arial" w:hAnsi="Arial" w:cs="Arial"/>
          <w:color w:val="0000FF"/>
          <w:sz w:val="22"/>
          <w:szCs w:val="22"/>
          <w:highlight w:val="white"/>
        </w:rPr>
        <w:t>&lt;gmd:MD_ScopeCode</w:t>
      </w:r>
      <w:r w:rsidRPr="00416B99">
        <w:rPr>
          <w:rFonts w:ascii="Arial" w:hAnsi="Arial" w:cs="Arial"/>
          <w:color w:val="000000"/>
          <w:sz w:val="22"/>
          <w:szCs w:val="22"/>
          <w:highlight w:val="white"/>
        </w:rPr>
        <w:t xml:space="preserve"> </w:t>
      </w:r>
      <w:r w:rsidRPr="00C866EB">
        <w:rPr>
          <w:rStyle w:val="XMLattributeChar0"/>
          <w:rFonts w:cs="Arial"/>
          <w:szCs w:val="22"/>
          <w:highlight w:val="white"/>
        </w:rPr>
        <w:t>codeList=</w:t>
      </w:r>
      <w:r w:rsidRPr="00C866EB">
        <w:rPr>
          <w:rStyle w:val="attributeValue"/>
          <w:rFonts w:ascii="Arial" w:hAnsi="Arial" w:cs="Arial"/>
          <w:b w:val="0"/>
          <w:sz w:val="22"/>
          <w:szCs w:val="22"/>
          <w:highlight w:val="white"/>
        </w:rPr>
        <w:t>"http://www.isotc211.org/2005/resources/Codelist/gmxCodelists.xml#MD_ScopeCode"</w:t>
      </w:r>
      <w:r w:rsidRP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C866EB">
        <w:rPr>
          <w:rStyle w:val="attributeValue"/>
          <w:rFonts w:ascii="Arial" w:hAnsi="Arial" w:cs="Arial"/>
          <w:b w:val="0"/>
          <w:sz w:val="22"/>
          <w:szCs w:val="22"/>
          <w:highlight w:val="white"/>
        </w:rPr>
        <w:t>"dataset"</w:t>
      </w:r>
      <w:r w:rsidRPr="00C866EB">
        <w:rPr>
          <w:rFonts w:ascii="Arial" w:hAnsi="Arial" w:cs="Arial"/>
          <w:color w:val="0000FF"/>
          <w:sz w:val="22"/>
          <w:szCs w:val="22"/>
          <w:highlight w:val="white"/>
        </w:rPr>
        <w:t>&gt;</w:t>
      </w:r>
      <w:r w:rsidRPr="00C866EB">
        <w:rPr>
          <w:rStyle w:val="XMLelementValueChar"/>
          <w:rFonts w:cs="Arial"/>
          <w:b w:val="0"/>
          <w:szCs w:val="22"/>
          <w:highlight w:val="white"/>
        </w:rPr>
        <w:t>dataset</w:t>
      </w:r>
      <w:r w:rsidRPr="00C866EB">
        <w:rPr>
          <w:rFonts w:ascii="Arial" w:hAnsi="Arial" w:cs="Arial"/>
          <w:color w:val="0000FF"/>
          <w:sz w:val="22"/>
          <w:szCs w:val="22"/>
          <w:highlight w:val="white"/>
        </w:rPr>
        <w:t>&lt;/gmd:MD_ScopeCode&gt;</w:t>
      </w:r>
    </w:p>
    <w:p w14:paraId="2C688374" w14:textId="77777777" w:rsidR="00F959C7" w:rsidRPr="00416B99" w:rsidRDefault="00F959C7" w:rsidP="00F959C7">
      <w:pPr>
        <w:pStyle w:val="XMLelement0"/>
        <w:rPr>
          <w:rFonts w:cs="Arial"/>
          <w:szCs w:val="22"/>
          <w:highlight w:val="white"/>
        </w:rPr>
      </w:pPr>
      <w:r w:rsidRPr="00C866EB">
        <w:rPr>
          <w:rStyle w:val="XMLelementValueChar"/>
          <w:rFonts w:cs="Arial"/>
          <w:b w:val="0"/>
          <w:szCs w:val="22"/>
          <w:highlight w:val="white"/>
        </w:rPr>
        <w:tab/>
      </w:r>
      <w:r w:rsidRPr="00C866EB">
        <w:rPr>
          <w:rFonts w:cs="Arial"/>
          <w:szCs w:val="22"/>
          <w:highlight w:val="white"/>
        </w:rPr>
        <w:t>&lt;/</w:t>
      </w:r>
      <w:r w:rsidRPr="00C866EB">
        <w:rPr>
          <w:rStyle w:val="XMLelementChar0"/>
          <w:rFonts w:cs="Arial"/>
          <w:szCs w:val="22"/>
          <w:highlight w:val="white"/>
        </w:rPr>
        <w:t>gmd:hierarchyLevel</w:t>
      </w:r>
      <w:r w:rsidRPr="00C866EB">
        <w:rPr>
          <w:rFonts w:cs="Arial"/>
          <w:szCs w:val="22"/>
          <w:highlight w:val="white"/>
        </w:rPr>
        <w:t>&gt;</w:t>
      </w:r>
    </w:p>
    <w:p w14:paraId="4087BFB9" w14:textId="77777777"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Resource hierarchy level name - USGIN makes this property manda</w:t>
      </w:r>
      <w:r w:rsidRPr="00C86EAE">
        <w:rPr>
          <w:highlight w:val="white"/>
        </w:rPr>
        <w:t xml:space="preserve">tory to identify </w:t>
      </w:r>
      <w:r w:rsidR="00F959C7" w:rsidRPr="00C86EAE">
        <w:rPr>
          <w:highlight w:val="white"/>
        </w:rPr>
        <w:t>the USGIN resource type (see USGIN Profile, "Resources of Interest"). Default CharacterString is “Dataset” Encode hierarchy by including hierarchyLevelName elements for all broader resource categories. E.g. default should also include a hierarchyLevelName=”Collection” element. For services USGIN hierarchyLevelName/CharacterString is “Service”. --&gt;</w:t>
      </w:r>
    </w:p>
    <w:p w14:paraId="32D2FA1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14:paraId="62D1350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Dataset</w:t>
      </w:r>
      <w:r w:rsidRPr="00416B99">
        <w:rPr>
          <w:rFonts w:cs="Arial"/>
          <w:szCs w:val="22"/>
          <w:highlight w:val="white"/>
        </w:rPr>
        <w:t>&lt;/gco:CharacterString&gt;</w:t>
      </w:r>
    </w:p>
    <w:p w14:paraId="0EECEE65"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14:paraId="328254C9"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14:paraId="4CFB706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Collection</w:t>
      </w:r>
      <w:r w:rsidRPr="00416B99">
        <w:rPr>
          <w:rFonts w:cs="Arial"/>
          <w:szCs w:val="22"/>
          <w:highlight w:val="white"/>
        </w:rPr>
        <w:t>&lt;/gco:CharacterString&gt;</w:t>
      </w:r>
    </w:p>
    <w:p w14:paraId="6514AB0F"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14:paraId="64F357C2" w14:textId="77777777"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point of contact - Point of contact for the met</w:t>
      </w:r>
      <w:r w:rsidRPr="00C86EAE">
        <w:rPr>
          <w:highlight w:val="white"/>
        </w:rPr>
        <w:t xml:space="preserve">adata record, e.g. for users to </w:t>
      </w:r>
      <w:r w:rsidR="00F959C7" w:rsidRPr="00C86EAE">
        <w:rPr>
          <w:highlight w:val="white"/>
        </w:rPr>
        <w:t>report errors, updates to metadata, etc. --&gt;</w:t>
      </w:r>
    </w:p>
    <w:p w14:paraId="667A8A3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14:paraId="06161B0F"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14:paraId="1918BA36" w14:textId="77777777"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14:paraId="64AC6017" w14:textId="77777777"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14:paraId="43EF2E3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14:paraId="49CCE85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14:paraId="54FA552E"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14:paraId="22A29E0E" w14:textId="77777777" w:rsidR="00F959C7" w:rsidRPr="00416B99" w:rsidRDefault="00F959C7" w:rsidP="00F959C7">
      <w:pPr>
        <w:pStyle w:val="XMLelement0"/>
        <w:rPr>
          <w:rFonts w:cs="Arial"/>
          <w:szCs w:val="22"/>
          <w:highlight w:val="white"/>
        </w:rPr>
      </w:pPr>
    </w:p>
    <w:p w14:paraId="5396387B" w14:textId="77777777" w:rsidR="00F959C7" w:rsidRPr="00416B99" w:rsidRDefault="002D0AE3" w:rsidP="00256D0B">
      <w:pPr>
        <w:pStyle w:val="XMLcommetn"/>
        <w:rPr>
          <w:highlight w:val="white"/>
        </w:rPr>
      </w:pPr>
      <w:r>
        <w:rPr>
          <w:highlight w:val="white"/>
        </w:rPr>
        <w:t xml:space="preserve">      </w:t>
      </w:r>
      <w:r w:rsidR="00F959C7" w:rsidRPr="00416B99">
        <w:rPr>
          <w:highlight w:val="white"/>
        </w:rPr>
        <w:t xml:space="preserve">&lt;!-- Metadata contact information, either a phone number or e-mail address is required. </w:t>
      </w:r>
    </w:p>
    <w:p w14:paraId="4501A5C5" w14:textId="77777777" w:rsidR="00F959C7" w:rsidRPr="00416B99" w:rsidRDefault="002D0AE3" w:rsidP="00256D0B">
      <w:pPr>
        <w:pStyle w:val="XMLcommetn"/>
        <w:rPr>
          <w:highlight w:val="white"/>
        </w:rPr>
      </w:pPr>
      <w:r>
        <w:rPr>
          <w:highlight w:val="white"/>
        </w:rPr>
        <w:t xml:space="preserve">      </w:t>
      </w:r>
      <w:r w:rsidR="00F959C7" w:rsidRPr="00416B99">
        <w:rPr>
          <w:highlight w:val="white"/>
        </w:rPr>
        <w:t>This example has an e-mail address. ISO19115 makes contact role mandatory as well. --&gt;</w:t>
      </w:r>
    </w:p>
    <w:p w14:paraId="6B413D4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14:paraId="40D9786E"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14:paraId="71EDFC7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14:paraId="51FC09C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14:paraId="4D10AE8D" w14:textId="77777777"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(O-M) Metadata point of contact e-mail address to meet profile requirement --&gt;</w:t>
      </w:r>
    </w:p>
    <w:p w14:paraId="14053017"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14:paraId="2612A62B"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metadata@azgs.az.gov</w:t>
      </w:r>
      <w:r w:rsidRPr="00416B99">
        <w:rPr>
          <w:rFonts w:cs="Arial"/>
          <w:szCs w:val="22"/>
          <w:highlight w:val="white"/>
        </w:rPr>
        <w:t>&lt;/gco:CharacterString&gt;</w:t>
      </w:r>
    </w:p>
    <w:p w14:paraId="347D81D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14:paraId="4DEB9E47"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14:paraId="6323DCF6"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14:paraId="71E0BB0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14:paraId="557410CD"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14:paraId="60B55BB7" w14:textId="77777777"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ISO 19139 Mandatory: contact role --&gt;</w:t>
      </w:r>
    </w:p>
    <w:p w14:paraId="288C741E"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14:paraId="2F4F674F" w14:textId="77777777"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CI_RoleCode names: {resourceProvider, custodian, owner, user, distributor, originator, pointOfContact, principalInvestigator, processor, publisher, author}  --&gt;</w:t>
      </w:r>
    </w:p>
    <w:p w14:paraId="143B1552" w14:textId="77777777" w:rsidR="00F959C7" w:rsidRPr="00C866EB" w:rsidRDefault="00F959C7" w:rsidP="00C866EB">
      <w:pPr>
        <w:pStyle w:val="XMLelement0"/>
        <w:ind w:left="700" w:hanging="700"/>
        <w:rPr>
          <w:rFonts w:cs="Arial"/>
          <w:b/>
          <w:color w:val="000000"/>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C866EB">
        <w:rPr>
          <w:rFonts w:cs="Arial"/>
          <w:szCs w:val="22"/>
          <w:highlight w:val="white"/>
        </w:rPr>
        <w:t xml:space="preserve"> </w:t>
      </w:r>
      <w:r w:rsidRPr="00C866EB">
        <w:rPr>
          <w:rStyle w:val="XMLattributeChar0"/>
          <w:rFonts w:cs="Arial"/>
          <w:szCs w:val="22"/>
          <w:highlight w:val="white"/>
        </w:rPr>
        <w:t>codeList</w:t>
      </w:r>
      <w:r w:rsidRPr="00416B99">
        <w:rPr>
          <w:rStyle w:val="XMLattributeChar0"/>
          <w:rFonts w:cs="Arial"/>
          <w:szCs w:val="22"/>
          <w:highlight w:val="white"/>
        </w:rPr>
        <w:t>=</w:t>
      </w:r>
      <w:r w:rsidRPr="00416B99">
        <w:rPr>
          <w:rFonts w:cs="Arial"/>
          <w:bCs/>
          <w:szCs w:val="22"/>
          <w:highlight w:val="white"/>
        </w:rPr>
        <w:t>"</w:t>
      </w:r>
      <w:r w:rsidRPr="003D1227">
        <w:rPr>
          <w:rStyle w:val="XMLattributeValueChar"/>
          <w:rFonts w:cs="Arial"/>
          <w:szCs w:val="22"/>
          <w:highlight w:val="white"/>
        </w:rPr>
        <w:t>http://www.isotc211.org/2005/resources/Codelist/gmxCodelists.xml</w:t>
      </w:r>
      <w:r w:rsidRPr="00FD2311">
        <w:rPr>
          <w:rStyle w:val="attributeValue"/>
          <w:rFonts w:cs="Arial"/>
          <w:b w:val="0"/>
          <w:szCs w:val="22"/>
          <w:highlight w:val="white"/>
        </w:rPr>
        <w:t>#CI_RoleCode"</w:t>
      </w:r>
      <w:r w:rsid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416B99">
        <w:rPr>
          <w:rStyle w:val="XMLattributeChar0"/>
          <w:rFonts w:cs="Arial"/>
          <w:szCs w:val="22"/>
          <w:highlight w:val="white"/>
        </w:rPr>
        <w:t>=</w:t>
      </w:r>
      <w:r w:rsidRPr="00FD2311">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14:paraId="39ADB98A"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14:paraId="58B3B94D"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14:paraId="01D8947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14:paraId="6CC47CBC" w14:textId="77777777" w:rsidR="00F959C7" w:rsidRPr="00416B99" w:rsidRDefault="002D0AE3" w:rsidP="002D0AE3">
      <w:pPr>
        <w:pStyle w:val="XMLelement0"/>
        <w:ind w:left="400" w:hanging="4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Metadata date stamp - USGIN profile requires use of dateStamp/gco:DateTime (Note this contrasts with INSPIRE mandate to use dateStamp/gco:Date). This is the date and time when the metadata record was created or most recently updated (following NAP). --&gt;</w:t>
      </w:r>
    </w:p>
    <w:p w14:paraId="48F21A8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14:paraId="0AF0A2E9" w14:textId="77777777" w:rsidR="00F959C7" w:rsidRPr="002D0AE3" w:rsidRDefault="00F959C7" w:rsidP="00256D0B">
      <w:pPr>
        <w:pStyle w:val="XMLcommentIndent"/>
        <w:rPr>
          <w:rStyle w:val="XMLelementValueChar"/>
          <w:rFonts w:cs="Arial"/>
          <w:b w:val="0"/>
          <w:bCs w:val="0"/>
          <w:color w:val="008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Requires an extended ISO 8601 formatted combined UTC date and time string (YYYY-MM-DDTHH:MM:SS) Some validators require time zone as well; recommend using GMT indicated by</w:t>
      </w:r>
      <w:r w:rsidR="002D0AE3">
        <w:rPr>
          <w:rStyle w:val="XMLcommetnChar"/>
          <w:rFonts w:cs="Arial"/>
          <w:szCs w:val="22"/>
          <w:highlight w:val="white"/>
        </w:rPr>
        <w:t xml:space="preserve"> </w:t>
      </w:r>
      <w:r w:rsidRPr="00416B99">
        <w:rPr>
          <w:rStyle w:val="XMLcommetnChar"/>
          <w:rFonts w:cs="Arial"/>
          <w:szCs w:val="22"/>
          <w:highlight w:val="white"/>
        </w:rPr>
        <w:t>'Z' --&gt;</w:t>
      </w:r>
    </w:p>
    <w:p w14:paraId="4CA66D6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2010-01-14T10:00:00Z</w:t>
      </w:r>
      <w:r w:rsidRPr="00416B99">
        <w:rPr>
          <w:rFonts w:cs="Arial"/>
          <w:szCs w:val="22"/>
          <w:highlight w:val="white"/>
        </w:rPr>
        <w:t>&lt;/gco:DateTime&gt;</w:t>
      </w:r>
    </w:p>
    <w:p w14:paraId="27C0016E"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14:paraId="0C0399DA" w14:textId="77777777"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standard - USGIN profile conformant meta</w:t>
      </w:r>
      <w:r w:rsidR="00C86EAE">
        <w:rPr>
          <w:highlight w:val="white"/>
        </w:rPr>
        <w:t xml:space="preserve">data is indicated by the string </w:t>
      </w:r>
      <w:r w:rsidR="00F959C7" w:rsidRPr="00C86EAE">
        <w:rPr>
          <w:highlight w:val="white"/>
        </w:rPr>
        <w:t>“ISO-USGIN" --&gt;</w:t>
      </w:r>
    </w:p>
    <w:p w14:paraId="0131FF37"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&lt;gmd:metadataStandardName&gt;</w:t>
      </w:r>
    </w:p>
    <w:p w14:paraId="76188B3D"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ISO-USGIN</w:t>
      </w:r>
      <w:r w:rsidRPr="00416B99">
        <w:rPr>
          <w:rFonts w:cs="Arial"/>
          <w:szCs w:val="22"/>
          <w:highlight w:val="white"/>
        </w:rPr>
        <w:t>&lt;/gco:CharacterString&gt;</w:t>
      </w:r>
    </w:p>
    <w:p w14:paraId="26A28E16" w14:textId="77777777" w:rsidR="002D0AE3" w:rsidRPr="00416B99" w:rsidRDefault="00F959C7" w:rsidP="002D0AE3">
      <w:pPr>
        <w:pStyle w:val="XMLelement0"/>
        <w:rPr>
          <w:rStyle w:val="XMLcommetnChar"/>
          <w:rFonts w:cs="Arial"/>
          <w:szCs w:val="22"/>
        </w:rPr>
      </w:pPr>
      <w:r w:rsidRPr="00416B99">
        <w:rPr>
          <w:rStyle w:val="XMLelementValueChar"/>
          <w:rFonts w:cs="Arial"/>
          <w:b w:val="0"/>
          <w:szCs w:val="22"/>
          <w:highlight w:val="white"/>
        </w:rPr>
        <w:tab/>
      </w:r>
      <w:r w:rsidRPr="00416B99">
        <w:rPr>
          <w:rFonts w:cs="Arial"/>
          <w:szCs w:val="22"/>
          <w:highlight w:val="white"/>
        </w:rPr>
        <w:t>&lt;/gmd:metadataStandardName&gt;</w:t>
      </w:r>
    </w:p>
    <w:p w14:paraId="4531A8CD" w14:textId="77777777"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USGIN profile version --&gt;</w:t>
      </w:r>
    </w:p>
    <w:p w14:paraId="1D258CE7"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14:paraId="449B37E2"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1.2</w:t>
      </w:r>
      <w:r w:rsidRPr="00416B99">
        <w:rPr>
          <w:rFonts w:cs="Arial"/>
          <w:szCs w:val="22"/>
          <w:highlight w:val="white"/>
        </w:rPr>
        <w:t>&lt;/gco:CharacterString&gt;</w:t>
      </w:r>
    </w:p>
    <w:p w14:paraId="11BBBB43" w14:textId="77777777" w:rsidR="00F959C7" w:rsidRPr="00416B99" w:rsidRDefault="00F959C7" w:rsidP="002D0AE3">
      <w:pPr>
        <w:pStyle w:val="XMLelement0"/>
        <w:rPr>
          <w:rStyle w:val="XMLelementValueChar"/>
          <w:rFonts w:cs="Arial"/>
          <w:b w:val="0"/>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14:paraId="6A0BAADD" w14:textId="77777777"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identification information - At least one of MD_DataIdentification (dataset, dataset series) or SV_ServiceIdentification (service) is required.  --&gt;</w:t>
      </w:r>
    </w:p>
    <w:p w14:paraId="5CA6E2F5"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14:paraId="095DC8D1" w14:textId="77777777"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002D0AE3">
        <w:rPr>
          <w:rStyle w:val="XMLelementValueChar"/>
          <w:rFonts w:cs="Arial"/>
          <w:b w:val="0"/>
          <w:szCs w:val="22"/>
          <w:highlight w:val="white"/>
        </w:rPr>
        <w:t xml:space="preserve">   </w:t>
      </w:r>
      <w:r w:rsidRPr="00C86EAE">
        <w:rPr>
          <w:highlight w:val="white"/>
        </w:rPr>
        <w:t>&lt;!-- Resource Dataset or Dataset Series Identification --&gt;</w:t>
      </w:r>
      <w:r w:rsidRPr="00416B99">
        <w:rPr>
          <w:rStyle w:val="XMLelementValueChar"/>
          <w:rFonts w:cs="Arial"/>
          <w:b w:val="0"/>
          <w:szCs w:val="22"/>
          <w:highlight w:val="white"/>
        </w:rPr>
        <w:t xml:space="preserve"> </w:t>
      </w:r>
    </w:p>
    <w:p w14:paraId="6DEDBE6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14:paraId="54AE9CBB" w14:textId="77777777"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 xml:space="preserve">&lt;!-- (M-M) Resource citation - Information to identify the intellectual origin of the content in </w:t>
      </w:r>
      <w:r w:rsidR="002D0AE3" w:rsidRPr="00C86EAE">
        <w:rPr>
          <w:highlight w:val="white"/>
        </w:rPr>
        <w:t xml:space="preserve">   </w:t>
      </w:r>
      <w:r w:rsidR="00F959C7" w:rsidRPr="00C86EAE">
        <w:rPr>
          <w:highlight w:val="white"/>
        </w:rPr>
        <w:t>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14:paraId="49BFA300"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14:paraId="57DD1482"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14:paraId="5768B370" w14:textId="77777777"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title - Use titles that inform the human reader about the dataset’s content; titles should be unique in the context of the metadata catalog that contains the metadata record. --&gt;</w:t>
      </w:r>
    </w:p>
    <w:p w14:paraId="66B8C553"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14:paraId="5976E1BC" w14:textId="77777777" w:rsidR="00F959C7" w:rsidRPr="00416B99" w:rsidRDefault="00F959C7" w:rsidP="002D0AE3">
      <w:pPr>
        <w:pStyle w:val="XMLelement0"/>
        <w:tabs>
          <w:tab w:val="clear" w:pos="1260"/>
          <w:tab w:val="left" w:pos="-100"/>
        </w:tabs>
        <w:ind w:left="1200" w:hanging="12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USGIN minimum metadata example XML</w:t>
      </w:r>
      <w:r w:rsidR="002D0AE3">
        <w:rPr>
          <w:rStyle w:val="XMLelementValueChar"/>
          <w:rFonts w:cs="Arial"/>
          <w:b w:val="0"/>
          <w:szCs w:val="22"/>
          <w:highlight w:val="white"/>
        </w:rPr>
        <w:t xml:space="preserve"> </w:t>
      </w:r>
      <w:r w:rsidRPr="00416B99">
        <w:rPr>
          <w:rStyle w:val="XMLelementValueChar"/>
          <w:rFonts w:cs="Arial"/>
          <w:b w:val="0"/>
          <w:szCs w:val="22"/>
          <w:highlight w:val="white"/>
        </w:rPr>
        <w:t>file.</w:t>
      </w:r>
      <w:r w:rsidRPr="00416B99">
        <w:rPr>
          <w:rFonts w:cs="Arial"/>
          <w:szCs w:val="22"/>
          <w:highlight w:val="white"/>
        </w:rPr>
        <w:t>&lt;/gco:CharacterString&gt;</w:t>
      </w:r>
    </w:p>
    <w:p w14:paraId="40BEC84E"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14:paraId="72173E76" w14:textId="77777777"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14:paraId="00C424D0"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14:paraId="7FC5016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&lt;gmd:CI_Date&gt;</w:t>
      </w:r>
    </w:p>
    <w:p w14:paraId="43D47F7A"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14:paraId="4A2B3845" w14:textId="77777777"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t>&lt;!-- Requires an extended ISO 8601 UTC date and time string (YYYY-MM-DDTHH:MM:SS) Some validators require time zone as well; recommend GMT indicated by 'Z' --&gt;</w:t>
      </w:r>
    </w:p>
    <w:p w14:paraId="771A9DCF"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2010-01-14T09:30:47Z</w:t>
      </w:r>
      <w:r w:rsidRPr="00416B99">
        <w:rPr>
          <w:rFonts w:cs="Arial"/>
          <w:szCs w:val="22"/>
          <w:highlight w:val="white"/>
        </w:rPr>
        <w:t>&lt;/gco:DateTime&gt;</w:t>
      </w:r>
    </w:p>
    <w:p w14:paraId="5324F9DF"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14:paraId="4C92BA99" w14:textId="77777777" w:rsidR="00F959C7" w:rsidRPr="002D0AE3" w:rsidRDefault="00F959C7" w:rsidP="00256D0B">
      <w:pPr>
        <w:pStyle w:val="XMLcommetn"/>
        <w:rPr>
          <w:highlight w:val="white"/>
        </w:rPr>
      </w:pPr>
      <w:r w:rsidRPr="00416B99">
        <w:rPr>
          <w:highlight w:val="white"/>
        </w:rPr>
        <w:tab/>
      </w:r>
      <w:r w:rsidRPr="00416B99">
        <w:rPr>
          <w:highlight w:val="white"/>
        </w:rPr>
        <w:tab/>
      </w:r>
      <w:r w:rsidRPr="002D0AE3">
        <w:rPr>
          <w:highlight w:val="white"/>
        </w:rPr>
        <w:t>&lt;!-- dateType is mandatory per ISO19115 --&gt;</w:t>
      </w:r>
    </w:p>
    <w:p w14:paraId="340D7093" w14:textId="77777777"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&lt;gmd:dateType&gt;</w:t>
      </w:r>
    </w:p>
    <w:p w14:paraId="02A48DF3" w14:textId="77777777" w:rsidR="00F959C7" w:rsidRPr="002D0AE3" w:rsidRDefault="00F959C7" w:rsidP="00256D0B">
      <w:pPr>
        <w:pStyle w:val="XMLcommentIndent"/>
        <w:rPr>
          <w:rStyle w:val="XMLelementValueChar"/>
          <w:rFonts w:cs="Arial"/>
          <w:b w:val="0"/>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commetnChar"/>
          <w:rFonts w:cs="Arial"/>
          <w:szCs w:val="22"/>
          <w:highlight w:val="white"/>
        </w:rPr>
        <w:t>&lt;!-- CI_DateTypeCode names: {creation, publication, revision}. --&gt;</w:t>
      </w:r>
    </w:p>
    <w:p w14:paraId="7DE64EE2" w14:textId="77777777" w:rsidR="00F959C7" w:rsidRPr="002D0AE3" w:rsidRDefault="00F959C7" w:rsidP="002D0AE3">
      <w:pPr>
        <w:pStyle w:val="XMLelement0"/>
        <w:ind w:left="1600" w:hanging="160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szCs w:val="22"/>
          <w:highlight w:val="white"/>
        </w:rPr>
        <w:tab/>
      </w:r>
      <w:r w:rsidRPr="002D0AE3">
        <w:rPr>
          <w:rFonts w:cs="Arial"/>
          <w:szCs w:val="22"/>
          <w:highlight w:val="white"/>
        </w:rPr>
        <w:t>&lt;gmd:CI_DateTypeCode</w:t>
      </w:r>
      <w:r w:rsidRPr="002D0AE3">
        <w:rPr>
          <w:rFonts w:cs="Arial"/>
          <w:color w:val="000000"/>
          <w:szCs w:val="22"/>
          <w:highlight w:val="white"/>
        </w:rPr>
        <w:t xml:space="preserve"> </w:t>
      </w:r>
      <w:r w:rsidR="002D0AE3" w:rsidRPr="002D0AE3">
        <w:rPr>
          <w:rFonts w:cs="Arial"/>
          <w:color w:val="000000"/>
          <w:szCs w:val="22"/>
          <w:highlight w:val="white"/>
        </w:rPr>
        <w:t xml:space="preserve"> </w:t>
      </w:r>
      <w:r w:rsidRPr="002D0AE3">
        <w:rPr>
          <w:rStyle w:val="XMLattributeChar0"/>
          <w:rFonts w:cs="Arial"/>
          <w:szCs w:val="22"/>
          <w:highlight w:val="white"/>
        </w:rPr>
        <w:t>codeList=</w:t>
      </w:r>
      <w:r w:rsidRPr="002D0AE3">
        <w:rPr>
          <w:rStyle w:val="attributeValue"/>
          <w:rFonts w:cs="Arial"/>
          <w:b w:val="0"/>
          <w:szCs w:val="22"/>
          <w:highlight w:val="white"/>
        </w:rPr>
        <w:t>"http://www.isotc211.org/2005/resources/Codelist/gmxCodelists.xml#CI_DateTypeCode"</w:t>
      </w:r>
      <w:r w:rsidRPr="002D0AE3">
        <w:rPr>
          <w:rStyle w:val="XMLattributeChar0"/>
          <w:rFonts w:cs="Arial"/>
          <w:szCs w:val="22"/>
          <w:highlight w:val="white"/>
        </w:rPr>
        <w:t>codeListValue=</w:t>
      </w:r>
      <w:r w:rsidRPr="002D0AE3">
        <w:rPr>
          <w:rStyle w:val="attributeValue"/>
          <w:rFonts w:cs="Arial"/>
          <w:b w:val="0"/>
          <w:szCs w:val="22"/>
          <w:highlight w:val="white"/>
        </w:rPr>
        <w:t>"publication"</w:t>
      </w:r>
      <w:r w:rsidRPr="002D0AE3">
        <w:rPr>
          <w:rFonts w:cs="Arial"/>
          <w:szCs w:val="22"/>
          <w:highlight w:val="white"/>
        </w:rPr>
        <w:t>&gt;</w:t>
      </w:r>
      <w:r w:rsidRPr="002D0AE3">
        <w:rPr>
          <w:rStyle w:val="XMLelementValueChar"/>
          <w:rFonts w:cs="Arial"/>
          <w:b w:val="0"/>
          <w:szCs w:val="22"/>
          <w:highlight w:val="white"/>
        </w:rPr>
        <w:t>publication</w:t>
      </w:r>
      <w:r w:rsidRPr="002D0AE3">
        <w:rPr>
          <w:rFonts w:cs="Arial"/>
          <w:szCs w:val="22"/>
          <w:highlight w:val="white"/>
        </w:rPr>
        <w:t>&lt;/gmd:CI_DateTypeCode&gt;</w:t>
      </w:r>
    </w:p>
    <w:p w14:paraId="076D295F" w14:textId="77777777" w:rsidR="00F959C7" w:rsidRPr="002D0AE3" w:rsidRDefault="00F959C7" w:rsidP="00F959C7">
      <w:pPr>
        <w:pStyle w:val="XMLelement0"/>
        <w:rPr>
          <w:rFonts w:cs="Arial"/>
          <w:szCs w:val="22"/>
          <w:highlight w:val="white"/>
        </w:rPr>
      </w:pP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Fonts w:cs="Arial"/>
          <w:szCs w:val="22"/>
          <w:highlight w:val="white"/>
        </w:rPr>
        <w:t>&lt;/gmd:dateType&gt;</w:t>
      </w:r>
    </w:p>
    <w:p w14:paraId="01D8CFE5" w14:textId="77777777"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&lt;/gmd:CI_Date&gt;</w:t>
      </w:r>
    </w:p>
    <w:p w14:paraId="75AC4860" w14:textId="77777777"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&lt;/gmd:date&gt;</w:t>
      </w:r>
    </w:p>
    <w:p w14:paraId="6D616FF4" w14:textId="77777777" w:rsidR="00F959C7" w:rsidRPr="00416B99" w:rsidRDefault="00955E3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w:t>
      </w:r>
      <w:r w:rsidR="00F959C7" w:rsidRPr="00416B99">
        <w:t xml:space="preserve"> </w:t>
      </w:r>
      <w:r w:rsidR="00F959C7" w:rsidRPr="00C86EAE">
        <w:t>For most intellectual content, the responsible party is what would normally be considered the author of a work.</w:t>
      </w:r>
      <w:r w:rsidR="00F959C7" w:rsidRPr="00C86EAE">
        <w:rPr>
          <w:highlight w:val="white"/>
        </w:rPr>
        <w:t xml:space="preserve">  --&gt;</w:t>
      </w:r>
    </w:p>
    <w:p w14:paraId="4E10D5C2"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14:paraId="76E53F87"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14:paraId="53C305E5" w14:textId="77777777"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14:paraId="7BC5F2BC" w14:textId="77777777"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14:paraId="73FE209D"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14:paraId="77360CD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14:paraId="6F984E6D"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14:paraId="4105AB33" w14:textId="77777777" w:rsidR="00F959C7" w:rsidRPr="00416B99" w:rsidRDefault="00955E3E" w:rsidP="00256D0B">
      <w:pPr>
        <w:pStyle w:val="XMLcommetn"/>
        <w:rPr>
          <w:highlight w:val="white"/>
        </w:rPr>
      </w:pPr>
      <w:r>
        <w:rPr>
          <w:highlight w:val="white"/>
        </w:rPr>
        <w:t xml:space="preserve">         </w:t>
      </w:r>
      <w:r w:rsidR="00F959C7" w:rsidRPr="00416B99">
        <w:rPr>
          <w:highlight w:val="white"/>
        </w:rPr>
        <w:t>&lt;!-- cited responsible party contact information, either a phone number or e-mail address is required. This example has a voice telephone number. ISO19115 makes contact role mandatory as well. --&gt;</w:t>
      </w:r>
    </w:p>
    <w:p w14:paraId="1185AA42"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14:paraId="4FE15A93"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14:paraId="135CA6E0"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14:paraId="647AA14F"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14:paraId="4F8B4DE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14:paraId="2E38A0F0"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520-770-3500</w:t>
      </w:r>
      <w:r w:rsidRPr="00416B99">
        <w:rPr>
          <w:rFonts w:cs="Arial"/>
          <w:szCs w:val="22"/>
          <w:highlight w:val="white"/>
        </w:rPr>
        <w:t>&lt;/gco:CharacterString&gt;</w:t>
      </w:r>
    </w:p>
    <w:p w14:paraId="4D82E0FE"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14:paraId="30FE46E4"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14:paraId="25F271C5"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14:paraId="61035D5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14:paraId="5920DD72"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14:paraId="5CDC4E81" w14:textId="77777777"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r>
      <w:r w:rsidR="00955E3E">
        <w:rPr>
          <w:rStyle w:val="XMLcommetnChar"/>
          <w:rFonts w:cs="Arial"/>
          <w:szCs w:val="22"/>
          <w:highlight w:val="white"/>
        </w:rPr>
        <w:t xml:space="preserve"> </w:t>
      </w:r>
      <w:r w:rsidRPr="00416B99">
        <w:rPr>
          <w:rStyle w:val="XMLcommetnChar"/>
          <w:rFonts w:cs="Arial"/>
          <w:szCs w:val="22"/>
          <w:highlight w:val="white"/>
        </w:rPr>
        <w:t>&lt;!-- (</w:t>
      </w:r>
      <w:r w:rsidRPr="00416B99">
        <w:rPr>
          <w:rStyle w:val="XMLcommentIndentChar"/>
          <w:rFonts w:ascii="Arial" w:hAnsi="Arial" w:cs="Arial"/>
          <w:sz w:val="22"/>
          <w:szCs w:val="22"/>
          <w:highlight w:val="white"/>
        </w:rPr>
        <w:t>M</w:t>
      </w:r>
      <w:r w:rsidRPr="00416B99">
        <w:rPr>
          <w:rStyle w:val="XMLcommetnChar"/>
          <w:rFonts w:cs="Arial"/>
          <w:szCs w:val="22"/>
          <w:highlight w:val="white"/>
        </w:rPr>
        <w:t>-M) ISO 19139 Mandatory: contact role  --&gt;</w:t>
      </w:r>
    </w:p>
    <w:p w14:paraId="0ABCA0E1" w14:textId="77777777" w:rsidR="00F959C7" w:rsidRPr="00416B99" w:rsidRDefault="00F959C7" w:rsidP="00476F78">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14:paraId="01748E71" w14:textId="77777777"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 xml:space="preserve">&lt;!-- CI_RoleCode names: {resourceProvider, custodian, owner, user, distributor, originator, </w:t>
      </w:r>
      <w:r w:rsidR="00955E3E">
        <w:rPr>
          <w:rStyle w:val="XMLcommetnChar"/>
          <w:rFonts w:cs="Arial"/>
          <w:szCs w:val="22"/>
          <w:highlight w:val="white"/>
        </w:rPr>
        <w:t xml:space="preserve">  </w:t>
      </w:r>
      <w:r w:rsidRPr="00416B99">
        <w:rPr>
          <w:rStyle w:val="XMLcommetnChar"/>
          <w:rFonts w:cs="Arial"/>
          <w:szCs w:val="22"/>
          <w:highlight w:val="white"/>
        </w:rPr>
        <w:t>pointOfContact, principalInvestigator, processor, publisher, author} --&gt;</w:t>
      </w:r>
    </w:p>
    <w:p w14:paraId="6F892917" w14:textId="77777777" w:rsidR="00F959C7" w:rsidRPr="00955E3E" w:rsidRDefault="00F959C7" w:rsidP="00955E3E">
      <w:pPr>
        <w:pStyle w:val="XMLelement0"/>
        <w:ind w:left="1600" w:hanging="1600"/>
        <w:rPr>
          <w:rFonts w:cs="Arial"/>
          <w:color w:val="000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955E3E">
        <w:rPr>
          <w:rFonts w:cs="Arial"/>
          <w:color w:val="000000"/>
          <w:szCs w:val="22"/>
          <w:highlight w:val="white"/>
        </w:rPr>
        <w:t xml:space="preserve"> </w:t>
      </w:r>
      <w:r w:rsidRPr="00955E3E">
        <w:rPr>
          <w:rStyle w:val="XMLattributeChar0"/>
          <w:rFonts w:cs="Arial"/>
          <w:szCs w:val="22"/>
          <w:highlight w:val="white"/>
        </w:rPr>
        <w:t>codeList</w:t>
      </w:r>
      <w:r w:rsidRPr="00416B99">
        <w:rPr>
          <w:rStyle w:val="XMLattributeChar0"/>
          <w:rFonts w:cs="Arial"/>
          <w:szCs w:val="22"/>
          <w:highlight w:val="white"/>
        </w:rPr>
        <w:t>=</w:t>
      </w:r>
      <w:r w:rsidR="00955E3E" w:rsidRPr="00955E3E">
        <w:rPr>
          <w:rStyle w:val="attributeValue"/>
          <w:rFonts w:cs="Arial"/>
          <w:b w:val="0"/>
          <w:szCs w:val="22"/>
          <w:highlight w:val="white"/>
        </w:rPr>
        <w:t>”</w:t>
      </w:r>
      <w:hyperlink r:id="rId89" w:anchor="CI_RoleCode" w:history="1">
        <w:r w:rsidR="00955E3E" w:rsidRPr="00955E3E">
          <w:rPr>
            <w:rStyle w:val="attributeValue"/>
            <w:rFonts w:cs="Arial"/>
            <w:b w:val="0"/>
            <w:szCs w:val="22"/>
            <w:highlight w:val="white"/>
          </w:rPr>
          <w:t>http://www.isotc211.org/2005/resources/Codelist/gmxCodelists.xml#CI_RoleCode</w:t>
        </w:r>
      </w:hyperlink>
      <w:r w:rsidR="00955E3E" w:rsidRPr="00955E3E">
        <w:rPr>
          <w:rStyle w:val="attributeValue"/>
          <w:rFonts w:cs="Arial"/>
          <w:b w:val="0"/>
          <w:szCs w:val="22"/>
          <w:highlight w:val="white"/>
        </w:rPr>
        <w:t>”</w:t>
      </w:r>
      <w:r w:rsidRPr="00955E3E">
        <w:rPr>
          <w:rStyle w:val="XMLattributeChar0"/>
          <w:rFonts w:cs="Arial"/>
          <w:szCs w:val="22"/>
          <w:highlight w:val="white"/>
        </w:rPr>
        <w:t>codeListValue</w:t>
      </w:r>
      <w:r w:rsidRPr="00416B99">
        <w:rPr>
          <w:rStyle w:val="XMLattributeChar0"/>
          <w:rFonts w:cs="Arial"/>
          <w:szCs w:val="22"/>
          <w:highlight w:val="white"/>
        </w:rPr>
        <w:t>=</w:t>
      </w:r>
      <w:r w:rsidRPr="00955E3E">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14:paraId="7BFA3F5B"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14:paraId="4A5D6FEF"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14:paraId="7D9BF09F"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14:paraId="626B0AEE"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14:paraId="3F8F4060"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14:paraId="75A57CA3" w14:textId="77777777" w:rsidR="00F959C7" w:rsidRPr="00416B99" w:rsidRDefault="00F959C7" w:rsidP="00F959C7">
      <w:pPr>
        <w:pStyle w:val="XMLelement0"/>
        <w:rPr>
          <w:rFonts w:cs="Arial"/>
          <w:szCs w:val="22"/>
          <w:highlight w:val="white"/>
        </w:rPr>
      </w:pPr>
    </w:p>
    <w:p w14:paraId="68AB6A48" w14:textId="77777777"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Abstract - A free text summary of the content, significance, purpose, scope, etc. of the resource. Exactly one value. --&gt;</w:t>
      </w:r>
    </w:p>
    <w:p w14:paraId="131929BF"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14:paraId="476332D8" w14:textId="77777777" w:rsidR="00F959C7" w:rsidRPr="00416B99" w:rsidRDefault="00F959C7" w:rsidP="00476F78">
      <w:pPr>
        <w:pStyle w:val="XMLelement0"/>
        <w:ind w:left="900" w:hanging="9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Example for the minimum required elements in a USGIN dataset metadata record. Note that this example includes conditional minimum elements that may or may not apply to a specific resource and its metadata. Although the resource is non-geographic, and extent element is included for example purposes.</w:t>
      </w:r>
      <w:r w:rsidRPr="00416B99">
        <w:rPr>
          <w:rFonts w:cs="Arial"/>
          <w:szCs w:val="22"/>
          <w:highlight w:val="white"/>
        </w:rPr>
        <w:t>&lt;/gco:CharacterString&gt;</w:t>
      </w:r>
    </w:p>
    <w:p w14:paraId="43A2539F" w14:textId="77777777" w:rsidR="00476F78" w:rsidRPr="00416B99" w:rsidRDefault="00F959C7" w:rsidP="00476F7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14:paraId="456EDBB8" w14:textId="77777777"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point of contact (access contact) - CI_ResponsibleParty element here would contain information for point of contact to access the resource. This information is mandatory for physical resources such as core, cuttings, samples, manuscripts. This example metadata record is not about a physical resource, so the element is empty (included here only to anchor this comment... --&gt;</w:t>
      </w:r>
    </w:p>
    <w:p w14:paraId="48EFFD55"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&lt;gmd:pointOfContact/&gt;</w:t>
      </w:r>
    </w:p>
    <w:p w14:paraId="39D67767" w14:textId="77777777" w:rsidR="00F959C7" w:rsidRPr="00416B99" w:rsidRDefault="00476F78" w:rsidP="00256D0B">
      <w:pPr>
        <w:pStyle w:val="XMLcommetn"/>
        <w:rPr>
          <w:rStyle w:val="XMLelementValueChar"/>
          <w:rFonts w:cs="Arial"/>
          <w:b w:val="0"/>
          <w:bCs w:val="0"/>
          <w:color w:val="008000"/>
          <w:szCs w:val="22"/>
          <w:highlight w:val="white"/>
        </w:rPr>
      </w:pPr>
      <w:r w:rsidRPr="00C86EAE">
        <w:rPr>
          <w:highlight w:val="white"/>
        </w:rPr>
        <w:t xml:space="preserve">      </w:t>
      </w:r>
      <w:r w:rsidR="00F959C7" w:rsidRPr="00C86EAE">
        <w:rPr>
          <w:highlight w:val="white"/>
        </w:rPr>
        <w:t>&lt;!-- (O-C) Descriptive Keywords - Only required if the described resource is non-geographic, in</w:t>
      </w:r>
      <w:r w:rsidRPr="00C86EAE">
        <w:rPr>
          <w:highlight w:val="white"/>
        </w:rPr>
        <w:t xml:space="preserve"> </w:t>
      </w:r>
      <w:r w:rsidR="00F959C7" w:rsidRPr="00C86EAE">
        <w:rPr>
          <w:highlight w:val="white"/>
        </w:rPr>
        <w:t>which case the single keyword 'non-geographic' is mandatory. This example instance is about itself, and example metadata record, and is thus non-geographic so the keyword is mandatory. Note that and example bounding box is included for information purposes as well. --&gt;</w:t>
      </w:r>
    </w:p>
    <w:p w14:paraId="73AF75DE" w14:textId="77777777" w:rsidR="00F959C7" w:rsidRPr="00416B99" w:rsidRDefault="00F959C7" w:rsidP="00F959C7">
      <w:pPr>
        <w:pStyle w:val="XMLelement0"/>
        <w:rPr>
          <w:rFonts w:cs="Arial"/>
          <w:szCs w:val="22"/>
        </w:rPr>
      </w:pPr>
      <w:r w:rsidRPr="00416B99">
        <w:rPr>
          <w:rFonts w:cs="Arial"/>
          <w:szCs w:val="22"/>
        </w:rPr>
        <w:t xml:space="preserve">      &lt;gmd:descriptiveKeywords&gt;</w:t>
      </w:r>
    </w:p>
    <w:p w14:paraId="2D49C27B" w14:textId="77777777" w:rsidR="00F959C7" w:rsidRPr="00416B99" w:rsidRDefault="00F959C7" w:rsidP="00F959C7">
      <w:pPr>
        <w:pStyle w:val="XMLelement0"/>
        <w:rPr>
          <w:rFonts w:cs="Arial"/>
          <w:szCs w:val="22"/>
        </w:rPr>
      </w:pPr>
      <w:r w:rsidRPr="00416B99">
        <w:rPr>
          <w:rFonts w:cs="Arial"/>
          <w:szCs w:val="22"/>
        </w:rPr>
        <w:t xml:space="preserve">         &lt;gmd:MD_Keywords&gt;</w:t>
      </w:r>
    </w:p>
    <w:p w14:paraId="01B6B3D7" w14:textId="77777777" w:rsidR="00F959C7" w:rsidRPr="00416B99" w:rsidRDefault="00F959C7" w:rsidP="00F959C7">
      <w:pPr>
        <w:pStyle w:val="XMLelement0"/>
        <w:rPr>
          <w:rFonts w:cs="Arial"/>
          <w:szCs w:val="22"/>
        </w:rPr>
      </w:pPr>
      <w:r w:rsidRPr="00416B99">
        <w:rPr>
          <w:rFonts w:cs="Arial"/>
          <w:szCs w:val="22"/>
        </w:rPr>
        <w:t xml:space="preserve">            &lt;gmd:keyword&gt;</w:t>
      </w:r>
    </w:p>
    <w:p w14:paraId="591DF9B3" w14:textId="77777777" w:rsidR="00F959C7" w:rsidRPr="00416B99" w:rsidRDefault="00F959C7" w:rsidP="00F959C7">
      <w:pPr>
        <w:pStyle w:val="XMLelement0"/>
        <w:rPr>
          <w:rFonts w:cs="Arial"/>
          <w:szCs w:val="22"/>
        </w:rPr>
      </w:pPr>
      <w:r w:rsidRPr="00416B99">
        <w:rPr>
          <w:rFonts w:cs="Arial"/>
          <w:szCs w:val="22"/>
        </w:rPr>
        <w:t xml:space="preserve">                &lt;gco:CharacterString&gt;</w:t>
      </w:r>
      <w:r w:rsidRPr="00416B99">
        <w:rPr>
          <w:rStyle w:val="XMLelementValueChar"/>
          <w:rFonts w:cs="Arial"/>
          <w:b w:val="0"/>
          <w:szCs w:val="22"/>
        </w:rPr>
        <w:t>non-geographic</w:t>
      </w:r>
      <w:r w:rsidRPr="00416B99">
        <w:rPr>
          <w:rFonts w:cs="Arial"/>
          <w:szCs w:val="22"/>
        </w:rPr>
        <w:t>&lt;/gco:CharacterString&gt;</w:t>
      </w:r>
    </w:p>
    <w:p w14:paraId="6E012384" w14:textId="77777777" w:rsidR="00F959C7" w:rsidRPr="00416B99" w:rsidRDefault="00F959C7" w:rsidP="00F959C7">
      <w:pPr>
        <w:pStyle w:val="XMLelement0"/>
        <w:rPr>
          <w:rFonts w:cs="Arial"/>
          <w:szCs w:val="22"/>
        </w:rPr>
      </w:pPr>
      <w:r w:rsidRPr="00416B99">
        <w:rPr>
          <w:rFonts w:cs="Arial"/>
          <w:szCs w:val="22"/>
        </w:rPr>
        <w:t xml:space="preserve">            &lt;/gmd:keyword&gt;</w:t>
      </w:r>
    </w:p>
    <w:p w14:paraId="3CBC677B" w14:textId="77777777" w:rsidR="00F959C7" w:rsidRPr="00416B99" w:rsidRDefault="00F959C7" w:rsidP="00F959C7">
      <w:pPr>
        <w:pStyle w:val="XMLelement0"/>
        <w:rPr>
          <w:rFonts w:cs="Arial"/>
          <w:szCs w:val="22"/>
        </w:rPr>
      </w:pPr>
      <w:r w:rsidRPr="00416B99">
        <w:rPr>
          <w:rFonts w:cs="Arial"/>
          <w:szCs w:val="22"/>
        </w:rPr>
        <w:t xml:space="preserve">         </w:t>
      </w:r>
    </w:p>
    <w:p w14:paraId="22DA9C26" w14:textId="77777777" w:rsidR="00F959C7" w:rsidRPr="00416B99" w:rsidRDefault="00F959C7" w:rsidP="00F959C7">
      <w:pPr>
        <w:pStyle w:val="XMLelement0"/>
        <w:rPr>
          <w:rFonts w:cs="Arial"/>
          <w:szCs w:val="22"/>
        </w:rPr>
      </w:pPr>
      <w:r w:rsidRPr="00416B99">
        <w:rPr>
          <w:rFonts w:cs="Arial"/>
          <w:szCs w:val="22"/>
        </w:rPr>
        <w:t xml:space="preserve">         &lt;gmd:type&gt;</w:t>
      </w:r>
    </w:p>
    <w:p w14:paraId="37A515B4" w14:textId="77777777" w:rsidR="00F959C7" w:rsidRPr="00416B99" w:rsidRDefault="00F959C7" w:rsidP="00256D0B">
      <w:pPr>
        <w:pStyle w:val="XMLcommentIndent"/>
      </w:pPr>
      <w:r w:rsidRPr="00416B99">
        <w:t xml:space="preserve">  </w:t>
      </w:r>
      <w:r w:rsidRPr="00416B99">
        <w:tab/>
      </w:r>
      <w:r w:rsidR="006319E8">
        <w:t xml:space="preserve">   </w:t>
      </w:r>
      <w:r w:rsidRPr="00416B99">
        <w:t>&lt;!-- Keyword Type - allowed values from MD_KeywordTypeCode names: {discipline, place, stratum, temporal, theme} --&gt;</w:t>
      </w:r>
    </w:p>
    <w:p w14:paraId="533E6132" w14:textId="77777777" w:rsidR="00F959C7" w:rsidRPr="00416B99" w:rsidRDefault="00F959C7" w:rsidP="006319E8">
      <w:pPr>
        <w:pStyle w:val="XMLelement0"/>
        <w:ind w:left="900" w:hanging="900"/>
        <w:rPr>
          <w:rFonts w:cs="Arial"/>
          <w:szCs w:val="22"/>
        </w:rPr>
      </w:pPr>
      <w:r w:rsidRPr="00416B99">
        <w:rPr>
          <w:rFonts w:cs="Arial"/>
          <w:szCs w:val="22"/>
        </w:rPr>
        <w:t xml:space="preserve">           &lt;gmd:MD_KeywordTypeCode</w:t>
      </w:r>
      <w:r w:rsidR="006319E8">
        <w:rPr>
          <w:rFonts w:cs="Arial"/>
          <w:szCs w:val="22"/>
        </w:rPr>
        <w:t xml:space="preserve"> </w:t>
      </w:r>
      <w:r w:rsidRPr="00C86EAE">
        <w:rPr>
          <w:rStyle w:val="XMLattributeChar0"/>
        </w:rPr>
        <w:t>codeList</w:t>
      </w:r>
      <w:r w:rsidRPr="00C86EAE">
        <w:rPr>
          <w:rStyle w:val="XMLattributeChar0"/>
          <w:rFonts w:cs="Arial"/>
          <w:color w:val="auto"/>
          <w:szCs w:val="22"/>
        </w:rPr>
        <w:t>=</w:t>
      </w:r>
      <w:r w:rsidRPr="00C86EAE">
        <w:rPr>
          <w:rStyle w:val="XMLattributeValueChar"/>
        </w:rPr>
        <w:t>"http://www.isotc211.org/2005/resources/Codelis</w:t>
      </w:r>
      <w:r w:rsidR="006319E8" w:rsidRPr="00C86EAE">
        <w:rPr>
          <w:rStyle w:val="XMLattributeValueChar"/>
        </w:rPr>
        <w:t>t/gmxCodelists.xml#MD_KeywordTyp</w:t>
      </w:r>
      <w:r w:rsidRPr="00C86EAE">
        <w:rPr>
          <w:rStyle w:val="XMLattributeValueChar"/>
        </w:rPr>
        <w:t xml:space="preserve">eCode" </w:t>
      </w:r>
      <w:r w:rsidRPr="006319E8">
        <w:rPr>
          <w:rStyle w:val="XMLattributeChar0"/>
          <w:rFonts w:cs="Arial"/>
          <w:szCs w:val="22"/>
        </w:rPr>
        <w:t>codeListValue</w:t>
      </w:r>
      <w:r w:rsidRPr="00C86EAE">
        <w:rPr>
          <w:rStyle w:val="XMLattributeValueChar"/>
        </w:rPr>
        <w:t>="place"</w:t>
      </w:r>
      <w:r w:rsidRPr="00416B99">
        <w:rPr>
          <w:rFonts w:cs="Arial"/>
          <w:szCs w:val="22"/>
        </w:rPr>
        <w:t>&gt;</w:t>
      </w:r>
      <w:r w:rsidRPr="00416B99">
        <w:rPr>
          <w:rStyle w:val="XMLelementValueChar"/>
          <w:rFonts w:cs="Arial"/>
          <w:b w:val="0"/>
          <w:szCs w:val="22"/>
        </w:rPr>
        <w:t>place</w:t>
      </w:r>
      <w:r w:rsidRPr="00C86EAE">
        <w:t>&lt;/gmd:MD_KeywordTypeCode&gt;</w:t>
      </w:r>
    </w:p>
    <w:p w14:paraId="1B23ADF5" w14:textId="77777777" w:rsidR="00F959C7" w:rsidRPr="00C86EAE" w:rsidRDefault="00F959C7" w:rsidP="00C86EAE">
      <w:pPr>
        <w:pStyle w:val="XMLelement0"/>
      </w:pPr>
      <w:r w:rsidRPr="00416B99">
        <w:lastRenderedPageBreak/>
        <w:t xml:space="preserve">          </w:t>
      </w:r>
      <w:r w:rsidRPr="00C86EAE">
        <w:t>&lt;/gmd:type&gt;</w:t>
      </w:r>
    </w:p>
    <w:p w14:paraId="42D54DF8" w14:textId="77777777" w:rsidR="006319E8" w:rsidRPr="00416B99" w:rsidRDefault="006319E8" w:rsidP="006319E8">
      <w:pPr>
        <w:pStyle w:val="XMLelement0"/>
        <w:rPr>
          <w:rFonts w:cs="Arial"/>
          <w:szCs w:val="22"/>
        </w:rPr>
      </w:pPr>
      <w:r>
        <w:rPr>
          <w:rFonts w:cs="Arial"/>
          <w:szCs w:val="22"/>
        </w:rPr>
        <w:t xml:space="preserve">       </w:t>
      </w:r>
      <w:r w:rsidRPr="006319E8">
        <w:rPr>
          <w:rFonts w:cs="Arial"/>
          <w:szCs w:val="22"/>
        </w:rPr>
        <w:t>&lt;/gmd:MD_Keywords&gt;</w:t>
      </w:r>
    </w:p>
    <w:p w14:paraId="0C1D0541" w14:textId="77777777" w:rsidR="006319E8" w:rsidRPr="00416B99" w:rsidRDefault="00F959C7" w:rsidP="006319E8">
      <w:pPr>
        <w:pStyle w:val="XMLelement0"/>
        <w:rPr>
          <w:rStyle w:val="XMLcommetnChar"/>
          <w:rFonts w:cs="Arial"/>
          <w:szCs w:val="22"/>
        </w:rPr>
      </w:pPr>
      <w:r w:rsidRPr="00416B99">
        <w:rPr>
          <w:rFonts w:cs="Arial"/>
          <w:szCs w:val="22"/>
        </w:rPr>
        <w:t xml:space="preserve">      &lt;/gmd:descriptiveKeywords&gt;</w:t>
      </w:r>
    </w:p>
    <w:p w14:paraId="505F4024" w14:textId="77777777" w:rsidR="00F959C7" w:rsidRPr="00416B99" w:rsidRDefault="006319E8" w:rsidP="006319E8">
      <w:pPr>
        <w:pStyle w:val="XMLelement0"/>
        <w:ind w:left="400" w:hanging="400"/>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language - Multiple instances of this element indicate that the linguistic content of the resource is available in multiple languages --&gt;</w:t>
      </w:r>
    </w:p>
    <w:p w14:paraId="712C8163"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14:paraId="536CAAC6" w14:textId="77777777"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w:t>
      </w:r>
      <w:r w:rsidRPr="00416B99">
        <w:rPr>
          <w:rStyle w:val="XMLcommentIndentChar"/>
          <w:rFonts w:ascii="Arial" w:hAnsi="Arial" w:cs="Arial"/>
          <w:sz w:val="22"/>
          <w:szCs w:val="22"/>
          <w:highlight w:val="white"/>
        </w:rPr>
        <w:t>- ISO 639-2/T three-letter language code (http://www.loc.gov/standards/iso639-2/). --</w:t>
      </w:r>
      <w:r w:rsidRPr="00416B99">
        <w:rPr>
          <w:rStyle w:val="XMLcommetnChar"/>
          <w:rFonts w:cs="Arial"/>
          <w:szCs w:val="22"/>
          <w:highlight w:val="white"/>
        </w:rPr>
        <w:t>&gt;</w:t>
      </w:r>
    </w:p>
    <w:p w14:paraId="0AE058DB"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14:paraId="5BBD84C0" w14:textId="77777777" w:rsidR="006319E8" w:rsidRPr="00416B99" w:rsidRDefault="00F959C7" w:rsidP="006319E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14:paraId="109AA6A0" w14:textId="77777777" w:rsidR="00F959C7" w:rsidRPr="00416B99" w:rsidRDefault="006319E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(C-C) Topic category - </w:t>
      </w:r>
      <w:r w:rsidR="00F959C7" w:rsidRPr="00C86EAE">
        <w:t>A topicCategory code must be prov</w:t>
      </w:r>
      <w:r w:rsidRPr="00C86EAE">
        <w:t xml:space="preserve">ided when hierarchyLevel is set </w:t>
      </w:r>
      <w:r w:rsidR="00F959C7" w:rsidRPr="00C86EAE">
        <w:t>to "dataset" (this example document) or "dataset series". Most USGIN resources will have MD_TopicCategoryCode = "geoscientificInformation", which is the default value for this profile.  More specific topic categorization should be done using keywords.</w:t>
      </w:r>
      <w:r w:rsidR="00F959C7" w:rsidRPr="00C86EAE">
        <w:rPr>
          <w:highlight w:val="white"/>
        </w:rPr>
        <w:t xml:space="preserve"> --&gt;</w:t>
      </w:r>
    </w:p>
    <w:p w14:paraId="17F6F8AE" w14:textId="77777777" w:rsidR="00F959C7" w:rsidRPr="00416B99" w:rsidRDefault="00F959C7" w:rsidP="00C914FE">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14:paraId="78AEF9A8" w14:textId="77777777"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MD_Top</w:t>
      </w:r>
      <w:r w:rsidRPr="00416B99">
        <w:rPr>
          <w:rStyle w:val="XMLcommentIndentChar"/>
          <w:rFonts w:ascii="Arial" w:hAnsi="Arial" w:cs="Arial"/>
          <w:sz w:val="22"/>
          <w:szCs w:val="22"/>
          <w:highlight w:val="white"/>
        </w:rPr>
        <w:t>icCategoryCode names: {farming, biota, boundaries, climatologyMeterologyAtmosphere, economy, elevation, environment, geoscientificInformation, health, imageryBaseMapsEarthCover, intelligenceMilitar</w:t>
      </w:r>
      <w:r w:rsidRPr="00416B99">
        <w:rPr>
          <w:rStyle w:val="XMLcommetnChar"/>
          <w:rFonts w:cs="Arial"/>
          <w:szCs w:val="22"/>
          <w:highlight w:val="white"/>
        </w:rPr>
        <w:t>y, inlandWater, location, oceans, planningCadastre, society, structure, transportation, utilitiesCommunication} --&gt;</w:t>
      </w:r>
    </w:p>
    <w:p w14:paraId="6BACA90D" w14:textId="77777777" w:rsidR="00F959C7" w:rsidRPr="00416B99" w:rsidRDefault="00C914FE" w:rsidP="006319E8">
      <w:pPr>
        <w:pStyle w:val="XMLelement0"/>
        <w:rPr>
          <w:rFonts w:cs="Arial"/>
          <w:szCs w:val="22"/>
          <w:highlight w:val="white"/>
        </w:rPr>
      </w:pPr>
      <w:r>
        <w:rPr>
          <w:rStyle w:val="XMLelementValueChar"/>
          <w:rFonts w:cs="Arial"/>
          <w:b w:val="0"/>
          <w:szCs w:val="22"/>
          <w:highlight w:val="white"/>
        </w:rPr>
        <w:tab/>
      </w:r>
      <w:r>
        <w:rPr>
          <w:rStyle w:val="XMLelementValueChar"/>
          <w:rFonts w:cs="Arial"/>
          <w:b w:val="0"/>
          <w:szCs w:val="22"/>
          <w:highlight w:val="white"/>
        </w:rPr>
        <w:tab/>
        <w:t xml:space="preserve">    </w:t>
      </w:r>
      <w:r w:rsidR="00F959C7" w:rsidRPr="00416B99">
        <w:rPr>
          <w:rFonts w:cs="Arial"/>
          <w:szCs w:val="22"/>
          <w:highlight w:val="white"/>
        </w:rPr>
        <w:t>&lt;gmd:MD_TopicCategoryCode&gt;</w:t>
      </w:r>
      <w:r w:rsidR="00F959C7" w:rsidRPr="00416B99">
        <w:rPr>
          <w:rStyle w:val="XMLelementValueChar"/>
          <w:rFonts w:cs="Arial"/>
          <w:b w:val="0"/>
          <w:szCs w:val="22"/>
          <w:highlight w:val="white"/>
        </w:rPr>
        <w:t>geoscientificInformation</w:t>
      </w:r>
      <w:r w:rsidR="00F959C7" w:rsidRPr="00416B99">
        <w:rPr>
          <w:rFonts w:cs="Arial"/>
          <w:szCs w:val="22"/>
          <w:highlight w:val="white"/>
        </w:rPr>
        <w:t>&lt;/gmd:MD_TopicCategoryCode&gt;</w:t>
      </w:r>
    </w:p>
    <w:p w14:paraId="59DE3DD9"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14:paraId="3DF79DDA" w14:textId="77777777"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(C-C) Resource content extent - Defines the spatial (horizontal and vertical) and temporal region to which the content of the resource applies. </w:t>
      </w:r>
      <w:r w:rsidR="00F959C7" w:rsidRPr="00C86EAE">
        <w:t>For USGIN, a geographicElement/</w:t>
      </w:r>
      <w:r w:rsidR="00F959C7" w:rsidRPr="00C86EAE">
        <w:softHyphen/>
        <w:t>geographic</w:t>
      </w:r>
      <w:r w:rsidR="00F959C7" w:rsidRPr="00C86EAE">
        <w:softHyphen/>
        <w:t xml:space="preserve">BoundingBox must be provided for any resource with content related to some geographic location. If the described resource is not related to a geographic area, the place keyword 'non-geographic' should be included in the descriptiveKeywords element. </w:t>
      </w:r>
      <w:r w:rsidR="00F959C7" w:rsidRPr="00C86EAE">
        <w:rPr>
          <w:highlight w:val="white"/>
        </w:rPr>
        <w:t>--&gt;</w:t>
      </w:r>
    </w:p>
    <w:p w14:paraId="5F6F7CE0" w14:textId="77777777"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note that although this example record is about a non-geographic resource, bounding </w:t>
      </w:r>
      <w:r w:rsidRPr="00C86EAE">
        <w:rPr>
          <w:highlight w:val="white"/>
        </w:rPr>
        <w:t xml:space="preserve">boxes </w:t>
      </w:r>
      <w:r w:rsidR="00F959C7" w:rsidRPr="00C86EAE">
        <w:rPr>
          <w:highlight w:val="white"/>
        </w:rPr>
        <w:t>are anticipated for most resources so an example element is included, but it is not required. --&gt;</w:t>
      </w:r>
    </w:p>
    <w:p w14:paraId="53167E8E"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14:paraId="2101FDFB"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14:paraId="64794B57" w14:textId="77777777"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content extent bounding box -US</w:t>
      </w:r>
      <w:r w:rsidRPr="00C86EAE">
        <w:rPr>
          <w:highlight w:val="white"/>
        </w:rPr>
        <w:t xml:space="preserve">GIN profile requires that if an </w:t>
      </w:r>
      <w:r w:rsidR="00F959C7" w:rsidRPr="00C86EAE">
        <w:rPr>
          <w:highlight w:val="white"/>
        </w:rPr>
        <w:t>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14:paraId="1C4C3B8C"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14:paraId="339535C3"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14:paraId="7E3C53C0"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14:paraId="6B65EBC0"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-109.911001</w:t>
      </w:r>
      <w:r w:rsidRPr="00416B99">
        <w:rPr>
          <w:rFonts w:cs="Arial"/>
          <w:szCs w:val="22"/>
          <w:highlight w:val="white"/>
        </w:rPr>
        <w:t>&lt;/gco:Decimal&gt;</w:t>
      </w:r>
    </w:p>
    <w:p w14:paraId="40122075"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14:paraId="1273FE26"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14:paraId="06E9C2E3"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-109.910999</w:t>
      </w:r>
      <w:r w:rsidRPr="00416B99">
        <w:rPr>
          <w:rFonts w:cs="Arial"/>
          <w:szCs w:val="22"/>
          <w:highlight w:val="white"/>
        </w:rPr>
        <w:t>&lt;/gco:Decimal&gt;</w:t>
      </w:r>
    </w:p>
    <w:p w14:paraId="50E63217"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14:paraId="2A1C7BF7"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14:paraId="21CC83E1"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34.772899</w:t>
      </w:r>
      <w:r w:rsidRPr="00416B99">
        <w:rPr>
          <w:rFonts w:cs="Arial"/>
          <w:szCs w:val="22"/>
          <w:highlight w:val="white"/>
        </w:rPr>
        <w:t>&lt;/gco:Decimal&gt;</w:t>
      </w:r>
    </w:p>
    <w:p w14:paraId="3DEC1DB7"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14:paraId="263CBA31"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14:paraId="02BFB2EF"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34.772901</w:t>
      </w:r>
      <w:r w:rsidRPr="00416B99">
        <w:rPr>
          <w:rFonts w:cs="Arial"/>
          <w:szCs w:val="22"/>
          <w:highlight w:val="white"/>
        </w:rPr>
        <w:t>&lt;/gco:Decimal&gt;</w:t>
      </w:r>
    </w:p>
    <w:p w14:paraId="0F403918"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14:paraId="2DDAFF06"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14:paraId="45766797"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14:paraId="6A70E099"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14:paraId="07653822"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14:paraId="51272F11"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14:paraId="67457A49" w14:textId="77777777"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14:paraId="6F713DED" w14:textId="77777777"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w:t>
      </w:r>
      <w:r w:rsidR="00F959C7" w:rsidRPr="00C86EAE">
        <w:t>Distribution (O-M) This element provides information to inform users how to obtain or access the described resource, which is considered part of the minimum useful content that should be provided by a metadata record. USGIN profile specifies that at least one MD_Distribution/distributor and one MD_Distribution/transferOptions element are required, and that the specified distributor provides the specified transfer options. --&gt;</w:t>
      </w:r>
    </w:p>
    <w:p w14:paraId="66618D27"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&lt;gmd:distributionInfo&gt;</w:t>
      </w:r>
    </w:p>
    <w:p w14:paraId="47710C46"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&lt;gmd:MD_Distribution&gt;</w:t>
      </w:r>
    </w:p>
    <w:p w14:paraId="56F0C3FA"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&lt;gmd:distributor&gt;</w:t>
      </w:r>
    </w:p>
    <w:p w14:paraId="6D9B32E5"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14:paraId="75FC7CAA" w14:textId="77777777"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distributor point of contact - CI_ResponsibleP</w:t>
      </w:r>
      <w:r w:rsidRPr="00C86EAE">
        <w:rPr>
          <w:highlight w:val="white"/>
        </w:rPr>
        <w:t xml:space="preserve">arty element here would contain </w:t>
      </w:r>
      <w:r w:rsidR="00F959C7" w:rsidRPr="00C86EAE">
        <w:rPr>
          <w:highlight w:val="white"/>
        </w:rPr>
        <w:t>information on who to contact if there is a problem with accessing the resource following the instructions in this distribution element. This information is mandatory, requiring at least a name (one of individual, organization, or position) and a voice telephone number or e-mail address. This example includes a position name and e-mail address. --&gt;</w:t>
      </w:r>
    </w:p>
    <w:p w14:paraId="72478129" w14:textId="77777777"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 xml:space="preserve"> &lt;gmd:distributorContact&gt;</w:t>
      </w:r>
    </w:p>
    <w:p w14:paraId="3C330864"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14:paraId="0CD5BFF8"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14:paraId="7F324630"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&lt;gco:CharacterString&gt;</w:t>
      </w:r>
      <w:r w:rsidRPr="00416B99">
        <w:rPr>
          <w:rStyle w:val="XMLelementValueChar"/>
          <w:rFonts w:cs="Arial"/>
          <w:b w:val="0"/>
          <w:szCs w:val="22"/>
        </w:rPr>
        <w:t>Web Master</w:t>
      </w:r>
      <w:r w:rsidRPr="00416B99">
        <w:rPr>
          <w:rStyle w:val="XMLcommetnChar"/>
          <w:rFonts w:cs="Arial"/>
          <w:color w:val="0000FF"/>
          <w:szCs w:val="22"/>
        </w:rPr>
        <w:t>&lt;/gco:CharacterString&gt;</w:t>
      </w:r>
    </w:p>
    <w:p w14:paraId="46BB8903"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14:paraId="23840F62"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14:paraId="1C4EED88"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14:paraId="1AFB4676"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14:paraId="34CADE5B"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14:paraId="65C11974"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14:paraId="3BFA7386" w14:textId="77777777" w:rsidR="00F959C7" w:rsidRPr="00416B99" w:rsidRDefault="00F959C7" w:rsidP="009E7B1C">
      <w:pPr>
        <w:pStyle w:val="XMLelement0"/>
        <w:tabs>
          <w:tab w:val="clear" w:pos="2520"/>
          <w:tab w:val="left" w:pos="2500"/>
        </w:tabs>
        <w:rPr>
          <w:rStyle w:val="XMLcommetnChar"/>
          <w:rFonts w:cs="Arial"/>
          <w:color w:val="0000FF"/>
          <w:szCs w:val="22"/>
        </w:rPr>
      </w:pPr>
      <w:r w:rsidRPr="00416B99">
        <w:rPr>
          <w:rStyle w:val="XMLcommetnChar"/>
          <w:rFonts w:cs="Arial"/>
          <w:color w:val="0000FF"/>
          <w:szCs w:val="22"/>
        </w:rPr>
        <w:t xml:space="preserve">                   </w:t>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t xml:space="preserve">     </w:t>
      </w:r>
      <w:r w:rsidRPr="00416B99">
        <w:rPr>
          <w:rStyle w:val="XMLcommetnChar"/>
          <w:rFonts w:cs="Arial"/>
          <w:color w:val="0000FF"/>
          <w:szCs w:val="22"/>
        </w:rPr>
        <w:t>&lt;gco:CharacterString&gt;</w:t>
      </w:r>
      <w:r w:rsidRPr="00416B99">
        <w:rPr>
          <w:rStyle w:val="XMLelementValueChar"/>
          <w:rFonts w:cs="Arial"/>
          <w:b w:val="0"/>
          <w:szCs w:val="22"/>
        </w:rPr>
        <w:t>webmaster@usgin.org</w:t>
      </w:r>
      <w:r w:rsidRPr="00416B99">
        <w:rPr>
          <w:rStyle w:val="XMLcommetnChar"/>
          <w:rFonts w:cs="Arial"/>
          <w:color w:val="0000FF"/>
          <w:szCs w:val="22"/>
        </w:rPr>
        <w:t>&lt;/gco:CharacterString&gt;</w:t>
      </w:r>
    </w:p>
    <w:p w14:paraId="122EA33D"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14:paraId="2239208C"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14:paraId="04A255FB"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14:paraId="62C93DB9"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14:paraId="5D51BD3E"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14:paraId="23D5E7F7" w14:textId="77777777" w:rsidR="00F959C7" w:rsidRPr="00416B99" w:rsidRDefault="00F959C7" w:rsidP="00F959C7">
      <w:pPr>
        <w:pStyle w:val="XMLelement0"/>
        <w:rPr>
          <w:rStyle w:val="XMLcommetnChar"/>
          <w:rFonts w:cs="Arial"/>
          <w:szCs w:val="22"/>
        </w:rPr>
      </w:pPr>
      <w:r w:rsidRPr="00416B99">
        <w:rPr>
          <w:rStyle w:val="XMLcommetnChar"/>
          <w:rFonts w:cs="Arial"/>
          <w:color w:val="0000FF"/>
          <w:szCs w:val="22"/>
        </w:rPr>
        <w:t xml:space="preserve">                          &lt;gmd:role&gt;</w:t>
      </w:r>
    </w:p>
    <w:p w14:paraId="6030AC8B" w14:textId="77777777"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CI_RoleCode names: pointOfContact is mandatory for at least one distributor responsible party --&gt;</w:t>
      </w:r>
    </w:p>
    <w:p w14:paraId="46584B14" w14:textId="77777777" w:rsidR="00F959C7" w:rsidRPr="00416B99" w:rsidRDefault="00804859" w:rsidP="00804859">
      <w:pPr>
        <w:pStyle w:val="XMLelement0"/>
        <w:ind w:left="1900" w:hanging="1900"/>
        <w:rPr>
          <w:rStyle w:val="XMLcommetnChar"/>
          <w:rFonts w:cs="Arial"/>
          <w:color w:val="0000FF"/>
          <w:szCs w:val="22"/>
        </w:rPr>
      </w:pP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sidR="00F959C7" w:rsidRPr="00416B99">
        <w:rPr>
          <w:rStyle w:val="XMLcommetnChar"/>
          <w:rFonts w:cs="Arial"/>
          <w:color w:val="0000FF"/>
          <w:szCs w:val="22"/>
        </w:rPr>
        <w:t>&lt;</w:t>
      </w:r>
      <w:r w:rsidR="00F959C7" w:rsidRPr="00804859">
        <w:rPr>
          <w:rStyle w:val="XMLcommetnChar"/>
          <w:color w:val="0000FF"/>
        </w:rPr>
        <w:t>gmd</w:t>
      </w:r>
      <w:r w:rsidR="00F959C7" w:rsidRPr="00416B99">
        <w:rPr>
          <w:rStyle w:val="XMLcommetnChar"/>
          <w:rFonts w:cs="Arial"/>
          <w:color w:val="0000FF"/>
          <w:szCs w:val="22"/>
        </w:rPr>
        <w:t>:CI_RoleCode</w:t>
      </w:r>
      <w:r>
        <w:rPr>
          <w:rStyle w:val="XMLcommetnChar"/>
          <w:rFonts w:cs="Arial"/>
          <w:color w:val="0000FF"/>
          <w:szCs w:val="22"/>
        </w:rPr>
        <w:t xml:space="preserve"> </w:t>
      </w:r>
      <w:r w:rsidR="00F959C7" w:rsidRPr="00C914FE">
        <w:rPr>
          <w:rStyle w:val="XMLattributeChar0"/>
          <w:rFonts w:cs="Arial"/>
          <w:szCs w:val="22"/>
        </w:rPr>
        <w:t>codeList</w:t>
      </w:r>
      <w:r w:rsidR="00F959C7" w:rsidRPr="00804859">
        <w:t>=</w:t>
      </w:r>
      <w:r w:rsidR="00F959C7" w:rsidRPr="00804859">
        <w:rPr>
          <w:rStyle w:val="XMLattributeValueChar"/>
        </w:rPr>
        <w:t>"http://www.isotc211.org/2005/resources/Codelist/gmxCodelists.xml#CI_RoleCode"</w:t>
      </w:r>
      <w:r w:rsidR="00F959C7" w:rsidRPr="00C914FE">
        <w:rPr>
          <w:rStyle w:val="XMLattributeChar0"/>
          <w:rFonts w:cs="Arial"/>
          <w:szCs w:val="22"/>
        </w:rPr>
        <w:t>codeListValue</w:t>
      </w:r>
      <w:r w:rsidR="00F959C7" w:rsidRPr="00804859">
        <w:t>=</w:t>
      </w:r>
      <w:r w:rsidR="00F959C7" w:rsidRPr="00804859">
        <w:rPr>
          <w:rStyle w:val="XMLattributeValueChar"/>
        </w:rPr>
        <w:t>"pointOfContact"</w:t>
      </w:r>
      <w:r w:rsidR="00F959C7" w:rsidRPr="00804859">
        <w:t>&gt;</w:t>
      </w:r>
      <w:r w:rsidR="00F959C7" w:rsidRPr="00416B99">
        <w:rPr>
          <w:rStyle w:val="XMLelementValueChar"/>
          <w:rFonts w:cs="Arial"/>
          <w:b w:val="0"/>
          <w:szCs w:val="22"/>
        </w:rPr>
        <w:t>point of contact</w:t>
      </w:r>
      <w:r w:rsidR="00F959C7" w:rsidRPr="00416B99">
        <w:rPr>
          <w:rStyle w:val="XMLcommetnChar"/>
          <w:rFonts w:cs="Arial"/>
          <w:color w:val="0000FF"/>
          <w:szCs w:val="22"/>
        </w:rPr>
        <w:t>&lt;/gmd:CI_RoleCode&gt;</w:t>
      </w:r>
    </w:p>
    <w:p w14:paraId="44451E66"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&lt;/gmd:role&gt;</w:t>
      </w:r>
    </w:p>
    <w:p w14:paraId="2AAC0A9E"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14:paraId="252027E4"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&lt;/gmd:distributorContact&gt;</w:t>
      </w:r>
    </w:p>
    <w:p w14:paraId="5DA71D29"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14:paraId="6F1684BC"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lastRenderedPageBreak/>
        <w:t xml:space="preserve">          &lt;/gmd:distributor&gt;</w:t>
      </w:r>
    </w:p>
    <w:p w14:paraId="4DEF0E24"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14:paraId="66FE6001"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14:paraId="47B5F9E7"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14:paraId="2B40F035"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14:paraId="754BDA32" w14:textId="77777777" w:rsidR="00F959C7" w:rsidRPr="00416B99" w:rsidRDefault="00C914FE" w:rsidP="00256D0B">
      <w:pPr>
        <w:pStyle w:val="XMLcommetn"/>
        <w:rPr>
          <w:rStyle w:val="XMLcommetnChar"/>
          <w:rFonts w:cs="Arial"/>
          <w:szCs w:val="22"/>
        </w:rPr>
      </w:pPr>
      <w:r>
        <w:rPr>
          <w:rStyle w:val="XMLcommetnChar"/>
          <w:rFonts w:cs="Arial"/>
          <w:szCs w:val="22"/>
        </w:rPr>
        <w:t xml:space="preserve">      </w:t>
      </w:r>
      <w:r w:rsidR="00F959C7" w:rsidRPr="00416B99">
        <w:rPr>
          <w:rStyle w:val="XMLcommetnChar"/>
          <w:rFonts w:cs="Arial"/>
          <w:szCs w:val="22"/>
        </w:rPr>
        <w:t>&lt;!-- The CI_OnlineResource/linkage/URL element must contain complete URL to access the resource --&gt;</w:t>
      </w:r>
    </w:p>
    <w:p w14:paraId="79FEB229" w14:textId="77777777"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14:paraId="3B05D4CB" w14:textId="77777777" w:rsidR="00F959C7" w:rsidRPr="00416B99" w:rsidRDefault="00F959C7" w:rsidP="00F959C7">
      <w:pPr>
        <w:pStyle w:val="XMLelement0"/>
        <w:rPr>
          <w:rStyle w:val="XMLcommetnChar"/>
          <w:rFonts w:cs="Arial"/>
          <w:szCs w:val="22"/>
        </w:rPr>
      </w:pP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t>&lt;gmd:URL&gt;</w:t>
      </w:r>
      <w:r w:rsidRPr="00416B99">
        <w:rPr>
          <w:rStyle w:val="XMLelementValueChar"/>
          <w:rFonts w:cs="Arial"/>
          <w:b w:val="0"/>
          <w:szCs w:val="22"/>
        </w:rPr>
        <w:t>http://repository.usgin.org/uri_gin/usgin/dlio/337</w:t>
      </w:r>
      <w:r w:rsidRPr="00416B99">
        <w:rPr>
          <w:rFonts w:cs="Arial"/>
          <w:szCs w:val="22"/>
        </w:rPr>
        <w:t>&lt;/gmd:URL&gt;</w:t>
      </w:r>
    </w:p>
    <w:p w14:paraId="69C139FF" w14:textId="77777777"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14:paraId="34DAEC11"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14:paraId="4D9F0864"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14:paraId="6911B15A"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14:paraId="66CDBF68" w14:textId="77777777"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14:paraId="7E34E054" w14:textId="77777777" w:rsidR="00F959C7" w:rsidRPr="0080485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w:t>
      </w:r>
      <w:r w:rsidRPr="00804859">
        <w:rPr>
          <w:rStyle w:val="XMLcommetnChar"/>
          <w:rFonts w:cs="Arial"/>
          <w:color w:val="0000FF"/>
          <w:szCs w:val="22"/>
        </w:rPr>
        <w:t>Distribution&gt;</w:t>
      </w:r>
    </w:p>
    <w:p w14:paraId="4D8EF7C4" w14:textId="77777777" w:rsidR="00F959C7" w:rsidRPr="00416B99" w:rsidRDefault="00F959C7" w:rsidP="00F959C7">
      <w:pPr>
        <w:pStyle w:val="XMLelement0"/>
        <w:rPr>
          <w:rStyle w:val="XMLcommetnChar"/>
          <w:rFonts w:cs="Arial"/>
          <w:color w:val="0000FF"/>
          <w:szCs w:val="22"/>
          <w:highlight w:val="white"/>
        </w:rPr>
      </w:pPr>
      <w:r w:rsidRPr="00804859">
        <w:rPr>
          <w:rStyle w:val="XMLcommetnChar"/>
          <w:rFonts w:cs="Arial"/>
          <w:color w:val="0000FF"/>
          <w:szCs w:val="22"/>
        </w:rPr>
        <w:t xml:space="preserve">  &lt;/gmd:distribution</w:t>
      </w:r>
      <w:r w:rsidRPr="00416B99">
        <w:rPr>
          <w:rStyle w:val="XMLcommetnChar"/>
          <w:rFonts w:cs="Arial"/>
          <w:color w:val="0000FF"/>
          <w:szCs w:val="22"/>
        </w:rPr>
        <w:t>Info&gt;</w:t>
      </w:r>
    </w:p>
    <w:p w14:paraId="00C400C9" w14:textId="77777777" w:rsidR="00762EB6" w:rsidRPr="00ED5CAB" w:rsidRDefault="00F959C7" w:rsidP="00ED5CAB">
      <w:pPr>
        <w:pStyle w:val="XMLelement0"/>
        <w:rPr>
          <w:rFonts w:cs="Arial"/>
          <w:szCs w:val="22"/>
          <w:highlight w:val="white"/>
        </w:rPr>
      </w:pPr>
      <w:r w:rsidRPr="00416B99">
        <w:rPr>
          <w:rFonts w:cs="Arial"/>
          <w:szCs w:val="22"/>
          <w:highlight w:val="white"/>
        </w:rPr>
        <w:t>&lt;/gmd:MD_Metadata&gt;</w:t>
      </w:r>
      <w:r w:rsidR="00762EB6">
        <w:rPr>
          <w:rFonts w:ascii="Courier New" w:hAnsi="Courier New"/>
          <w:b/>
          <w:bCs/>
          <w:color w:val="000000"/>
          <w:highlight w:val="white"/>
        </w:rPr>
        <w:br w:type="page"/>
      </w:r>
    </w:p>
    <w:p w14:paraId="7A5EC5AE" w14:textId="77777777" w:rsidR="00AE24E4" w:rsidRDefault="00903B11">
      <w:pPr>
        <w:pStyle w:val="Heading2"/>
      </w:pPr>
      <w:bookmarkStart w:id="185" w:name="_Toc381426802"/>
      <w:r w:rsidRPr="00CB2F1D">
        <w:lastRenderedPageBreak/>
        <w:t>USGIN ISO 19139 Dataset Metadata</w:t>
      </w:r>
      <w:bookmarkEnd w:id="185"/>
    </w:p>
    <w:p w14:paraId="20D299ED" w14:textId="77777777"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00F0469A">
        <w:rPr>
          <w:rStyle w:val="XMLExampleChar0"/>
          <w:color w:val="FF0000"/>
        </w:rPr>
        <w:t>red</w:t>
      </w:r>
      <w:r>
        <w:t xml:space="preserve">, and attribute values are in </w:t>
      </w:r>
      <w:r w:rsidRPr="00C6628C">
        <w:rPr>
          <w:rStyle w:val="XMLExampleChar0"/>
          <w:b/>
          <w:bCs/>
          <w:color w:val="8000FF"/>
        </w:rPr>
        <w:t>purple</w:t>
      </w:r>
      <w:r>
        <w:t>.</w:t>
      </w:r>
    </w:p>
    <w:p w14:paraId="4A67E5E6" w14:textId="77777777" w:rsidR="001150E6" w:rsidRDefault="001150E6" w:rsidP="00C6628C">
      <w:r>
        <w:t>This example metadata record describes a scanned well log document.</w:t>
      </w:r>
    </w:p>
    <w:p w14:paraId="0EEB895E" w14:textId="77777777" w:rsidR="00821744" w:rsidRPr="00522388" w:rsidRDefault="00821744" w:rsidP="00256D0B">
      <w:pPr>
        <w:pStyle w:val="XMLcommetn"/>
        <w:rPr>
          <w:color w:val="auto"/>
        </w:rPr>
      </w:pPr>
      <w:r w:rsidRPr="00522388">
        <w:rPr>
          <w:color w:val="auto"/>
          <w:highlight w:val="yellow"/>
        </w:rPr>
        <w:t>&lt;?</w:t>
      </w:r>
      <w:r w:rsidRPr="00522388">
        <w:rPr>
          <w:color w:val="auto"/>
        </w:rPr>
        <w:t xml:space="preserve">xml </w:t>
      </w:r>
      <w:r w:rsidRPr="00522388">
        <w:rPr>
          <w:rStyle w:val="XMLattributeChar0"/>
        </w:rPr>
        <w:t>version</w:t>
      </w:r>
      <w:r w:rsidRPr="00522388">
        <w:rPr>
          <w:color w:val="auto"/>
        </w:rPr>
        <w:t>=</w:t>
      </w:r>
      <w:r w:rsidRPr="00522388">
        <w:rPr>
          <w:rStyle w:val="XMLattributeValueChar"/>
        </w:rPr>
        <w:t>"1.0"</w:t>
      </w:r>
      <w:r w:rsidRPr="00522388">
        <w:rPr>
          <w:color w:val="auto"/>
        </w:rPr>
        <w:t xml:space="preserve"> </w:t>
      </w:r>
      <w:r w:rsidRPr="00522388">
        <w:rPr>
          <w:rStyle w:val="XMLattributeChar0"/>
        </w:rPr>
        <w:t>encoding</w:t>
      </w:r>
      <w:r w:rsidRPr="00522388">
        <w:rPr>
          <w:color w:val="auto"/>
        </w:rPr>
        <w:t>=</w:t>
      </w:r>
      <w:r w:rsidRPr="00522388">
        <w:rPr>
          <w:rStyle w:val="XMLattributeValueChar"/>
        </w:rPr>
        <w:t>"UTF-8"</w:t>
      </w:r>
      <w:r w:rsidRPr="00522388">
        <w:rPr>
          <w:color w:val="auto"/>
          <w:highlight w:val="yellow"/>
        </w:rPr>
        <w:t>?&gt;</w:t>
      </w:r>
    </w:p>
    <w:p w14:paraId="7D018255" w14:textId="77777777" w:rsidR="00821744" w:rsidRPr="003D1227" w:rsidRDefault="00821744" w:rsidP="00256D0B">
      <w:pPr>
        <w:pStyle w:val="XMLcommetn"/>
      </w:pPr>
      <w:r w:rsidRPr="003D1227">
        <w:t>&lt;!--*************************************************************************************************</w:t>
      </w:r>
    </w:p>
    <w:p w14:paraId="3DF1F702" w14:textId="77777777" w:rsidR="00821744" w:rsidRPr="003D1227" w:rsidRDefault="00821744" w:rsidP="00256D0B">
      <w:pPr>
        <w:pStyle w:val="XMLcommetn"/>
      </w:pPr>
      <w:r w:rsidRPr="003D1227">
        <w:t xml:space="preserve">*** Example ISO 19139 Geospatial Dataset Metadata based on the USGIN v1.2 Profile </w:t>
      </w:r>
    </w:p>
    <w:p w14:paraId="069DD295" w14:textId="77777777" w:rsidR="00821744" w:rsidRPr="003D1227" w:rsidRDefault="00821744" w:rsidP="00256D0B">
      <w:pPr>
        <w:pStyle w:val="XMLcommetn"/>
      </w:pPr>
      <w:r w:rsidRPr="003D1227">
        <w:t>*** by USGIN Standards and Protocols Drafting Team</w:t>
      </w:r>
    </w:p>
    <w:p w14:paraId="6FA46336" w14:textId="77777777" w:rsidR="00821744" w:rsidRPr="003D1227" w:rsidRDefault="00821744" w:rsidP="00256D0B">
      <w:pPr>
        <w:pStyle w:val="XMLcommetn"/>
      </w:pPr>
      <w:r w:rsidRPr="003D1227">
        <w:t>*** U.S. Geoscience Information System (USGIN) - http://lab.usgin.org</w:t>
      </w:r>
    </w:p>
    <w:p w14:paraId="107EFA98" w14:textId="77777777" w:rsidR="00821744" w:rsidRPr="003D1227" w:rsidRDefault="00821744" w:rsidP="00256D0B">
      <w:pPr>
        <w:pStyle w:val="XMLcommetn"/>
      </w:pPr>
      <w:r w:rsidRPr="003D1227">
        <w:t>*** Contributors: Wolfgang Grunberg, Stephen M Richard</w:t>
      </w:r>
    </w:p>
    <w:p w14:paraId="726042F3" w14:textId="77777777" w:rsidR="00821744" w:rsidRPr="003D1227" w:rsidRDefault="00821744" w:rsidP="00256D0B">
      <w:pPr>
        <w:pStyle w:val="XMLcommetn"/>
      </w:pPr>
      <w:r w:rsidRPr="003D1227">
        <w:t>*** 2013-06-14</w:t>
      </w:r>
    </w:p>
    <w:p w14:paraId="71F56B25" w14:textId="77777777" w:rsidR="00821744" w:rsidRPr="003D1227" w:rsidRDefault="00821744" w:rsidP="00256D0B">
      <w:pPr>
        <w:pStyle w:val="XMLcommetn"/>
      </w:pPr>
      <w:r w:rsidRPr="003D1227">
        <w:t xml:space="preserve">*** </w:t>
      </w:r>
    </w:p>
    <w:p w14:paraId="6F1C68D8" w14:textId="77777777" w:rsidR="00821744" w:rsidRPr="003D1227" w:rsidRDefault="00821744" w:rsidP="00256D0B">
      <w:pPr>
        <w:pStyle w:val="XMLcommetn"/>
      </w:pPr>
      <w:r w:rsidRPr="003D1227">
        <w:t xml:space="preserve">*** DISCLAIMER: this is not an authoritative metadata example but an aide to get started; refer to </w:t>
      </w:r>
    </w:p>
    <w:p w14:paraId="2FEF10CB" w14:textId="77777777" w:rsidR="00821744" w:rsidRPr="003D1227" w:rsidRDefault="00821744" w:rsidP="00256D0B">
      <w:pPr>
        <w:pStyle w:val="XMLcommetn"/>
      </w:pPr>
      <w:r w:rsidRPr="003D1227">
        <w:t>*** the USGIN profile document for more specific and complete guidelines.</w:t>
      </w:r>
    </w:p>
    <w:p w14:paraId="01640C00" w14:textId="77777777" w:rsidR="00821744" w:rsidRPr="003D1227" w:rsidRDefault="00821744" w:rsidP="00256D0B">
      <w:pPr>
        <w:pStyle w:val="XMLcommetn"/>
      </w:pPr>
      <w:r w:rsidRPr="003D1227">
        <w:t>***</w:t>
      </w:r>
    </w:p>
    <w:p w14:paraId="762CFDB7" w14:textId="77777777" w:rsidR="00821744" w:rsidRPr="003D1227" w:rsidRDefault="00821744" w:rsidP="00256D0B">
      <w:pPr>
        <w:pStyle w:val="XMLcommetn"/>
      </w:pPr>
      <w:r w:rsidRPr="003D1227">
        <w:t>*** Validated against http://www.isotc211.org/2005/gmd (ISO 19115, CSW 2.0.2 AP ISO 1.0).</w:t>
      </w:r>
    </w:p>
    <w:p w14:paraId="370E4BA5" w14:textId="77777777" w:rsidR="00821744" w:rsidRPr="003D1227" w:rsidRDefault="00821744" w:rsidP="00256D0B">
      <w:pPr>
        <w:pStyle w:val="XMLcommetn"/>
      </w:pPr>
      <w:r w:rsidRPr="003D1227">
        <w:t xml:space="preserve">*** Follows the USGIN ISO 19139 Dataset Metadata Profile v1.2. </w:t>
      </w:r>
    </w:p>
    <w:p w14:paraId="3A78C931" w14:textId="77777777" w:rsidR="00821744" w:rsidRPr="003D1227" w:rsidRDefault="00821744" w:rsidP="00256D0B">
      <w:pPr>
        <w:pStyle w:val="XMLcommetn"/>
      </w:pPr>
      <w:r w:rsidRPr="003D1227">
        <w:t xml:space="preserve">*** </w:t>
      </w:r>
    </w:p>
    <w:p w14:paraId="46CB24E2" w14:textId="77777777" w:rsidR="00821744" w:rsidRPr="003D1227" w:rsidRDefault="00821744" w:rsidP="00256D0B">
      <w:pPr>
        <w:pStyle w:val="XMLcommetn"/>
      </w:pPr>
      <w:r w:rsidRPr="003D1227">
        <w:t>*** NOTES:</w:t>
      </w:r>
    </w:p>
    <w:p w14:paraId="7A52C1E6" w14:textId="77777777" w:rsidR="00821744" w:rsidRPr="003D1227" w:rsidRDefault="00821744" w:rsidP="00256D0B">
      <w:pPr>
        <w:pStyle w:val="XMLcommetn"/>
      </w:pPr>
      <w:r w:rsidRPr="003D1227">
        <w:t xml:space="preserve">*** - Codelists: </w:t>
      </w:r>
    </w:p>
    <w:p w14:paraId="53E57F8D" w14:textId="77777777" w:rsidR="00821744" w:rsidRPr="003D1227" w:rsidRDefault="00821744" w:rsidP="00256D0B">
      <w:pPr>
        <w:pStyle w:val="XMLcommetn"/>
      </w:pPr>
      <w:r w:rsidRPr="003D1227">
        <w:t>*** Most ISO metadata profiles and applications use ISO codelists. The codeList attribute points to a Uniform Resource Locator (URL) that locates a resource describing the code list values. It can be a URN or a URL.</w:t>
      </w:r>
    </w:p>
    <w:p w14:paraId="265B2CC0" w14:textId="77777777" w:rsidR="00821744" w:rsidRPr="003D1227" w:rsidRDefault="00821744" w:rsidP="00256D0B">
      <w:pPr>
        <w:pStyle w:val="XMLcommetn"/>
      </w:pPr>
      <w:r w:rsidRPr="003D1227">
        <w:t xml:space="preserve">*** </w:t>
      </w:r>
    </w:p>
    <w:p w14:paraId="12D08424" w14:textId="77777777" w:rsidR="00821744" w:rsidRPr="003D1227" w:rsidRDefault="00821744" w:rsidP="00256D0B">
      <w:pPr>
        <w:pStyle w:val="XMLcommetn"/>
      </w:pPr>
      <w:r w:rsidRPr="003D1227">
        <w:t xml:space="preserve">*** KEY: - M/C/O/X (Mandatory, Conditional, Optional, Not Used) </w:t>
      </w:r>
    </w:p>
    <w:p w14:paraId="646A0A01" w14:textId="77777777" w:rsidR="00821744" w:rsidRPr="003D1227" w:rsidRDefault="00821744" w:rsidP="00256D0B">
      <w:pPr>
        <w:pStyle w:val="XMLcommetn"/>
      </w:pPr>
      <w:r w:rsidRPr="003D1227">
        <w:t>***</w:t>
      </w:r>
    </w:p>
    <w:p w14:paraId="530EB9A7" w14:textId="77777777" w:rsidR="00821744" w:rsidRPr="003D1227" w:rsidRDefault="00821744" w:rsidP="00256D0B">
      <w:pPr>
        <w:pStyle w:val="XMLcommetn"/>
      </w:pPr>
      <w:r w:rsidRPr="003D1227">
        <w:t>**********************************************************************************************--&gt;</w:t>
      </w:r>
    </w:p>
    <w:p w14:paraId="76F52E15" w14:textId="77777777" w:rsidR="00821744" w:rsidRPr="00821744" w:rsidRDefault="003D1227" w:rsidP="00256D0B">
      <w:pPr>
        <w:pStyle w:val="XMLcommetn"/>
      </w:pPr>
      <w:r>
        <w:tab/>
      </w:r>
      <w:r>
        <w:tab/>
      </w:r>
      <w:r>
        <w:tab/>
      </w:r>
      <w:r w:rsidR="00821744" w:rsidRPr="00821744">
        <w:t>&lt;!-- USGIN ISO 19139 geospatial dataset metadata record --&gt;</w:t>
      </w:r>
    </w:p>
    <w:p w14:paraId="36F5C37B" w14:textId="77777777" w:rsidR="00821744" w:rsidRDefault="00821744" w:rsidP="003D1227">
      <w:pPr>
        <w:pStyle w:val="XMLelement0"/>
        <w:ind w:left="1200" w:hanging="1200"/>
      </w:pPr>
      <w:r>
        <w:t xml:space="preserve">&lt;gmd:MD_Metadata </w:t>
      </w:r>
      <w:r w:rsidR="003D1227">
        <w:t xml:space="preserve"> </w:t>
      </w:r>
      <w:r w:rsidRPr="00F32F42">
        <w:rPr>
          <w:rStyle w:val="XMLattributeChar0"/>
        </w:rPr>
        <w:t>xmlns</w:t>
      </w:r>
      <w:r w:rsidRPr="00F32F42">
        <w:rPr>
          <w:color w:val="auto"/>
        </w:rPr>
        <w:t>=</w:t>
      </w:r>
      <w:r w:rsidR="00F32F42" w:rsidRPr="00F32F42">
        <w:rPr>
          <w:rStyle w:val="XMLattributeValueChar"/>
        </w:rPr>
        <w:t>”</w:t>
      </w:r>
      <w:hyperlink r:id="rId90" w:history="1">
        <w:r w:rsidR="003D1227" w:rsidRPr="00F32F42">
          <w:rPr>
            <w:rStyle w:val="XMLattributeValueChar"/>
          </w:rPr>
          <w:t>http://www.isotc211.org/2005/gmd</w:t>
        </w:r>
      </w:hyperlink>
      <w:r w:rsidR="00F32F42" w:rsidRPr="00F32F42">
        <w:rPr>
          <w:rStyle w:val="XMLattributeValueChar"/>
        </w:rPr>
        <w:t>”</w:t>
      </w:r>
      <w:r w:rsidR="003D1227" w:rsidRPr="00F32F42">
        <w:rPr>
          <w:rStyle w:val="XMLattributeValueChar"/>
        </w:rPr>
        <w:t xml:space="preserve"> </w:t>
      </w:r>
      <w:r w:rsidRPr="00F32F42">
        <w:rPr>
          <w:rStyle w:val="XMLattributeChar0"/>
        </w:rPr>
        <w:t>xmlns:gco</w:t>
      </w:r>
      <w:r w:rsidRPr="00F32F42">
        <w:rPr>
          <w:color w:val="auto"/>
        </w:rPr>
        <w:t>=</w:t>
      </w:r>
      <w:r w:rsidRPr="00F32F42">
        <w:rPr>
          <w:rStyle w:val="XMLattributeValueChar"/>
        </w:rPr>
        <w:t xml:space="preserve">"http://www.isotc211.org/2005/gco" </w:t>
      </w:r>
      <w:r w:rsidRPr="00F32F42">
        <w:rPr>
          <w:rStyle w:val="XMLattributeChar0"/>
        </w:rPr>
        <w:t>xmlns:gmd</w:t>
      </w:r>
      <w:r w:rsidRPr="00F32F42">
        <w:rPr>
          <w:color w:val="auto"/>
        </w:rPr>
        <w:t>=</w:t>
      </w:r>
      <w:r w:rsidRPr="00F32F42">
        <w:rPr>
          <w:rStyle w:val="XMLattributeValueChar"/>
        </w:rPr>
        <w:t xml:space="preserve">"http://www.isotc211.org/2005/gmd" </w:t>
      </w:r>
      <w:r w:rsidRPr="00F32F42">
        <w:rPr>
          <w:rStyle w:val="XMLattributeChar0"/>
        </w:rPr>
        <w:t>xmlns:gmi</w:t>
      </w:r>
      <w:r w:rsidRPr="00F32F42">
        <w:rPr>
          <w:color w:val="auto"/>
        </w:rPr>
        <w:t>=</w:t>
      </w:r>
      <w:r w:rsidRPr="00F32F42">
        <w:rPr>
          <w:rStyle w:val="XMLattributeValueChar"/>
        </w:rPr>
        <w:t xml:space="preserve">"http://www.isotc211.org/2005/gmi" </w:t>
      </w:r>
      <w:r w:rsidRPr="00F32F42">
        <w:rPr>
          <w:rStyle w:val="XMLattributeChar0"/>
        </w:rPr>
        <w:t>xmlns:gml</w:t>
      </w:r>
      <w:r w:rsidRPr="00F32F42">
        <w:rPr>
          <w:color w:val="auto"/>
        </w:rPr>
        <w:t>=</w:t>
      </w:r>
      <w:r w:rsidRPr="00F32F42">
        <w:rPr>
          <w:rStyle w:val="XMLattributeValueChar"/>
        </w:rPr>
        <w:t xml:space="preserve">"http://www.opengis.net/gml" </w:t>
      </w:r>
      <w:r w:rsidRPr="00F32F42">
        <w:rPr>
          <w:rStyle w:val="XMLattributeChar0"/>
        </w:rPr>
        <w:t>xmlns:gmx</w:t>
      </w:r>
      <w:r w:rsidRPr="00F32F42">
        <w:rPr>
          <w:color w:val="auto"/>
        </w:rPr>
        <w:t>=</w:t>
      </w:r>
      <w:r w:rsidRPr="00F32F42">
        <w:rPr>
          <w:rStyle w:val="XMLattributeValueChar"/>
        </w:rPr>
        <w:t>"http://www.isotc211.org/2005/gmx</w:t>
      </w:r>
      <w:r>
        <w:t xml:space="preserve">" </w:t>
      </w:r>
      <w:r w:rsidRPr="00F32F42">
        <w:rPr>
          <w:rStyle w:val="XMLattributeChar0"/>
        </w:rPr>
        <w:t>xmlns:gts</w:t>
      </w:r>
      <w:r w:rsidRPr="00F32F42">
        <w:rPr>
          <w:color w:val="auto"/>
        </w:rPr>
        <w:t>=</w:t>
      </w:r>
      <w:r w:rsidRPr="00F32F42">
        <w:rPr>
          <w:rStyle w:val="XMLattributeValueChar"/>
        </w:rPr>
        <w:t>"http://www.isotc211.org/2005/gts"</w:t>
      </w:r>
      <w:r>
        <w:t xml:space="preserve"> </w:t>
      </w:r>
      <w:r w:rsidRPr="00F32F42">
        <w:rPr>
          <w:rStyle w:val="XMLattributeChar0"/>
        </w:rPr>
        <w:t>xmlns:srv</w:t>
      </w:r>
      <w:r w:rsidRPr="00F32F42">
        <w:rPr>
          <w:color w:val="auto"/>
        </w:rPr>
        <w:t>=</w:t>
      </w:r>
      <w:r w:rsidRPr="00F32F42">
        <w:rPr>
          <w:rStyle w:val="XMLattributeValueChar"/>
        </w:rPr>
        <w:t xml:space="preserve">"http://www.isotc211.org/2005/srv" </w:t>
      </w:r>
      <w:r w:rsidRPr="00F32F42">
        <w:rPr>
          <w:rStyle w:val="XMLattributeChar0"/>
        </w:rPr>
        <w:t>xmlns:xlink</w:t>
      </w:r>
      <w:r w:rsidRPr="00F32F42">
        <w:rPr>
          <w:color w:val="auto"/>
        </w:rPr>
        <w:t>=</w:t>
      </w:r>
      <w:r w:rsidRPr="00F32F42">
        <w:rPr>
          <w:rStyle w:val="XMLattributeValueChar"/>
        </w:rPr>
        <w:t xml:space="preserve">"http://www.w3.org/1999/xlink" </w:t>
      </w:r>
      <w:r w:rsidRPr="00F32F42">
        <w:rPr>
          <w:rStyle w:val="XMLattributeChar0"/>
        </w:rPr>
        <w:t>xmlns:xsi</w:t>
      </w:r>
      <w:r w:rsidRPr="00F32F42">
        <w:rPr>
          <w:color w:val="auto"/>
        </w:rPr>
        <w:t>=</w:t>
      </w:r>
      <w:r w:rsidRPr="00F32F42">
        <w:rPr>
          <w:rStyle w:val="XMLattributeValueChar"/>
        </w:rPr>
        <w:t xml:space="preserve">"http://www.w3.org/2001/XMLSchema-instance" </w:t>
      </w:r>
      <w:r w:rsidRPr="00F32F42">
        <w:rPr>
          <w:rStyle w:val="XMLattributeChar0"/>
        </w:rPr>
        <w:t>xsi:schemaLocation</w:t>
      </w:r>
      <w:r w:rsidRPr="00F32F42">
        <w:rPr>
          <w:color w:val="auto"/>
        </w:rPr>
        <w:t>=</w:t>
      </w:r>
      <w:r w:rsidRPr="00F32F42">
        <w:rPr>
          <w:rStyle w:val="XMLattributeValueChar"/>
        </w:rPr>
        <w:t>"http://www.isotc211.org/2005/gmd</w:t>
      </w:r>
      <w:r>
        <w:t xml:space="preserve"> </w:t>
      </w:r>
      <w:r w:rsidRPr="00F32F42">
        <w:rPr>
          <w:rStyle w:val="XMLattributeValueChar"/>
        </w:rPr>
        <w:t>http://schemas.opengis.net/csw/2.0.2/profiles/apiso/1.0.0/apiso.xsd"</w:t>
      </w:r>
      <w:r>
        <w:t>&gt;</w:t>
      </w:r>
    </w:p>
    <w:p w14:paraId="0D59163C" w14:textId="77777777" w:rsidR="00821744" w:rsidRDefault="003D1227" w:rsidP="00256D0B">
      <w:pPr>
        <w:pStyle w:val="XMLcommetn"/>
      </w:pPr>
      <w:r>
        <w:tab/>
      </w:r>
      <w:r w:rsidR="00532828">
        <w:tab/>
      </w:r>
      <w:r w:rsidR="00532828">
        <w:tab/>
        <w:t xml:space="preserve"> </w:t>
      </w:r>
      <w:r>
        <w:t>&lt;!-- (M) U</w:t>
      </w:r>
      <w:r w:rsidR="00821744">
        <w:t>nique Identifier for the metadata record - USGIN recommends using a valid Universally Unique Identifier (UUID) --&gt;</w:t>
      </w:r>
    </w:p>
    <w:p w14:paraId="2DB6B964" w14:textId="77777777" w:rsidR="00821744" w:rsidRDefault="00821744" w:rsidP="00821744">
      <w:pPr>
        <w:pStyle w:val="XMLelement0"/>
      </w:pPr>
      <w:r>
        <w:tab/>
        <w:t>&lt;gmd:fileIdentifier&gt;</w:t>
      </w:r>
    </w:p>
    <w:p w14:paraId="55F2F0A4" w14:textId="77777777" w:rsidR="00821744" w:rsidRDefault="00821744" w:rsidP="00821744">
      <w:pPr>
        <w:pStyle w:val="XMLelement0"/>
      </w:pPr>
      <w:r>
        <w:tab/>
      </w:r>
      <w:r>
        <w:tab/>
        <w:t>&lt;gco:CharacterString&gt;</w:t>
      </w:r>
      <w:r w:rsidRPr="00CB22E9">
        <w:rPr>
          <w:color w:val="auto"/>
        </w:rPr>
        <w:t>00C02E67-F1ED-473DA240068CCB041A73</w:t>
      </w:r>
      <w:r>
        <w:t>&lt;/gco:CharacterString&gt;</w:t>
      </w:r>
    </w:p>
    <w:p w14:paraId="6406B013" w14:textId="77777777" w:rsidR="00821744" w:rsidRDefault="00821744" w:rsidP="00821744">
      <w:pPr>
        <w:pStyle w:val="XMLelement0"/>
      </w:pPr>
      <w:r>
        <w:tab/>
        <w:t>&lt;/gmd:fileIdentifier&gt;</w:t>
      </w:r>
    </w:p>
    <w:p w14:paraId="6F9DA357" w14:textId="77777777" w:rsidR="00821744" w:rsidRDefault="00821744" w:rsidP="00CB22E9">
      <w:pPr>
        <w:pStyle w:val="XMLelement0"/>
        <w:ind w:left="144"/>
      </w:pPr>
      <w:r w:rsidRPr="00CB22E9">
        <w:rPr>
          <w:rStyle w:val="XMLcommetnChar"/>
        </w:rPr>
        <w:tab/>
        <w:t>&lt;!-- (M) Metadata language ISO639-2/T three letter language code - lower case. --&gt;</w:t>
      </w:r>
      <w:r>
        <w:t xml:space="preserve"> &lt;gmd:language&gt;</w:t>
      </w:r>
    </w:p>
    <w:p w14:paraId="0D9023AA" w14:textId="77777777" w:rsidR="00821744" w:rsidRDefault="00821744" w:rsidP="00821744">
      <w:pPr>
        <w:pStyle w:val="XMLelement0"/>
      </w:pPr>
      <w:r>
        <w:tab/>
      </w:r>
      <w:r>
        <w:tab/>
        <w:t>&lt;gco:CharacterString&gt;</w:t>
      </w:r>
      <w:r w:rsidRPr="00CB22E9">
        <w:rPr>
          <w:color w:val="auto"/>
        </w:rPr>
        <w:t>eng</w:t>
      </w:r>
      <w:r>
        <w:t>&lt;/gco:CharacterString&gt;</w:t>
      </w:r>
    </w:p>
    <w:p w14:paraId="6DB4E954" w14:textId="77777777" w:rsidR="00821744" w:rsidRDefault="00821744" w:rsidP="00821744">
      <w:pPr>
        <w:pStyle w:val="XMLelement0"/>
      </w:pPr>
      <w:r>
        <w:tab/>
        <w:t>&lt;/gmd:language&gt;</w:t>
      </w:r>
    </w:p>
    <w:p w14:paraId="50681AAD" w14:textId="77777777" w:rsidR="00821744" w:rsidRDefault="00715102" w:rsidP="00256D0B">
      <w:pPr>
        <w:pStyle w:val="XMLcommetn"/>
      </w:pPr>
      <w:r>
        <w:lastRenderedPageBreak/>
        <w:tab/>
      </w:r>
      <w:r w:rsidR="00821744">
        <w:tab/>
      </w:r>
      <w:r>
        <w:t xml:space="preserve">  </w:t>
      </w:r>
      <w:r w:rsidR="002C6E7F">
        <w:t xml:space="preserve">              </w:t>
      </w:r>
      <w:r w:rsidR="00821744">
        <w:t>&lt;!-- (M) Metadata character set  - default is "utf8", USGIN requires that a character set code is defined to facilitate CSW servers (deegree, GeoNetwork, etc.). --&gt;</w:t>
      </w:r>
    </w:p>
    <w:p w14:paraId="44D42CB3" w14:textId="77777777" w:rsidR="00821744" w:rsidRDefault="00821744" w:rsidP="00821744">
      <w:pPr>
        <w:pStyle w:val="XMLelement0"/>
      </w:pPr>
      <w:r>
        <w:tab/>
        <w:t>&lt;gmd:characterSet&gt;</w:t>
      </w:r>
    </w:p>
    <w:p w14:paraId="1AC39E4E" w14:textId="77777777" w:rsidR="00510B56" w:rsidRDefault="00821744" w:rsidP="00256D0B">
      <w:pPr>
        <w:pStyle w:val="XMLcommetn"/>
      </w:pPr>
      <w:r>
        <w:tab/>
      </w:r>
      <w:r>
        <w:tab/>
      </w:r>
      <w:r w:rsidR="00715102">
        <w:t xml:space="preserve">   </w:t>
      </w:r>
      <w:r w:rsidR="002C6E7F">
        <w:t xml:space="preserve">             </w:t>
      </w:r>
      <w: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14:paraId="5D9CD08E" w14:textId="77777777" w:rsidR="00510B56" w:rsidRDefault="00821744" w:rsidP="00EB2468">
      <w:pPr>
        <w:pStyle w:val="XMLelement0"/>
        <w:ind w:left="360"/>
      </w:pPr>
      <w:r w:rsidRPr="00510B56">
        <w:rPr>
          <w:rStyle w:val="XMLelementChar0"/>
        </w:rPr>
        <w:t xml:space="preserve">&lt;gmd:MD_CharacterSetCode </w:t>
      </w:r>
      <w:r w:rsidRPr="00715102">
        <w:rPr>
          <w:rStyle w:val="XMLattributeChar0"/>
        </w:rPr>
        <w:t>codeList</w:t>
      </w:r>
      <w:r w:rsidRPr="00715102">
        <w:rPr>
          <w:color w:val="auto"/>
        </w:rPr>
        <w:t>=</w:t>
      </w:r>
      <w:r w:rsidRPr="00510B56">
        <w:rPr>
          <w:rStyle w:val="XMLattributeValueChar"/>
        </w:rPr>
        <w:t>"http://www.isotc211.org/2005/resources/Codelist/gmxCodelists.xml#MD_CharacterSetCode"</w:t>
      </w:r>
      <w:r>
        <w:t xml:space="preserve"> </w:t>
      </w:r>
      <w:r w:rsidRPr="00510B56">
        <w:rPr>
          <w:rStyle w:val="XMLattributeChar0"/>
        </w:rPr>
        <w:t>codeListValue</w:t>
      </w:r>
      <w:r>
        <w:t>=</w:t>
      </w:r>
      <w:r w:rsidRPr="00510B56">
        <w:rPr>
          <w:rStyle w:val="XMLattributeValueChar"/>
        </w:rPr>
        <w:t>"utf8"</w:t>
      </w:r>
      <w:r>
        <w:t>&gt;</w:t>
      </w:r>
      <w:r w:rsidRPr="00510B56">
        <w:rPr>
          <w:color w:val="auto"/>
        </w:rPr>
        <w:t>UTF-8</w:t>
      </w:r>
      <w:r>
        <w:t>&lt;/gmd:MD_CharacterSetCode&gt;</w:t>
      </w:r>
    </w:p>
    <w:p w14:paraId="63F9B698" w14:textId="77777777" w:rsidR="00821744" w:rsidRDefault="00EB2468" w:rsidP="00510B56">
      <w:pPr>
        <w:pStyle w:val="XMLelement0"/>
      </w:pPr>
      <w:r>
        <w:tab/>
      </w:r>
      <w:r w:rsidR="00821744">
        <w:t>&lt;/gmd:characterSet&gt;</w:t>
      </w:r>
    </w:p>
    <w:p w14:paraId="7DDECB58" w14:textId="77777777" w:rsidR="00821744" w:rsidRDefault="00821744" w:rsidP="00821744">
      <w:pPr>
        <w:pStyle w:val="XMLelement0"/>
      </w:pPr>
    </w:p>
    <w:p w14:paraId="672BDEE9" w14:textId="77777777" w:rsidR="00821744" w:rsidRDefault="00821744" w:rsidP="00256D0B">
      <w:pPr>
        <w:pStyle w:val="XMLcommetn"/>
      </w:pPr>
      <w:r>
        <w:tab/>
      </w:r>
      <w:r w:rsidR="00EB2468">
        <w:t xml:space="preserve">     </w:t>
      </w:r>
      <w:r w:rsidR="002C6E7F">
        <w:t xml:space="preserve">             </w:t>
      </w:r>
      <w:r>
        <w:t>&lt;!-- (M-M) Resource type - Define if this record is a: dataset (default), service, feature, software, etc. --&gt;</w:t>
      </w:r>
    </w:p>
    <w:p w14:paraId="191378DF" w14:textId="77777777" w:rsidR="00821744" w:rsidRPr="00EB2468" w:rsidRDefault="00821744" w:rsidP="00EB2468">
      <w:pPr>
        <w:pStyle w:val="XMLelement0"/>
      </w:pPr>
      <w:r>
        <w:tab/>
      </w:r>
      <w:r w:rsidRPr="00EB2468">
        <w:t>&lt;gmd:hierarchyLevel&gt;</w:t>
      </w:r>
    </w:p>
    <w:p w14:paraId="1B10CFE4" w14:textId="77777777" w:rsidR="00821744" w:rsidRDefault="00821744" w:rsidP="00256D0B">
      <w:pPr>
        <w:pStyle w:val="XMLcommetn"/>
      </w:pPr>
      <w:r>
        <w:tab/>
      </w:r>
      <w:r>
        <w:tab/>
      </w:r>
      <w:r w:rsidR="00EB2468">
        <w:t xml:space="preserve">   </w:t>
      </w:r>
      <w:r w:rsidR="002C6E7F">
        <w:t xml:space="preserve">             </w:t>
      </w:r>
      <w:r>
        <w:t>&lt;!-- MD_ScopeCode code names: {attribute, attributeType, collectionHardware, col-lectionSession, dataset, series, nonGeographicDataset, dimensionGroup, feature, fea-tureType, propertyType, fieldSession, software, service, model, tile}. --&gt;</w:t>
      </w:r>
    </w:p>
    <w:p w14:paraId="6F041F3D" w14:textId="77777777" w:rsidR="00821744" w:rsidRPr="00EB2468" w:rsidRDefault="00821744" w:rsidP="0033262B">
      <w:pPr>
        <w:pStyle w:val="XMLelement0"/>
        <w:ind w:left="500" w:hanging="500"/>
      </w:pPr>
      <w:r>
        <w:tab/>
      </w:r>
      <w:r>
        <w:tab/>
      </w:r>
      <w:r w:rsidRPr="00EB2468">
        <w:t>&lt;gmd:MD_ScopeCode</w:t>
      </w:r>
      <w:r>
        <w:t xml:space="preserve"> </w:t>
      </w:r>
      <w:r w:rsidRPr="0033262B">
        <w:rPr>
          <w:rStyle w:val="XMLattributeChar0"/>
        </w:rPr>
        <w:t>codeList</w:t>
      </w:r>
      <w:r w:rsidRPr="0033262B">
        <w:rPr>
          <w:color w:val="auto"/>
        </w:rPr>
        <w:t>=</w:t>
      </w:r>
      <w:r w:rsidRPr="0033262B">
        <w:rPr>
          <w:rStyle w:val="XMLattributeValueChar"/>
        </w:rPr>
        <w:t>"http://www.isotc211.org/2005/resources/Codelist/gmxCodelists.xml#MD_ScopeCode"</w:t>
      </w:r>
      <w:r>
        <w:t xml:space="preserve"> </w:t>
      </w:r>
      <w:r w:rsidRPr="00EB2468">
        <w:rPr>
          <w:rStyle w:val="XMLattributeChar0"/>
        </w:rPr>
        <w:t>codeListValue</w:t>
      </w:r>
      <w:r>
        <w:t>=</w:t>
      </w:r>
      <w:r w:rsidRPr="00EB2468">
        <w:rPr>
          <w:rStyle w:val="XMLattributeValueChar"/>
        </w:rPr>
        <w:t>"dataset"</w:t>
      </w:r>
      <w:r>
        <w:t>&gt;</w:t>
      </w:r>
      <w:r w:rsidRPr="00EB2468">
        <w:rPr>
          <w:color w:val="auto"/>
        </w:rPr>
        <w:t>dataset</w:t>
      </w:r>
      <w:r w:rsidRPr="00EB2468">
        <w:t>&lt;/gmd:MD_ScopeCode&gt;</w:t>
      </w:r>
    </w:p>
    <w:p w14:paraId="0C2F56F5" w14:textId="77777777" w:rsidR="00821744" w:rsidRDefault="00821744" w:rsidP="00821744">
      <w:pPr>
        <w:pStyle w:val="XMLelement0"/>
      </w:pPr>
      <w:r w:rsidRPr="00EB2468">
        <w:tab/>
        <w:t>&lt;/gmd:hierarchyLevel&gt;</w:t>
      </w:r>
    </w:p>
    <w:p w14:paraId="0F27A8C8" w14:textId="77777777" w:rsidR="00821744" w:rsidRDefault="00821744" w:rsidP="00256D0B">
      <w:pPr>
        <w:pStyle w:val="XMLcommetn"/>
      </w:pPr>
      <w:r>
        <w:tab/>
      </w:r>
      <w:r w:rsidR="0033262B">
        <w:t xml:space="preserve">    </w:t>
      </w:r>
      <w:r w:rsidR="002C6E7F">
        <w:t xml:space="preserve">             </w:t>
      </w:r>
      <w:r w:rsidR="0033262B">
        <w:t xml:space="preserve"> </w:t>
      </w:r>
      <w:r>
        <w:t>&lt;!--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w:t>
      </w:r>
      <w:r w:rsidR="002C6E7F">
        <w:t>erar</w:t>
      </w:r>
      <w:r>
        <w:t>chyLevelNa</w:t>
      </w:r>
      <w:r w:rsidR="002C6E7F">
        <w:t>me.CharacterString is “Service”</w:t>
      </w:r>
      <w:r>
        <w:t xml:space="preserve"> --&gt;</w:t>
      </w:r>
    </w:p>
    <w:p w14:paraId="7F82C7D6" w14:textId="77777777" w:rsidR="00821744" w:rsidRPr="0033262B" w:rsidRDefault="00821744" w:rsidP="0033262B">
      <w:pPr>
        <w:pStyle w:val="XMLelement0"/>
      </w:pPr>
      <w:r>
        <w:tab/>
      </w:r>
      <w:r w:rsidRPr="0033262B">
        <w:t>&lt;gmd:hierarchyLevelName&gt;</w:t>
      </w:r>
    </w:p>
    <w:p w14:paraId="57394C02" w14:textId="77777777" w:rsidR="00821744" w:rsidRDefault="00821744" w:rsidP="00821744">
      <w:pPr>
        <w:pStyle w:val="XMLelement0"/>
      </w:pPr>
      <w:r>
        <w:tab/>
      </w:r>
      <w:r>
        <w:tab/>
        <w:t>&lt;gco:CharacterString&gt;</w:t>
      </w:r>
      <w:r w:rsidRPr="0033262B">
        <w:rPr>
          <w:color w:val="auto"/>
        </w:rPr>
        <w:t>Dataset</w:t>
      </w:r>
      <w:r>
        <w:t>&lt;/gco:CharacterString&gt;</w:t>
      </w:r>
    </w:p>
    <w:p w14:paraId="4C25DEE3" w14:textId="77777777" w:rsidR="00821744" w:rsidRDefault="00821744" w:rsidP="00821744">
      <w:pPr>
        <w:pStyle w:val="XMLelement0"/>
      </w:pPr>
      <w:r>
        <w:tab/>
        <w:t>&lt;/gmd:hierarchyLevelName&gt;</w:t>
      </w:r>
    </w:p>
    <w:p w14:paraId="63E49576" w14:textId="77777777" w:rsidR="00821744" w:rsidRDefault="00821744" w:rsidP="00821744">
      <w:pPr>
        <w:pStyle w:val="XMLelement0"/>
      </w:pPr>
      <w:r>
        <w:tab/>
        <w:t>&lt;gmd:hierarchyLevelName&gt;</w:t>
      </w:r>
    </w:p>
    <w:p w14:paraId="5346B864" w14:textId="77777777" w:rsidR="00821744" w:rsidRDefault="00821744" w:rsidP="00821744">
      <w:pPr>
        <w:pStyle w:val="XMLelement0"/>
      </w:pPr>
      <w:r>
        <w:tab/>
      </w:r>
      <w:r>
        <w:tab/>
        <w:t>&lt;gco:CharacterString&gt;</w:t>
      </w:r>
      <w:r w:rsidRPr="0033262B">
        <w:rPr>
          <w:color w:val="auto"/>
        </w:rPr>
        <w:t>Collection</w:t>
      </w:r>
      <w:r>
        <w:t>&lt;/gco:CharacterString&gt;</w:t>
      </w:r>
    </w:p>
    <w:p w14:paraId="5B1CBD14" w14:textId="77777777" w:rsidR="00821744" w:rsidRDefault="00821744" w:rsidP="00821744">
      <w:pPr>
        <w:pStyle w:val="XMLelement0"/>
      </w:pPr>
      <w:r>
        <w:tab/>
        <w:t>&lt;/gmd:hierarchyLevelName&gt;</w:t>
      </w:r>
    </w:p>
    <w:p w14:paraId="788E7F8E" w14:textId="77777777" w:rsidR="00821744" w:rsidRDefault="00821744" w:rsidP="00256D0B">
      <w:pPr>
        <w:pStyle w:val="XMLcommetn"/>
      </w:pPr>
      <w:r>
        <w:tab/>
      </w:r>
      <w:r w:rsidR="0033262B">
        <w:t xml:space="preserve">     </w:t>
      </w:r>
      <w:r w:rsidR="002C6E7F">
        <w:t xml:space="preserve">             </w:t>
      </w:r>
      <w:r>
        <w:t>&lt;!-- (M-M) Metadata point of contact - Point of contact</w:t>
      </w:r>
      <w:r w:rsidR="0033262B">
        <w:t xml:space="preserve"> use-</w:t>
      </w:r>
      <w:r>
        <w:t xml:space="preserve"> to report errors, updates to metadata --&gt;</w:t>
      </w:r>
    </w:p>
    <w:p w14:paraId="0DC05BE2" w14:textId="77777777" w:rsidR="00821744" w:rsidRDefault="00821744" w:rsidP="00821744">
      <w:pPr>
        <w:pStyle w:val="XMLelement0"/>
      </w:pPr>
      <w:r>
        <w:tab/>
        <w:t>&lt;gmd:contact&gt;</w:t>
      </w:r>
    </w:p>
    <w:p w14:paraId="279192CB" w14:textId="77777777" w:rsidR="00821744" w:rsidRDefault="00821744" w:rsidP="00821744">
      <w:pPr>
        <w:pStyle w:val="XMLelement0"/>
      </w:pPr>
      <w:r>
        <w:tab/>
      </w:r>
      <w:r>
        <w:tab/>
        <w:t>&lt;gmd:CI_ResponsibleParty&gt;</w:t>
      </w:r>
    </w:p>
    <w:p w14:paraId="16B9373C" w14:textId="77777777" w:rsidR="00821744" w:rsidRDefault="00821744" w:rsidP="00256D0B">
      <w:pPr>
        <w:pStyle w:val="XMLcommetn"/>
      </w:pPr>
      <w:r>
        <w:tab/>
      </w:r>
      <w:r>
        <w:tab/>
      </w:r>
      <w:r>
        <w:tab/>
      </w:r>
      <w:r w:rsidR="002C6E7F">
        <w:t xml:space="preserve">              </w:t>
      </w:r>
      <w:r>
        <w:t>&lt;!-- (M-M) (individualName + organisationName + positionName) &gt; 0 --&gt;</w:t>
      </w:r>
    </w:p>
    <w:p w14:paraId="5A88C932" w14:textId="77777777" w:rsidR="00821744" w:rsidRDefault="00821744" w:rsidP="00821744">
      <w:pPr>
        <w:pStyle w:val="XMLelement0"/>
      </w:pPr>
      <w:r>
        <w:tab/>
      </w:r>
      <w:r>
        <w:tab/>
      </w:r>
      <w:r>
        <w:tab/>
        <w:t>&lt;gmd:individualName&gt;</w:t>
      </w:r>
    </w:p>
    <w:p w14:paraId="4C9B592E" w14:textId="77777777" w:rsidR="00821744" w:rsidRDefault="00821744" w:rsidP="00821744">
      <w:pPr>
        <w:pStyle w:val="XMLelement0"/>
      </w:pPr>
      <w:r>
        <w:tab/>
      </w:r>
      <w:r>
        <w:tab/>
      </w:r>
      <w:r>
        <w:tab/>
      </w:r>
      <w:r>
        <w:tab/>
        <w:t>&lt;gco:CharacterString&gt;</w:t>
      </w:r>
      <w:r w:rsidRPr="0033262B">
        <w:rPr>
          <w:color w:val="auto"/>
        </w:rPr>
        <w:t>Stephen Richard</w:t>
      </w:r>
      <w:r>
        <w:t>&lt;/gco:CharacterString&gt;</w:t>
      </w:r>
    </w:p>
    <w:p w14:paraId="7EB927A1" w14:textId="77777777" w:rsidR="00821744" w:rsidRDefault="00821744" w:rsidP="00821744">
      <w:pPr>
        <w:pStyle w:val="XMLelement0"/>
      </w:pPr>
      <w:r>
        <w:tab/>
      </w:r>
      <w:r>
        <w:tab/>
      </w:r>
      <w:r>
        <w:tab/>
        <w:t>&lt;/gmd:individualName&gt;</w:t>
      </w:r>
    </w:p>
    <w:p w14:paraId="2032373D" w14:textId="77777777" w:rsidR="00821744" w:rsidRDefault="00821744" w:rsidP="00821744">
      <w:pPr>
        <w:pStyle w:val="XMLelement0"/>
      </w:pPr>
      <w:r>
        <w:tab/>
      </w:r>
      <w:r>
        <w:tab/>
      </w:r>
      <w:r>
        <w:tab/>
        <w:t>&lt;gmd:organisationName&gt;</w:t>
      </w:r>
    </w:p>
    <w:p w14:paraId="417DDA6E" w14:textId="77777777" w:rsidR="00821744" w:rsidRDefault="00821744" w:rsidP="00821744">
      <w:pPr>
        <w:pStyle w:val="XMLelement0"/>
      </w:pPr>
      <w:r>
        <w:tab/>
      </w:r>
      <w:r>
        <w:tab/>
      </w:r>
      <w:r>
        <w:tab/>
      </w:r>
      <w:r>
        <w:tab/>
        <w:t>&lt;gco:CharacterString&gt;</w:t>
      </w:r>
      <w:r w:rsidRPr="0033262B">
        <w:rPr>
          <w:color w:val="auto"/>
        </w:rPr>
        <w:t>Arizona Geological Survey</w:t>
      </w:r>
      <w:r>
        <w:t>&lt;/gco:CharacterString&gt;</w:t>
      </w:r>
    </w:p>
    <w:p w14:paraId="14317B71" w14:textId="77777777" w:rsidR="00821744" w:rsidRDefault="00821744" w:rsidP="00821744">
      <w:pPr>
        <w:pStyle w:val="XMLelement0"/>
      </w:pPr>
      <w:r>
        <w:tab/>
      </w:r>
      <w:r>
        <w:tab/>
      </w:r>
      <w:r>
        <w:tab/>
        <w:t>&lt;/gmd:organisationName&gt;</w:t>
      </w:r>
    </w:p>
    <w:p w14:paraId="49594A7C" w14:textId="77777777" w:rsidR="00821744" w:rsidRDefault="00821744" w:rsidP="00821744">
      <w:pPr>
        <w:pStyle w:val="XMLelement0"/>
      </w:pPr>
      <w:r>
        <w:tab/>
      </w:r>
      <w:r>
        <w:tab/>
      </w:r>
      <w:r>
        <w:tab/>
        <w:t>&lt;gmd:positionName&gt;</w:t>
      </w:r>
    </w:p>
    <w:p w14:paraId="018B45E0" w14:textId="77777777" w:rsidR="00821744" w:rsidRDefault="00821744" w:rsidP="00821744">
      <w:pPr>
        <w:pStyle w:val="XMLelement0"/>
      </w:pPr>
      <w:r>
        <w:tab/>
      </w:r>
      <w:r>
        <w:tab/>
      </w:r>
      <w:r>
        <w:tab/>
      </w:r>
      <w:r>
        <w:tab/>
        <w:t>&lt;gco:CharacterString&gt;</w:t>
      </w:r>
      <w:r w:rsidRPr="0033262B">
        <w:rPr>
          <w:color w:val="auto"/>
        </w:rPr>
        <w:t>Metadata Czar</w:t>
      </w:r>
      <w:r>
        <w:t>&lt;/gco:CharacterString&gt;</w:t>
      </w:r>
    </w:p>
    <w:p w14:paraId="57045926" w14:textId="77777777" w:rsidR="00821744" w:rsidRDefault="00821744" w:rsidP="00821744">
      <w:pPr>
        <w:pStyle w:val="XMLelement0"/>
      </w:pPr>
      <w:r>
        <w:tab/>
      </w:r>
      <w:r>
        <w:tab/>
      </w:r>
      <w:r>
        <w:tab/>
        <w:t>&lt;/gmd:positionName&gt;</w:t>
      </w:r>
    </w:p>
    <w:p w14:paraId="5CDCD82D" w14:textId="77777777" w:rsidR="00821744" w:rsidRDefault="00821744" w:rsidP="00821744">
      <w:pPr>
        <w:pStyle w:val="XMLelement0"/>
      </w:pPr>
      <w:r>
        <w:tab/>
      </w:r>
      <w:r>
        <w:tab/>
      </w:r>
      <w:r>
        <w:tab/>
        <w:t>&lt;gmd:contactInfo&gt;</w:t>
      </w:r>
    </w:p>
    <w:p w14:paraId="1F5E25B2" w14:textId="77777777" w:rsidR="00821744" w:rsidRDefault="00821744" w:rsidP="00821744">
      <w:pPr>
        <w:pStyle w:val="XMLelement0"/>
      </w:pPr>
      <w:r>
        <w:tab/>
      </w:r>
      <w:r>
        <w:tab/>
      </w:r>
      <w:r>
        <w:tab/>
      </w:r>
      <w:r>
        <w:tab/>
        <w:t>&lt;gmd:CI_Contact&gt;</w:t>
      </w:r>
    </w:p>
    <w:p w14:paraId="79D8CDFD" w14:textId="77777777" w:rsidR="00821744" w:rsidRDefault="00821744" w:rsidP="00821744">
      <w:pPr>
        <w:pStyle w:val="XMLelement0"/>
      </w:pPr>
      <w:r>
        <w:tab/>
      </w:r>
      <w:r>
        <w:tab/>
      </w:r>
      <w:r>
        <w:tab/>
      </w:r>
      <w:r>
        <w:tab/>
      </w:r>
      <w:r>
        <w:tab/>
        <w:t>&lt;gmd:phone&gt;</w:t>
      </w:r>
    </w:p>
    <w:p w14:paraId="0D63692F" w14:textId="77777777" w:rsidR="00821744" w:rsidRDefault="00821744" w:rsidP="00821744">
      <w:pPr>
        <w:pStyle w:val="XMLelement0"/>
      </w:pPr>
      <w:r>
        <w:lastRenderedPageBreak/>
        <w:tab/>
      </w:r>
      <w:r>
        <w:tab/>
      </w:r>
      <w:r>
        <w:tab/>
      </w:r>
      <w:r>
        <w:tab/>
      </w:r>
      <w:r>
        <w:tab/>
      </w:r>
      <w:r>
        <w:tab/>
        <w:t>&lt;gmd:CI_Telephone&gt;</w:t>
      </w:r>
    </w:p>
    <w:p w14:paraId="39C6F6BB" w14:textId="77777777" w:rsidR="00821744" w:rsidRDefault="00821744" w:rsidP="00821744">
      <w:pPr>
        <w:pStyle w:val="XMLelement0"/>
      </w:pPr>
      <w:r>
        <w:tab/>
      </w:r>
      <w:r>
        <w:tab/>
      </w:r>
      <w:r>
        <w:tab/>
      </w:r>
      <w:r>
        <w:tab/>
      </w:r>
      <w:r>
        <w:tab/>
      </w:r>
      <w:r>
        <w:tab/>
      </w:r>
      <w:r>
        <w:tab/>
        <w:t>&lt;gmd:voice&gt;</w:t>
      </w:r>
    </w:p>
    <w:p w14:paraId="20F448CA" w14:textId="77777777" w:rsidR="00821744" w:rsidRDefault="00821744" w:rsidP="00821744">
      <w:pPr>
        <w:pStyle w:val="XMLelement0"/>
      </w:pPr>
      <w:r>
        <w:tab/>
      </w:r>
      <w:r>
        <w:tab/>
      </w:r>
      <w:r>
        <w:tab/>
      </w:r>
      <w:r>
        <w:tab/>
      </w:r>
      <w:r>
        <w:tab/>
      </w:r>
      <w:r>
        <w:tab/>
      </w:r>
      <w:r>
        <w:tab/>
      </w:r>
      <w:r>
        <w:tab/>
        <w:t>&lt;gco:CharacterString&gt;</w:t>
      </w:r>
      <w:r w:rsidRPr="0033262B">
        <w:rPr>
          <w:color w:val="auto"/>
        </w:rPr>
        <w:t>520.770.3500</w:t>
      </w:r>
      <w:r>
        <w:t>&lt;/gco:CharacterString&gt;</w:t>
      </w:r>
    </w:p>
    <w:p w14:paraId="56993397" w14:textId="77777777" w:rsidR="00821744" w:rsidRDefault="00821744" w:rsidP="00821744">
      <w:pPr>
        <w:pStyle w:val="XMLelement0"/>
      </w:pPr>
      <w:r>
        <w:tab/>
      </w:r>
      <w:r>
        <w:tab/>
      </w:r>
      <w:r>
        <w:tab/>
      </w:r>
      <w:r>
        <w:tab/>
      </w:r>
      <w:r>
        <w:tab/>
      </w:r>
      <w:r>
        <w:tab/>
      </w:r>
      <w:r>
        <w:tab/>
        <w:t>&lt;/gmd:voice&gt;</w:t>
      </w:r>
    </w:p>
    <w:p w14:paraId="4E5D0943" w14:textId="77777777" w:rsidR="00821744" w:rsidRDefault="00821744" w:rsidP="00821744">
      <w:pPr>
        <w:pStyle w:val="XMLelement0"/>
      </w:pPr>
      <w:r>
        <w:tab/>
      </w:r>
      <w:r>
        <w:tab/>
      </w:r>
      <w:r>
        <w:tab/>
      </w:r>
      <w:r>
        <w:tab/>
      </w:r>
      <w:r>
        <w:tab/>
      </w:r>
      <w:r>
        <w:tab/>
      </w:r>
      <w:r>
        <w:tab/>
        <w:t>&lt;gmd:facsimile&gt;</w:t>
      </w:r>
    </w:p>
    <w:p w14:paraId="62392E46" w14:textId="77777777" w:rsidR="00821744" w:rsidRDefault="00821744" w:rsidP="00821744">
      <w:pPr>
        <w:pStyle w:val="XMLelement0"/>
      </w:pPr>
      <w:r>
        <w:tab/>
      </w:r>
      <w:r>
        <w:tab/>
      </w:r>
      <w:r>
        <w:tab/>
      </w:r>
      <w:r>
        <w:tab/>
      </w:r>
      <w:r>
        <w:tab/>
      </w:r>
      <w:r>
        <w:tab/>
      </w:r>
      <w:r>
        <w:tab/>
      </w:r>
      <w:r>
        <w:tab/>
        <w:t>&lt;gco:CharacterString&gt;</w:t>
      </w:r>
      <w:r w:rsidRPr="0033262B">
        <w:rPr>
          <w:color w:val="auto"/>
        </w:rPr>
        <w:t>520.770.3505</w:t>
      </w:r>
      <w:r>
        <w:t>&lt;/gco:CharacterString&gt;</w:t>
      </w:r>
    </w:p>
    <w:p w14:paraId="46B11297" w14:textId="77777777" w:rsidR="00821744" w:rsidRDefault="00821744" w:rsidP="00821744">
      <w:pPr>
        <w:pStyle w:val="XMLelement0"/>
      </w:pPr>
      <w:r>
        <w:tab/>
      </w:r>
      <w:r>
        <w:tab/>
      </w:r>
      <w:r>
        <w:tab/>
      </w:r>
      <w:r>
        <w:tab/>
      </w:r>
      <w:r>
        <w:tab/>
      </w:r>
      <w:r>
        <w:tab/>
      </w:r>
      <w:r>
        <w:tab/>
        <w:t>&lt;/gmd:facsimile&gt;</w:t>
      </w:r>
    </w:p>
    <w:p w14:paraId="1222F88F" w14:textId="77777777" w:rsidR="00821744" w:rsidRDefault="00821744" w:rsidP="00821744">
      <w:pPr>
        <w:pStyle w:val="XMLelement0"/>
      </w:pPr>
      <w:r>
        <w:tab/>
      </w:r>
      <w:r>
        <w:tab/>
      </w:r>
      <w:r>
        <w:tab/>
      </w:r>
      <w:r>
        <w:tab/>
      </w:r>
      <w:r>
        <w:tab/>
      </w:r>
      <w:r>
        <w:tab/>
        <w:t>&lt;/gmd:CI_Telephone&gt;</w:t>
      </w:r>
    </w:p>
    <w:p w14:paraId="62A64749" w14:textId="77777777" w:rsidR="00821744" w:rsidRDefault="00821744" w:rsidP="00821744">
      <w:pPr>
        <w:pStyle w:val="XMLelement0"/>
      </w:pPr>
      <w:r>
        <w:tab/>
      </w:r>
      <w:r>
        <w:tab/>
      </w:r>
      <w:r>
        <w:tab/>
      </w:r>
      <w:r>
        <w:tab/>
      </w:r>
      <w:r>
        <w:tab/>
        <w:t>&lt;/gmd:phone&gt;</w:t>
      </w:r>
    </w:p>
    <w:p w14:paraId="2009A459" w14:textId="77777777" w:rsidR="00821744" w:rsidRDefault="00821744" w:rsidP="00821744">
      <w:pPr>
        <w:pStyle w:val="XMLelement0"/>
      </w:pPr>
      <w:r>
        <w:tab/>
      </w:r>
      <w:r>
        <w:tab/>
      </w:r>
      <w:r>
        <w:tab/>
      </w:r>
      <w:r>
        <w:tab/>
      </w:r>
      <w:r>
        <w:tab/>
        <w:t>&lt;gmd:address&gt;</w:t>
      </w:r>
    </w:p>
    <w:p w14:paraId="2CF2A23B" w14:textId="77777777" w:rsidR="00821744" w:rsidRDefault="00821744" w:rsidP="00821744">
      <w:pPr>
        <w:pStyle w:val="XMLelement0"/>
      </w:pPr>
      <w:r>
        <w:tab/>
      </w:r>
      <w:r>
        <w:tab/>
      </w:r>
      <w:r>
        <w:tab/>
      </w:r>
      <w:r>
        <w:tab/>
      </w:r>
      <w:r>
        <w:tab/>
      </w:r>
      <w:r>
        <w:tab/>
        <w:t>&lt;gmd:CI_Address&gt;</w:t>
      </w:r>
    </w:p>
    <w:p w14:paraId="7346783D" w14:textId="77777777" w:rsidR="00821744" w:rsidRDefault="00821744" w:rsidP="00821744">
      <w:pPr>
        <w:pStyle w:val="XMLelement0"/>
      </w:pPr>
      <w:r>
        <w:tab/>
      </w:r>
      <w:r>
        <w:tab/>
      </w:r>
      <w:r>
        <w:tab/>
      </w:r>
      <w:r>
        <w:tab/>
      </w:r>
      <w:r>
        <w:tab/>
      </w:r>
      <w:r>
        <w:tab/>
      </w:r>
      <w:r>
        <w:tab/>
        <w:t>&lt;gmd:deliveryPoint&gt;</w:t>
      </w:r>
    </w:p>
    <w:p w14:paraId="717FAEF3" w14:textId="77777777" w:rsidR="00821744" w:rsidRDefault="00821744" w:rsidP="00821744">
      <w:pPr>
        <w:pStyle w:val="XMLelement0"/>
      </w:pPr>
      <w:r>
        <w:tab/>
      </w:r>
      <w:r>
        <w:tab/>
      </w:r>
      <w:r>
        <w:tab/>
      </w:r>
      <w:r>
        <w:tab/>
      </w:r>
      <w:r>
        <w:tab/>
      </w:r>
      <w:r>
        <w:tab/>
      </w:r>
      <w:r>
        <w:tab/>
      </w:r>
      <w:r>
        <w:tab/>
        <w:t>&lt;gco:CharacterString&gt;</w:t>
      </w:r>
      <w:r w:rsidRPr="0033262B">
        <w:rPr>
          <w:color w:val="auto"/>
        </w:rPr>
        <w:t>416 W. Congress St., Suite 100</w:t>
      </w:r>
      <w:r>
        <w:t>&lt;/gco:CharacterString&gt;</w:t>
      </w:r>
    </w:p>
    <w:p w14:paraId="4A67849B" w14:textId="77777777" w:rsidR="00821744" w:rsidRDefault="00821744" w:rsidP="00821744">
      <w:pPr>
        <w:pStyle w:val="XMLelement0"/>
      </w:pPr>
      <w:r>
        <w:tab/>
      </w:r>
      <w:r>
        <w:tab/>
      </w:r>
      <w:r>
        <w:tab/>
      </w:r>
      <w:r>
        <w:tab/>
      </w:r>
      <w:r>
        <w:tab/>
      </w:r>
      <w:r>
        <w:tab/>
      </w:r>
      <w:r>
        <w:tab/>
        <w:t>&lt;/gmd:deliveryPoint&gt;</w:t>
      </w:r>
    </w:p>
    <w:p w14:paraId="0057108B" w14:textId="77777777" w:rsidR="00821744" w:rsidRDefault="00821744" w:rsidP="00821744">
      <w:pPr>
        <w:pStyle w:val="XMLelement0"/>
      </w:pPr>
      <w:r>
        <w:tab/>
      </w:r>
      <w:r>
        <w:tab/>
      </w:r>
      <w:r>
        <w:tab/>
      </w:r>
      <w:r>
        <w:tab/>
      </w:r>
      <w:r>
        <w:tab/>
      </w:r>
      <w:r>
        <w:tab/>
      </w:r>
      <w:r>
        <w:tab/>
        <w:t>&lt;gmd:city&gt;</w:t>
      </w:r>
    </w:p>
    <w:p w14:paraId="27225CFE" w14:textId="77777777" w:rsidR="00821744" w:rsidRDefault="00821744" w:rsidP="00821744">
      <w:pPr>
        <w:pStyle w:val="XMLelement0"/>
      </w:pPr>
      <w:r>
        <w:tab/>
      </w:r>
      <w:r>
        <w:tab/>
      </w:r>
      <w:r>
        <w:tab/>
      </w:r>
      <w:r>
        <w:tab/>
      </w:r>
      <w:r>
        <w:tab/>
      </w:r>
      <w:r>
        <w:tab/>
      </w:r>
      <w:r>
        <w:tab/>
      </w:r>
      <w:r>
        <w:tab/>
        <w:t>&lt;gco:CharacterString&gt;</w:t>
      </w:r>
      <w:r w:rsidRPr="0033262B">
        <w:rPr>
          <w:color w:val="auto"/>
        </w:rPr>
        <w:t>Tucson</w:t>
      </w:r>
      <w:r>
        <w:t>&lt;/gco:CharacterString&gt;</w:t>
      </w:r>
    </w:p>
    <w:p w14:paraId="6C565477" w14:textId="77777777" w:rsidR="00821744" w:rsidRDefault="00821744" w:rsidP="00821744">
      <w:pPr>
        <w:pStyle w:val="XMLelement0"/>
      </w:pPr>
      <w:r>
        <w:tab/>
      </w:r>
      <w:r>
        <w:tab/>
      </w:r>
      <w:r>
        <w:tab/>
      </w:r>
      <w:r>
        <w:tab/>
      </w:r>
      <w:r>
        <w:tab/>
      </w:r>
      <w:r>
        <w:tab/>
      </w:r>
      <w:r>
        <w:tab/>
        <w:t>&lt;/gmd:city&gt;</w:t>
      </w:r>
    </w:p>
    <w:p w14:paraId="46F33970" w14:textId="77777777" w:rsidR="00821744" w:rsidRDefault="00821744" w:rsidP="00821744">
      <w:pPr>
        <w:pStyle w:val="XMLelement0"/>
      </w:pPr>
      <w:r>
        <w:tab/>
      </w:r>
      <w:r>
        <w:tab/>
      </w:r>
      <w:r>
        <w:tab/>
      </w:r>
      <w:r>
        <w:tab/>
      </w:r>
      <w:r>
        <w:tab/>
      </w:r>
      <w:r>
        <w:tab/>
      </w:r>
      <w:r>
        <w:tab/>
        <w:t>&lt;gmd:administrativeArea&gt;</w:t>
      </w:r>
    </w:p>
    <w:p w14:paraId="7BEF6037" w14:textId="77777777" w:rsidR="00821744" w:rsidRDefault="00821744" w:rsidP="00821744">
      <w:pPr>
        <w:pStyle w:val="XMLelement0"/>
      </w:pPr>
      <w:r>
        <w:tab/>
      </w:r>
      <w:r>
        <w:tab/>
      </w:r>
      <w:r>
        <w:tab/>
      </w:r>
      <w:r>
        <w:tab/>
      </w:r>
      <w:r>
        <w:tab/>
      </w:r>
      <w:r>
        <w:tab/>
      </w:r>
      <w:r>
        <w:tab/>
      </w:r>
      <w:r>
        <w:tab/>
        <w:t>&lt;gco:CharacterString&gt;</w:t>
      </w:r>
      <w:r w:rsidRPr="0033262B">
        <w:rPr>
          <w:color w:val="auto"/>
        </w:rPr>
        <w:t>Arizona</w:t>
      </w:r>
      <w:r>
        <w:t>&lt;/gco:CharacterString&gt;</w:t>
      </w:r>
    </w:p>
    <w:p w14:paraId="294B18B7" w14:textId="77777777" w:rsidR="00821744" w:rsidRDefault="00821744" w:rsidP="00821744">
      <w:pPr>
        <w:pStyle w:val="XMLelement0"/>
      </w:pPr>
      <w:r>
        <w:tab/>
      </w:r>
      <w:r>
        <w:tab/>
      </w:r>
      <w:r>
        <w:tab/>
      </w:r>
      <w:r>
        <w:tab/>
      </w:r>
      <w:r>
        <w:tab/>
      </w:r>
      <w:r>
        <w:tab/>
      </w:r>
      <w:r>
        <w:tab/>
        <w:t>&lt;/gmd:administrativeArea&gt;</w:t>
      </w:r>
    </w:p>
    <w:p w14:paraId="40FFEC56" w14:textId="77777777" w:rsidR="00821744" w:rsidRDefault="00821744" w:rsidP="00821744">
      <w:pPr>
        <w:pStyle w:val="XMLelement0"/>
      </w:pPr>
      <w:r>
        <w:tab/>
      </w:r>
      <w:r>
        <w:tab/>
      </w:r>
      <w:r>
        <w:tab/>
      </w:r>
      <w:r>
        <w:tab/>
      </w:r>
      <w:r>
        <w:tab/>
      </w:r>
      <w:r>
        <w:tab/>
      </w:r>
      <w:r>
        <w:tab/>
        <w:t>&lt;gmd:postalCode&gt;</w:t>
      </w:r>
    </w:p>
    <w:p w14:paraId="351A8080" w14:textId="77777777" w:rsidR="00821744" w:rsidRDefault="00821744" w:rsidP="00821744">
      <w:pPr>
        <w:pStyle w:val="XMLelement0"/>
      </w:pPr>
      <w:r>
        <w:tab/>
      </w:r>
      <w:r>
        <w:tab/>
      </w:r>
      <w:r>
        <w:tab/>
      </w:r>
      <w:r>
        <w:tab/>
      </w:r>
      <w:r>
        <w:tab/>
      </w:r>
      <w:r>
        <w:tab/>
      </w:r>
      <w:r>
        <w:tab/>
      </w:r>
      <w:r>
        <w:tab/>
        <w:t>&lt;gco:CharacterString&gt;</w:t>
      </w:r>
      <w:r w:rsidRPr="0033262B">
        <w:rPr>
          <w:color w:val="auto"/>
        </w:rPr>
        <w:t>85701-1381</w:t>
      </w:r>
      <w:r>
        <w:t>&lt;/gco:CharacterString&gt;</w:t>
      </w:r>
    </w:p>
    <w:p w14:paraId="54C07F7F" w14:textId="77777777" w:rsidR="00821744" w:rsidRDefault="00821744" w:rsidP="00821744">
      <w:pPr>
        <w:pStyle w:val="XMLelement0"/>
      </w:pPr>
      <w:r>
        <w:tab/>
      </w:r>
      <w:r>
        <w:tab/>
      </w:r>
      <w:r>
        <w:tab/>
      </w:r>
      <w:r>
        <w:tab/>
      </w:r>
      <w:r>
        <w:tab/>
      </w:r>
      <w:r>
        <w:tab/>
      </w:r>
      <w:r>
        <w:tab/>
        <w:t>&lt;/gmd:postalCode&gt;</w:t>
      </w:r>
    </w:p>
    <w:p w14:paraId="77E81289" w14:textId="77777777" w:rsidR="00821744" w:rsidRDefault="00821744" w:rsidP="00821744">
      <w:pPr>
        <w:pStyle w:val="XMLelement0"/>
      </w:pPr>
      <w:r>
        <w:tab/>
      </w:r>
      <w:r>
        <w:tab/>
      </w:r>
      <w:r>
        <w:tab/>
      </w:r>
      <w:r>
        <w:tab/>
      </w:r>
      <w:r>
        <w:tab/>
      </w:r>
      <w:r>
        <w:tab/>
      </w:r>
      <w:r>
        <w:tab/>
        <w:t>&lt;gmd:country&gt;</w:t>
      </w:r>
    </w:p>
    <w:p w14:paraId="1D1C0516" w14:textId="77777777" w:rsidR="00821744" w:rsidRDefault="00821744" w:rsidP="00821744">
      <w:pPr>
        <w:pStyle w:val="XMLelement0"/>
      </w:pPr>
      <w:r>
        <w:tab/>
      </w:r>
      <w:r>
        <w:tab/>
      </w:r>
      <w:r>
        <w:tab/>
      </w:r>
      <w:r>
        <w:tab/>
      </w:r>
      <w:r>
        <w:tab/>
      </w:r>
      <w:r>
        <w:tab/>
      </w:r>
      <w:r>
        <w:tab/>
      </w:r>
      <w:r>
        <w:tab/>
        <w:t>&lt;gco:CharacterString&gt;</w:t>
      </w:r>
      <w:r w:rsidRPr="0033262B">
        <w:rPr>
          <w:color w:val="auto"/>
        </w:rPr>
        <w:t>USA</w:t>
      </w:r>
      <w:r>
        <w:t>&lt;/gco:CharacterString&gt;</w:t>
      </w:r>
    </w:p>
    <w:p w14:paraId="56FBE572" w14:textId="77777777" w:rsidR="00821744" w:rsidRDefault="00821744" w:rsidP="00821744">
      <w:pPr>
        <w:pStyle w:val="XMLelement0"/>
      </w:pPr>
      <w:r>
        <w:tab/>
      </w:r>
      <w:r>
        <w:tab/>
      </w:r>
      <w:r>
        <w:tab/>
      </w:r>
      <w:r>
        <w:tab/>
      </w:r>
      <w:r>
        <w:tab/>
      </w:r>
      <w:r>
        <w:tab/>
      </w:r>
      <w:r>
        <w:tab/>
        <w:t>&lt;/gmd:country&gt;</w:t>
      </w:r>
    </w:p>
    <w:p w14:paraId="189E390F" w14:textId="77777777" w:rsidR="00821744" w:rsidRDefault="0033262B" w:rsidP="00256D0B">
      <w:pPr>
        <w:pStyle w:val="XMLcommetn"/>
      </w:pPr>
      <w:r>
        <w:tab/>
      </w:r>
      <w:r>
        <w:tab/>
      </w:r>
      <w:r>
        <w:tab/>
      </w:r>
      <w:r>
        <w:tab/>
      </w:r>
      <w:r w:rsidR="002C6E7F">
        <w:t xml:space="preserve">         </w:t>
      </w:r>
      <w:r w:rsidR="00821744">
        <w:t>&lt;!-- (O-M) Metadata point of contact e-mail address - mandatory if voice phone number not supplied --&gt;</w:t>
      </w:r>
    </w:p>
    <w:p w14:paraId="08FFA47B" w14:textId="77777777" w:rsidR="00821744" w:rsidRDefault="00821744" w:rsidP="00821744">
      <w:pPr>
        <w:pStyle w:val="XMLelement0"/>
      </w:pPr>
      <w:r>
        <w:tab/>
      </w:r>
      <w:r>
        <w:tab/>
      </w:r>
      <w:r>
        <w:tab/>
      </w:r>
      <w:r>
        <w:tab/>
      </w:r>
      <w:r>
        <w:tab/>
      </w:r>
      <w:r>
        <w:tab/>
      </w:r>
      <w:r>
        <w:tab/>
        <w:t>&lt;gmd:electronicMailAddress&gt;</w:t>
      </w:r>
    </w:p>
    <w:p w14:paraId="5255C6B8" w14:textId="77777777" w:rsidR="00821744" w:rsidRDefault="00821744" w:rsidP="00821744">
      <w:pPr>
        <w:pStyle w:val="XMLelement0"/>
      </w:pPr>
      <w:r>
        <w:tab/>
      </w:r>
      <w:r>
        <w:tab/>
      </w:r>
      <w:r>
        <w:tab/>
      </w:r>
      <w:r>
        <w:tab/>
      </w:r>
      <w:r>
        <w:tab/>
      </w:r>
      <w:r>
        <w:tab/>
      </w:r>
      <w:r>
        <w:tab/>
      </w:r>
      <w:r>
        <w:tab/>
        <w:t>&lt;gco:CharacterString&gt;</w:t>
      </w:r>
      <w:r w:rsidRPr="0033262B">
        <w:rPr>
          <w:color w:val="auto"/>
        </w:rPr>
        <w:t>metadata@azgs.az.gov</w:t>
      </w:r>
      <w:r>
        <w:t>&lt;/gco:CharacterString&gt;</w:t>
      </w:r>
    </w:p>
    <w:p w14:paraId="3FB557FC" w14:textId="77777777" w:rsidR="00821744" w:rsidRDefault="00821744" w:rsidP="00821744">
      <w:pPr>
        <w:pStyle w:val="XMLelement0"/>
      </w:pPr>
      <w:r>
        <w:tab/>
      </w:r>
      <w:r>
        <w:tab/>
      </w:r>
      <w:r>
        <w:tab/>
      </w:r>
      <w:r>
        <w:tab/>
      </w:r>
      <w:r>
        <w:tab/>
      </w:r>
      <w:r>
        <w:tab/>
      </w:r>
      <w:r>
        <w:tab/>
        <w:t>&lt;/gmd:electronicMailAddress&gt;</w:t>
      </w:r>
    </w:p>
    <w:p w14:paraId="2AFD41E7" w14:textId="77777777" w:rsidR="00821744" w:rsidRDefault="00821744" w:rsidP="00821744">
      <w:pPr>
        <w:pStyle w:val="XMLelement0"/>
      </w:pPr>
      <w:r>
        <w:tab/>
      </w:r>
      <w:r>
        <w:tab/>
      </w:r>
      <w:r>
        <w:tab/>
      </w:r>
      <w:r>
        <w:tab/>
      </w:r>
      <w:r>
        <w:tab/>
      </w:r>
      <w:r>
        <w:tab/>
        <w:t>&lt;/gmd:CI_Address&gt;</w:t>
      </w:r>
    </w:p>
    <w:p w14:paraId="50D60F36" w14:textId="77777777" w:rsidR="00821744" w:rsidRDefault="00821744" w:rsidP="00821744">
      <w:pPr>
        <w:pStyle w:val="XMLelement0"/>
      </w:pPr>
      <w:r>
        <w:tab/>
      </w:r>
      <w:r>
        <w:tab/>
      </w:r>
      <w:r>
        <w:tab/>
      </w:r>
      <w:r>
        <w:tab/>
      </w:r>
      <w:r>
        <w:tab/>
        <w:t>&lt;/gmd:address&gt;</w:t>
      </w:r>
    </w:p>
    <w:p w14:paraId="3F1271B8" w14:textId="77777777" w:rsidR="00821744" w:rsidRDefault="0033262B" w:rsidP="00256D0B">
      <w:pPr>
        <w:pStyle w:val="XMLcommetn"/>
      </w:pPr>
      <w:r>
        <w:tab/>
      </w:r>
      <w:r>
        <w:tab/>
      </w:r>
      <w:r>
        <w:tab/>
      </w:r>
      <w:r>
        <w:tab/>
      </w:r>
      <w:r w:rsidR="002C6E7F">
        <w:t xml:space="preserve">         </w:t>
      </w:r>
      <w:r w:rsidR="00821744">
        <w:t>&lt;!-- (O-O) online resources - this is the online resource to contact the metadata person--&gt;</w:t>
      </w:r>
    </w:p>
    <w:p w14:paraId="41A17749" w14:textId="77777777" w:rsidR="00821744" w:rsidRDefault="00821744" w:rsidP="00821744">
      <w:pPr>
        <w:pStyle w:val="XMLelement0"/>
      </w:pPr>
      <w:r>
        <w:tab/>
      </w:r>
      <w:r>
        <w:tab/>
      </w:r>
      <w:r>
        <w:tab/>
      </w:r>
      <w:r>
        <w:tab/>
      </w:r>
      <w:r>
        <w:tab/>
        <w:t>&lt;gmd:onlineResource&gt;</w:t>
      </w:r>
    </w:p>
    <w:p w14:paraId="6A6A0462" w14:textId="77777777" w:rsidR="00821744" w:rsidRDefault="00821744" w:rsidP="00821744">
      <w:pPr>
        <w:pStyle w:val="XMLelement0"/>
      </w:pPr>
      <w:r>
        <w:tab/>
      </w:r>
      <w:r>
        <w:tab/>
      </w:r>
      <w:r>
        <w:tab/>
      </w:r>
      <w:r>
        <w:tab/>
      </w:r>
      <w:r>
        <w:tab/>
      </w:r>
      <w:r>
        <w:tab/>
        <w:t>&lt;gmd:CI_OnlineResource&gt;</w:t>
      </w:r>
    </w:p>
    <w:p w14:paraId="00370DC7" w14:textId="77777777" w:rsidR="00821744" w:rsidRDefault="00821744" w:rsidP="00821744">
      <w:pPr>
        <w:pStyle w:val="XMLelement0"/>
      </w:pPr>
      <w:r>
        <w:tab/>
      </w:r>
      <w:r>
        <w:tab/>
      </w:r>
      <w:r>
        <w:tab/>
      </w:r>
      <w:r>
        <w:tab/>
      </w:r>
      <w:r>
        <w:tab/>
      </w:r>
      <w:r>
        <w:tab/>
      </w:r>
      <w:r>
        <w:tab/>
        <w:t>&lt;gmd:linkage&gt;</w:t>
      </w:r>
    </w:p>
    <w:p w14:paraId="5B184D87" w14:textId="77777777" w:rsidR="00821744" w:rsidRDefault="00821744" w:rsidP="00821744">
      <w:pPr>
        <w:pStyle w:val="XMLelement0"/>
      </w:pPr>
      <w:r>
        <w:tab/>
      </w:r>
      <w:r>
        <w:tab/>
      </w:r>
      <w:r>
        <w:tab/>
      </w:r>
      <w:r>
        <w:tab/>
      </w:r>
      <w:r>
        <w:tab/>
      </w:r>
      <w:r>
        <w:tab/>
      </w:r>
      <w:r>
        <w:tab/>
      </w:r>
      <w:r>
        <w:tab/>
        <w:t>&lt;gmd:URL&gt;</w:t>
      </w:r>
      <w:r w:rsidRPr="0033262B">
        <w:rPr>
          <w:color w:val="auto"/>
        </w:rPr>
        <w:t>http://www.azgs.az.gov</w:t>
      </w:r>
      <w:r>
        <w:t>&lt;/gmd:URL&gt;</w:t>
      </w:r>
    </w:p>
    <w:p w14:paraId="4E6323C3" w14:textId="77777777" w:rsidR="00821744" w:rsidRDefault="00821744" w:rsidP="00821744">
      <w:pPr>
        <w:pStyle w:val="XMLelement0"/>
      </w:pPr>
      <w:r>
        <w:tab/>
      </w:r>
      <w:r>
        <w:tab/>
      </w:r>
      <w:r>
        <w:tab/>
      </w:r>
      <w:r>
        <w:tab/>
      </w:r>
      <w:r>
        <w:tab/>
      </w:r>
      <w:r>
        <w:tab/>
      </w:r>
      <w:r>
        <w:tab/>
        <w:t>&lt;/gmd:linkage&gt;</w:t>
      </w:r>
    </w:p>
    <w:p w14:paraId="4C5FD165" w14:textId="77777777" w:rsidR="00821744" w:rsidRDefault="00821744" w:rsidP="00821744">
      <w:pPr>
        <w:pStyle w:val="XMLelement0"/>
      </w:pPr>
      <w:r>
        <w:tab/>
      </w:r>
      <w:r>
        <w:tab/>
      </w:r>
      <w:r>
        <w:tab/>
      </w:r>
      <w:r>
        <w:tab/>
      </w:r>
      <w:r>
        <w:tab/>
      </w:r>
      <w:r>
        <w:tab/>
      </w:r>
      <w:r>
        <w:tab/>
        <w:t>&lt;gmd:protocol&gt;</w:t>
      </w:r>
    </w:p>
    <w:p w14:paraId="12F0FC91" w14:textId="77777777" w:rsidR="00821744" w:rsidRDefault="00821744" w:rsidP="0033262B">
      <w:pPr>
        <w:pStyle w:val="XMLelement0"/>
      </w:pPr>
      <w:r>
        <w:tab/>
      </w:r>
      <w:r>
        <w:tab/>
      </w:r>
      <w:r>
        <w:tab/>
      </w:r>
      <w:r>
        <w:tab/>
      </w:r>
      <w:r>
        <w:tab/>
      </w:r>
      <w:r>
        <w:tab/>
      </w:r>
      <w:r>
        <w:tab/>
      </w:r>
      <w:r>
        <w:tab/>
        <w:t>&lt;gco:CharacterString&gt;</w:t>
      </w:r>
      <w:r w:rsidRPr="0033262B">
        <w:rPr>
          <w:color w:val="auto"/>
        </w:rPr>
        <w:t>http</w:t>
      </w:r>
      <w:r>
        <w:t>&lt;/gco:CharacterString&gt;</w:t>
      </w:r>
    </w:p>
    <w:p w14:paraId="4215F73B" w14:textId="77777777" w:rsidR="00821744" w:rsidRDefault="00821744" w:rsidP="00821744">
      <w:pPr>
        <w:pStyle w:val="XMLelement0"/>
      </w:pPr>
      <w:r>
        <w:tab/>
      </w:r>
      <w:r>
        <w:tab/>
      </w:r>
      <w:r>
        <w:tab/>
      </w:r>
      <w:r>
        <w:tab/>
      </w:r>
      <w:r>
        <w:tab/>
      </w:r>
      <w:r>
        <w:tab/>
      </w:r>
      <w:r>
        <w:tab/>
        <w:t>&lt;/gmd:protocol&gt;</w:t>
      </w:r>
    </w:p>
    <w:p w14:paraId="5FBA60E2" w14:textId="77777777" w:rsidR="00821744" w:rsidRDefault="00821744" w:rsidP="00821744">
      <w:pPr>
        <w:pStyle w:val="XMLelement0"/>
      </w:pPr>
      <w:r>
        <w:tab/>
      </w:r>
      <w:r>
        <w:tab/>
      </w:r>
      <w:r>
        <w:tab/>
      </w:r>
      <w:r>
        <w:tab/>
      </w:r>
      <w:r>
        <w:tab/>
      </w:r>
      <w:r>
        <w:tab/>
      </w:r>
      <w:r>
        <w:tab/>
        <w:t>&lt;gmd:description&gt;</w:t>
      </w:r>
    </w:p>
    <w:p w14:paraId="0C239EC3" w14:textId="77777777" w:rsidR="00821744" w:rsidRDefault="00821744" w:rsidP="0033262B">
      <w:pPr>
        <w:pStyle w:val="XMLelement0"/>
        <w:ind w:left="1600" w:hanging="1600"/>
      </w:pPr>
      <w:r>
        <w:tab/>
      </w:r>
      <w:r>
        <w:tab/>
      </w:r>
      <w:r>
        <w:tab/>
      </w:r>
      <w:r>
        <w:tab/>
      </w:r>
      <w:r>
        <w:tab/>
      </w:r>
      <w:r>
        <w:tab/>
      </w:r>
      <w:r>
        <w:tab/>
      </w:r>
      <w:r>
        <w:tab/>
      </w:r>
      <w:r w:rsidR="0033262B">
        <w:t xml:space="preserve"> </w:t>
      </w:r>
      <w:r>
        <w:t>&lt;gco:CharacterString&gt;</w:t>
      </w:r>
      <w:r w:rsidRPr="0033262B">
        <w:rPr>
          <w:color w:val="auto"/>
        </w:rPr>
        <w:t>Arizona Geological Survey Web Site</w:t>
      </w:r>
      <w:r>
        <w:t>&lt;/gco:CharacterString&gt;</w:t>
      </w:r>
    </w:p>
    <w:p w14:paraId="4D8E5E74" w14:textId="77777777" w:rsidR="00821744" w:rsidRDefault="00821744" w:rsidP="00821744">
      <w:pPr>
        <w:pStyle w:val="XMLelement0"/>
      </w:pPr>
      <w:r>
        <w:tab/>
      </w:r>
      <w:r>
        <w:tab/>
      </w:r>
      <w:r>
        <w:tab/>
      </w:r>
      <w:r>
        <w:tab/>
      </w:r>
      <w:r>
        <w:tab/>
      </w:r>
      <w:r>
        <w:tab/>
      </w:r>
      <w:r>
        <w:tab/>
        <w:t>&lt;/gmd:description&gt;</w:t>
      </w:r>
    </w:p>
    <w:p w14:paraId="69CA6A25" w14:textId="77777777" w:rsidR="00821744" w:rsidRDefault="00821744" w:rsidP="00821744">
      <w:pPr>
        <w:pStyle w:val="XMLelement0"/>
      </w:pPr>
      <w:r>
        <w:tab/>
      </w:r>
      <w:r>
        <w:tab/>
      </w:r>
      <w:r>
        <w:tab/>
      </w:r>
      <w:r>
        <w:tab/>
      </w:r>
      <w:r>
        <w:tab/>
      </w:r>
      <w:r>
        <w:tab/>
        <w:t>&lt;/gmd:CI_OnlineResource&gt;</w:t>
      </w:r>
    </w:p>
    <w:p w14:paraId="1556FDC3" w14:textId="77777777" w:rsidR="00821744" w:rsidRDefault="00821744" w:rsidP="00821744">
      <w:pPr>
        <w:pStyle w:val="XMLelement0"/>
      </w:pPr>
      <w:r>
        <w:tab/>
      </w:r>
      <w:r>
        <w:tab/>
      </w:r>
      <w:r>
        <w:tab/>
      </w:r>
      <w:r>
        <w:tab/>
      </w:r>
      <w:r>
        <w:tab/>
        <w:t>&lt;/gmd:onlineResource&gt;</w:t>
      </w:r>
    </w:p>
    <w:p w14:paraId="4551E008" w14:textId="77777777" w:rsidR="0033262B" w:rsidRDefault="00821744" w:rsidP="0033262B">
      <w:pPr>
        <w:pStyle w:val="XMLelement0"/>
      </w:pPr>
      <w:r>
        <w:tab/>
      </w:r>
      <w:r>
        <w:tab/>
      </w:r>
      <w:r>
        <w:tab/>
      </w:r>
      <w:r>
        <w:tab/>
      </w:r>
      <w:r>
        <w:tab/>
        <w:t>&lt;gmd:hoursOfService&gt;</w:t>
      </w:r>
    </w:p>
    <w:p w14:paraId="710C639A" w14:textId="77777777" w:rsidR="00821744" w:rsidRDefault="0033262B" w:rsidP="0033262B">
      <w:pPr>
        <w:pStyle w:val="XMLelement0"/>
        <w:tabs>
          <w:tab w:val="clear" w:pos="360"/>
          <w:tab w:val="left" w:pos="1300"/>
        </w:tabs>
        <w:ind w:left="1400" w:hanging="1400"/>
      </w:pPr>
      <w:r>
        <w:tab/>
      </w:r>
      <w:r>
        <w:tab/>
      </w:r>
      <w:r>
        <w:tab/>
      </w:r>
      <w:r>
        <w:tab/>
      </w:r>
      <w:r>
        <w:tab/>
        <w:t xml:space="preserve">     </w:t>
      </w:r>
      <w:r w:rsidR="00821744">
        <w:t>&lt;gco:CharacterString&gt;</w:t>
      </w:r>
      <w:r w:rsidR="00821744" w:rsidRPr="0033262B">
        <w:rPr>
          <w:color w:val="auto"/>
        </w:rPr>
        <w:t>8 AM to 5 PM Mountain Standard ti</w:t>
      </w:r>
      <w:r>
        <w:rPr>
          <w:color w:val="auto"/>
        </w:rPr>
        <w:t xml:space="preserve">me (no daylight </w:t>
      </w:r>
      <w:r w:rsidR="00821744" w:rsidRPr="0033262B">
        <w:rPr>
          <w:color w:val="auto"/>
        </w:rPr>
        <w:t>savings)</w:t>
      </w:r>
      <w:r w:rsidR="00821744">
        <w:t>&lt;/gco:CharacterString&gt;</w:t>
      </w:r>
    </w:p>
    <w:p w14:paraId="0355FCD7" w14:textId="77777777" w:rsidR="00821744" w:rsidRDefault="00821744" w:rsidP="00821744">
      <w:pPr>
        <w:pStyle w:val="XMLelement0"/>
      </w:pPr>
      <w:r>
        <w:lastRenderedPageBreak/>
        <w:tab/>
      </w:r>
      <w:r>
        <w:tab/>
      </w:r>
      <w:r>
        <w:tab/>
      </w:r>
      <w:r>
        <w:tab/>
      </w:r>
      <w:r>
        <w:tab/>
        <w:t>&lt;/gmd:hoursOfService&gt;</w:t>
      </w:r>
    </w:p>
    <w:p w14:paraId="14D17B2E" w14:textId="77777777" w:rsidR="00821744" w:rsidRDefault="00821744" w:rsidP="00821744">
      <w:pPr>
        <w:pStyle w:val="XMLelement0"/>
      </w:pPr>
      <w:r>
        <w:tab/>
      </w:r>
      <w:r>
        <w:tab/>
      </w:r>
      <w:r>
        <w:tab/>
      </w:r>
      <w:r>
        <w:tab/>
      </w:r>
      <w:r>
        <w:tab/>
        <w:t>&lt;gmd:contactInstructions&gt;</w:t>
      </w:r>
    </w:p>
    <w:p w14:paraId="436F5A98" w14:textId="77777777" w:rsidR="00821744" w:rsidRDefault="00821744" w:rsidP="0033262B">
      <w:pPr>
        <w:pStyle w:val="XMLelement0"/>
        <w:ind w:left="1300" w:hanging="1300"/>
      </w:pPr>
      <w:r>
        <w:tab/>
      </w:r>
      <w:r>
        <w:tab/>
      </w:r>
      <w:r>
        <w:tab/>
      </w:r>
      <w:r>
        <w:tab/>
      </w:r>
      <w:r>
        <w:tab/>
      </w:r>
      <w:r>
        <w:tab/>
        <w:t>&lt;gco:CharacterString&gt;</w:t>
      </w:r>
      <w:r w:rsidRPr="0033262B">
        <w:rPr>
          <w:color w:val="auto"/>
        </w:rPr>
        <w:t>Contact Steve Rauzi [Ste-ve.Rauzi@azgs.az.gov] or call Oil and Gas Commission Staff at Arizona Geological Survey, 520-770-3500.&lt;/</w:t>
      </w:r>
      <w:r>
        <w:t>gco:CharacterString&gt;</w:t>
      </w:r>
    </w:p>
    <w:p w14:paraId="21F34C9E" w14:textId="77777777" w:rsidR="00821744" w:rsidRDefault="00821744" w:rsidP="00821744">
      <w:pPr>
        <w:pStyle w:val="XMLelement0"/>
      </w:pPr>
      <w:r>
        <w:tab/>
      </w:r>
      <w:r>
        <w:tab/>
      </w:r>
      <w:r>
        <w:tab/>
      </w:r>
      <w:r>
        <w:tab/>
      </w:r>
      <w:r>
        <w:tab/>
        <w:t>&lt;/gmd:contactInstructions&gt;</w:t>
      </w:r>
    </w:p>
    <w:p w14:paraId="0DCF033F" w14:textId="77777777" w:rsidR="00821744" w:rsidRDefault="00821744" w:rsidP="00821744">
      <w:pPr>
        <w:pStyle w:val="XMLelement0"/>
      </w:pPr>
      <w:r>
        <w:tab/>
      </w:r>
      <w:r>
        <w:tab/>
      </w:r>
      <w:r>
        <w:tab/>
      </w:r>
      <w:r>
        <w:tab/>
        <w:t>&lt;/gmd:CI_Contact&gt;</w:t>
      </w:r>
    </w:p>
    <w:p w14:paraId="59BC440E" w14:textId="77777777" w:rsidR="00821744" w:rsidRDefault="00821744" w:rsidP="00821744">
      <w:pPr>
        <w:pStyle w:val="XMLelement0"/>
      </w:pPr>
      <w:r>
        <w:tab/>
      </w:r>
      <w:r>
        <w:tab/>
      </w:r>
      <w:r>
        <w:tab/>
        <w:t>&lt;/gmd:contactInfo&gt;</w:t>
      </w:r>
    </w:p>
    <w:p w14:paraId="268BA175" w14:textId="77777777" w:rsidR="00821744" w:rsidRDefault="00821744" w:rsidP="00256D0B">
      <w:pPr>
        <w:pStyle w:val="XMLcommetn"/>
      </w:pPr>
      <w:r>
        <w:tab/>
      </w:r>
      <w:r>
        <w:tab/>
      </w:r>
      <w:r>
        <w:tab/>
      </w:r>
      <w:r w:rsidR="002F0149">
        <w:t xml:space="preserve">             </w:t>
      </w:r>
      <w:r w:rsidR="0033262B">
        <w:t xml:space="preserve"> </w:t>
      </w:r>
      <w:r>
        <w:t>&lt;!-- (M-M) ISO 19139 Mandatory: contact role --&gt;</w:t>
      </w:r>
    </w:p>
    <w:p w14:paraId="55BDCD36" w14:textId="77777777" w:rsidR="00821744" w:rsidRDefault="00821744" w:rsidP="00821744">
      <w:pPr>
        <w:pStyle w:val="XMLelement0"/>
      </w:pPr>
      <w:r>
        <w:tab/>
      </w:r>
      <w:r>
        <w:tab/>
      </w:r>
      <w:r>
        <w:tab/>
        <w:t>&lt;gmd:role&gt;</w:t>
      </w:r>
    </w:p>
    <w:p w14:paraId="6D7663EF" w14:textId="77777777" w:rsidR="00821744" w:rsidRDefault="00821744" w:rsidP="00256D0B">
      <w:pPr>
        <w:pStyle w:val="XMLcommetn"/>
      </w:pPr>
      <w:r>
        <w:tab/>
      </w:r>
      <w:r>
        <w:tab/>
      </w:r>
      <w:r>
        <w:tab/>
      </w:r>
      <w:r>
        <w:tab/>
      </w:r>
      <w:r w:rsidR="002F0149">
        <w:t xml:space="preserve">         </w:t>
      </w:r>
      <w:r>
        <w:t>&lt;!-- a responsible party with role=pointOfContact is manda-tory for metadata contact --&gt;</w:t>
      </w:r>
    </w:p>
    <w:p w14:paraId="71E4C76D" w14:textId="77777777" w:rsidR="00821744" w:rsidRDefault="00821744" w:rsidP="0033262B">
      <w:pPr>
        <w:pStyle w:val="XMLelement0"/>
        <w:ind w:left="1000" w:hanging="1000"/>
      </w:pPr>
      <w:r>
        <w:tab/>
      </w:r>
      <w:r>
        <w:tab/>
      </w:r>
      <w:r>
        <w:tab/>
      </w:r>
      <w:r>
        <w:tab/>
        <w:t>&lt;gmd:CI_RoleCode</w:t>
      </w:r>
      <w:r w:rsidR="0033262B">
        <w:t xml:space="preserve"> </w:t>
      </w:r>
      <w:r w:rsidRPr="0033262B">
        <w:rPr>
          <w:rStyle w:val="XMLattributeChar0"/>
        </w:rPr>
        <w:t>codeList</w:t>
      </w:r>
      <w:r w:rsidRPr="0033262B">
        <w:rPr>
          <w:color w:val="auto"/>
        </w:rPr>
        <w:t>=</w:t>
      </w:r>
      <w:r w:rsidRPr="0033262B">
        <w:rPr>
          <w:rStyle w:val="XMLattributeValueChar"/>
        </w:rPr>
        <w:t xml:space="preserve">"http://www.isotc211.org/2005/resources/Codelist/gmxCodelists.xml#CI_RoleCode" </w:t>
      </w:r>
      <w:r w:rsidRPr="0033262B">
        <w:rPr>
          <w:rStyle w:val="XMLattributeChar0"/>
        </w:rPr>
        <w:t>codeListValue</w:t>
      </w:r>
      <w:r w:rsidRPr="0033262B">
        <w:rPr>
          <w:color w:val="auto"/>
        </w:rPr>
        <w:t>=</w:t>
      </w:r>
      <w:r w:rsidRPr="0033262B">
        <w:rPr>
          <w:rStyle w:val="XMLattributeValueChar"/>
        </w:rPr>
        <w:t>"pointOfContact"</w:t>
      </w:r>
      <w:r>
        <w:t>&gt;</w:t>
      </w:r>
      <w:r w:rsidRPr="0033262B">
        <w:rPr>
          <w:color w:val="auto"/>
        </w:rPr>
        <w:t>pointOfContact</w:t>
      </w:r>
      <w:r>
        <w:t>&lt;/gmd:CI_RoleCode&gt;</w:t>
      </w:r>
    </w:p>
    <w:p w14:paraId="70C38752" w14:textId="77777777" w:rsidR="00821744" w:rsidRDefault="00821744" w:rsidP="00821744">
      <w:pPr>
        <w:pStyle w:val="XMLelement0"/>
      </w:pPr>
      <w:r>
        <w:tab/>
      </w:r>
      <w:r>
        <w:tab/>
      </w:r>
      <w:r>
        <w:tab/>
        <w:t>&lt;/gmd:role&gt;</w:t>
      </w:r>
    </w:p>
    <w:p w14:paraId="182B5631" w14:textId="77777777" w:rsidR="00821744" w:rsidRDefault="00821744" w:rsidP="00821744">
      <w:pPr>
        <w:pStyle w:val="XMLelement0"/>
      </w:pPr>
      <w:r>
        <w:tab/>
      </w:r>
      <w:r>
        <w:tab/>
        <w:t>&lt;/gmd:CI_ResponsibleParty&gt;</w:t>
      </w:r>
    </w:p>
    <w:p w14:paraId="519663F3" w14:textId="77777777" w:rsidR="00821744" w:rsidRDefault="00821744" w:rsidP="00821744">
      <w:pPr>
        <w:pStyle w:val="XMLelement0"/>
      </w:pPr>
      <w:r>
        <w:tab/>
        <w:t>&lt;/gmd:contact&gt;</w:t>
      </w:r>
    </w:p>
    <w:p w14:paraId="11854C6E" w14:textId="77777777" w:rsidR="00821744" w:rsidRDefault="00821744" w:rsidP="00256D0B">
      <w:pPr>
        <w:pStyle w:val="XMLcommetn"/>
      </w:pPr>
      <w:r>
        <w:tab/>
      </w:r>
      <w:r w:rsidR="0033262B">
        <w:t xml:space="preserve">     </w:t>
      </w:r>
      <w:r w:rsidR="002F0149">
        <w:t xml:space="preserve">              </w:t>
      </w:r>
      <w: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p>
    <w:p w14:paraId="41D1C1B2" w14:textId="77777777" w:rsidR="00821744" w:rsidRDefault="00821744" w:rsidP="00821744">
      <w:pPr>
        <w:pStyle w:val="XMLelement0"/>
      </w:pPr>
      <w:r>
        <w:tab/>
        <w:t>&lt;gmd:contact&gt;</w:t>
      </w:r>
    </w:p>
    <w:p w14:paraId="2700AA2C" w14:textId="77777777" w:rsidR="00821744" w:rsidRDefault="00821744" w:rsidP="00821744">
      <w:pPr>
        <w:pStyle w:val="XMLelement0"/>
      </w:pPr>
      <w:r>
        <w:tab/>
      </w:r>
      <w:r>
        <w:tab/>
        <w:t>&lt;gmd:CI_ResponsibleParty&gt;</w:t>
      </w:r>
    </w:p>
    <w:p w14:paraId="5F8D3206" w14:textId="77777777" w:rsidR="00821744" w:rsidRDefault="00821744" w:rsidP="00821744">
      <w:pPr>
        <w:pStyle w:val="XMLelement0"/>
      </w:pPr>
      <w:r>
        <w:tab/>
      </w:r>
      <w:r>
        <w:tab/>
      </w:r>
      <w:r>
        <w:tab/>
        <w:t>&lt;gmd:organisationName&gt;</w:t>
      </w:r>
    </w:p>
    <w:p w14:paraId="46C4FA6E" w14:textId="77777777" w:rsidR="00821744" w:rsidRDefault="00821744" w:rsidP="00821744">
      <w:pPr>
        <w:pStyle w:val="XMLelement0"/>
      </w:pPr>
      <w:r>
        <w:tab/>
      </w:r>
      <w:r>
        <w:tab/>
      </w:r>
      <w:r>
        <w:tab/>
      </w:r>
      <w:r>
        <w:tab/>
        <w:t>&lt;gco:Charact</w:t>
      </w:r>
      <w:r w:rsidR="0033262B">
        <w:t>erString&gt;</w:t>
      </w:r>
      <w:r w:rsidR="0033262B" w:rsidRPr="0033262B">
        <w:rPr>
          <w:color w:val="auto"/>
        </w:rPr>
        <w:t>Arizona Geological Sur</w:t>
      </w:r>
      <w:r w:rsidRPr="0033262B">
        <w:rPr>
          <w:color w:val="auto"/>
        </w:rPr>
        <w:t>vey</w:t>
      </w:r>
      <w:r>
        <w:t>&lt;/gco:CharacterString&gt;</w:t>
      </w:r>
    </w:p>
    <w:p w14:paraId="0DC8172B" w14:textId="77777777" w:rsidR="00821744" w:rsidRDefault="00821744" w:rsidP="00821744">
      <w:pPr>
        <w:pStyle w:val="XMLelement0"/>
      </w:pPr>
      <w:r>
        <w:tab/>
      </w:r>
      <w:r>
        <w:tab/>
      </w:r>
      <w:r>
        <w:tab/>
        <w:t>&lt;/gmd:organisationName&gt;</w:t>
      </w:r>
    </w:p>
    <w:p w14:paraId="502D91DB" w14:textId="77777777" w:rsidR="00821744" w:rsidRDefault="00821744" w:rsidP="00821744">
      <w:pPr>
        <w:pStyle w:val="XMLelement0"/>
      </w:pPr>
      <w:r>
        <w:tab/>
      </w:r>
      <w:r>
        <w:tab/>
      </w:r>
      <w:r>
        <w:tab/>
        <w:t>&lt;gmd:contactInfo&gt;</w:t>
      </w:r>
    </w:p>
    <w:p w14:paraId="7F41521A" w14:textId="77777777" w:rsidR="00821744" w:rsidRDefault="00821744" w:rsidP="00821744">
      <w:pPr>
        <w:pStyle w:val="XMLelement0"/>
      </w:pPr>
      <w:r>
        <w:tab/>
      </w:r>
      <w:r>
        <w:tab/>
      </w:r>
      <w:r>
        <w:tab/>
      </w:r>
      <w:r>
        <w:tab/>
        <w:t>&lt;gmd:CI_Contact&gt;</w:t>
      </w:r>
    </w:p>
    <w:p w14:paraId="07F79D98" w14:textId="77777777" w:rsidR="00821744" w:rsidRDefault="00821744" w:rsidP="00821744">
      <w:pPr>
        <w:pStyle w:val="XMLelement0"/>
      </w:pPr>
      <w:r>
        <w:tab/>
      </w:r>
      <w:r>
        <w:tab/>
      </w:r>
      <w:r>
        <w:tab/>
      </w:r>
      <w:r>
        <w:tab/>
      </w:r>
      <w:r>
        <w:tab/>
        <w:t>&lt;gmd:address&gt;</w:t>
      </w:r>
    </w:p>
    <w:p w14:paraId="4165844B" w14:textId="77777777" w:rsidR="00821744" w:rsidRDefault="00821744" w:rsidP="00821744">
      <w:pPr>
        <w:pStyle w:val="XMLelement0"/>
      </w:pPr>
      <w:r>
        <w:tab/>
      </w:r>
      <w:r>
        <w:tab/>
      </w:r>
      <w:r>
        <w:tab/>
      </w:r>
      <w:r>
        <w:tab/>
      </w:r>
      <w:r>
        <w:tab/>
      </w:r>
      <w:r>
        <w:tab/>
        <w:t>&lt;gmd:CI_Address&gt;</w:t>
      </w:r>
    </w:p>
    <w:p w14:paraId="6E91144C" w14:textId="77777777" w:rsidR="00821744" w:rsidRDefault="00821744" w:rsidP="00821744">
      <w:pPr>
        <w:pStyle w:val="XMLelement0"/>
      </w:pPr>
      <w:r>
        <w:tab/>
      </w:r>
      <w:r>
        <w:tab/>
      </w:r>
      <w:r>
        <w:tab/>
      </w:r>
      <w:r>
        <w:tab/>
      </w:r>
      <w:r>
        <w:tab/>
      </w:r>
      <w:r>
        <w:tab/>
      </w:r>
      <w:r>
        <w:tab/>
        <w:t xml:space="preserve">&lt;gmd:electronicMailAddress </w:t>
      </w:r>
      <w:r w:rsidRPr="0033262B">
        <w:rPr>
          <w:rStyle w:val="XMLattributeChar0"/>
        </w:rPr>
        <w:t>gco:nilReason</w:t>
      </w:r>
      <w:r w:rsidRPr="0033262B">
        <w:rPr>
          <w:color w:val="auto"/>
        </w:rPr>
        <w:t>=</w:t>
      </w:r>
      <w:r w:rsidRPr="0033262B">
        <w:rPr>
          <w:rStyle w:val="XMLattributeValueChar"/>
        </w:rPr>
        <w:t>"missing"</w:t>
      </w:r>
      <w:r>
        <w:t>&gt;</w:t>
      </w:r>
    </w:p>
    <w:p w14:paraId="4EC4ACC2" w14:textId="77777777" w:rsidR="00821744" w:rsidRDefault="00821744" w:rsidP="00821744">
      <w:pPr>
        <w:pStyle w:val="XMLelement0"/>
      </w:pPr>
      <w:r>
        <w:tab/>
      </w:r>
      <w:r>
        <w:tab/>
      </w:r>
      <w:r>
        <w:tab/>
      </w:r>
      <w:r>
        <w:tab/>
      </w:r>
      <w:r>
        <w:tab/>
      </w:r>
      <w:r>
        <w:tab/>
      </w:r>
      <w:r>
        <w:tab/>
      </w:r>
      <w:r>
        <w:tab/>
        <w:t>&lt;gco:CharacterString&gt;</w:t>
      </w:r>
      <w:r w:rsidRPr="0033262B">
        <w:rPr>
          <w:color w:val="auto"/>
        </w:rPr>
        <w:t>metadata@usgin.org</w:t>
      </w:r>
      <w:r>
        <w:t>&lt;/gco:CharacterString&gt;</w:t>
      </w:r>
    </w:p>
    <w:p w14:paraId="6A245FC6" w14:textId="77777777" w:rsidR="00821744" w:rsidRDefault="00821744" w:rsidP="00821744">
      <w:pPr>
        <w:pStyle w:val="XMLelement0"/>
      </w:pPr>
      <w:r>
        <w:tab/>
      </w:r>
      <w:r>
        <w:tab/>
      </w:r>
      <w:r>
        <w:tab/>
      </w:r>
      <w:r>
        <w:tab/>
      </w:r>
      <w:r>
        <w:tab/>
      </w:r>
      <w:r>
        <w:tab/>
      </w:r>
      <w:r>
        <w:tab/>
        <w:t>&lt;/gmd:electronicMailAddress&gt;</w:t>
      </w:r>
    </w:p>
    <w:p w14:paraId="107B0BD8" w14:textId="77777777" w:rsidR="00821744" w:rsidRDefault="00821744" w:rsidP="00821744">
      <w:pPr>
        <w:pStyle w:val="XMLelement0"/>
      </w:pPr>
      <w:r>
        <w:tab/>
      </w:r>
      <w:r>
        <w:tab/>
      </w:r>
      <w:r>
        <w:tab/>
      </w:r>
      <w:r>
        <w:tab/>
      </w:r>
      <w:r>
        <w:tab/>
      </w:r>
      <w:r>
        <w:tab/>
        <w:t>&lt;/gmd:CI_Address&gt;</w:t>
      </w:r>
    </w:p>
    <w:p w14:paraId="5B8219EF" w14:textId="77777777" w:rsidR="00821744" w:rsidRDefault="00821744" w:rsidP="00821744">
      <w:pPr>
        <w:pStyle w:val="XMLelement0"/>
      </w:pPr>
      <w:r>
        <w:tab/>
      </w:r>
      <w:r>
        <w:tab/>
      </w:r>
      <w:r>
        <w:tab/>
      </w:r>
      <w:r>
        <w:tab/>
      </w:r>
      <w:r>
        <w:tab/>
        <w:t>&lt;/gmd:address&gt;</w:t>
      </w:r>
    </w:p>
    <w:p w14:paraId="2929D612" w14:textId="77777777" w:rsidR="00821744" w:rsidRDefault="00821744" w:rsidP="00821744">
      <w:pPr>
        <w:pStyle w:val="XMLelement0"/>
      </w:pPr>
      <w:r>
        <w:tab/>
      </w:r>
      <w:r>
        <w:tab/>
      </w:r>
      <w:r>
        <w:tab/>
      </w:r>
      <w:r>
        <w:tab/>
      </w:r>
      <w:r>
        <w:tab/>
        <w:t>&lt;gmd:onlineResource&gt;</w:t>
      </w:r>
    </w:p>
    <w:p w14:paraId="450627C3" w14:textId="77777777" w:rsidR="00821744" w:rsidRDefault="00821744" w:rsidP="00821744">
      <w:pPr>
        <w:pStyle w:val="XMLelement0"/>
      </w:pPr>
      <w:r>
        <w:tab/>
      </w:r>
      <w:r>
        <w:tab/>
      </w:r>
      <w:r>
        <w:tab/>
      </w:r>
      <w:r>
        <w:tab/>
      </w:r>
      <w:r>
        <w:tab/>
      </w:r>
      <w:r>
        <w:tab/>
        <w:t>&lt;gmd:CI_OnlineResource&gt;</w:t>
      </w:r>
    </w:p>
    <w:p w14:paraId="183038A9" w14:textId="77777777" w:rsidR="00821744" w:rsidRDefault="003C2363" w:rsidP="00256D0B">
      <w:pPr>
        <w:pStyle w:val="XMLcommetn"/>
      </w:pPr>
      <w:r>
        <w:tab/>
      </w:r>
      <w:r>
        <w:tab/>
      </w:r>
      <w:r>
        <w:tab/>
      </w:r>
      <w:r>
        <w:tab/>
      </w:r>
      <w:r w:rsidR="002F0149">
        <w:t xml:space="preserve">         </w:t>
      </w:r>
      <w:r w:rsidR="00821744">
        <w:t>&lt;!-- Icon image file (e.g. tif, png, jpg, gif) for the metadata or</w:t>
      </w:r>
      <w:r>
        <w:t>iginator. This Icon will be dis</w:t>
      </w:r>
      <w:r w:rsidR="00821744">
        <w:t>played in search results to credit the metadata originator. --&gt;</w:t>
      </w:r>
    </w:p>
    <w:p w14:paraId="0CFA768D" w14:textId="77777777" w:rsidR="00821744" w:rsidRDefault="00821744" w:rsidP="00821744">
      <w:pPr>
        <w:pStyle w:val="XMLelement0"/>
      </w:pPr>
      <w:r>
        <w:tab/>
      </w:r>
      <w:r>
        <w:tab/>
      </w:r>
      <w:r>
        <w:tab/>
      </w:r>
      <w:r>
        <w:tab/>
      </w:r>
      <w:r>
        <w:tab/>
      </w:r>
      <w:r>
        <w:tab/>
      </w:r>
      <w:r>
        <w:tab/>
        <w:t>&lt;gmd:linkage&gt;</w:t>
      </w:r>
    </w:p>
    <w:p w14:paraId="7FA2B9D0" w14:textId="77777777" w:rsidR="00821744" w:rsidRDefault="00821744" w:rsidP="00821744">
      <w:pPr>
        <w:pStyle w:val="XMLelement0"/>
      </w:pPr>
      <w:r>
        <w:tab/>
      </w:r>
      <w:r>
        <w:tab/>
      </w:r>
      <w:r>
        <w:tab/>
      </w:r>
      <w:r>
        <w:tab/>
      </w:r>
      <w:r>
        <w:tab/>
      </w:r>
      <w:r>
        <w:tab/>
      </w:r>
      <w:r>
        <w:tab/>
      </w:r>
      <w:r>
        <w:tab/>
        <w:t>&lt;gmd:URL&gt;</w:t>
      </w:r>
      <w:r w:rsidRPr="003C2363">
        <w:rPr>
          <w:color w:val="auto"/>
        </w:rPr>
        <w:t>http://www.azgs.az.gov/logo/metadata/azgs.png</w:t>
      </w:r>
      <w:r>
        <w:t>&lt;/gmd:URL&gt;</w:t>
      </w:r>
    </w:p>
    <w:p w14:paraId="20BF626A" w14:textId="77777777" w:rsidR="00821744" w:rsidRDefault="00821744" w:rsidP="00821744">
      <w:pPr>
        <w:pStyle w:val="XMLelement0"/>
      </w:pPr>
      <w:r>
        <w:tab/>
      </w:r>
      <w:r>
        <w:tab/>
      </w:r>
      <w:r>
        <w:tab/>
      </w:r>
      <w:r>
        <w:tab/>
      </w:r>
      <w:r>
        <w:tab/>
      </w:r>
      <w:r>
        <w:tab/>
      </w:r>
      <w:r>
        <w:tab/>
        <w:t>&lt;/gmd:linkage&gt;</w:t>
      </w:r>
    </w:p>
    <w:p w14:paraId="692F4E1A" w14:textId="77777777" w:rsidR="00821744" w:rsidRDefault="003C2363" w:rsidP="00256D0B">
      <w:pPr>
        <w:pStyle w:val="XMLcommetn"/>
      </w:pPr>
      <w:r>
        <w:tab/>
      </w:r>
      <w:r>
        <w:tab/>
      </w:r>
      <w:r>
        <w:tab/>
      </w:r>
      <w:r>
        <w:tab/>
      </w:r>
      <w:r w:rsidR="002F0149">
        <w:t xml:space="preserve">         </w:t>
      </w:r>
      <w:r w:rsidR="00821744">
        <w:t>&lt;!-- URL that locates an icon thumbnails, the CI_Onl</w:t>
      </w:r>
      <w:r>
        <w:t>ineResource/name MUST be ‘icon’</w:t>
      </w:r>
      <w:r w:rsidR="00821744">
        <w:t xml:space="preserve"> --&gt;</w:t>
      </w:r>
    </w:p>
    <w:p w14:paraId="56D4343B" w14:textId="77777777" w:rsidR="00821744" w:rsidRDefault="00821744" w:rsidP="00821744">
      <w:pPr>
        <w:pStyle w:val="XMLelement0"/>
      </w:pPr>
      <w:r>
        <w:tab/>
      </w:r>
      <w:r>
        <w:tab/>
      </w:r>
      <w:r>
        <w:tab/>
      </w:r>
      <w:r>
        <w:tab/>
      </w:r>
      <w:r>
        <w:tab/>
      </w:r>
      <w:r>
        <w:tab/>
      </w:r>
      <w:r>
        <w:tab/>
        <w:t>&lt;gmd:name&gt;</w:t>
      </w:r>
    </w:p>
    <w:p w14:paraId="25E48DC8" w14:textId="77777777" w:rsidR="00821744" w:rsidRDefault="00821744" w:rsidP="00821744">
      <w:pPr>
        <w:pStyle w:val="XMLelement0"/>
      </w:pPr>
      <w:r>
        <w:tab/>
      </w:r>
      <w:r>
        <w:tab/>
      </w:r>
      <w:r>
        <w:tab/>
      </w:r>
      <w:r>
        <w:tab/>
      </w:r>
      <w:r>
        <w:tab/>
      </w:r>
      <w:r>
        <w:tab/>
      </w:r>
      <w:r>
        <w:tab/>
      </w:r>
      <w:r>
        <w:tab/>
        <w:t>&lt;gco:CharacterString&gt;</w:t>
      </w:r>
      <w:r w:rsidRPr="003C2363">
        <w:rPr>
          <w:color w:val="auto"/>
        </w:rPr>
        <w:t>icon</w:t>
      </w:r>
      <w:r>
        <w:t>&lt;/gco:CharacterString&gt;</w:t>
      </w:r>
    </w:p>
    <w:p w14:paraId="4C1FFD09" w14:textId="77777777" w:rsidR="00821744" w:rsidRDefault="00821744" w:rsidP="00821744">
      <w:pPr>
        <w:pStyle w:val="XMLelement0"/>
      </w:pPr>
      <w:r>
        <w:tab/>
      </w:r>
      <w:r>
        <w:tab/>
      </w:r>
      <w:r>
        <w:tab/>
      </w:r>
      <w:r>
        <w:tab/>
      </w:r>
      <w:r>
        <w:tab/>
      </w:r>
      <w:r>
        <w:tab/>
      </w:r>
      <w:r>
        <w:tab/>
        <w:t>&lt;/gmd:name&gt;</w:t>
      </w:r>
    </w:p>
    <w:p w14:paraId="023B11C6" w14:textId="77777777" w:rsidR="00821744" w:rsidRDefault="00821744" w:rsidP="00821744">
      <w:pPr>
        <w:pStyle w:val="XMLelement0"/>
      </w:pPr>
      <w:r>
        <w:tab/>
      </w:r>
      <w:r>
        <w:tab/>
      </w:r>
      <w:r>
        <w:tab/>
      </w:r>
      <w:r>
        <w:tab/>
      </w:r>
      <w:r>
        <w:tab/>
      </w:r>
      <w:r>
        <w:tab/>
        <w:t>&lt;/gmd:CI_OnlineResource&gt;</w:t>
      </w:r>
    </w:p>
    <w:p w14:paraId="2F2581B1" w14:textId="77777777" w:rsidR="00821744" w:rsidRDefault="00821744" w:rsidP="00821744">
      <w:pPr>
        <w:pStyle w:val="XMLelement0"/>
      </w:pPr>
      <w:r>
        <w:tab/>
      </w:r>
      <w:r>
        <w:tab/>
      </w:r>
      <w:r>
        <w:tab/>
      </w:r>
      <w:r>
        <w:tab/>
      </w:r>
      <w:r>
        <w:tab/>
        <w:t>&lt;/gmd:onlineResource&gt;</w:t>
      </w:r>
    </w:p>
    <w:p w14:paraId="4CED35F3" w14:textId="77777777" w:rsidR="00821744" w:rsidRDefault="00821744" w:rsidP="00821744">
      <w:pPr>
        <w:pStyle w:val="XMLelement0"/>
      </w:pPr>
      <w:r>
        <w:tab/>
      </w:r>
      <w:r>
        <w:tab/>
      </w:r>
      <w:r>
        <w:tab/>
      </w:r>
      <w:r>
        <w:tab/>
        <w:t>&lt;/gmd:CI_Contact&gt;</w:t>
      </w:r>
    </w:p>
    <w:p w14:paraId="433B832B" w14:textId="77777777" w:rsidR="00821744" w:rsidRDefault="00821744" w:rsidP="00821744">
      <w:pPr>
        <w:pStyle w:val="XMLelement0"/>
      </w:pPr>
      <w:r>
        <w:tab/>
      </w:r>
      <w:r>
        <w:tab/>
      </w:r>
      <w:r>
        <w:tab/>
        <w:t>&lt;/gmd:contactInfo&gt;</w:t>
      </w:r>
    </w:p>
    <w:p w14:paraId="5D23E4EE" w14:textId="77777777" w:rsidR="00821744" w:rsidRDefault="00821744" w:rsidP="00256D0B">
      <w:pPr>
        <w:pStyle w:val="XMLcommetn"/>
      </w:pPr>
      <w:r>
        <w:lastRenderedPageBreak/>
        <w:tab/>
      </w:r>
      <w:r>
        <w:tab/>
      </w:r>
      <w:r>
        <w:tab/>
      </w:r>
      <w:r w:rsidR="002F0149">
        <w:t xml:space="preserve">              </w:t>
      </w:r>
      <w:r>
        <w:t>&lt;!-- none of the codelist roles are applicable --&gt;</w:t>
      </w:r>
    </w:p>
    <w:p w14:paraId="45127645" w14:textId="77777777" w:rsidR="00821744" w:rsidRDefault="00821744" w:rsidP="00821744">
      <w:pPr>
        <w:pStyle w:val="XMLelement0"/>
      </w:pPr>
      <w:r>
        <w:tab/>
      </w:r>
      <w:r>
        <w:tab/>
      </w:r>
      <w:r>
        <w:tab/>
        <w:t xml:space="preserve">&lt;gmd:role </w:t>
      </w:r>
      <w:r w:rsidRPr="003C2363">
        <w:rPr>
          <w:rStyle w:val="XMLattributeChar0"/>
        </w:rPr>
        <w:t>gco:nilReason</w:t>
      </w:r>
      <w:r w:rsidRPr="003C2363">
        <w:rPr>
          <w:color w:val="auto"/>
        </w:rPr>
        <w:t>=</w:t>
      </w:r>
      <w:r w:rsidRPr="003C2363">
        <w:rPr>
          <w:rStyle w:val="XMLattributeValueChar"/>
        </w:rPr>
        <w:t>"inapplicable"</w:t>
      </w:r>
      <w:r>
        <w:t>/&gt;</w:t>
      </w:r>
    </w:p>
    <w:p w14:paraId="70501FE9" w14:textId="77777777" w:rsidR="00821744" w:rsidRDefault="00821744" w:rsidP="00821744">
      <w:pPr>
        <w:pStyle w:val="XMLelement0"/>
      </w:pPr>
      <w:r>
        <w:tab/>
      </w:r>
      <w:r>
        <w:tab/>
        <w:t>&lt;/gmd:CI_ResponsibleParty&gt;</w:t>
      </w:r>
    </w:p>
    <w:p w14:paraId="4CE52E98" w14:textId="77777777" w:rsidR="00821744" w:rsidRDefault="00821744" w:rsidP="00821744">
      <w:pPr>
        <w:pStyle w:val="XMLelement0"/>
      </w:pPr>
      <w:r>
        <w:tab/>
        <w:t>&lt;/gmd:contact&gt;</w:t>
      </w:r>
    </w:p>
    <w:p w14:paraId="0F396E4A" w14:textId="77777777" w:rsidR="00821744" w:rsidRDefault="00821744" w:rsidP="00256D0B">
      <w:pPr>
        <w:pStyle w:val="XMLcommetn"/>
      </w:pPr>
      <w:r>
        <w:tab/>
      </w:r>
      <w:r w:rsidR="003C2363">
        <w:t xml:space="preserve">      </w:t>
      </w:r>
      <w:r w:rsidR="002F0149">
        <w:t xml:space="preserve">            </w:t>
      </w:r>
      <w:r>
        <w:t xml:space="preserve">&lt;!-- (M-M) Metadata date stamp - USGIN profile requires use of dateS-tamp/gco:DateTime (Note this contrasts with INSPIRE mandate to use dateS-tamp/gco:Date). This is the date and time when the metadata record was created or up-dated (following NAP). --&gt;   </w:t>
      </w:r>
    </w:p>
    <w:p w14:paraId="2948C408" w14:textId="77777777" w:rsidR="00821744" w:rsidRDefault="00821744" w:rsidP="00821744">
      <w:pPr>
        <w:pStyle w:val="XMLelement0"/>
      </w:pPr>
      <w:r>
        <w:tab/>
        <w:t>&lt;gmd:dateStamp&gt;</w:t>
      </w:r>
    </w:p>
    <w:p w14:paraId="679534C1" w14:textId="77777777" w:rsidR="00821744" w:rsidRDefault="00821744" w:rsidP="00821744">
      <w:pPr>
        <w:pStyle w:val="XMLelement0"/>
      </w:pPr>
      <w:r>
        <w:tab/>
      </w:r>
      <w:r>
        <w:tab/>
        <w:t>&lt;gco:DateTime&gt;</w:t>
      </w:r>
      <w:r w:rsidRPr="003C2363">
        <w:rPr>
          <w:color w:val="auto"/>
        </w:rPr>
        <w:t>2009-11-17T10:00:00</w:t>
      </w:r>
      <w:r>
        <w:t>&lt;/gco:DateTime&gt;</w:t>
      </w:r>
    </w:p>
    <w:p w14:paraId="6215C5C0" w14:textId="77777777" w:rsidR="00821744" w:rsidRDefault="00821744" w:rsidP="00821744">
      <w:pPr>
        <w:pStyle w:val="XMLelement0"/>
      </w:pPr>
      <w:r>
        <w:tab/>
        <w:t>&lt;/gmd:dateStamp&gt;</w:t>
      </w:r>
    </w:p>
    <w:p w14:paraId="78503754" w14:textId="77777777" w:rsidR="00821744" w:rsidRDefault="00821744" w:rsidP="00256D0B">
      <w:pPr>
        <w:pStyle w:val="XMLcommetn"/>
      </w:pPr>
      <w:r>
        <w:tab/>
      </w:r>
      <w:r w:rsidR="003C2363">
        <w:t xml:space="preserve">     </w:t>
      </w:r>
      <w:r w:rsidR="002F0149">
        <w:t xml:space="preserve">             </w:t>
      </w:r>
      <w:r w:rsidR="003C2363">
        <w:t xml:space="preserve"> </w:t>
      </w:r>
      <w:r>
        <w:t>&lt;!-- (M-M) USGIN profile conformant metadata is indicated by using “ISO-USGIN" --&gt;</w:t>
      </w:r>
    </w:p>
    <w:p w14:paraId="386796E4" w14:textId="77777777" w:rsidR="00821744" w:rsidRDefault="00821744" w:rsidP="00821744">
      <w:pPr>
        <w:pStyle w:val="XMLelement0"/>
      </w:pPr>
      <w:r>
        <w:tab/>
        <w:t>&lt;gmd:metadataStandardName&gt;</w:t>
      </w:r>
    </w:p>
    <w:p w14:paraId="79146897" w14:textId="77777777" w:rsidR="00821744" w:rsidRDefault="00821744" w:rsidP="00821744">
      <w:pPr>
        <w:pStyle w:val="XMLelement0"/>
      </w:pPr>
      <w:r>
        <w:tab/>
      </w:r>
      <w:r>
        <w:tab/>
        <w:t>&lt;gco:CharacterString&gt;</w:t>
      </w:r>
      <w:r w:rsidRPr="003C2363">
        <w:rPr>
          <w:color w:val="auto"/>
        </w:rPr>
        <w:t>ISO-USGIN</w:t>
      </w:r>
      <w:r>
        <w:t>&lt;/gco:CharacterString&gt;</w:t>
      </w:r>
    </w:p>
    <w:p w14:paraId="1EFD58CD" w14:textId="77777777" w:rsidR="00821744" w:rsidRDefault="00821744" w:rsidP="00821744">
      <w:pPr>
        <w:pStyle w:val="XMLelement0"/>
      </w:pPr>
      <w:r>
        <w:tab/>
        <w:t>&lt;/gmd:metadataStandardName&gt;</w:t>
      </w:r>
    </w:p>
    <w:p w14:paraId="78447255" w14:textId="77777777" w:rsidR="00821744" w:rsidRDefault="00821744" w:rsidP="00256D0B">
      <w:pPr>
        <w:pStyle w:val="XMLcommetn"/>
      </w:pPr>
      <w:r>
        <w:tab/>
      </w:r>
      <w:r w:rsidR="003C2363">
        <w:tab/>
      </w:r>
      <w:r w:rsidR="003C2363">
        <w:tab/>
      </w:r>
      <w:r w:rsidR="003C2363">
        <w:tab/>
      </w:r>
      <w:r w:rsidR="002F0149">
        <w:t xml:space="preserve">         </w:t>
      </w:r>
      <w:r>
        <w:t>&lt;!-- (O-M) USGIN profile version, mandatory in this profile --&gt;</w:t>
      </w:r>
    </w:p>
    <w:p w14:paraId="74E31A1E" w14:textId="77777777" w:rsidR="00821744" w:rsidRDefault="00821744" w:rsidP="00821744">
      <w:pPr>
        <w:pStyle w:val="XMLelement0"/>
      </w:pPr>
      <w:r>
        <w:tab/>
        <w:t>&lt;gmd:metadataStandardVersion&gt;</w:t>
      </w:r>
    </w:p>
    <w:p w14:paraId="476DD8D3" w14:textId="77777777" w:rsidR="00821744" w:rsidRDefault="00821744" w:rsidP="00821744">
      <w:pPr>
        <w:pStyle w:val="XMLelement0"/>
      </w:pPr>
      <w:r>
        <w:tab/>
      </w:r>
      <w:r>
        <w:tab/>
        <w:t>&lt;gco:CharacterString&gt;</w:t>
      </w:r>
      <w:r w:rsidRPr="003C2363">
        <w:rPr>
          <w:color w:val="auto"/>
        </w:rPr>
        <w:t>1.2</w:t>
      </w:r>
      <w:r>
        <w:t>&lt;/gco:CharacterString&gt;</w:t>
      </w:r>
    </w:p>
    <w:p w14:paraId="5C23EE18" w14:textId="77777777" w:rsidR="00821744" w:rsidRDefault="00821744" w:rsidP="00821744">
      <w:pPr>
        <w:pStyle w:val="XMLelement0"/>
      </w:pPr>
      <w:r>
        <w:tab/>
        <w:t>&lt;/gmd:metadataStandardVersion&gt;</w:t>
      </w:r>
    </w:p>
    <w:p w14:paraId="6971E795" w14:textId="77777777" w:rsidR="00821744" w:rsidRDefault="00821744" w:rsidP="00256D0B">
      <w:pPr>
        <w:pStyle w:val="XMLcommetn"/>
      </w:pPr>
      <w:r>
        <w:tab/>
      </w:r>
      <w:r w:rsidR="003C2363">
        <w:t xml:space="preserve">     </w:t>
      </w:r>
      <w:r w:rsidR="002F0149">
        <w:t xml:space="preserve">             </w:t>
      </w:r>
      <w: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p>
    <w:p w14:paraId="51CE294D" w14:textId="77777777" w:rsidR="00821744" w:rsidRDefault="00821744" w:rsidP="00821744">
      <w:pPr>
        <w:pStyle w:val="XMLelement0"/>
      </w:pPr>
      <w:r>
        <w:tab/>
        <w:t>&lt;gmd:dataSetURI&gt;</w:t>
      </w:r>
    </w:p>
    <w:p w14:paraId="6D135792" w14:textId="77777777" w:rsidR="00821744" w:rsidRDefault="00821744" w:rsidP="003C2363">
      <w:pPr>
        <w:pStyle w:val="XMLelement0"/>
        <w:ind w:left="600" w:hanging="600"/>
      </w:pPr>
      <w:r>
        <w:tab/>
      </w:r>
      <w:r>
        <w:tab/>
        <w:t>&lt;gco:CharacterString&gt;</w:t>
      </w:r>
      <w:r w:rsidRPr="003C2363">
        <w:rPr>
          <w:color w:val="auto"/>
        </w:rPr>
        <w:t>http://azgs.az.gov/resource/00C02E67-F1ED-473D-A240-068CCB041A73</w:t>
      </w:r>
      <w:r>
        <w:t>&lt;/gco:CharacterString&gt;</w:t>
      </w:r>
    </w:p>
    <w:p w14:paraId="1A136BC3" w14:textId="77777777" w:rsidR="00821744" w:rsidRDefault="00821744" w:rsidP="00821744">
      <w:pPr>
        <w:pStyle w:val="XMLelement0"/>
      </w:pPr>
      <w:r>
        <w:tab/>
        <w:t>&lt;/gmd:dataSetURI&gt;</w:t>
      </w:r>
    </w:p>
    <w:p w14:paraId="7619C4B8" w14:textId="77777777" w:rsidR="00821744" w:rsidRDefault="00821744" w:rsidP="00256D0B">
      <w:pPr>
        <w:pStyle w:val="XMLcommetn"/>
      </w:pPr>
      <w:r>
        <w:tab/>
      </w:r>
      <w:r w:rsidR="003C2363">
        <w:t xml:space="preserve">      </w:t>
      </w:r>
      <w:r w:rsidR="002F0149">
        <w:t xml:space="preserve">            </w:t>
      </w:r>
      <w:r>
        <w:t>&lt;!-- gmd:local would be here, but USGIN profile convention is that each catalog service is specific to one language, rather that expecting clients to be able to process gmd:PT_Locale and gmd:LocalisedCharacterString. gmd:local elements may be ignored by USGIN clients --&gt;</w:t>
      </w:r>
    </w:p>
    <w:p w14:paraId="559CBF7A" w14:textId="77777777" w:rsidR="00821744" w:rsidRDefault="00821744" w:rsidP="00256D0B">
      <w:pPr>
        <w:pStyle w:val="XMLcommetn"/>
      </w:pPr>
      <w:r>
        <w:tab/>
      </w:r>
      <w:r w:rsidR="003C2363">
        <w:t xml:space="preserve">    </w:t>
      </w:r>
      <w:r w:rsidR="002F0149">
        <w:t xml:space="preserve">             </w:t>
      </w:r>
      <w:r w:rsidR="003C2363">
        <w:t xml:space="preserve"> </w:t>
      </w:r>
      <w:r>
        <w:t>&lt;!-- (O-O) Resource spatial representation - Spatial representation information for the da-taset (resource). Best practice is to include metadata for spatial representation if the de-scribed resource is a georeferenced dataset. --&gt;</w:t>
      </w:r>
    </w:p>
    <w:p w14:paraId="796A963D" w14:textId="77777777" w:rsidR="00821744" w:rsidRDefault="00821744" w:rsidP="00256D0B">
      <w:pPr>
        <w:pStyle w:val="XMLcommetn"/>
      </w:pPr>
      <w:r>
        <w:tab/>
      </w:r>
      <w:r w:rsidR="003C2363">
        <w:t xml:space="preserve">      </w:t>
      </w:r>
      <w:r w:rsidR="002F0149">
        <w:t xml:space="preserve">            </w:t>
      </w:r>
      <w:r>
        <w:t>&lt;!-- in this example, the described resource is a document that does not contain geolo-cated data items, so spatial representation is not applicable --&gt;</w:t>
      </w:r>
    </w:p>
    <w:p w14:paraId="0912AA15" w14:textId="77777777" w:rsidR="00821744" w:rsidRDefault="00821744" w:rsidP="00821744">
      <w:pPr>
        <w:pStyle w:val="XMLelement0"/>
      </w:pPr>
      <w:r>
        <w:tab/>
        <w:t xml:space="preserve">&lt;gmd:spatialRepresentationInfo </w:t>
      </w:r>
      <w:r w:rsidRPr="003C2363">
        <w:rPr>
          <w:rStyle w:val="XMLattributeChar0"/>
        </w:rPr>
        <w:t>gco:nilReason</w:t>
      </w:r>
      <w:r w:rsidRPr="003C2363">
        <w:rPr>
          <w:color w:val="auto"/>
        </w:rPr>
        <w:t>=</w:t>
      </w:r>
      <w:r w:rsidRPr="003C2363">
        <w:rPr>
          <w:rStyle w:val="XMLattributeValueChar"/>
        </w:rPr>
        <w:t>"inapplicable"</w:t>
      </w:r>
      <w:r>
        <w:t>/&gt;</w:t>
      </w:r>
    </w:p>
    <w:p w14:paraId="2C13AE4A" w14:textId="77777777" w:rsidR="00821744" w:rsidRDefault="00821744" w:rsidP="002F0149">
      <w:pPr>
        <w:pStyle w:val="XMLcommetn"/>
      </w:pPr>
      <w:r>
        <w:tab/>
      </w:r>
      <w:r w:rsidR="003C2363">
        <w:t xml:space="preserve">      </w:t>
      </w:r>
      <w:r w:rsidR="002F0149">
        <w:t xml:space="preserve">            </w:t>
      </w:r>
      <w:r>
        <w:t>&lt;!-- (O-O) Resource’s spatial reference system - Description of the spatial and/or tem-poral reference systems used in the dataset. If {/MD_SpatialRepresentationTypeCode = "vector") or (../MD_SpatialRepresentationTypeCode = "grid") or (../MD_SpatialRepresentationTypeCode = "tin") then c</w:t>
      </w:r>
      <w:r w:rsidR="002F0149">
        <w:t>ount referenceSystemInfo &gt;= 1) }</w:t>
      </w:r>
      <w:r>
        <w:t>not applicable to the document described by this record --&gt;</w:t>
      </w:r>
    </w:p>
    <w:p w14:paraId="0A120B60" w14:textId="77777777" w:rsidR="00821744" w:rsidRDefault="00821744" w:rsidP="00821744">
      <w:pPr>
        <w:pStyle w:val="XMLelement0"/>
      </w:pPr>
      <w:r>
        <w:tab/>
        <w:t xml:space="preserve">&lt;gmd:referenceSystemInfo </w:t>
      </w:r>
      <w:r w:rsidRPr="003C2363">
        <w:rPr>
          <w:rStyle w:val="XMLattributeChar0"/>
        </w:rPr>
        <w:t>gco:nilReason</w:t>
      </w:r>
      <w:r w:rsidRPr="003C2363">
        <w:rPr>
          <w:color w:val="auto"/>
        </w:rPr>
        <w:t>=</w:t>
      </w:r>
      <w:r w:rsidRPr="003C2363">
        <w:rPr>
          <w:rStyle w:val="XMLattributeValueChar"/>
        </w:rPr>
        <w:t>"inapplicable"</w:t>
      </w:r>
      <w:r>
        <w:t>/&gt;</w:t>
      </w:r>
    </w:p>
    <w:p w14:paraId="714B2815" w14:textId="77777777" w:rsidR="00821744" w:rsidRDefault="00821744" w:rsidP="00256D0B">
      <w:pPr>
        <w:pStyle w:val="XMLcommetn"/>
      </w:pPr>
      <w:r>
        <w:tab/>
      </w:r>
      <w:r w:rsidR="003C2363">
        <w:t xml:space="preserve">     </w:t>
      </w:r>
      <w:r w:rsidR="002F0149">
        <w:t xml:space="preserve">             </w:t>
      </w:r>
      <w:r>
        <w:t>&lt;!-- ****************************************************************************** --&gt;</w:t>
      </w:r>
    </w:p>
    <w:p w14:paraId="6B4D8F09" w14:textId="77777777" w:rsidR="00821744" w:rsidRDefault="00821744" w:rsidP="00256D0B">
      <w:pPr>
        <w:pStyle w:val="XMLcommetn"/>
      </w:pPr>
      <w:r>
        <w:lastRenderedPageBreak/>
        <w:tab/>
      </w:r>
      <w:r w:rsidR="003C2363">
        <w:t xml:space="preserve">     </w:t>
      </w:r>
      <w:r w:rsidR="002F0149">
        <w:t xml:space="preserve">             </w:t>
      </w:r>
      <w:r>
        <w:t>&lt;!-- (M-M) Resource identification information - At least one of MD_DataIdentification (da-taset, dataset series) or SV_ServiceIdentification (service) is required.  --&gt;</w:t>
      </w:r>
    </w:p>
    <w:p w14:paraId="19752B35" w14:textId="77777777" w:rsidR="00821744" w:rsidRDefault="00821744" w:rsidP="00821744">
      <w:pPr>
        <w:pStyle w:val="XMLelement0"/>
      </w:pPr>
      <w:r>
        <w:tab/>
        <w:t>&lt;gmd:identificationInfo&gt;</w:t>
      </w:r>
    </w:p>
    <w:p w14:paraId="3F074920" w14:textId="77777777" w:rsidR="00821744" w:rsidRDefault="00821744" w:rsidP="00256D0B">
      <w:pPr>
        <w:pStyle w:val="XMLcommetn"/>
      </w:pPr>
      <w:r>
        <w:tab/>
      </w:r>
      <w:r>
        <w:tab/>
      </w:r>
      <w:r w:rsidR="003C2363">
        <w:t xml:space="preserve">   </w:t>
      </w:r>
      <w:r w:rsidR="002F0149">
        <w:t xml:space="preserve">             </w:t>
      </w:r>
      <w:r>
        <w:t xml:space="preserve">&lt;!-- Resource Dataset or Dataset Series Identification. In practice, anything that is not a service is described using MD_DataIdentification --&gt; </w:t>
      </w:r>
    </w:p>
    <w:p w14:paraId="158D254C" w14:textId="77777777" w:rsidR="00821744" w:rsidRDefault="00821744" w:rsidP="00821744">
      <w:pPr>
        <w:pStyle w:val="XMLelement0"/>
      </w:pPr>
      <w:r>
        <w:tab/>
      </w:r>
      <w:r>
        <w:tab/>
        <w:t>&lt;gmd:MD_DataIdentification&gt;</w:t>
      </w:r>
    </w:p>
    <w:p w14:paraId="62DC91D3" w14:textId="77777777" w:rsidR="00821744" w:rsidRDefault="00821744" w:rsidP="00256D0B">
      <w:pPr>
        <w:pStyle w:val="XMLcommetn"/>
      </w:pPr>
      <w:r>
        <w:tab/>
      </w:r>
      <w:r>
        <w:tab/>
      </w:r>
      <w:r w:rsidR="003C2363">
        <w:t xml:space="preserve">  </w:t>
      </w:r>
      <w:r>
        <w:tab/>
      </w:r>
      <w:r w:rsidR="002F0149">
        <w:t xml:space="preserve">         </w:t>
      </w:r>
      <w: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14:paraId="42D334DA" w14:textId="77777777" w:rsidR="00821744" w:rsidRDefault="00821744" w:rsidP="00821744">
      <w:pPr>
        <w:pStyle w:val="XMLelement0"/>
      </w:pPr>
      <w:r>
        <w:tab/>
      </w:r>
      <w:r>
        <w:tab/>
      </w:r>
      <w:r>
        <w:tab/>
        <w:t>&lt;gmd:citation&gt;</w:t>
      </w:r>
    </w:p>
    <w:p w14:paraId="3B9F69EF" w14:textId="77777777" w:rsidR="00821744" w:rsidRDefault="00821744" w:rsidP="00821744">
      <w:pPr>
        <w:pStyle w:val="XMLelement0"/>
      </w:pPr>
      <w:r>
        <w:tab/>
      </w:r>
      <w:r>
        <w:tab/>
      </w:r>
      <w:r>
        <w:tab/>
      </w:r>
      <w:r>
        <w:tab/>
        <w:t>&lt;gmd:CI_Citation&gt;</w:t>
      </w:r>
    </w:p>
    <w:p w14:paraId="6DAFCE63" w14:textId="77777777" w:rsidR="00821744" w:rsidRDefault="003C2363" w:rsidP="00256D0B">
      <w:pPr>
        <w:pStyle w:val="XMLcommetn"/>
      </w:pPr>
      <w:r>
        <w:tab/>
      </w:r>
      <w:r>
        <w:tab/>
      </w:r>
      <w:r>
        <w:tab/>
      </w:r>
      <w:r>
        <w:tab/>
      </w:r>
      <w:r w:rsidR="002F0149">
        <w:t xml:space="preserve">         </w:t>
      </w:r>
      <w:r w:rsidR="00821744">
        <w:t>&lt;!-- (M-M) Resource title - Use titles that inform the human reader about the da-taset’s content; titles should be unique in the context of the metadata catalog that contains the metadata record. --&gt;</w:t>
      </w:r>
    </w:p>
    <w:p w14:paraId="0C8DA0A2" w14:textId="77777777" w:rsidR="00821744" w:rsidRDefault="00821744" w:rsidP="00821744">
      <w:pPr>
        <w:pStyle w:val="XMLelement0"/>
      </w:pPr>
      <w:r>
        <w:tab/>
      </w:r>
      <w:r>
        <w:tab/>
      </w:r>
      <w:r>
        <w:tab/>
      </w:r>
      <w:r>
        <w:tab/>
      </w:r>
      <w:r>
        <w:tab/>
        <w:t>&lt;gmd:title&gt;</w:t>
      </w:r>
    </w:p>
    <w:p w14:paraId="30581349" w14:textId="77777777" w:rsidR="00821744" w:rsidRDefault="00821744" w:rsidP="00821744">
      <w:pPr>
        <w:pStyle w:val="XMLelement0"/>
      </w:pPr>
      <w:r>
        <w:tab/>
      </w:r>
      <w:r>
        <w:tab/>
      </w:r>
      <w:r>
        <w:tab/>
      </w:r>
      <w:r>
        <w:tab/>
      </w:r>
      <w:r>
        <w:tab/>
      </w:r>
      <w:r>
        <w:tab/>
        <w:t>&lt;gco:CharacterString&gt;</w:t>
      </w:r>
    </w:p>
    <w:p w14:paraId="3DE8A658" w14:textId="77777777" w:rsidR="00821744" w:rsidRDefault="00821744" w:rsidP="00821744">
      <w:pPr>
        <w:pStyle w:val="XMLelement0"/>
      </w:pPr>
      <w:r>
        <w:tab/>
      </w:r>
      <w:r>
        <w:tab/>
      </w:r>
      <w:r>
        <w:tab/>
      </w:r>
      <w:r>
        <w:tab/>
      </w:r>
      <w:r>
        <w:tab/>
      </w:r>
      <w:r>
        <w:tab/>
      </w:r>
      <w:r>
        <w:tab/>
      </w:r>
      <w:r w:rsidRPr="003C2363">
        <w:rPr>
          <w:color w:val="auto"/>
        </w:rPr>
        <w:t>Scanned Borehole Compensated Sonic Log for 0391, Kerr-McGee08 Navajo</w:t>
      </w:r>
    </w:p>
    <w:p w14:paraId="21425B1B" w14:textId="77777777" w:rsidR="00821744" w:rsidRDefault="00821744" w:rsidP="00821744">
      <w:pPr>
        <w:pStyle w:val="XMLelement0"/>
      </w:pPr>
      <w:r>
        <w:tab/>
      </w:r>
      <w:r>
        <w:tab/>
      </w:r>
      <w:r>
        <w:tab/>
      </w:r>
      <w:r>
        <w:tab/>
      </w:r>
      <w:r>
        <w:tab/>
      </w:r>
      <w:r>
        <w:tab/>
        <w:t>&lt;/gco:CharacterString&gt;</w:t>
      </w:r>
    </w:p>
    <w:p w14:paraId="09ADEC2F" w14:textId="77777777" w:rsidR="00821744" w:rsidRDefault="00821744" w:rsidP="00821744">
      <w:pPr>
        <w:pStyle w:val="XMLelement0"/>
      </w:pPr>
      <w:r>
        <w:tab/>
      </w:r>
      <w:r>
        <w:tab/>
      </w:r>
      <w:r>
        <w:tab/>
      </w:r>
      <w:r>
        <w:tab/>
      </w:r>
      <w:r>
        <w:tab/>
        <w:t>&lt;/gmd:title&gt;</w:t>
      </w:r>
    </w:p>
    <w:p w14:paraId="704A8496" w14:textId="77777777" w:rsidR="00821744" w:rsidRDefault="003C2363" w:rsidP="00256D0B">
      <w:pPr>
        <w:pStyle w:val="XMLcommetn"/>
      </w:pPr>
      <w:r>
        <w:tab/>
      </w:r>
      <w:r>
        <w:tab/>
      </w:r>
      <w:r>
        <w:tab/>
      </w:r>
      <w:r>
        <w:tab/>
      </w:r>
      <w:r w:rsidR="002F0149">
        <w:t xml:space="preserve">         </w:t>
      </w:r>
      <w:r w:rsidR="00821744">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14:paraId="75CD7390" w14:textId="77777777" w:rsidR="00821744" w:rsidRDefault="00821744" w:rsidP="00821744">
      <w:pPr>
        <w:pStyle w:val="XMLelement0"/>
      </w:pPr>
      <w:r>
        <w:tab/>
      </w:r>
      <w:r>
        <w:tab/>
      </w:r>
      <w:r>
        <w:tab/>
      </w:r>
      <w:r>
        <w:tab/>
      </w:r>
      <w:r>
        <w:tab/>
        <w:t>&lt;gmd:date&gt;</w:t>
      </w:r>
    </w:p>
    <w:p w14:paraId="65D74BEE" w14:textId="77777777" w:rsidR="00821744" w:rsidRDefault="00821744" w:rsidP="00821744">
      <w:pPr>
        <w:pStyle w:val="XMLelement0"/>
      </w:pPr>
      <w:r>
        <w:tab/>
      </w:r>
      <w:r>
        <w:tab/>
      </w:r>
      <w:r>
        <w:tab/>
      </w:r>
      <w:r>
        <w:tab/>
      </w:r>
      <w:r>
        <w:tab/>
      </w:r>
      <w:r>
        <w:tab/>
        <w:t>&lt;gmd:CI_Date&gt;</w:t>
      </w:r>
    </w:p>
    <w:p w14:paraId="0F88C39A" w14:textId="77777777" w:rsidR="00821744" w:rsidRDefault="00821744" w:rsidP="00821744">
      <w:pPr>
        <w:pStyle w:val="XMLelement0"/>
      </w:pPr>
      <w:r>
        <w:tab/>
      </w:r>
      <w:r>
        <w:tab/>
      </w:r>
      <w:r>
        <w:tab/>
      </w:r>
      <w:r>
        <w:tab/>
      </w:r>
      <w:r>
        <w:tab/>
      </w:r>
      <w:r>
        <w:tab/>
      </w:r>
      <w:r>
        <w:tab/>
        <w:t>&lt;gmd:date&gt;</w:t>
      </w:r>
    </w:p>
    <w:p w14:paraId="0CC4B221" w14:textId="77777777" w:rsidR="00821744" w:rsidRPr="003C2363" w:rsidRDefault="003C2363" w:rsidP="00256D0B">
      <w:pPr>
        <w:pStyle w:val="XMLcommetn"/>
      </w:pPr>
      <w:r>
        <w:tab/>
      </w:r>
      <w:r>
        <w:tab/>
      </w:r>
      <w:r>
        <w:tab/>
      </w:r>
      <w:r w:rsidR="002F0149">
        <w:t xml:space="preserve">             </w:t>
      </w:r>
      <w:r w:rsidRPr="003C2363">
        <w:t xml:space="preserve"> </w:t>
      </w:r>
      <w:r w:rsidR="00821744" w:rsidRPr="003C2363">
        <w:t>&lt;!-- Requires an extended ISO 8601 UT</w:t>
      </w:r>
      <w:r w:rsidRPr="003C2363">
        <w:t xml:space="preserve">C date and time string (YYYY-MM DDTHH:MM:SS) </w:t>
      </w:r>
      <w:r w:rsidR="00821744" w:rsidRPr="003C2363">
        <w:t>Some validators require time zone as well; recommend GMT indicated by 'Z' --&gt;</w:t>
      </w:r>
    </w:p>
    <w:p w14:paraId="70F264E4" w14:textId="77777777" w:rsidR="00821744" w:rsidRDefault="00821744" w:rsidP="00821744">
      <w:pPr>
        <w:pStyle w:val="XMLelement0"/>
      </w:pPr>
      <w:r>
        <w:tab/>
      </w:r>
      <w:r>
        <w:tab/>
      </w:r>
      <w:r>
        <w:tab/>
      </w:r>
      <w:r>
        <w:tab/>
      </w:r>
      <w:r>
        <w:tab/>
      </w:r>
      <w:r>
        <w:tab/>
      </w:r>
      <w:r>
        <w:tab/>
      </w:r>
      <w:r>
        <w:tab/>
        <w:t>&lt;gco:DateTime&gt;</w:t>
      </w:r>
      <w:r w:rsidRPr="003C2363">
        <w:rPr>
          <w:color w:val="auto"/>
        </w:rPr>
        <w:t>2001-12-17T09:30:47</w:t>
      </w:r>
      <w:r>
        <w:t>&lt;/gco:DateTime&gt;</w:t>
      </w:r>
    </w:p>
    <w:p w14:paraId="1E1574EB" w14:textId="77777777" w:rsidR="00821744" w:rsidRDefault="00821744" w:rsidP="00821744">
      <w:pPr>
        <w:pStyle w:val="XMLelement0"/>
      </w:pPr>
      <w:r>
        <w:tab/>
      </w:r>
      <w:r>
        <w:tab/>
      </w:r>
      <w:r>
        <w:tab/>
      </w:r>
      <w:r>
        <w:tab/>
      </w:r>
      <w:r>
        <w:tab/>
      </w:r>
      <w:r>
        <w:tab/>
      </w:r>
      <w:r>
        <w:tab/>
        <w:t>&lt;/gmd:date&gt;</w:t>
      </w:r>
    </w:p>
    <w:p w14:paraId="3833190A" w14:textId="77777777" w:rsidR="00821744" w:rsidRDefault="00821744" w:rsidP="00821744">
      <w:pPr>
        <w:pStyle w:val="XMLelement0"/>
      </w:pPr>
      <w:r>
        <w:tab/>
      </w:r>
      <w:r>
        <w:tab/>
      </w:r>
      <w:r>
        <w:tab/>
      </w:r>
      <w:r>
        <w:tab/>
      </w:r>
      <w:r>
        <w:tab/>
      </w:r>
      <w:r>
        <w:tab/>
      </w:r>
      <w:r>
        <w:tab/>
        <w:t>&lt;gmd:dateType&gt;</w:t>
      </w:r>
    </w:p>
    <w:p w14:paraId="1B545AEB" w14:textId="77777777" w:rsidR="00821744" w:rsidRDefault="003C2363" w:rsidP="00256D0B">
      <w:pPr>
        <w:pStyle w:val="XMLcommetn"/>
      </w:pPr>
      <w:r>
        <w:tab/>
      </w:r>
      <w:r>
        <w:tab/>
      </w:r>
      <w:r>
        <w:tab/>
        <w:t xml:space="preserve"> </w:t>
      </w:r>
      <w:r w:rsidR="002F0149">
        <w:t xml:space="preserve">             </w:t>
      </w:r>
      <w:r w:rsidR="00821744">
        <w:t>&lt;!-- dateType is mandatory per ISO19115 --&gt;</w:t>
      </w:r>
    </w:p>
    <w:p w14:paraId="0E30AB63" w14:textId="77777777" w:rsidR="00821744" w:rsidRDefault="003C2363" w:rsidP="00256D0B">
      <w:pPr>
        <w:pStyle w:val="XMLcommetn"/>
      </w:pPr>
      <w:r>
        <w:tab/>
      </w:r>
      <w:r>
        <w:tab/>
      </w:r>
      <w:r>
        <w:tab/>
      </w:r>
      <w:r>
        <w:tab/>
      </w:r>
      <w:r w:rsidR="002F0149">
        <w:t xml:space="preserve">         </w:t>
      </w:r>
      <w:r w:rsidR="00821744">
        <w:t>&lt;!-- CI_DateTypeCode values in citation context: {creation, publication, revision}. --&gt;</w:t>
      </w:r>
    </w:p>
    <w:p w14:paraId="7C2BA969" w14:textId="77777777" w:rsidR="00821744" w:rsidRDefault="00821744" w:rsidP="0014590C">
      <w:pPr>
        <w:pStyle w:val="XMLelement0"/>
        <w:ind w:left="1700" w:hanging="1700"/>
      </w:pPr>
      <w:r>
        <w:tab/>
      </w:r>
      <w:r>
        <w:tab/>
      </w:r>
      <w:r>
        <w:tab/>
      </w:r>
      <w:r>
        <w:tab/>
      </w:r>
      <w:r>
        <w:tab/>
      </w:r>
      <w:r>
        <w:tab/>
      </w:r>
      <w:r>
        <w:tab/>
      </w:r>
      <w:r>
        <w:tab/>
      </w:r>
      <w:r w:rsidRPr="003C2363">
        <w:t>&lt;gmd:CI_DateTypeCode</w:t>
      </w:r>
      <w:r>
        <w:t xml:space="preserve"> </w:t>
      </w:r>
      <w:r w:rsidRPr="003C2363">
        <w:rPr>
          <w:rStyle w:val="XMLattributeChar0"/>
        </w:rPr>
        <w:t>codeList</w:t>
      </w:r>
      <w:r w:rsidRPr="003C2363">
        <w:rPr>
          <w:color w:val="auto"/>
        </w:rPr>
        <w:t>=</w:t>
      </w:r>
      <w:r w:rsidRPr="003C2363">
        <w:rPr>
          <w:rStyle w:val="XMLattributeValueChar"/>
        </w:rPr>
        <w:t>"http://www.isotc211.org/2005/resources/Codelist/gmxCodelists.xml#CI_DateTypeCode"</w:t>
      </w:r>
      <w:r>
        <w:t xml:space="preserve"> </w:t>
      </w:r>
      <w:r w:rsidRPr="003C2363">
        <w:rPr>
          <w:rStyle w:val="XMLattributeChar0"/>
        </w:rPr>
        <w:t>codeListValue</w:t>
      </w:r>
      <w:r w:rsidRPr="003C2363">
        <w:rPr>
          <w:color w:val="auto"/>
        </w:rPr>
        <w:t>=</w:t>
      </w:r>
      <w:r w:rsidRPr="0014590C">
        <w:rPr>
          <w:rStyle w:val="XMLattributeValueChar"/>
        </w:rPr>
        <w:t>"publication"</w:t>
      </w:r>
      <w:r>
        <w:t>&gt;</w:t>
      </w:r>
      <w:r w:rsidRPr="0014590C">
        <w:rPr>
          <w:color w:val="auto"/>
        </w:rPr>
        <w:t>publication</w:t>
      </w:r>
      <w:r w:rsidRPr="003C2363">
        <w:t>&lt;/gmd:CI_DateTypeCode&gt;</w:t>
      </w:r>
    </w:p>
    <w:p w14:paraId="320F270B" w14:textId="77777777" w:rsidR="00821744" w:rsidRPr="003C2363" w:rsidRDefault="00821744" w:rsidP="003C2363">
      <w:pPr>
        <w:pStyle w:val="XMLelement0"/>
      </w:pPr>
      <w:r>
        <w:tab/>
      </w:r>
      <w:r>
        <w:tab/>
      </w:r>
      <w:r>
        <w:tab/>
      </w:r>
      <w:r>
        <w:tab/>
      </w:r>
      <w:r>
        <w:tab/>
      </w:r>
      <w:r>
        <w:tab/>
      </w:r>
      <w:r>
        <w:tab/>
      </w:r>
      <w:r w:rsidRPr="003C2363">
        <w:t>&lt;/gmd:dateType&gt;</w:t>
      </w:r>
    </w:p>
    <w:p w14:paraId="0A599B41" w14:textId="77777777" w:rsidR="00821744" w:rsidRPr="003C2363" w:rsidRDefault="00821744" w:rsidP="003C2363">
      <w:pPr>
        <w:pStyle w:val="XMLelement0"/>
      </w:pPr>
      <w:r w:rsidRPr="003C2363">
        <w:tab/>
      </w:r>
      <w:r w:rsidRPr="003C2363">
        <w:tab/>
      </w:r>
      <w:r w:rsidRPr="003C2363">
        <w:tab/>
      </w:r>
      <w:r w:rsidRPr="003C2363">
        <w:tab/>
      </w:r>
      <w:r w:rsidRPr="003C2363">
        <w:tab/>
      </w:r>
      <w:r w:rsidRPr="003C2363">
        <w:tab/>
        <w:t>&lt;/gmd:CI_Date&gt;</w:t>
      </w:r>
    </w:p>
    <w:p w14:paraId="2AA5C051" w14:textId="77777777" w:rsidR="00821744" w:rsidRDefault="00821744" w:rsidP="00821744">
      <w:pPr>
        <w:pStyle w:val="XMLelement0"/>
      </w:pPr>
      <w:r w:rsidRPr="003C2363">
        <w:tab/>
      </w:r>
      <w:r w:rsidRPr="003C2363">
        <w:tab/>
      </w:r>
      <w:r w:rsidRPr="003C2363">
        <w:tab/>
      </w:r>
      <w:r w:rsidRPr="003C2363">
        <w:tab/>
      </w:r>
      <w:r w:rsidRPr="003C2363">
        <w:tab/>
        <w:t>&lt;/gmd:date&gt;</w:t>
      </w:r>
    </w:p>
    <w:p w14:paraId="33CFA3A4" w14:textId="77777777" w:rsidR="00821744" w:rsidRDefault="0014590C" w:rsidP="00256D0B">
      <w:pPr>
        <w:pStyle w:val="XMLcommetn"/>
      </w:pPr>
      <w:r>
        <w:tab/>
      </w:r>
      <w:r>
        <w:tab/>
      </w:r>
      <w:r>
        <w:tab/>
      </w:r>
      <w:r>
        <w:tab/>
      </w:r>
      <w:r w:rsidR="002F0149">
        <w:t xml:space="preserve">         </w:t>
      </w:r>
      <w:r w:rsidR="00821744">
        <w:t xml:space="preserve">&lt;!--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w:t>
      </w:r>
      <w:r w:rsidR="00821744">
        <w:lastRenderedPageBreak/>
        <w:t>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p>
    <w:p w14:paraId="3FC5979B" w14:textId="77777777" w:rsidR="00821744" w:rsidRDefault="00821744" w:rsidP="00821744">
      <w:pPr>
        <w:pStyle w:val="XMLelement0"/>
      </w:pPr>
      <w:r>
        <w:tab/>
      </w:r>
      <w:r>
        <w:tab/>
      </w:r>
      <w:r>
        <w:tab/>
      </w:r>
      <w:r>
        <w:tab/>
      </w:r>
      <w:r>
        <w:tab/>
        <w:t>&lt;gmd:identifier&gt;</w:t>
      </w:r>
    </w:p>
    <w:p w14:paraId="1A55E4A9" w14:textId="77777777" w:rsidR="00821744" w:rsidRDefault="00821744" w:rsidP="00821744">
      <w:pPr>
        <w:pStyle w:val="XMLelement0"/>
      </w:pPr>
      <w:r>
        <w:tab/>
      </w:r>
      <w:r>
        <w:tab/>
      </w:r>
      <w:r>
        <w:tab/>
      </w:r>
      <w:r>
        <w:tab/>
      </w:r>
      <w:r>
        <w:tab/>
      </w:r>
      <w:r>
        <w:tab/>
        <w:t>&lt;gmd:MD_Identifier&gt;</w:t>
      </w:r>
    </w:p>
    <w:p w14:paraId="6C31E894" w14:textId="77777777" w:rsidR="00821744" w:rsidRDefault="00821744" w:rsidP="00821744">
      <w:pPr>
        <w:pStyle w:val="XMLelement0"/>
      </w:pPr>
      <w:r>
        <w:tab/>
      </w:r>
      <w:r>
        <w:tab/>
      </w:r>
      <w:r>
        <w:tab/>
      </w:r>
      <w:r>
        <w:tab/>
      </w:r>
      <w:r>
        <w:tab/>
      </w:r>
      <w:r>
        <w:tab/>
      </w:r>
      <w:r>
        <w:tab/>
        <w:t>&lt;gmd:code&gt;</w:t>
      </w:r>
    </w:p>
    <w:p w14:paraId="51B47704" w14:textId="77777777" w:rsidR="00821744" w:rsidRDefault="0014590C" w:rsidP="00256D0B">
      <w:pPr>
        <w:pStyle w:val="XMLcommetn"/>
      </w:pPr>
      <w:r>
        <w:tab/>
      </w:r>
      <w:r>
        <w:tab/>
      </w:r>
      <w:r>
        <w:tab/>
      </w:r>
      <w:r>
        <w:tab/>
      </w:r>
      <w:r w:rsidR="002F0149">
        <w:t xml:space="preserve">         </w:t>
      </w:r>
      <w:r w:rsidR="00821744">
        <w:t>&lt;!-- 13 digit ISBN example --&gt;</w:t>
      </w:r>
    </w:p>
    <w:p w14:paraId="1346BB08" w14:textId="77777777" w:rsidR="00821744" w:rsidRDefault="00821744" w:rsidP="00821744">
      <w:pPr>
        <w:pStyle w:val="XMLelement0"/>
      </w:pPr>
      <w:r>
        <w:tab/>
      </w:r>
      <w:r>
        <w:tab/>
      </w:r>
      <w:r>
        <w:tab/>
      </w:r>
      <w:r>
        <w:tab/>
      </w:r>
      <w:r>
        <w:tab/>
      </w:r>
      <w:r>
        <w:tab/>
      </w:r>
      <w:r>
        <w:tab/>
      </w:r>
      <w:r>
        <w:tab/>
        <w:t>&lt;gco:CharacterString&gt;</w:t>
      </w:r>
      <w:r w:rsidRPr="0014590C">
        <w:rPr>
          <w:color w:val="auto"/>
        </w:rPr>
        <w:t>isbn:000-0-000-00000-0</w:t>
      </w:r>
      <w:r>
        <w:t>&lt;/gco:CharacterString&gt;</w:t>
      </w:r>
    </w:p>
    <w:p w14:paraId="1B81EEEF" w14:textId="77777777" w:rsidR="00821744" w:rsidRDefault="00821744" w:rsidP="00821744">
      <w:pPr>
        <w:pStyle w:val="XMLelement0"/>
      </w:pPr>
      <w:r>
        <w:tab/>
      </w:r>
      <w:r>
        <w:tab/>
      </w:r>
      <w:r>
        <w:tab/>
      </w:r>
      <w:r>
        <w:tab/>
      </w:r>
      <w:r>
        <w:tab/>
      </w:r>
      <w:r>
        <w:tab/>
      </w:r>
      <w:r>
        <w:tab/>
        <w:t>&lt;/gmd:code&gt;</w:t>
      </w:r>
    </w:p>
    <w:p w14:paraId="62B8162C" w14:textId="77777777" w:rsidR="00821744" w:rsidRDefault="00821744" w:rsidP="00821744">
      <w:pPr>
        <w:pStyle w:val="XMLelement0"/>
      </w:pPr>
      <w:r>
        <w:tab/>
      </w:r>
      <w:r>
        <w:tab/>
      </w:r>
      <w:r>
        <w:tab/>
      </w:r>
      <w:r>
        <w:tab/>
      </w:r>
      <w:r>
        <w:tab/>
      </w:r>
      <w:r>
        <w:tab/>
        <w:t>&lt;/gmd:MD_Identifier&gt;</w:t>
      </w:r>
    </w:p>
    <w:p w14:paraId="4B377D89" w14:textId="77777777" w:rsidR="00821744" w:rsidRDefault="00821744" w:rsidP="00821744">
      <w:pPr>
        <w:pStyle w:val="XMLelement0"/>
      </w:pPr>
      <w:r>
        <w:tab/>
      </w:r>
      <w:r>
        <w:tab/>
      </w:r>
      <w:r>
        <w:tab/>
      </w:r>
      <w:r>
        <w:tab/>
      </w:r>
      <w:r>
        <w:tab/>
        <w:t>&lt;/gmd:identifier&gt;</w:t>
      </w:r>
    </w:p>
    <w:p w14:paraId="2AD7CBA9" w14:textId="77777777" w:rsidR="00821744" w:rsidRDefault="0014590C" w:rsidP="00256D0B">
      <w:pPr>
        <w:pStyle w:val="XMLcommetn"/>
      </w:pPr>
      <w:r>
        <w:tab/>
      </w:r>
      <w:r>
        <w:tab/>
      </w:r>
      <w:r>
        <w:tab/>
      </w:r>
      <w:r>
        <w:tab/>
      </w:r>
      <w:r w:rsidR="002F0149">
        <w:t xml:space="preserve">         </w:t>
      </w:r>
      <w:r w:rsidR="00821744">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p>
    <w:p w14:paraId="33ACD289" w14:textId="77777777" w:rsidR="00821744" w:rsidRDefault="0014590C" w:rsidP="00256D0B">
      <w:pPr>
        <w:pStyle w:val="XMLcommetn"/>
      </w:pPr>
      <w:r>
        <w:tab/>
      </w:r>
      <w:r>
        <w:tab/>
      </w:r>
      <w:r>
        <w:tab/>
      </w:r>
      <w:r>
        <w:tab/>
      </w:r>
      <w:r w:rsidR="002F0149">
        <w:t xml:space="preserve">         </w:t>
      </w:r>
      <w:r w:rsidR="00821744">
        <w:t>&lt;!--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p>
    <w:p w14:paraId="081597D5" w14:textId="77777777" w:rsidR="00821744" w:rsidRDefault="00821744" w:rsidP="00821744">
      <w:pPr>
        <w:pStyle w:val="XMLelement0"/>
      </w:pPr>
      <w:r>
        <w:tab/>
      </w:r>
      <w:r>
        <w:tab/>
      </w:r>
      <w:r>
        <w:tab/>
      </w:r>
      <w:r>
        <w:tab/>
      </w:r>
      <w:r>
        <w:tab/>
        <w:t>&lt;gmd:citedResponsibleParty&gt;</w:t>
      </w:r>
    </w:p>
    <w:p w14:paraId="3F6E737C" w14:textId="77777777" w:rsidR="00821744" w:rsidRDefault="00821744" w:rsidP="00821744">
      <w:pPr>
        <w:pStyle w:val="XMLelement0"/>
      </w:pPr>
      <w:r>
        <w:tab/>
      </w:r>
      <w:r>
        <w:tab/>
      </w:r>
      <w:r>
        <w:tab/>
      </w:r>
      <w:r>
        <w:tab/>
      </w:r>
      <w:r>
        <w:tab/>
      </w:r>
      <w:r>
        <w:tab/>
        <w:t>&lt;gmd:CI_ResponsibleParty&gt;</w:t>
      </w:r>
    </w:p>
    <w:p w14:paraId="0B51433A" w14:textId="77777777" w:rsidR="00821744" w:rsidRDefault="0014590C" w:rsidP="00256D0B">
      <w:pPr>
        <w:pStyle w:val="XMLcommetn"/>
      </w:pPr>
      <w:r>
        <w:tab/>
      </w:r>
      <w:r>
        <w:tab/>
      </w:r>
      <w:r>
        <w:tab/>
      </w:r>
      <w:r>
        <w:tab/>
      </w:r>
      <w:r w:rsidR="002F0149">
        <w:t xml:space="preserve">         </w:t>
      </w:r>
      <w:r w:rsidR="00821744">
        <w:t>&lt;!-- (M-M) (individualName + organisationName + positionName) &gt; 0 --&gt;</w:t>
      </w:r>
    </w:p>
    <w:p w14:paraId="478CC01E" w14:textId="77777777" w:rsidR="00821744" w:rsidRDefault="00821744" w:rsidP="00821744">
      <w:pPr>
        <w:pStyle w:val="XMLelement0"/>
      </w:pPr>
      <w:r>
        <w:tab/>
      </w:r>
      <w:r>
        <w:tab/>
      </w:r>
      <w:r>
        <w:tab/>
      </w:r>
      <w:r>
        <w:tab/>
      </w:r>
      <w:r>
        <w:tab/>
      </w:r>
      <w:r>
        <w:tab/>
      </w:r>
      <w:r>
        <w:tab/>
        <w:t>&lt;gmd:individualName&gt;</w:t>
      </w:r>
    </w:p>
    <w:p w14:paraId="7DB313A4" w14:textId="77777777" w:rsidR="00821744" w:rsidRDefault="00821744" w:rsidP="00821744">
      <w:pPr>
        <w:pStyle w:val="XMLelement0"/>
      </w:pPr>
      <w:r>
        <w:tab/>
      </w:r>
      <w:r>
        <w:tab/>
      </w:r>
      <w:r>
        <w:tab/>
      </w:r>
      <w:r>
        <w:tab/>
      </w:r>
      <w:r>
        <w:tab/>
      </w:r>
      <w:r>
        <w:tab/>
      </w:r>
      <w:r>
        <w:tab/>
      </w:r>
      <w:r>
        <w:tab/>
        <w:t>&lt;gco:CharacterString&gt;</w:t>
      </w:r>
      <w:r w:rsidRPr="0014590C">
        <w:rPr>
          <w:color w:val="auto"/>
        </w:rPr>
        <w:t>Steve Rauzi</w:t>
      </w:r>
      <w:r>
        <w:t>&lt;/gco:CharacterString&gt;</w:t>
      </w:r>
    </w:p>
    <w:p w14:paraId="5A056520" w14:textId="77777777" w:rsidR="00821744" w:rsidRDefault="00821744" w:rsidP="00821744">
      <w:pPr>
        <w:pStyle w:val="XMLelement0"/>
      </w:pPr>
      <w:r>
        <w:tab/>
      </w:r>
      <w:r>
        <w:tab/>
      </w:r>
      <w:r>
        <w:tab/>
      </w:r>
      <w:r>
        <w:tab/>
      </w:r>
      <w:r>
        <w:tab/>
      </w:r>
      <w:r>
        <w:tab/>
      </w:r>
      <w:r>
        <w:tab/>
        <w:t>&lt;/gmd:individualName&gt;</w:t>
      </w:r>
    </w:p>
    <w:p w14:paraId="1C0561DB" w14:textId="77777777" w:rsidR="00821744" w:rsidRDefault="00821744" w:rsidP="00821744">
      <w:pPr>
        <w:pStyle w:val="XMLelement0"/>
      </w:pPr>
      <w:r>
        <w:tab/>
      </w:r>
      <w:r>
        <w:tab/>
      </w:r>
      <w:r>
        <w:tab/>
      </w:r>
      <w:r>
        <w:tab/>
      </w:r>
      <w:r>
        <w:tab/>
      </w:r>
      <w:r>
        <w:tab/>
      </w:r>
      <w:r>
        <w:tab/>
        <w:t>&lt;gmd:organisationName&gt;</w:t>
      </w:r>
    </w:p>
    <w:p w14:paraId="1587D13F" w14:textId="77777777" w:rsidR="00821744" w:rsidRDefault="00821744" w:rsidP="00821744">
      <w:pPr>
        <w:pStyle w:val="XMLelement0"/>
      </w:pPr>
      <w:r>
        <w:tab/>
      </w:r>
      <w:r>
        <w:tab/>
      </w:r>
      <w:r>
        <w:tab/>
      </w:r>
      <w:r>
        <w:tab/>
      </w:r>
      <w:r>
        <w:tab/>
      </w:r>
      <w:r>
        <w:tab/>
      </w:r>
      <w:r>
        <w:tab/>
      </w:r>
      <w:r>
        <w:tab/>
        <w:t>&lt;gco:CharacterString&gt;</w:t>
      </w:r>
      <w:r w:rsidRPr="0014590C">
        <w:rPr>
          <w:color w:val="auto"/>
        </w:rPr>
        <w:t>Arizona Geo</w:t>
      </w:r>
      <w:r w:rsidR="0014590C">
        <w:rPr>
          <w:color w:val="auto"/>
        </w:rPr>
        <w:t>logical Sur</w:t>
      </w:r>
      <w:r w:rsidRPr="0014590C">
        <w:rPr>
          <w:color w:val="auto"/>
        </w:rPr>
        <w:t>vey</w:t>
      </w:r>
      <w:r>
        <w:t>&lt;/gco:CharacterString&gt;</w:t>
      </w:r>
    </w:p>
    <w:p w14:paraId="16732AB1" w14:textId="77777777" w:rsidR="00821744" w:rsidRDefault="00821744" w:rsidP="00821744">
      <w:pPr>
        <w:pStyle w:val="XMLelement0"/>
      </w:pPr>
      <w:r>
        <w:tab/>
      </w:r>
      <w:r>
        <w:tab/>
      </w:r>
      <w:r>
        <w:tab/>
      </w:r>
      <w:r>
        <w:tab/>
      </w:r>
      <w:r>
        <w:tab/>
      </w:r>
      <w:r>
        <w:tab/>
      </w:r>
      <w:r>
        <w:tab/>
        <w:t>&lt;/gmd:organisationName&gt;</w:t>
      </w:r>
    </w:p>
    <w:p w14:paraId="5B3982BE" w14:textId="77777777" w:rsidR="00821744" w:rsidRDefault="00821744" w:rsidP="00821744">
      <w:pPr>
        <w:pStyle w:val="XMLelement0"/>
      </w:pPr>
      <w:r>
        <w:tab/>
      </w:r>
      <w:r>
        <w:tab/>
      </w:r>
      <w:r>
        <w:tab/>
      </w:r>
      <w:r>
        <w:tab/>
      </w:r>
      <w:r>
        <w:tab/>
      </w:r>
      <w:r>
        <w:tab/>
      </w:r>
      <w:r>
        <w:tab/>
        <w:t>&lt;gmd:positionName&gt;</w:t>
      </w:r>
    </w:p>
    <w:p w14:paraId="4859A6F0" w14:textId="77777777" w:rsidR="00821744" w:rsidRDefault="00821744" w:rsidP="00821744">
      <w:pPr>
        <w:pStyle w:val="XMLelement0"/>
      </w:pPr>
      <w:r>
        <w:tab/>
      </w:r>
      <w:r>
        <w:tab/>
      </w:r>
      <w:r>
        <w:tab/>
      </w:r>
      <w:r>
        <w:tab/>
      </w:r>
      <w:r>
        <w:tab/>
      </w:r>
      <w:r>
        <w:tab/>
      </w:r>
      <w:r>
        <w:tab/>
      </w:r>
      <w:r>
        <w:tab/>
        <w:t>&lt;gco:CharacterString&gt;</w:t>
      </w:r>
      <w:r w:rsidR="0014590C">
        <w:rPr>
          <w:color w:val="auto"/>
        </w:rPr>
        <w:t>Oil and Gas Administra</w:t>
      </w:r>
      <w:r w:rsidRPr="0014590C">
        <w:rPr>
          <w:color w:val="auto"/>
        </w:rPr>
        <w:t>tor</w:t>
      </w:r>
      <w:r>
        <w:t>&lt;/gco:CharacterString&gt;</w:t>
      </w:r>
    </w:p>
    <w:p w14:paraId="32661EF4" w14:textId="77777777" w:rsidR="00821744" w:rsidRDefault="00821744" w:rsidP="00821744">
      <w:pPr>
        <w:pStyle w:val="XMLelement0"/>
      </w:pPr>
      <w:r>
        <w:tab/>
      </w:r>
      <w:r>
        <w:tab/>
      </w:r>
      <w:r>
        <w:tab/>
      </w:r>
      <w:r>
        <w:tab/>
      </w:r>
      <w:r>
        <w:tab/>
      </w:r>
      <w:r>
        <w:tab/>
      </w:r>
      <w:r>
        <w:tab/>
        <w:t>&lt;/gmd:positionName&gt;</w:t>
      </w:r>
    </w:p>
    <w:p w14:paraId="12BE4159" w14:textId="77777777" w:rsidR="00821744" w:rsidRDefault="0014590C" w:rsidP="00256D0B">
      <w:pPr>
        <w:pStyle w:val="XMLcommetn"/>
      </w:pPr>
      <w:r>
        <w:tab/>
      </w:r>
      <w:r>
        <w:tab/>
      </w:r>
      <w:r>
        <w:tab/>
      </w:r>
      <w:r>
        <w:tab/>
      </w:r>
      <w:r w:rsidR="002F0149">
        <w:t xml:space="preserve">         </w:t>
      </w:r>
      <w:r w:rsidR="00821744">
        <w:t>&lt;!-- cited responsible party contact information, either a voice phone number or e-mail address is required. Everything else is optional --&gt;</w:t>
      </w:r>
    </w:p>
    <w:p w14:paraId="27DDAA7B" w14:textId="77777777" w:rsidR="00821744" w:rsidRDefault="00821744" w:rsidP="00821744">
      <w:pPr>
        <w:pStyle w:val="XMLelement0"/>
      </w:pPr>
      <w:r>
        <w:tab/>
      </w:r>
      <w:r>
        <w:tab/>
      </w:r>
      <w:r>
        <w:tab/>
      </w:r>
      <w:r>
        <w:tab/>
      </w:r>
      <w:r>
        <w:tab/>
      </w:r>
      <w:r>
        <w:tab/>
      </w:r>
      <w:r>
        <w:tab/>
        <w:t>&lt;gmd:contactInfo&gt;</w:t>
      </w:r>
    </w:p>
    <w:p w14:paraId="7DE1FE88" w14:textId="77777777" w:rsidR="00821744" w:rsidRDefault="00821744" w:rsidP="00821744">
      <w:pPr>
        <w:pStyle w:val="XMLelement0"/>
      </w:pPr>
      <w:r>
        <w:tab/>
      </w:r>
      <w:r>
        <w:tab/>
      </w:r>
      <w:r>
        <w:tab/>
      </w:r>
      <w:r>
        <w:tab/>
      </w:r>
      <w:r>
        <w:tab/>
      </w:r>
      <w:r>
        <w:tab/>
      </w:r>
      <w:r>
        <w:tab/>
      </w:r>
      <w:r>
        <w:tab/>
        <w:t>&lt;gmd:CI_Contact&gt;</w:t>
      </w:r>
    </w:p>
    <w:p w14:paraId="61EE9D0B" w14:textId="77777777" w:rsidR="00821744" w:rsidRDefault="00821744" w:rsidP="00821744">
      <w:pPr>
        <w:pStyle w:val="XMLelement0"/>
      </w:pPr>
      <w:r>
        <w:tab/>
      </w:r>
      <w:r>
        <w:tab/>
      </w:r>
      <w:r>
        <w:tab/>
      </w:r>
      <w:r>
        <w:tab/>
      </w:r>
      <w:r>
        <w:tab/>
      </w:r>
      <w:r>
        <w:tab/>
      </w:r>
      <w:r>
        <w:tab/>
      </w:r>
      <w:r>
        <w:tab/>
      </w:r>
      <w:r>
        <w:tab/>
        <w:t>&lt;gmd:phone&gt;</w:t>
      </w:r>
    </w:p>
    <w:p w14:paraId="1A0B8FBB" w14:textId="77777777" w:rsidR="00821744" w:rsidRDefault="00821744" w:rsidP="00821744">
      <w:pPr>
        <w:pStyle w:val="XMLelement0"/>
      </w:pPr>
      <w:r>
        <w:tab/>
      </w:r>
      <w:r>
        <w:tab/>
      </w:r>
      <w:r>
        <w:tab/>
      </w:r>
      <w:r>
        <w:tab/>
      </w:r>
      <w:r>
        <w:tab/>
      </w:r>
      <w:r>
        <w:tab/>
      </w:r>
      <w:r>
        <w:tab/>
      </w:r>
      <w:r>
        <w:tab/>
      </w:r>
      <w:r>
        <w:tab/>
      </w:r>
      <w:r>
        <w:tab/>
        <w:t>&lt;gmd:CI_Telephone&gt;</w:t>
      </w:r>
    </w:p>
    <w:p w14:paraId="4895BF84" w14:textId="77777777" w:rsidR="00821744" w:rsidRDefault="00821744" w:rsidP="00821744">
      <w:pPr>
        <w:pStyle w:val="XMLelement0"/>
      </w:pPr>
      <w:r>
        <w:tab/>
      </w:r>
      <w:r>
        <w:tab/>
      </w:r>
      <w:r>
        <w:tab/>
      </w:r>
      <w:r>
        <w:tab/>
      </w:r>
      <w:r>
        <w:tab/>
      </w:r>
      <w:r>
        <w:tab/>
      </w:r>
      <w:r>
        <w:tab/>
      </w:r>
      <w:r>
        <w:tab/>
      </w:r>
      <w:r>
        <w:tab/>
      </w:r>
      <w:r>
        <w:tab/>
      </w:r>
      <w:r>
        <w:tab/>
        <w:t>&lt;gmd:voice&gt;</w:t>
      </w:r>
    </w:p>
    <w:p w14:paraId="33E108D7" w14:textId="77777777"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520-770-3500</w:t>
      </w:r>
      <w:r>
        <w:t>&lt;/gco:CharacterString&gt;</w:t>
      </w:r>
    </w:p>
    <w:p w14:paraId="5B1CEA6F" w14:textId="77777777" w:rsidR="00821744" w:rsidRDefault="00821744" w:rsidP="00821744">
      <w:pPr>
        <w:pStyle w:val="XMLelement0"/>
      </w:pPr>
      <w:r>
        <w:tab/>
      </w:r>
      <w:r>
        <w:tab/>
      </w:r>
      <w:r>
        <w:tab/>
      </w:r>
      <w:r>
        <w:tab/>
      </w:r>
      <w:r>
        <w:tab/>
      </w:r>
      <w:r>
        <w:tab/>
      </w:r>
      <w:r>
        <w:tab/>
      </w:r>
      <w:r>
        <w:tab/>
      </w:r>
      <w:r>
        <w:tab/>
      </w:r>
      <w:r>
        <w:tab/>
      </w:r>
      <w:r>
        <w:tab/>
        <w:t>&lt;/gmd:voice&gt;</w:t>
      </w:r>
    </w:p>
    <w:p w14:paraId="7F5A855A" w14:textId="77777777" w:rsidR="00821744" w:rsidRDefault="00821744" w:rsidP="00821744">
      <w:pPr>
        <w:pStyle w:val="XMLelement0"/>
      </w:pPr>
      <w:r>
        <w:tab/>
      </w:r>
      <w:r>
        <w:tab/>
      </w:r>
      <w:r>
        <w:tab/>
      </w:r>
      <w:r>
        <w:tab/>
      </w:r>
      <w:r>
        <w:tab/>
      </w:r>
      <w:r>
        <w:tab/>
      </w:r>
      <w:r>
        <w:tab/>
      </w:r>
      <w:r>
        <w:tab/>
      </w:r>
      <w:r>
        <w:tab/>
      </w:r>
      <w:r>
        <w:tab/>
      </w:r>
      <w:r>
        <w:tab/>
        <w:t>&lt;gmd:facsimile&gt;</w:t>
      </w:r>
    </w:p>
    <w:p w14:paraId="4EBAD684" w14:textId="77777777"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520-770-3505</w:t>
      </w:r>
      <w:r>
        <w:t>&lt;/gco:CharacterString&gt;</w:t>
      </w:r>
    </w:p>
    <w:p w14:paraId="70C45380" w14:textId="77777777" w:rsidR="00821744" w:rsidRDefault="00821744" w:rsidP="00821744">
      <w:pPr>
        <w:pStyle w:val="XMLelement0"/>
      </w:pPr>
      <w:r>
        <w:tab/>
      </w:r>
      <w:r>
        <w:tab/>
      </w:r>
      <w:r>
        <w:tab/>
      </w:r>
      <w:r>
        <w:tab/>
      </w:r>
      <w:r>
        <w:tab/>
      </w:r>
      <w:r>
        <w:tab/>
      </w:r>
      <w:r>
        <w:tab/>
      </w:r>
      <w:r>
        <w:tab/>
      </w:r>
      <w:r>
        <w:tab/>
      </w:r>
      <w:r>
        <w:tab/>
      </w:r>
      <w:r>
        <w:tab/>
        <w:t>&lt;/gmd:facsimile&gt;</w:t>
      </w:r>
    </w:p>
    <w:p w14:paraId="36C455A1" w14:textId="77777777" w:rsidR="00821744" w:rsidRDefault="00821744" w:rsidP="00821744">
      <w:pPr>
        <w:pStyle w:val="XMLelement0"/>
      </w:pPr>
      <w:r>
        <w:tab/>
      </w:r>
      <w:r>
        <w:tab/>
      </w:r>
      <w:r>
        <w:tab/>
      </w:r>
      <w:r>
        <w:tab/>
      </w:r>
      <w:r>
        <w:tab/>
      </w:r>
      <w:r>
        <w:tab/>
      </w:r>
      <w:r>
        <w:tab/>
      </w:r>
      <w:r>
        <w:tab/>
      </w:r>
      <w:r>
        <w:tab/>
      </w:r>
      <w:r>
        <w:tab/>
        <w:t>&lt;/gmd:CI_Telephone&gt;</w:t>
      </w:r>
    </w:p>
    <w:p w14:paraId="2515CC58" w14:textId="77777777" w:rsidR="00821744" w:rsidRDefault="00821744" w:rsidP="00821744">
      <w:pPr>
        <w:pStyle w:val="XMLelement0"/>
      </w:pPr>
      <w:r>
        <w:tab/>
      </w:r>
      <w:r>
        <w:tab/>
      </w:r>
      <w:r>
        <w:tab/>
      </w:r>
      <w:r>
        <w:tab/>
      </w:r>
      <w:r>
        <w:tab/>
      </w:r>
      <w:r>
        <w:tab/>
      </w:r>
      <w:r>
        <w:tab/>
      </w:r>
      <w:r>
        <w:tab/>
      </w:r>
      <w:r>
        <w:tab/>
        <w:t>&lt;/gmd:phone&gt;</w:t>
      </w:r>
    </w:p>
    <w:p w14:paraId="504D110D" w14:textId="77777777" w:rsidR="00821744" w:rsidRDefault="00821744" w:rsidP="00821744">
      <w:pPr>
        <w:pStyle w:val="XMLelement0"/>
      </w:pPr>
      <w:r>
        <w:tab/>
      </w:r>
      <w:r>
        <w:tab/>
      </w:r>
      <w:r>
        <w:tab/>
      </w:r>
      <w:r>
        <w:tab/>
      </w:r>
      <w:r>
        <w:tab/>
      </w:r>
      <w:r>
        <w:tab/>
      </w:r>
      <w:r>
        <w:tab/>
      </w:r>
      <w:r>
        <w:tab/>
      </w:r>
      <w:r>
        <w:tab/>
        <w:t>&lt;gmd:address&gt;</w:t>
      </w:r>
    </w:p>
    <w:p w14:paraId="37940BB2" w14:textId="77777777" w:rsidR="00821744" w:rsidRDefault="00821744" w:rsidP="00821744">
      <w:pPr>
        <w:pStyle w:val="XMLelement0"/>
      </w:pPr>
      <w:r>
        <w:lastRenderedPageBreak/>
        <w:tab/>
      </w:r>
      <w:r>
        <w:tab/>
      </w:r>
      <w:r>
        <w:tab/>
      </w:r>
      <w:r>
        <w:tab/>
      </w:r>
      <w:r>
        <w:tab/>
      </w:r>
      <w:r>
        <w:tab/>
      </w:r>
      <w:r>
        <w:tab/>
      </w:r>
      <w:r>
        <w:tab/>
      </w:r>
      <w:r>
        <w:tab/>
      </w:r>
      <w:r>
        <w:tab/>
        <w:t>&lt;gmd:CI_Address&gt;</w:t>
      </w:r>
    </w:p>
    <w:p w14:paraId="45917BB0" w14:textId="77777777" w:rsidR="00821744" w:rsidRDefault="00821744" w:rsidP="00821744">
      <w:pPr>
        <w:pStyle w:val="XMLelement0"/>
      </w:pPr>
      <w:r>
        <w:tab/>
      </w:r>
      <w:r>
        <w:tab/>
      </w:r>
      <w:r>
        <w:tab/>
      </w:r>
      <w:r>
        <w:tab/>
      </w:r>
      <w:r>
        <w:tab/>
      </w:r>
      <w:r>
        <w:tab/>
      </w:r>
      <w:r>
        <w:tab/>
      </w:r>
      <w:r>
        <w:tab/>
      </w:r>
      <w:r>
        <w:tab/>
      </w:r>
      <w:r>
        <w:tab/>
      </w:r>
      <w:r>
        <w:tab/>
        <w:t>&lt;gmd:deliveryPoint&gt;</w:t>
      </w:r>
    </w:p>
    <w:p w14:paraId="7942E879" w14:textId="77777777" w:rsidR="00821744" w:rsidRDefault="00821744" w:rsidP="0014590C">
      <w:pPr>
        <w:pStyle w:val="XMLelement0"/>
        <w:ind w:left="2400" w:hanging="2400"/>
      </w:pPr>
      <w:r>
        <w:tab/>
      </w:r>
      <w:r>
        <w:tab/>
      </w:r>
      <w:r>
        <w:tab/>
      </w:r>
      <w:r>
        <w:tab/>
      </w:r>
      <w:r>
        <w:tab/>
      </w:r>
      <w:r>
        <w:tab/>
      </w:r>
      <w:r>
        <w:tab/>
      </w:r>
      <w:r>
        <w:tab/>
      </w:r>
      <w:r>
        <w:tab/>
      </w:r>
      <w:r>
        <w:tab/>
      </w:r>
      <w:r>
        <w:tab/>
      </w:r>
      <w:r>
        <w:tab/>
        <w:t>&lt;gco:CharacterString&gt;</w:t>
      </w:r>
      <w:r w:rsidRPr="0014590C">
        <w:rPr>
          <w:color w:val="auto"/>
        </w:rPr>
        <w:t>416 W. Congress St., Suite 100</w:t>
      </w:r>
      <w:r>
        <w:t>&lt;/gco:CharacterString&gt;</w:t>
      </w:r>
    </w:p>
    <w:p w14:paraId="16DD6C7C" w14:textId="77777777" w:rsidR="00821744" w:rsidRDefault="00821744" w:rsidP="00821744">
      <w:pPr>
        <w:pStyle w:val="XMLelement0"/>
      </w:pPr>
      <w:r>
        <w:tab/>
      </w:r>
      <w:r>
        <w:tab/>
      </w:r>
      <w:r>
        <w:tab/>
      </w:r>
      <w:r>
        <w:tab/>
      </w:r>
      <w:r>
        <w:tab/>
      </w:r>
      <w:r>
        <w:tab/>
      </w:r>
      <w:r>
        <w:tab/>
      </w:r>
      <w:r>
        <w:tab/>
      </w:r>
      <w:r>
        <w:tab/>
      </w:r>
      <w:r>
        <w:tab/>
      </w:r>
      <w:r>
        <w:tab/>
        <w:t>&lt;/gmd:deliveryPoint&gt;</w:t>
      </w:r>
    </w:p>
    <w:p w14:paraId="479794B5" w14:textId="77777777" w:rsidR="00821744" w:rsidRDefault="00821744" w:rsidP="00821744">
      <w:pPr>
        <w:pStyle w:val="XMLelement0"/>
      </w:pPr>
      <w:r>
        <w:tab/>
      </w:r>
      <w:r>
        <w:tab/>
      </w:r>
      <w:r>
        <w:tab/>
      </w:r>
      <w:r>
        <w:tab/>
      </w:r>
      <w:r>
        <w:tab/>
      </w:r>
      <w:r>
        <w:tab/>
      </w:r>
      <w:r>
        <w:tab/>
      </w:r>
      <w:r>
        <w:tab/>
      </w:r>
      <w:r>
        <w:tab/>
      </w:r>
      <w:r>
        <w:tab/>
      </w:r>
      <w:r>
        <w:tab/>
        <w:t>&lt;gmd:city&gt;</w:t>
      </w:r>
    </w:p>
    <w:p w14:paraId="1D30BE6B" w14:textId="77777777"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Tucson</w:t>
      </w:r>
      <w:r>
        <w:t>&lt;/gco:CharacterString&gt;</w:t>
      </w:r>
    </w:p>
    <w:p w14:paraId="7205E077" w14:textId="77777777" w:rsidR="00821744" w:rsidRDefault="00821744" w:rsidP="00821744">
      <w:pPr>
        <w:pStyle w:val="XMLelement0"/>
      </w:pPr>
      <w:r>
        <w:tab/>
      </w:r>
      <w:r>
        <w:tab/>
      </w:r>
      <w:r>
        <w:tab/>
      </w:r>
      <w:r>
        <w:tab/>
      </w:r>
      <w:r>
        <w:tab/>
      </w:r>
      <w:r>
        <w:tab/>
      </w:r>
      <w:r>
        <w:tab/>
      </w:r>
      <w:r>
        <w:tab/>
      </w:r>
      <w:r>
        <w:tab/>
      </w:r>
      <w:r>
        <w:tab/>
      </w:r>
      <w:r>
        <w:tab/>
        <w:t>&lt;/gmd:city&gt;</w:t>
      </w:r>
    </w:p>
    <w:p w14:paraId="66812E03" w14:textId="77777777" w:rsidR="00821744" w:rsidRDefault="00821744" w:rsidP="00821744">
      <w:pPr>
        <w:pStyle w:val="XMLelement0"/>
      </w:pPr>
      <w:r>
        <w:tab/>
      </w:r>
      <w:r>
        <w:tab/>
      </w:r>
      <w:r>
        <w:tab/>
      </w:r>
      <w:r>
        <w:tab/>
      </w:r>
      <w:r>
        <w:tab/>
      </w:r>
      <w:r>
        <w:tab/>
      </w:r>
      <w:r>
        <w:tab/>
      </w:r>
      <w:r>
        <w:tab/>
      </w:r>
      <w:r>
        <w:tab/>
      </w:r>
      <w:r>
        <w:tab/>
      </w:r>
      <w:r>
        <w:tab/>
        <w:t>&lt;gmd:administrativeArea&gt;</w:t>
      </w:r>
    </w:p>
    <w:p w14:paraId="04CF21CE" w14:textId="77777777"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Arizona</w:t>
      </w:r>
      <w:r>
        <w:t>&lt;/gco:CharacterString&gt;</w:t>
      </w:r>
    </w:p>
    <w:p w14:paraId="195080DA" w14:textId="77777777" w:rsidR="00821744" w:rsidRDefault="00821744" w:rsidP="00821744">
      <w:pPr>
        <w:pStyle w:val="XMLelement0"/>
      </w:pPr>
      <w:r>
        <w:tab/>
      </w:r>
      <w:r>
        <w:tab/>
      </w:r>
      <w:r>
        <w:tab/>
      </w:r>
      <w:r>
        <w:tab/>
      </w:r>
      <w:r>
        <w:tab/>
      </w:r>
      <w:r>
        <w:tab/>
      </w:r>
      <w:r>
        <w:tab/>
      </w:r>
      <w:r>
        <w:tab/>
      </w:r>
      <w:r>
        <w:tab/>
      </w:r>
      <w:r>
        <w:tab/>
      </w:r>
      <w:r>
        <w:tab/>
        <w:t>&lt;/gmd:administrativeArea&gt;</w:t>
      </w:r>
    </w:p>
    <w:p w14:paraId="406BFAB2" w14:textId="77777777" w:rsidR="00821744" w:rsidRDefault="00821744" w:rsidP="00821744">
      <w:pPr>
        <w:pStyle w:val="XMLelement0"/>
      </w:pPr>
      <w:r>
        <w:tab/>
      </w:r>
      <w:r>
        <w:tab/>
      </w:r>
      <w:r>
        <w:tab/>
      </w:r>
      <w:r>
        <w:tab/>
      </w:r>
      <w:r>
        <w:tab/>
      </w:r>
      <w:r>
        <w:tab/>
      </w:r>
      <w:r>
        <w:tab/>
      </w:r>
      <w:r>
        <w:tab/>
      </w:r>
      <w:r>
        <w:tab/>
      </w:r>
      <w:r>
        <w:tab/>
      </w:r>
      <w:r>
        <w:tab/>
        <w:t>&lt;gmd:postalCode&gt;</w:t>
      </w:r>
    </w:p>
    <w:p w14:paraId="097D4DCB" w14:textId="77777777"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85701</w:t>
      </w:r>
      <w:r>
        <w:t>&lt;/gco:CharacterString&gt;</w:t>
      </w:r>
    </w:p>
    <w:p w14:paraId="271E1108" w14:textId="77777777" w:rsidR="00821744" w:rsidRDefault="00821744" w:rsidP="00821744">
      <w:pPr>
        <w:pStyle w:val="XMLelement0"/>
      </w:pPr>
      <w:r>
        <w:tab/>
      </w:r>
      <w:r>
        <w:tab/>
      </w:r>
      <w:r>
        <w:tab/>
      </w:r>
      <w:r>
        <w:tab/>
      </w:r>
      <w:r>
        <w:tab/>
      </w:r>
      <w:r>
        <w:tab/>
      </w:r>
      <w:r>
        <w:tab/>
      </w:r>
      <w:r>
        <w:tab/>
      </w:r>
      <w:r>
        <w:tab/>
      </w:r>
      <w:r>
        <w:tab/>
      </w:r>
      <w:r>
        <w:tab/>
        <w:t>&lt;/gmd:postalCode&gt;</w:t>
      </w:r>
    </w:p>
    <w:p w14:paraId="478020CB" w14:textId="77777777" w:rsidR="00821744" w:rsidRDefault="00821744" w:rsidP="00821744">
      <w:pPr>
        <w:pStyle w:val="XMLelement0"/>
      </w:pPr>
      <w:r>
        <w:tab/>
      </w:r>
      <w:r>
        <w:tab/>
      </w:r>
      <w:r>
        <w:tab/>
      </w:r>
      <w:r>
        <w:tab/>
      </w:r>
      <w:r>
        <w:tab/>
      </w:r>
      <w:r>
        <w:tab/>
      </w:r>
      <w:r>
        <w:tab/>
      </w:r>
      <w:r>
        <w:tab/>
      </w:r>
      <w:r>
        <w:tab/>
      </w:r>
      <w:r>
        <w:tab/>
      </w:r>
      <w:r>
        <w:tab/>
        <w:t>&lt;gmd:country&gt;</w:t>
      </w:r>
    </w:p>
    <w:p w14:paraId="1976F120" w14:textId="77777777"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USA</w:t>
      </w:r>
      <w:r>
        <w:t>&lt;/gco:CharacterString&gt;</w:t>
      </w:r>
    </w:p>
    <w:p w14:paraId="030D2940" w14:textId="77777777" w:rsidR="00821744" w:rsidRDefault="00821744" w:rsidP="00821744">
      <w:pPr>
        <w:pStyle w:val="XMLelement0"/>
      </w:pPr>
      <w:r>
        <w:tab/>
      </w:r>
      <w:r>
        <w:tab/>
      </w:r>
      <w:r>
        <w:tab/>
      </w:r>
      <w:r>
        <w:tab/>
      </w:r>
      <w:r>
        <w:tab/>
      </w:r>
      <w:r>
        <w:tab/>
      </w:r>
      <w:r>
        <w:tab/>
      </w:r>
      <w:r>
        <w:tab/>
      </w:r>
      <w:r>
        <w:tab/>
      </w:r>
      <w:r>
        <w:tab/>
      </w:r>
      <w:r>
        <w:tab/>
        <w:t>&lt;/gmd:country&gt;</w:t>
      </w:r>
    </w:p>
    <w:p w14:paraId="2AF440D0" w14:textId="77777777" w:rsidR="00821744" w:rsidRDefault="00821744" w:rsidP="00821744">
      <w:pPr>
        <w:pStyle w:val="XMLelement0"/>
      </w:pPr>
      <w:r>
        <w:tab/>
      </w:r>
      <w:r>
        <w:tab/>
      </w:r>
      <w:r>
        <w:tab/>
      </w:r>
      <w:r>
        <w:tab/>
      </w:r>
      <w:r>
        <w:tab/>
      </w:r>
      <w:r>
        <w:tab/>
      </w:r>
      <w:r>
        <w:tab/>
      </w:r>
      <w:r>
        <w:tab/>
      </w:r>
      <w:r>
        <w:tab/>
      </w:r>
      <w:r>
        <w:tab/>
      </w:r>
      <w:r>
        <w:tab/>
        <w:t>&lt;gmd:electronicMailAddress&gt;</w:t>
      </w:r>
    </w:p>
    <w:p w14:paraId="776726C1" w14:textId="77777777"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Steve.rauzi@azgs.az.go</w:t>
      </w:r>
      <w:r w:rsidR="00256D0B" w:rsidRPr="00256D0B">
        <w:rPr>
          <w:color w:val="auto"/>
        </w:rPr>
        <w:t>v</w:t>
      </w:r>
      <w:r>
        <w:t>&lt;/gco:CharacterString&gt;</w:t>
      </w:r>
    </w:p>
    <w:p w14:paraId="4B46BDFD" w14:textId="77777777" w:rsidR="00821744" w:rsidRDefault="00821744" w:rsidP="00821744">
      <w:pPr>
        <w:pStyle w:val="XMLelement0"/>
      </w:pPr>
      <w:r>
        <w:tab/>
      </w:r>
      <w:r>
        <w:tab/>
      </w:r>
      <w:r>
        <w:tab/>
      </w:r>
      <w:r>
        <w:tab/>
      </w:r>
      <w:r>
        <w:tab/>
      </w:r>
      <w:r>
        <w:tab/>
      </w:r>
      <w:r>
        <w:tab/>
      </w:r>
      <w:r>
        <w:tab/>
      </w:r>
      <w:r>
        <w:tab/>
      </w:r>
      <w:r>
        <w:tab/>
      </w:r>
      <w:r>
        <w:tab/>
        <w:t>&lt;/gmd:electronicMailAddress&gt;</w:t>
      </w:r>
    </w:p>
    <w:p w14:paraId="73F360C2" w14:textId="77777777" w:rsidR="00821744" w:rsidRDefault="00821744" w:rsidP="00821744">
      <w:pPr>
        <w:pStyle w:val="XMLelement0"/>
      </w:pPr>
      <w:r>
        <w:tab/>
      </w:r>
      <w:r>
        <w:tab/>
      </w:r>
      <w:r>
        <w:tab/>
      </w:r>
      <w:r>
        <w:tab/>
      </w:r>
      <w:r>
        <w:tab/>
      </w:r>
      <w:r>
        <w:tab/>
      </w:r>
      <w:r>
        <w:tab/>
      </w:r>
      <w:r>
        <w:tab/>
      </w:r>
      <w:r>
        <w:tab/>
      </w:r>
      <w:r>
        <w:tab/>
        <w:t>&lt;/gmd:CI_Address&gt;</w:t>
      </w:r>
    </w:p>
    <w:p w14:paraId="5AD3E81D" w14:textId="77777777" w:rsidR="00821744" w:rsidRDefault="00821744" w:rsidP="00821744">
      <w:pPr>
        <w:pStyle w:val="XMLelement0"/>
      </w:pPr>
      <w:r>
        <w:tab/>
      </w:r>
      <w:r>
        <w:tab/>
      </w:r>
      <w:r>
        <w:tab/>
      </w:r>
      <w:r>
        <w:tab/>
      </w:r>
      <w:r>
        <w:tab/>
      </w:r>
      <w:r>
        <w:tab/>
      </w:r>
      <w:r>
        <w:tab/>
      </w:r>
      <w:r>
        <w:tab/>
      </w:r>
      <w:r>
        <w:tab/>
        <w:t>&lt;/gmd:address&gt;</w:t>
      </w:r>
    </w:p>
    <w:p w14:paraId="0E7C8145" w14:textId="77777777" w:rsidR="00821744" w:rsidRDefault="00821744" w:rsidP="00821744">
      <w:pPr>
        <w:pStyle w:val="XMLelement0"/>
      </w:pPr>
      <w:r>
        <w:tab/>
      </w:r>
      <w:r>
        <w:tab/>
      </w:r>
      <w:r>
        <w:tab/>
      </w:r>
      <w:r>
        <w:tab/>
      </w:r>
      <w:r>
        <w:tab/>
      </w:r>
      <w:r>
        <w:tab/>
      </w:r>
      <w:r>
        <w:tab/>
      </w:r>
      <w:r>
        <w:tab/>
        <w:t>&lt;/gmd:CI_Contact&gt;</w:t>
      </w:r>
    </w:p>
    <w:p w14:paraId="5977FAA6" w14:textId="77777777" w:rsidR="00821744" w:rsidRDefault="00821744" w:rsidP="00821744">
      <w:pPr>
        <w:pStyle w:val="XMLelement0"/>
      </w:pPr>
      <w:r>
        <w:tab/>
      </w:r>
      <w:r>
        <w:tab/>
      </w:r>
      <w:r>
        <w:tab/>
      </w:r>
      <w:r>
        <w:tab/>
      </w:r>
      <w:r>
        <w:tab/>
      </w:r>
      <w:r>
        <w:tab/>
      </w:r>
      <w:r>
        <w:tab/>
        <w:t>&lt;/gmd:contactInfo&gt;</w:t>
      </w:r>
    </w:p>
    <w:p w14:paraId="6AD79030" w14:textId="77777777" w:rsidR="00821744" w:rsidRDefault="00256D0B" w:rsidP="00256D0B">
      <w:pPr>
        <w:pStyle w:val="XMLcommetn"/>
      </w:pPr>
      <w:r>
        <w:tab/>
      </w:r>
      <w:r>
        <w:tab/>
      </w:r>
      <w:r>
        <w:tab/>
      </w:r>
      <w:r>
        <w:tab/>
      </w:r>
      <w:r w:rsidR="002F0149">
        <w:t xml:space="preserve">         </w:t>
      </w:r>
      <w:r w:rsidR="00821744">
        <w:t>&lt;!-- (M-M) ISO 19139 Mandatory: contact role  --&gt;</w:t>
      </w:r>
    </w:p>
    <w:p w14:paraId="6AC37221" w14:textId="77777777" w:rsidR="00821744" w:rsidRDefault="00821744" w:rsidP="00256D0B">
      <w:pPr>
        <w:pStyle w:val="XMLelement0"/>
      </w:pPr>
      <w:r>
        <w:tab/>
      </w:r>
      <w:r>
        <w:tab/>
      </w:r>
      <w:r>
        <w:tab/>
      </w:r>
      <w:r>
        <w:tab/>
      </w:r>
      <w:r>
        <w:tab/>
      </w:r>
      <w:r>
        <w:tab/>
      </w:r>
      <w:r>
        <w:tab/>
        <w:t>&lt;gmd:role&gt;</w:t>
      </w:r>
    </w:p>
    <w:p w14:paraId="66FE3D05" w14:textId="77777777" w:rsidR="00821744" w:rsidRDefault="00256D0B" w:rsidP="00256D0B">
      <w:pPr>
        <w:pStyle w:val="XMLcommetn"/>
      </w:pPr>
      <w:r>
        <w:tab/>
      </w:r>
      <w:r>
        <w:tab/>
      </w:r>
      <w:r>
        <w:tab/>
      </w:r>
      <w:r>
        <w:tab/>
      </w:r>
      <w:r w:rsidR="002F0149">
        <w:t xml:space="preserve">         </w:t>
      </w:r>
      <w:r w:rsidR="00821744">
        <w:t>&lt;!-- CI_RoleCode values in this context:  {originator, principalInvestigator, processor, author, custodian} --&gt;</w:t>
      </w:r>
    </w:p>
    <w:p w14:paraId="4277CB46" w14:textId="77777777" w:rsidR="00821744" w:rsidRDefault="00821744" w:rsidP="00256D0B">
      <w:pPr>
        <w:pStyle w:val="XMLelement0"/>
        <w:ind w:left="1700" w:hanging="1700"/>
      </w:pPr>
      <w:r>
        <w:tab/>
      </w:r>
      <w:r>
        <w:tab/>
      </w:r>
      <w:r>
        <w:tab/>
      </w:r>
      <w:r>
        <w:tab/>
      </w:r>
      <w:r>
        <w:tab/>
      </w:r>
      <w:r>
        <w:tab/>
      </w:r>
      <w:r>
        <w:tab/>
      </w:r>
      <w:r>
        <w:tab/>
      </w:r>
      <w:r w:rsidRPr="00256D0B">
        <w:t>&lt;gmd:CI_RoleCode</w:t>
      </w:r>
      <w:r>
        <w:t xml:space="preserve"> </w:t>
      </w:r>
      <w:r w:rsidRPr="00256D0B">
        <w:rPr>
          <w:rStyle w:val="XMLattributeChar0"/>
        </w:rPr>
        <w:t>codeList</w:t>
      </w:r>
      <w:r w:rsidRPr="00256D0B">
        <w:rPr>
          <w:color w:val="auto"/>
        </w:rPr>
        <w:t>=</w:t>
      </w:r>
      <w:r w:rsidRPr="00256D0B">
        <w:rPr>
          <w:rStyle w:val="XMLattributeValueChar"/>
        </w:rPr>
        <w:t>"http://www.isotc211.org/2005/resources/Codelist/gmxCodelists.xml#CI_RoleCode</w:t>
      </w:r>
      <w:r>
        <w:t xml:space="preserve">" </w:t>
      </w:r>
      <w:r w:rsidRPr="00256D0B">
        <w:rPr>
          <w:rStyle w:val="XMLattributeChar0"/>
        </w:rPr>
        <w:t>codeListValue</w:t>
      </w:r>
      <w:r w:rsidRPr="00256D0B">
        <w:rPr>
          <w:color w:val="auto"/>
        </w:rPr>
        <w:t>=</w:t>
      </w:r>
      <w:r w:rsidRPr="00256D0B">
        <w:rPr>
          <w:rStyle w:val="XMLattributeValueChar"/>
        </w:rPr>
        <w:t>"custodian"</w:t>
      </w:r>
      <w:r>
        <w:t>&gt;</w:t>
      </w:r>
      <w:r w:rsidRPr="00256D0B">
        <w:rPr>
          <w:color w:val="auto"/>
        </w:rPr>
        <w:t>custodian</w:t>
      </w:r>
      <w:r>
        <w:t>&lt;/gmd:CI_RoleCode&gt;</w:t>
      </w:r>
    </w:p>
    <w:p w14:paraId="08BE09D6" w14:textId="77777777" w:rsidR="00821744" w:rsidRDefault="00821744" w:rsidP="00821744">
      <w:pPr>
        <w:pStyle w:val="XMLelement0"/>
      </w:pPr>
      <w:r>
        <w:tab/>
      </w:r>
      <w:r>
        <w:tab/>
      </w:r>
      <w:r>
        <w:tab/>
      </w:r>
      <w:r>
        <w:tab/>
      </w:r>
      <w:r>
        <w:tab/>
      </w:r>
      <w:r>
        <w:tab/>
      </w:r>
      <w:r>
        <w:tab/>
        <w:t>&lt;/gmd:role&gt;</w:t>
      </w:r>
    </w:p>
    <w:p w14:paraId="7D8BFC34" w14:textId="77777777" w:rsidR="00821744" w:rsidRDefault="00821744" w:rsidP="00821744">
      <w:pPr>
        <w:pStyle w:val="XMLelement0"/>
      </w:pPr>
      <w:r>
        <w:tab/>
      </w:r>
      <w:r>
        <w:tab/>
      </w:r>
      <w:r>
        <w:tab/>
      </w:r>
      <w:r>
        <w:tab/>
      </w:r>
      <w:r>
        <w:tab/>
      </w:r>
      <w:r>
        <w:tab/>
        <w:t>&lt;/gmd:CI_ResponsibleParty&gt;</w:t>
      </w:r>
    </w:p>
    <w:p w14:paraId="7E575032" w14:textId="77777777" w:rsidR="00821744" w:rsidRDefault="00821744" w:rsidP="00821744">
      <w:pPr>
        <w:pStyle w:val="XMLelement0"/>
      </w:pPr>
      <w:r>
        <w:tab/>
      </w:r>
      <w:r>
        <w:tab/>
      </w:r>
      <w:r>
        <w:tab/>
      </w:r>
      <w:r>
        <w:tab/>
      </w:r>
      <w:r>
        <w:tab/>
        <w:t>&lt;/gmd:citedResponsibleParty&gt;</w:t>
      </w:r>
    </w:p>
    <w:p w14:paraId="76AC915C" w14:textId="77777777" w:rsidR="00821744" w:rsidRDefault="00256D0B" w:rsidP="00256D0B">
      <w:pPr>
        <w:pStyle w:val="XMLcommetn"/>
      </w:pPr>
      <w:r>
        <w:tab/>
      </w:r>
      <w:r>
        <w:tab/>
      </w:r>
      <w:r>
        <w:tab/>
      </w:r>
      <w:r>
        <w:tab/>
      </w:r>
      <w:r w:rsidR="002F0149">
        <w:t xml:space="preserve">         </w:t>
      </w:r>
      <w:r w:rsidR="00821744">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p>
    <w:p w14:paraId="555178B9" w14:textId="77777777" w:rsidR="00821744" w:rsidRDefault="00256D0B" w:rsidP="00256D0B">
      <w:pPr>
        <w:pStyle w:val="XMLcommetn"/>
      </w:pPr>
      <w:r>
        <w:tab/>
      </w:r>
      <w:r>
        <w:tab/>
      </w:r>
      <w:r>
        <w:tab/>
      </w:r>
      <w:r>
        <w:tab/>
      </w:r>
      <w:r w:rsidR="002F0149">
        <w:t xml:space="preserve">        </w:t>
      </w:r>
      <w:r w:rsidR="00821744">
        <w:t>&lt;!-- in this example, the original log was acquired by a pen on a strip chart recorder... --&gt;</w:t>
      </w:r>
    </w:p>
    <w:p w14:paraId="31912640" w14:textId="77777777" w:rsidR="00821744" w:rsidRDefault="00256D0B" w:rsidP="00256D0B">
      <w:pPr>
        <w:pStyle w:val="XMLelement0"/>
      </w:pPr>
      <w:r>
        <w:tab/>
      </w:r>
      <w:r>
        <w:tab/>
      </w:r>
      <w:r>
        <w:tab/>
      </w:r>
      <w:r>
        <w:tab/>
      </w:r>
      <w:r w:rsidR="00821744">
        <w:t>&lt;gmd:presentationForm&gt;</w:t>
      </w:r>
    </w:p>
    <w:p w14:paraId="2875454F" w14:textId="77777777" w:rsidR="00256D0B" w:rsidRDefault="00256D0B" w:rsidP="00256D0B">
      <w:pPr>
        <w:pStyle w:val="XMLcommetn"/>
      </w:pPr>
      <w:r>
        <w:tab/>
      </w:r>
      <w:r>
        <w:tab/>
      </w:r>
      <w:r>
        <w:tab/>
      </w:r>
      <w:r>
        <w:tab/>
      </w:r>
      <w:r w:rsidR="002F0149">
        <w:t xml:space="preserve">         </w:t>
      </w:r>
      <w:r w:rsidR="00821744">
        <w:t>&lt;!-- CI_PresentationFormCode names: {documentDigital, documentHardcopy, im-ageDigital, image-Hardcopy, mapDigital, mapHardcopy, modelDigital, model-Hardcopy, profileDigital, profileHardcopy, tableDigital, tableHardcopy, videoDigital, videoHardcopy, audioDigital} --&gt;</w:t>
      </w:r>
    </w:p>
    <w:p w14:paraId="35F0BC4B" w14:textId="77777777" w:rsidR="00821744" w:rsidRDefault="00256D0B" w:rsidP="00256D0B">
      <w:pPr>
        <w:pStyle w:val="XMLcommetn"/>
      </w:pPr>
      <w:r>
        <w:rPr>
          <w:rStyle w:val="XMLelementChar0"/>
        </w:rPr>
        <w:tab/>
      </w:r>
      <w:r>
        <w:rPr>
          <w:rStyle w:val="XMLelementChar0"/>
        </w:rPr>
        <w:tab/>
      </w:r>
      <w:r>
        <w:rPr>
          <w:rStyle w:val="XMLelementChar0"/>
        </w:rPr>
        <w:tab/>
      </w:r>
      <w:r>
        <w:rPr>
          <w:rStyle w:val="XMLelementChar0"/>
        </w:rPr>
        <w:tab/>
      </w:r>
      <w:r>
        <w:rPr>
          <w:rStyle w:val="XMLelementChar0"/>
        </w:rPr>
        <w:tab/>
      </w:r>
      <w:r>
        <w:rPr>
          <w:rStyle w:val="XMLelementChar0"/>
        </w:rPr>
        <w:tab/>
      </w:r>
      <w:r w:rsidR="00821744" w:rsidRPr="00256D0B">
        <w:rPr>
          <w:rStyle w:val="XMLelementChar0"/>
        </w:rPr>
        <w:t>&lt;gmd:CI_PresentationFormCode</w:t>
      </w:r>
      <w:r>
        <w:t xml:space="preserve"> </w:t>
      </w:r>
      <w:r w:rsidR="00821744" w:rsidRPr="00256D0B">
        <w:rPr>
          <w:rStyle w:val="XMLattributeChar0"/>
        </w:rPr>
        <w:t>codeList</w:t>
      </w:r>
      <w:r w:rsidR="00821744" w:rsidRPr="00256D0B">
        <w:rPr>
          <w:color w:val="auto"/>
        </w:rPr>
        <w:t>=</w:t>
      </w:r>
      <w:r w:rsidR="00821744" w:rsidRPr="00256D0B">
        <w:rPr>
          <w:rStyle w:val="XMLattributeValueChar"/>
        </w:rPr>
        <w:t>"http://www.isotc211.org/2005/resources/Codelist/gmxCodelists.xml#CI_</w:t>
      </w:r>
      <w:r w:rsidR="00821744" w:rsidRPr="00256D0B">
        <w:rPr>
          <w:rStyle w:val="XMLattributeValueChar"/>
        </w:rPr>
        <w:lastRenderedPageBreak/>
        <w:t>PresentationFormCode"</w:t>
      </w:r>
      <w:r w:rsidR="00821744">
        <w:t xml:space="preserve"> </w:t>
      </w:r>
      <w:r w:rsidR="00821744" w:rsidRPr="00256D0B">
        <w:rPr>
          <w:rStyle w:val="XMLattributeChar0"/>
        </w:rPr>
        <w:t>codeListValue</w:t>
      </w:r>
      <w:r w:rsidR="00821744" w:rsidRPr="00256D0B">
        <w:rPr>
          <w:color w:val="auto"/>
        </w:rPr>
        <w:t>=</w:t>
      </w:r>
      <w:r w:rsidR="00821744" w:rsidRPr="00256D0B">
        <w:rPr>
          <w:rStyle w:val="XMLattributeValueChar"/>
        </w:rPr>
        <w:t>"documentHardcopy"</w:t>
      </w:r>
      <w:r w:rsidR="00821744">
        <w:t>&gt;</w:t>
      </w:r>
      <w:r w:rsidR="00821744" w:rsidRPr="00256D0B">
        <w:rPr>
          <w:color w:val="auto"/>
        </w:rPr>
        <w:t>hardcopy on pa-per&lt;/</w:t>
      </w:r>
      <w:r w:rsidR="00821744" w:rsidRPr="00256D0B">
        <w:t>gmd:CI_PresentationFormCode&gt;</w:t>
      </w:r>
    </w:p>
    <w:p w14:paraId="6F7465DB" w14:textId="77777777" w:rsidR="00821744" w:rsidRDefault="00256D0B" w:rsidP="00821744">
      <w:pPr>
        <w:pStyle w:val="XMLelement0"/>
      </w:pPr>
      <w:r>
        <w:tab/>
      </w:r>
      <w:r>
        <w:tab/>
      </w:r>
      <w:r>
        <w:tab/>
      </w:r>
      <w:r>
        <w:tab/>
      </w:r>
      <w:r w:rsidR="00821744">
        <w:t>&lt;/gmd:presentationForm&gt;</w:t>
      </w:r>
    </w:p>
    <w:p w14:paraId="5F746FE1" w14:textId="77777777" w:rsidR="00821744" w:rsidRDefault="00821744" w:rsidP="00256D0B">
      <w:pPr>
        <w:pStyle w:val="XMLcommetn"/>
      </w:pPr>
      <w:r>
        <w:tab/>
      </w:r>
      <w:r>
        <w:tab/>
      </w:r>
      <w:r>
        <w:tab/>
      </w:r>
      <w:r>
        <w:tab/>
      </w:r>
      <w:r>
        <w:tab/>
      </w:r>
      <w:r w:rsidR="00256D0B">
        <w:t xml:space="preserve">      </w:t>
      </w:r>
      <w:r>
        <w:t>&lt;!-- (O-O) Resource series - Information about the series or collection of which the cited resource is a part. --&gt;</w:t>
      </w:r>
    </w:p>
    <w:p w14:paraId="10F4E52E" w14:textId="77777777" w:rsidR="00821744" w:rsidRDefault="00821744" w:rsidP="00821744">
      <w:pPr>
        <w:pStyle w:val="XMLelement0"/>
      </w:pPr>
      <w:r>
        <w:tab/>
      </w:r>
      <w:r>
        <w:tab/>
      </w:r>
      <w:r>
        <w:tab/>
      </w:r>
      <w:r>
        <w:tab/>
      </w:r>
      <w:r>
        <w:tab/>
        <w:t>&lt;gmd:series&gt;</w:t>
      </w:r>
    </w:p>
    <w:p w14:paraId="1E08D268" w14:textId="77777777" w:rsidR="00821744" w:rsidRDefault="00821744" w:rsidP="00821744">
      <w:pPr>
        <w:pStyle w:val="XMLelement0"/>
      </w:pPr>
      <w:r>
        <w:tab/>
      </w:r>
      <w:r>
        <w:tab/>
      </w:r>
      <w:r>
        <w:tab/>
      </w:r>
      <w:r>
        <w:tab/>
      </w:r>
      <w:r>
        <w:tab/>
      </w:r>
      <w:r>
        <w:tab/>
        <w:t>&lt;gmd:CI_Series&gt;</w:t>
      </w:r>
    </w:p>
    <w:p w14:paraId="537C9834" w14:textId="77777777" w:rsidR="00821744" w:rsidRDefault="00821744" w:rsidP="00821744">
      <w:pPr>
        <w:pStyle w:val="XMLelement0"/>
      </w:pPr>
      <w:r>
        <w:tab/>
      </w:r>
      <w:r>
        <w:tab/>
      </w:r>
      <w:r>
        <w:tab/>
      </w:r>
      <w:r>
        <w:tab/>
      </w:r>
      <w:r>
        <w:tab/>
      </w:r>
      <w:r>
        <w:tab/>
      </w:r>
      <w:r>
        <w:tab/>
        <w:t>&lt;gmd:name&gt;</w:t>
      </w:r>
    </w:p>
    <w:p w14:paraId="6DE7D41C" w14:textId="77777777" w:rsidR="00821744" w:rsidRDefault="00821744" w:rsidP="00256D0B">
      <w:pPr>
        <w:pStyle w:val="XMLcommetn"/>
      </w:pPr>
      <w:r>
        <w:tab/>
      </w:r>
      <w:r>
        <w:tab/>
      </w:r>
      <w:r>
        <w:tab/>
      </w:r>
      <w:r>
        <w:tab/>
      </w:r>
      <w:r>
        <w:tab/>
      </w:r>
      <w:r>
        <w:tab/>
      </w:r>
      <w:r>
        <w:tab/>
      </w:r>
      <w:r>
        <w:tab/>
        <w:t>&lt;!-- Name of the publication series or aggregate dataset of which the referenced dataset is a part. --&gt;</w:t>
      </w:r>
    </w:p>
    <w:p w14:paraId="71C1327A" w14:textId="77777777" w:rsidR="00821744" w:rsidRDefault="00821744" w:rsidP="00821744">
      <w:pPr>
        <w:pStyle w:val="XMLelement0"/>
      </w:pPr>
      <w:r>
        <w:tab/>
      </w:r>
      <w:r>
        <w:tab/>
      </w:r>
      <w:r>
        <w:tab/>
      </w:r>
      <w:r>
        <w:tab/>
      </w:r>
      <w:r>
        <w:tab/>
      </w:r>
      <w:r>
        <w:tab/>
      </w:r>
      <w:r>
        <w:tab/>
      </w:r>
      <w:r>
        <w:tab/>
        <w:t>&lt;gco:CharacterString&gt;</w:t>
      </w:r>
      <w:r w:rsidR="00256D0B">
        <w:rPr>
          <w:color w:val="auto"/>
        </w:rPr>
        <w:t>AZGS well log li</w:t>
      </w:r>
      <w:r w:rsidRPr="00256D0B">
        <w:rPr>
          <w:color w:val="auto"/>
        </w:rPr>
        <w:t>brary</w:t>
      </w:r>
      <w:r>
        <w:t>&lt;/gco:CharacterString&gt;</w:t>
      </w:r>
    </w:p>
    <w:p w14:paraId="1BBA5959" w14:textId="77777777" w:rsidR="00821744" w:rsidRDefault="00821744" w:rsidP="00821744">
      <w:pPr>
        <w:pStyle w:val="XMLelement0"/>
      </w:pPr>
      <w:r>
        <w:tab/>
      </w:r>
      <w:r>
        <w:tab/>
      </w:r>
      <w:r>
        <w:tab/>
      </w:r>
      <w:r>
        <w:tab/>
      </w:r>
      <w:r>
        <w:tab/>
      </w:r>
      <w:r>
        <w:tab/>
      </w:r>
      <w:r>
        <w:tab/>
        <w:t>&lt;/gmd:name&gt;</w:t>
      </w:r>
    </w:p>
    <w:p w14:paraId="57027BE1" w14:textId="77777777" w:rsidR="00821744" w:rsidRDefault="00821744" w:rsidP="00821744">
      <w:pPr>
        <w:pStyle w:val="XMLelement0"/>
      </w:pPr>
      <w:r>
        <w:tab/>
      </w:r>
      <w:r>
        <w:tab/>
      </w:r>
      <w:r>
        <w:tab/>
      </w:r>
      <w:r>
        <w:tab/>
      </w:r>
      <w:r>
        <w:tab/>
      </w:r>
      <w:r>
        <w:tab/>
        <w:t>&lt;/gmd:CI_Series&gt;</w:t>
      </w:r>
    </w:p>
    <w:p w14:paraId="15574AB2" w14:textId="77777777" w:rsidR="00821744" w:rsidRDefault="00821744" w:rsidP="00821744">
      <w:pPr>
        <w:pStyle w:val="XMLelement0"/>
      </w:pPr>
      <w:r>
        <w:tab/>
      </w:r>
      <w:r>
        <w:tab/>
      </w:r>
      <w:r>
        <w:tab/>
      </w:r>
      <w:r>
        <w:tab/>
      </w:r>
      <w:r>
        <w:tab/>
        <w:t>&lt;/gmd:series&gt;</w:t>
      </w:r>
    </w:p>
    <w:p w14:paraId="50D94DFA" w14:textId="77777777" w:rsidR="00821744" w:rsidRDefault="00821744" w:rsidP="00256D0B">
      <w:pPr>
        <w:pStyle w:val="XMLcommetn"/>
      </w:pPr>
      <w:r>
        <w:tab/>
      </w:r>
      <w:r>
        <w:tab/>
      </w:r>
      <w:r>
        <w:tab/>
      </w:r>
      <w:r>
        <w:tab/>
      </w:r>
      <w:r>
        <w:tab/>
      </w:r>
      <w:r w:rsidR="00256D0B">
        <w:t xml:space="preserve">      </w:t>
      </w:r>
      <w:r>
        <w:t>&lt;!-- (O-O) Resource other citation details; Recommended practice: a complete recommended bibliographic citation should be specified in this element. --&gt;</w:t>
      </w:r>
    </w:p>
    <w:p w14:paraId="3B915C51" w14:textId="77777777" w:rsidR="00821744" w:rsidRDefault="00821744" w:rsidP="00821744">
      <w:pPr>
        <w:pStyle w:val="XMLelement0"/>
      </w:pPr>
      <w:r>
        <w:tab/>
      </w:r>
      <w:r>
        <w:tab/>
      </w:r>
      <w:r>
        <w:tab/>
      </w:r>
      <w:r>
        <w:tab/>
      </w:r>
      <w:r>
        <w:tab/>
        <w:t>&lt;gmd:otherCitationDetails&gt;</w:t>
      </w:r>
    </w:p>
    <w:p w14:paraId="528F69DD" w14:textId="77777777" w:rsidR="00821744" w:rsidRDefault="00821744" w:rsidP="00821744">
      <w:pPr>
        <w:pStyle w:val="XMLelement0"/>
      </w:pPr>
      <w:r>
        <w:tab/>
      </w:r>
      <w:r>
        <w:tab/>
      </w:r>
      <w:r>
        <w:tab/>
      </w:r>
      <w:r>
        <w:tab/>
      </w:r>
      <w:r>
        <w:tab/>
      </w:r>
      <w:r>
        <w:tab/>
        <w:t>&lt;gco:CharacterString&gt;</w:t>
      </w:r>
    </w:p>
    <w:p w14:paraId="62DD2657" w14:textId="77777777" w:rsidR="00821744" w:rsidRDefault="00821744" w:rsidP="00541917">
      <w:pPr>
        <w:pStyle w:val="XMLelement0"/>
        <w:ind w:left="1300" w:hanging="1300"/>
      </w:pPr>
      <w:r>
        <w:tab/>
      </w:r>
      <w:r>
        <w:tab/>
      </w:r>
      <w:r>
        <w:tab/>
      </w:r>
      <w:r>
        <w:tab/>
      </w:r>
      <w:r>
        <w:tab/>
      </w:r>
      <w:r>
        <w:tab/>
      </w:r>
      <w:r>
        <w:tab/>
      </w:r>
      <w:r w:rsidRPr="00541917">
        <w:rPr>
          <w:color w:val="auto"/>
        </w:rPr>
        <w:t>Scanned Borehole Compensated Sonic Log</w:t>
      </w:r>
      <w:r w:rsidR="00541917">
        <w:rPr>
          <w:color w:val="auto"/>
        </w:rPr>
        <w:t xml:space="preserve"> for 0391, Kerr-McGee08 Navajo,1967: </w:t>
      </w:r>
      <w:r w:rsidRPr="00541917">
        <w:rPr>
          <w:color w:val="auto"/>
        </w:rPr>
        <w:t>Tucson, AZ, Arizona Geological Survey Well Log Li-brary, scanned log file, 1 pdf document.</w:t>
      </w:r>
      <w:r>
        <w:t xml:space="preserve"> </w:t>
      </w:r>
    </w:p>
    <w:p w14:paraId="5914B663" w14:textId="77777777" w:rsidR="00821744" w:rsidRDefault="00821744" w:rsidP="00821744">
      <w:pPr>
        <w:pStyle w:val="XMLelement0"/>
      </w:pPr>
      <w:r>
        <w:tab/>
      </w:r>
      <w:r>
        <w:tab/>
      </w:r>
      <w:r>
        <w:tab/>
      </w:r>
      <w:r>
        <w:tab/>
      </w:r>
      <w:r>
        <w:tab/>
      </w:r>
      <w:r>
        <w:tab/>
        <w:t>&lt;/gco:CharacterString&gt;</w:t>
      </w:r>
    </w:p>
    <w:p w14:paraId="0AA5EB8E" w14:textId="77777777" w:rsidR="00821744" w:rsidRDefault="00821744" w:rsidP="00821744">
      <w:pPr>
        <w:pStyle w:val="XMLelement0"/>
      </w:pPr>
      <w:r>
        <w:tab/>
      </w:r>
      <w:r>
        <w:tab/>
      </w:r>
      <w:r>
        <w:tab/>
      </w:r>
      <w:r>
        <w:tab/>
      </w:r>
      <w:r>
        <w:tab/>
        <w:t>&lt;/gmd:otherCitationDetails&gt;</w:t>
      </w:r>
    </w:p>
    <w:p w14:paraId="1A4A562B" w14:textId="77777777" w:rsidR="00821744" w:rsidRDefault="00821744" w:rsidP="00541917">
      <w:pPr>
        <w:pStyle w:val="XMLcommetn"/>
      </w:pPr>
      <w:r>
        <w:tab/>
      </w:r>
      <w:r>
        <w:tab/>
      </w:r>
      <w:r>
        <w:tab/>
      </w:r>
      <w:r>
        <w:tab/>
      </w:r>
      <w:r>
        <w:tab/>
      </w:r>
      <w:r w:rsidR="00541917">
        <w:t xml:space="preserve">      </w:t>
      </w:r>
      <w: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p>
    <w:p w14:paraId="30D87036" w14:textId="77777777" w:rsidR="00821744" w:rsidRDefault="00821744" w:rsidP="00821744">
      <w:pPr>
        <w:pStyle w:val="XMLelement0"/>
      </w:pPr>
      <w:r>
        <w:tab/>
      </w:r>
      <w:r>
        <w:tab/>
      </w:r>
      <w:r>
        <w:tab/>
      </w:r>
      <w:r>
        <w:tab/>
      </w:r>
      <w:r>
        <w:tab/>
        <w:t xml:space="preserve">&lt;gmd:collectiveTitle </w:t>
      </w:r>
      <w:r w:rsidRPr="00541917">
        <w:rPr>
          <w:rStyle w:val="XMLattributeChar0"/>
        </w:rPr>
        <w:t>gco:nilReason</w:t>
      </w:r>
      <w:r w:rsidRPr="00541917">
        <w:rPr>
          <w:color w:val="auto"/>
        </w:rPr>
        <w:t>=</w:t>
      </w:r>
      <w:r w:rsidRPr="00541917">
        <w:rPr>
          <w:rStyle w:val="XMLattributeValueChar"/>
        </w:rPr>
        <w:t>"inapplicable"</w:t>
      </w:r>
      <w:r>
        <w:t>/&gt;</w:t>
      </w:r>
    </w:p>
    <w:p w14:paraId="7A55911E" w14:textId="77777777" w:rsidR="00821744" w:rsidRDefault="00821744" w:rsidP="00821744">
      <w:pPr>
        <w:pStyle w:val="XMLelement0"/>
      </w:pPr>
      <w:r>
        <w:tab/>
      </w:r>
      <w:r>
        <w:tab/>
      </w:r>
      <w:r>
        <w:tab/>
      </w:r>
      <w:r>
        <w:tab/>
        <w:t>&lt;/gmd:CI_Citation&gt;</w:t>
      </w:r>
    </w:p>
    <w:p w14:paraId="3FAD335E" w14:textId="77777777" w:rsidR="00821744" w:rsidRDefault="00821744" w:rsidP="00821744">
      <w:pPr>
        <w:pStyle w:val="XMLelement0"/>
      </w:pPr>
      <w:r>
        <w:tab/>
      </w:r>
      <w:r>
        <w:tab/>
      </w:r>
      <w:r>
        <w:tab/>
        <w:t>&lt;/gmd:citation&gt;</w:t>
      </w:r>
    </w:p>
    <w:p w14:paraId="72988692" w14:textId="77777777" w:rsidR="00821744" w:rsidRDefault="00821744" w:rsidP="00541917">
      <w:pPr>
        <w:pStyle w:val="XMLcommetn"/>
      </w:pPr>
      <w:r>
        <w:tab/>
      </w:r>
      <w:r>
        <w:tab/>
      </w:r>
      <w:r>
        <w:tab/>
      </w:r>
      <w:r w:rsidR="00541917">
        <w:t xml:space="preserve">              </w:t>
      </w:r>
      <w:r>
        <w:t>&lt;!-- (M-M) Resource Abstract - A free text summary of the content, significance, purpose, scope, etc. of the resource. Exactly one value. --&gt;</w:t>
      </w:r>
    </w:p>
    <w:p w14:paraId="606F7EAE" w14:textId="77777777" w:rsidR="00821744" w:rsidRDefault="00821744" w:rsidP="00821744">
      <w:pPr>
        <w:pStyle w:val="XMLelement0"/>
      </w:pPr>
      <w:r>
        <w:tab/>
      </w:r>
      <w:r>
        <w:tab/>
      </w:r>
      <w:r>
        <w:tab/>
        <w:t>&lt;gmd:abstract&gt;</w:t>
      </w:r>
    </w:p>
    <w:p w14:paraId="305BCBED" w14:textId="77777777" w:rsidR="00821744" w:rsidRDefault="00821744" w:rsidP="00541917">
      <w:pPr>
        <w:pStyle w:val="XMLelement0"/>
        <w:ind w:left="1000" w:hanging="1000"/>
      </w:pPr>
      <w:r>
        <w:tab/>
      </w:r>
      <w:r>
        <w:tab/>
      </w:r>
      <w:r>
        <w:tab/>
      </w:r>
      <w:r>
        <w:tab/>
        <w:t>&lt;gco:CharacterString&gt;</w:t>
      </w:r>
      <w:r w:rsidRPr="00541917">
        <w:rPr>
          <w:color w:val="auto"/>
        </w:rPr>
        <w:t xml:space="preserve">Digital files containing Tiff </w:t>
      </w:r>
      <w:r w:rsidR="00541917">
        <w:rPr>
          <w:color w:val="auto"/>
        </w:rPr>
        <w:t xml:space="preserve">images of scanned logs. Scanned </w:t>
      </w:r>
      <w:r w:rsidRPr="00541917">
        <w:rPr>
          <w:color w:val="auto"/>
        </w:rPr>
        <w:t>using Neutra scanner hardware. Well penetrates Co-conino, H</w:t>
      </w:r>
      <w:r w:rsidR="00541917">
        <w:rPr>
          <w:color w:val="auto"/>
        </w:rPr>
        <w:t xml:space="preserve">ermosa, Mississippian, Devonian </w:t>
      </w:r>
      <w:r w:rsidRPr="00541917">
        <w:rPr>
          <w:color w:val="auto"/>
        </w:rPr>
        <w:t>(McCraken, Aneth) and bottoms in Precambrian. Total depth 364</w:t>
      </w:r>
      <w:r w:rsidR="00541917">
        <w:rPr>
          <w:color w:val="auto"/>
        </w:rPr>
        <w:t xml:space="preserve">7 feet. No other logs were run. </w:t>
      </w:r>
      <w:r w:rsidRPr="00541917">
        <w:rPr>
          <w:color w:val="auto"/>
        </w:rPr>
        <w:t xml:space="preserve">Well abandoned in 1973. </w:t>
      </w:r>
      <w:r>
        <w:t>&lt;/gco:CharacterString&gt;</w:t>
      </w:r>
    </w:p>
    <w:p w14:paraId="4CAB2075" w14:textId="77777777" w:rsidR="00821744" w:rsidRDefault="00821744" w:rsidP="00821744">
      <w:pPr>
        <w:pStyle w:val="XMLelement0"/>
      </w:pPr>
      <w:r>
        <w:tab/>
      </w:r>
      <w:r>
        <w:tab/>
      </w:r>
      <w:r>
        <w:tab/>
        <w:t>&lt;/gmd:abstract&gt;</w:t>
      </w:r>
    </w:p>
    <w:p w14:paraId="5C090EC8" w14:textId="77777777" w:rsidR="00821744" w:rsidRDefault="00821744" w:rsidP="00541917">
      <w:pPr>
        <w:pStyle w:val="XMLcommetn"/>
      </w:pPr>
      <w:r>
        <w:tab/>
      </w:r>
      <w:r>
        <w:tab/>
      </w:r>
      <w:r>
        <w:tab/>
      </w:r>
      <w:r w:rsidR="00541917">
        <w:t xml:space="preserve">              </w:t>
      </w:r>
      <w:r>
        <w:t>&lt;!-- (O-O) Resource purpose - Summary of the intentions for which the dataset was developed. Purpose includes objectives for creating the dataset and what the dataset is to support. No USGIN conventions for use of this element. --&gt;</w:t>
      </w:r>
    </w:p>
    <w:p w14:paraId="6288E62C" w14:textId="77777777" w:rsidR="00821744" w:rsidRDefault="00821744" w:rsidP="00821744">
      <w:pPr>
        <w:pStyle w:val="XMLelement0"/>
      </w:pPr>
      <w:r>
        <w:tab/>
      </w:r>
      <w:r>
        <w:tab/>
      </w:r>
      <w:r>
        <w:tab/>
        <w:t>&lt;gmd:purpose/&gt;</w:t>
      </w:r>
      <w:r>
        <w:tab/>
      </w:r>
    </w:p>
    <w:p w14:paraId="38F305D2" w14:textId="77777777" w:rsidR="00821744" w:rsidRDefault="00821744" w:rsidP="00541917">
      <w:pPr>
        <w:pStyle w:val="XMLcommetn"/>
      </w:pPr>
      <w:r>
        <w:tab/>
      </w:r>
      <w:r>
        <w:tab/>
      </w:r>
      <w:r>
        <w:tab/>
      </w:r>
      <w:r w:rsidR="00541917">
        <w:t xml:space="preserve">              </w:t>
      </w:r>
      <w:r>
        <w:t>&lt;!-- (O-O) Resource Status -  --&gt;</w:t>
      </w:r>
    </w:p>
    <w:p w14:paraId="5E3308FA" w14:textId="77777777" w:rsidR="00821744" w:rsidRDefault="00821744" w:rsidP="00821744">
      <w:pPr>
        <w:pStyle w:val="XMLelement0"/>
      </w:pPr>
      <w:r>
        <w:tab/>
      </w:r>
      <w:r>
        <w:tab/>
      </w:r>
      <w:r>
        <w:tab/>
        <w:t>&lt;gmd:status&gt;</w:t>
      </w:r>
    </w:p>
    <w:p w14:paraId="66EC47CB" w14:textId="77777777" w:rsidR="00821744" w:rsidRDefault="00821744" w:rsidP="00541917">
      <w:pPr>
        <w:pStyle w:val="XMLcommetn"/>
      </w:pPr>
      <w:r>
        <w:tab/>
      </w:r>
      <w:r>
        <w:tab/>
      </w:r>
      <w:r>
        <w:tab/>
      </w:r>
      <w:r>
        <w:tab/>
      </w:r>
      <w:r w:rsidR="00541917">
        <w:t xml:space="preserve">         </w:t>
      </w:r>
      <w:r>
        <w:t>&lt;!-- MD_ProgressCode: For USGIN discovery metadata, values should be re-stricted to {completed, onGoing, deprecated}. Obsolete is synonymous with deprecated.  --&gt;</w:t>
      </w:r>
    </w:p>
    <w:p w14:paraId="118B22F2" w14:textId="77777777" w:rsidR="00821744" w:rsidRDefault="0082742E" w:rsidP="0082742E">
      <w:pPr>
        <w:pStyle w:val="XMLelement0"/>
        <w:ind w:left="1000" w:hanging="1000"/>
      </w:pPr>
      <w:r>
        <w:tab/>
      </w:r>
      <w:r>
        <w:tab/>
      </w:r>
      <w:r>
        <w:tab/>
      </w:r>
      <w:r>
        <w:tab/>
      </w:r>
      <w:r w:rsidR="00821744">
        <w:t>&lt;gmd:MD_ProgressCode</w:t>
      </w:r>
      <w:r>
        <w:t xml:space="preserve"> </w:t>
      </w:r>
      <w:r w:rsidR="00821744" w:rsidRPr="0082742E">
        <w:rPr>
          <w:rStyle w:val="XMLattributeChar0"/>
        </w:rPr>
        <w:t>codeList</w:t>
      </w:r>
      <w:r w:rsidR="00821744" w:rsidRPr="0082742E">
        <w:rPr>
          <w:color w:val="auto"/>
        </w:rPr>
        <w:t>=</w:t>
      </w:r>
      <w:r w:rsidR="00821744" w:rsidRPr="0082742E">
        <w:rPr>
          <w:rStyle w:val="XMLattributeValueChar"/>
        </w:rPr>
        <w:t>"http://www.isotc211.org/2005/resources/Codelis</w:t>
      </w:r>
      <w:r>
        <w:rPr>
          <w:rStyle w:val="XMLattributeValueChar"/>
        </w:rPr>
        <w:t>t/gmxCodelists.xml#MD_ProgressCo</w:t>
      </w:r>
      <w:r w:rsidR="00821744" w:rsidRPr="0082742E">
        <w:rPr>
          <w:rStyle w:val="XMLattributeValueChar"/>
        </w:rPr>
        <w:t>de"</w:t>
      </w:r>
      <w:r w:rsidR="00821744">
        <w:t xml:space="preserve"> </w:t>
      </w:r>
      <w:r w:rsidR="00821744" w:rsidRPr="0082742E">
        <w:rPr>
          <w:rStyle w:val="XMLattributeChar0"/>
        </w:rPr>
        <w:t>codeListValue</w:t>
      </w:r>
      <w:r w:rsidR="00821744" w:rsidRPr="0082742E">
        <w:rPr>
          <w:color w:val="auto"/>
        </w:rPr>
        <w:t>=</w:t>
      </w:r>
      <w:r w:rsidR="00821744" w:rsidRPr="0082742E">
        <w:rPr>
          <w:rStyle w:val="XMLattributeValueChar"/>
        </w:rPr>
        <w:t>"completed"</w:t>
      </w:r>
      <w:r w:rsidR="00821744">
        <w:t>&gt;</w:t>
      </w:r>
      <w:r w:rsidR="00821744" w:rsidRPr="0082742E">
        <w:rPr>
          <w:color w:val="auto"/>
        </w:rPr>
        <w:t>completed</w:t>
      </w:r>
      <w:r w:rsidR="00821744">
        <w:t>&lt;/gmd:MD_ProgressCode&gt;</w:t>
      </w:r>
    </w:p>
    <w:p w14:paraId="21C85C7B" w14:textId="77777777" w:rsidR="00821744" w:rsidRDefault="00821744" w:rsidP="00821744">
      <w:pPr>
        <w:pStyle w:val="XMLelement0"/>
      </w:pPr>
      <w:r>
        <w:tab/>
      </w:r>
      <w:r>
        <w:tab/>
      </w:r>
      <w:r>
        <w:tab/>
        <w:t>&lt;/gmd:status&gt;</w:t>
      </w:r>
    </w:p>
    <w:p w14:paraId="1E90A7DD" w14:textId="77777777" w:rsidR="00821744" w:rsidRDefault="00821744" w:rsidP="0082742E">
      <w:pPr>
        <w:pStyle w:val="XMLcommetn"/>
      </w:pPr>
      <w:r>
        <w:lastRenderedPageBreak/>
        <w:tab/>
      </w:r>
      <w:r>
        <w:tab/>
      </w:r>
      <w:r>
        <w:tab/>
      </w:r>
      <w:r w:rsidR="0082742E">
        <w:t xml:space="preserve">              </w:t>
      </w:r>
      <w:r>
        <w:t>&lt;!-- (O-C) Resource point of contact - CI_ResponsibleParty element contains information for point of contact to access the resource. This informati</w:t>
      </w:r>
      <w:r w:rsidR="002F0149">
        <w:t>on is mandatory for physical re</w:t>
      </w:r>
      <w:r>
        <w:t>sources such as core,</w:t>
      </w:r>
      <w:r w:rsidR="002F0149">
        <w:t xml:space="preserve"> cuttings, samples, manuscripts</w:t>
      </w:r>
      <w:r>
        <w:t xml:space="preserve"> --&gt;</w:t>
      </w:r>
    </w:p>
    <w:p w14:paraId="2E848036" w14:textId="77777777" w:rsidR="00821744" w:rsidRDefault="00821744" w:rsidP="00821744">
      <w:pPr>
        <w:pStyle w:val="XMLelement0"/>
      </w:pPr>
      <w:r>
        <w:tab/>
      </w:r>
      <w:r>
        <w:tab/>
      </w:r>
      <w:r>
        <w:tab/>
        <w:t>&lt;gmd:pointOfContact&gt;</w:t>
      </w:r>
    </w:p>
    <w:p w14:paraId="2C375090" w14:textId="77777777" w:rsidR="00821744" w:rsidRDefault="00821744" w:rsidP="00821744">
      <w:pPr>
        <w:pStyle w:val="XMLelement0"/>
      </w:pPr>
      <w:r>
        <w:tab/>
      </w:r>
      <w:r>
        <w:tab/>
      </w:r>
      <w:r>
        <w:tab/>
      </w:r>
      <w:r>
        <w:tab/>
        <w:t>&lt;gmd:CI_ResponsibleParty&gt;</w:t>
      </w:r>
    </w:p>
    <w:p w14:paraId="611A7FF3" w14:textId="77777777" w:rsidR="00821744" w:rsidRDefault="00821744" w:rsidP="0082742E">
      <w:pPr>
        <w:pStyle w:val="XMLcommetn"/>
      </w:pPr>
      <w:r>
        <w:tab/>
      </w:r>
      <w:r>
        <w:tab/>
      </w:r>
      <w:r>
        <w:tab/>
      </w:r>
      <w:r>
        <w:tab/>
      </w:r>
      <w:r>
        <w:tab/>
        <w:t>&lt;!-- (M-M) (individualName + organisationName + positionName) &gt; 0 --&gt;</w:t>
      </w:r>
    </w:p>
    <w:p w14:paraId="50AB6CBC" w14:textId="77777777" w:rsidR="00821744" w:rsidRDefault="00821744" w:rsidP="00821744">
      <w:pPr>
        <w:pStyle w:val="XMLelement0"/>
      </w:pPr>
      <w:r>
        <w:tab/>
      </w:r>
      <w:r>
        <w:tab/>
      </w:r>
      <w:r>
        <w:tab/>
      </w:r>
      <w:r>
        <w:tab/>
      </w:r>
      <w:r>
        <w:tab/>
        <w:t>&lt;gmd:individualName&gt;</w:t>
      </w:r>
    </w:p>
    <w:p w14:paraId="5B7751DF" w14:textId="77777777" w:rsidR="00821744" w:rsidRDefault="00821744" w:rsidP="00821744">
      <w:pPr>
        <w:pStyle w:val="XMLelement0"/>
      </w:pPr>
      <w:r>
        <w:tab/>
      </w:r>
      <w:r>
        <w:tab/>
      </w:r>
      <w:r>
        <w:tab/>
      </w:r>
      <w:r>
        <w:tab/>
      </w:r>
      <w:r>
        <w:tab/>
      </w:r>
      <w:r>
        <w:tab/>
        <w:t>&lt;gco:CharacterString&gt;</w:t>
      </w:r>
      <w:r w:rsidRPr="0082742E">
        <w:rPr>
          <w:color w:val="auto"/>
        </w:rPr>
        <w:t>Steve Rauzi</w:t>
      </w:r>
      <w:r>
        <w:t>&lt;/gco:CharacterString&gt;</w:t>
      </w:r>
    </w:p>
    <w:p w14:paraId="0B8CAF3B" w14:textId="77777777" w:rsidR="00821744" w:rsidRDefault="00821744" w:rsidP="00821744">
      <w:pPr>
        <w:pStyle w:val="XMLelement0"/>
      </w:pPr>
      <w:r>
        <w:tab/>
      </w:r>
      <w:r>
        <w:tab/>
      </w:r>
      <w:r>
        <w:tab/>
      </w:r>
      <w:r>
        <w:tab/>
      </w:r>
      <w:r>
        <w:tab/>
        <w:t>&lt;/gmd:individualName&gt;</w:t>
      </w:r>
    </w:p>
    <w:p w14:paraId="2F2B2E65" w14:textId="77777777" w:rsidR="00821744" w:rsidRDefault="00821744" w:rsidP="00821744">
      <w:pPr>
        <w:pStyle w:val="XMLelement0"/>
      </w:pPr>
      <w:r>
        <w:tab/>
      </w:r>
      <w:r>
        <w:tab/>
      </w:r>
      <w:r>
        <w:tab/>
      </w:r>
      <w:r>
        <w:tab/>
      </w:r>
      <w:r>
        <w:tab/>
        <w:t>&lt;gmd:organisationName&gt;</w:t>
      </w:r>
    </w:p>
    <w:p w14:paraId="269FA8DE" w14:textId="77777777" w:rsidR="00821744" w:rsidRDefault="00821744" w:rsidP="00821744">
      <w:pPr>
        <w:pStyle w:val="XMLelement0"/>
      </w:pPr>
      <w:r>
        <w:tab/>
      </w:r>
      <w:r>
        <w:tab/>
      </w:r>
      <w:r>
        <w:tab/>
      </w:r>
      <w:r>
        <w:tab/>
      </w:r>
      <w:r>
        <w:tab/>
      </w:r>
      <w:r>
        <w:tab/>
        <w:t>&lt;gco:CharacterString&gt;</w:t>
      </w:r>
      <w:r w:rsidR="0082742E">
        <w:rPr>
          <w:color w:val="auto"/>
        </w:rPr>
        <w:t>Arizona Geological Sur</w:t>
      </w:r>
      <w:r w:rsidRPr="0082742E">
        <w:rPr>
          <w:color w:val="auto"/>
        </w:rPr>
        <w:t>vey</w:t>
      </w:r>
      <w:r>
        <w:t>&lt;/gco:CharacterString&gt;</w:t>
      </w:r>
    </w:p>
    <w:p w14:paraId="561E0DC3" w14:textId="77777777" w:rsidR="00821744" w:rsidRDefault="00821744" w:rsidP="00821744">
      <w:pPr>
        <w:pStyle w:val="XMLelement0"/>
      </w:pPr>
      <w:r>
        <w:tab/>
      </w:r>
      <w:r>
        <w:tab/>
      </w:r>
      <w:r>
        <w:tab/>
      </w:r>
      <w:r>
        <w:tab/>
      </w:r>
      <w:r>
        <w:tab/>
        <w:t>&lt;/gmd:organisationName&gt;</w:t>
      </w:r>
    </w:p>
    <w:p w14:paraId="5A02C5C2" w14:textId="77777777" w:rsidR="00821744" w:rsidRDefault="00821744" w:rsidP="00821744">
      <w:pPr>
        <w:pStyle w:val="XMLelement0"/>
      </w:pPr>
      <w:r>
        <w:tab/>
      </w:r>
      <w:r>
        <w:tab/>
      </w:r>
      <w:r>
        <w:tab/>
      </w:r>
      <w:r>
        <w:tab/>
      </w:r>
      <w:r>
        <w:tab/>
        <w:t>&lt;gmd:positionName&gt;</w:t>
      </w:r>
    </w:p>
    <w:p w14:paraId="37698E1A" w14:textId="77777777" w:rsidR="00821744" w:rsidRDefault="00821744" w:rsidP="00821744">
      <w:pPr>
        <w:pStyle w:val="XMLelement0"/>
      </w:pPr>
      <w:r>
        <w:tab/>
      </w:r>
      <w:r>
        <w:tab/>
      </w:r>
      <w:r>
        <w:tab/>
      </w:r>
      <w:r>
        <w:tab/>
      </w:r>
      <w:r>
        <w:tab/>
      </w:r>
      <w:r>
        <w:tab/>
        <w:t>&lt;gco:CharacterString&gt;</w:t>
      </w:r>
      <w:r w:rsidR="0082742E">
        <w:rPr>
          <w:color w:val="auto"/>
        </w:rPr>
        <w:t>Oil and Gas Administra</w:t>
      </w:r>
      <w:r w:rsidRPr="0082742E">
        <w:rPr>
          <w:color w:val="auto"/>
        </w:rPr>
        <w:t>tor</w:t>
      </w:r>
      <w:r>
        <w:t>&lt;/gco:CharacterString&gt;</w:t>
      </w:r>
    </w:p>
    <w:p w14:paraId="677D4120" w14:textId="77777777" w:rsidR="00821744" w:rsidRDefault="00821744" w:rsidP="00821744">
      <w:pPr>
        <w:pStyle w:val="XMLelement0"/>
      </w:pPr>
      <w:r>
        <w:tab/>
      </w:r>
      <w:r>
        <w:tab/>
      </w:r>
      <w:r>
        <w:tab/>
      </w:r>
      <w:r>
        <w:tab/>
      </w:r>
      <w:r>
        <w:tab/>
        <w:t>&lt;/gmd:positionName&gt;</w:t>
      </w:r>
    </w:p>
    <w:p w14:paraId="4B3865FB" w14:textId="77777777" w:rsidR="00821744" w:rsidRDefault="00821744" w:rsidP="0082742E">
      <w:pPr>
        <w:pStyle w:val="XMLcommetn"/>
      </w:pPr>
      <w:r>
        <w:tab/>
      </w:r>
      <w:r>
        <w:tab/>
      </w:r>
      <w:r>
        <w:tab/>
      </w:r>
      <w:r>
        <w:tab/>
      </w:r>
      <w:r>
        <w:tab/>
      </w:r>
      <w:r w:rsidR="0082742E">
        <w:t xml:space="preserve">      </w:t>
      </w:r>
      <w:r>
        <w:t>&lt;!-- (O-C) Contact Information - If a resource point of contact is required then (phone + deliveryPoint + electronicMailAddress) &gt; 0. --&gt;</w:t>
      </w:r>
    </w:p>
    <w:p w14:paraId="4DAD239A" w14:textId="77777777" w:rsidR="00821744" w:rsidRDefault="00821744" w:rsidP="00821744">
      <w:pPr>
        <w:pStyle w:val="XMLelement0"/>
      </w:pPr>
      <w:r>
        <w:tab/>
      </w:r>
      <w:r>
        <w:tab/>
      </w:r>
      <w:r>
        <w:tab/>
      </w:r>
      <w:r>
        <w:tab/>
      </w:r>
      <w:r>
        <w:tab/>
        <w:t>&lt;gmd:contactInfo&gt;</w:t>
      </w:r>
    </w:p>
    <w:p w14:paraId="063BA77C" w14:textId="77777777" w:rsidR="00821744" w:rsidRDefault="00821744" w:rsidP="00821744">
      <w:pPr>
        <w:pStyle w:val="XMLelement0"/>
      </w:pPr>
      <w:r>
        <w:tab/>
      </w:r>
      <w:r>
        <w:tab/>
      </w:r>
      <w:r>
        <w:tab/>
      </w:r>
      <w:r>
        <w:tab/>
      </w:r>
      <w:r>
        <w:tab/>
      </w:r>
      <w:r>
        <w:tab/>
        <w:t>&lt;gmd:CI_Contact&gt;</w:t>
      </w:r>
    </w:p>
    <w:p w14:paraId="39950009" w14:textId="77777777" w:rsidR="00821744" w:rsidRDefault="00821744" w:rsidP="00821744">
      <w:pPr>
        <w:pStyle w:val="XMLelement0"/>
      </w:pPr>
      <w:r>
        <w:tab/>
      </w:r>
      <w:r>
        <w:tab/>
      </w:r>
      <w:r>
        <w:tab/>
      </w:r>
      <w:r>
        <w:tab/>
      </w:r>
      <w:r>
        <w:tab/>
      </w:r>
      <w:r>
        <w:tab/>
      </w:r>
      <w:r>
        <w:tab/>
        <w:t>&lt;gmd:phone&gt;</w:t>
      </w:r>
    </w:p>
    <w:p w14:paraId="242F37C2" w14:textId="77777777" w:rsidR="00821744" w:rsidRDefault="00821744" w:rsidP="00821744">
      <w:pPr>
        <w:pStyle w:val="XMLelement0"/>
      </w:pPr>
      <w:r>
        <w:tab/>
      </w:r>
      <w:r>
        <w:tab/>
      </w:r>
      <w:r>
        <w:tab/>
      </w:r>
      <w:r>
        <w:tab/>
      </w:r>
      <w:r>
        <w:tab/>
      </w:r>
      <w:r>
        <w:tab/>
      </w:r>
      <w:r>
        <w:tab/>
      </w:r>
      <w:r>
        <w:tab/>
        <w:t>&lt;gmd:CI_Telephone&gt;</w:t>
      </w:r>
    </w:p>
    <w:p w14:paraId="427AC2D3" w14:textId="77777777" w:rsidR="00821744" w:rsidRDefault="00821744" w:rsidP="00821744">
      <w:pPr>
        <w:pStyle w:val="XMLelement0"/>
      </w:pPr>
      <w:r>
        <w:tab/>
      </w:r>
      <w:r>
        <w:tab/>
      </w:r>
      <w:r>
        <w:tab/>
      </w:r>
      <w:r>
        <w:tab/>
      </w:r>
      <w:r>
        <w:tab/>
      </w:r>
      <w:r>
        <w:tab/>
      </w:r>
      <w:r>
        <w:tab/>
      </w:r>
      <w:r>
        <w:tab/>
      </w:r>
      <w:r>
        <w:tab/>
        <w:t>&lt;gmd:voice&gt;</w:t>
      </w:r>
    </w:p>
    <w:p w14:paraId="7A90FF13" w14:textId="77777777"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520-770-3500</w:t>
      </w:r>
      <w:r>
        <w:t>&lt;/gco:CharacterString&gt;</w:t>
      </w:r>
    </w:p>
    <w:p w14:paraId="279687B8" w14:textId="77777777" w:rsidR="00821744" w:rsidRDefault="00821744" w:rsidP="00821744">
      <w:pPr>
        <w:pStyle w:val="XMLelement0"/>
      </w:pPr>
      <w:r>
        <w:tab/>
      </w:r>
      <w:r>
        <w:tab/>
      </w:r>
      <w:r>
        <w:tab/>
      </w:r>
      <w:r>
        <w:tab/>
      </w:r>
      <w:r>
        <w:tab/>
      </w:r>
      <w:r>
        <w:tab/>
      </w:r>
      <w:r>
        <w:tab/>
      </w:r>
      <w:r>
        <w:tab/>
      </w:r>
      <w:r>
        <w:tab/>
        <w:t>&lt;/gmd:voice&gt;</w:t>
      </w:r>
    </w:p>
    <w:p w14:paraId="54E17595" w14:textId="77777777" w:rsidR="00821744" w:rsidRDefault="00821744" w:rsidP="00821744">
      <w:pPr>
        <w:pStyle w:val="XMLelement0"/>
      </w:pPr>
      <w:r>
        <w:tab/>
      </w:r>
      <w:r>
        <w:tab/>
      </w:r>
      <w:r>
        <w:tab/>
      </w:r>
      <w:r>
        <w:tab/>
      </w:r>
      <w:r>
        <w:tab/>
      </w:r>
      <w:r>
        <w:tab/>
      </w:r>
      <w:r>
        <w:tab/>
      </w:r>
      <w:r>
        <w:tab/>
      </w:r>
      <w:r>
        <w:tab/>
        <w:t>&lt;gmd:facsimile&gt;</w:t>
      </w:r>
    </w:p>
    <w:p w14:paraId="6868C9DD" w14:textId="77777777"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520-770-3505</w:t>
      </w:r>
      <w:r>
        <w:t>&lt;/gco:CharacterString&gt;</w:t>
      </w:r>
    </w:p>
    <w:p w14:paraId="17152357" w14:textId="77777777" w:rsidR="00821744" w:rsidRDefault="00821744" w:rsidP="00821744">
      <w:pPr>
        <w:pStyle w:val="XMLelement0"/>
      </w:pPr>
      <w:r>
        <w:tab/>
      </w:r>
      <w:r>
        <w:tab/>
      </w:r>
      <w:r>
        <w:tab/>
      </w:r>
      <w:r>
        <w:tab/>
      </w:r>
      <w:r>
        <w:tab/>
      </w:r>
      <w:r>
        <w:tab/>
      </w:r>
      <w:r>
        <w:tab/>
      </w:r>
      <w:r>
        <w:tab/>
      </w:r>
      <w:r>
        <w:tab/>
        <w:t>&lt;/gmd:facsimile&gt;</w:t>
      </w:r>
    </w:p>
    <w:p w14:paraId="20F98458" w14:textId="77777777" w:rsidR="00821744" w:rsidRDefault="00821744" w:rsidP="00821744">
      <w:pPr>
        <w:pStyle w:val="XMLelement0"/>
      </w:pPr>
      <w:r>
        <w:tab/>
      </w:r>
      <w:r>
        <w:tab/>
      </w:r>
      <w:r>
        <w:tab/>
      </w:r>
      <w:r>
        <w:tab/>
      </w:r>
      <w:r>
        <w:tab/>
      </w:r>
      <w:r>
        <w:tab/>
      </w:r>
      <w:r>
        <w:tab/>
      </w:r>
      <w:r>
        <w:tab/>
        <w:t>&lt;/gmd:CI_Telephone&gt;</w:t>
      </w:r>
    </w:p>
    <w:p w14:paraId="1F56DF3D" w14:textId="77777777" w:rsidR="00821744" w:rsidRDefault="00821744" w:rsidP="00821744">
      <w:pPr>
        <w:pStyle w:val="XMLelement0"/>
      </w:pPr>
      <w:r>
        <w:tab/>
      </w:r>
      <w:r>
        <w:tab/>
      </w:r>
      <w:r>
        <w:tab/>
      </w:r>
      <w:r>
        <w:tab/>
      </w:r>
      <w:r>
        <w:tab/>
      </w:r>
      <w:r>
        <w:tab/>
      </w:r>
      <w:r>
        <w:tab/>
        <w:t>&lt;/gmd:phone&gt;</w:t>
      </w:r>
    </w:p>
    <w:p w14:paraId="62BEF4A2" w14:textId="77777777" w:rsidR="00821744" w:rsidRDefault="00821744" w:rsidP="00821744">
      <w:pPr>
        <w:pStyle w:val="XMLelement0"/>
      </w:pPr>
      <w:r>
        <w:tab/>
      </w:r>
      <w:r>
        <w:tab/>
      </w:r>
      <w:r>
        <w:tab/>
      </w:r>
      <w:r>
        <w:tab/>
      </w:r>
      <w:r>
        <w:tab/>
      </w:r>
      <w:r>
        <w:tab/>
      </w:r>
      <w:r>
        <w:tab/>
        <w:t>&lt;gmd:address&gt;</w:t>
      </w:r>
    </w:p>
    <w:p w14:paraId="52BBE403" w14:textId="77777777" w:rsidR="00821744" w:rsidRDefault="00821744" w:rsidP="00821744">
      <w:pPr>
        <w:pStyle w:val="XMLelement0"/>
      </w:pPr>
      <w:r>
        <w:tab/>
      </w:r>
      <w:r>
        <w:tab/>
      </w:r>
      <w:r>
        <w:tab/>
      </w:r>
      <w:r>
        <w:tab/>
      </w:r>
      <w:r>
        <w:tab/>
      </w:r>
      <w:r>
        <w:tab/>
      </w:r>
      <w:r>
        <w:tab/>
      </w:r>
      <w:r>
        <w:tab/>
        <w:t>&lt;gmd:CI_Address&gt;</w:t>
      </w:r>
    </w:p>
    <w:p w14:paraId="0D2715EB" w14:textId="77777777" w:rsidR="00821744" w:rsidRDefault="00821744" w:rsidP="00821744">
      <w:pPr>
        <w:pStyle w:val="XMLelement0"/>
      </w:pPr>
      <w:r>
        <w:tab/>
      </w:r>
      <w:r>
        <w:tab/>
      </w:r>
      <w:r>
        <w:tab/>
      </w:r>
      <w:r>
        <w:tab/>
      </w:r>
      <w:r>
        <w:tab/>
      </w:r>
      <w:r>
        <w:tab/>
      </w:r>
      <w:r>
        <w:tab/>
      </w:r>
      <w:r>
        <w:tab/>
      </w:r>
      <w:r>
        <w:tab/>
        <w:t>&lt;gmd:deliveryPoint&gt;</w:t>
      </w:r>
    </w:p>
    <w:p w14:paraId="2F808F25" w14:textId="77777777" w:rsidR="00821744" w:rsidRDefault="00821744" w:rsidP="0082742E">
      <w:pPr>
        <w:pStyle w:val="XMLelement0"/>
        <w:ind w:left="2100" w:hanging="2100"/>
      </w:pPr>
      <w:r>
        <w:tab/>
      </w:r>
      <w:r>
        <w:tab/>
      </w:r>
      <w:r>
        <w:tab/>
      </w:r>
      <w:r>
        <w:tab/>
      </w:r>
      <w:r>
        <w:tab/>
      </w:r>
      <w:r>
        <w:tab/>
      </w:r>
      <w:r>
        <w:tab/>
      </w:r>
      <w:r>
        <w:tab/>
      </w:r>
      <w:r>
        <w:tab/>
      </w:r>
      <w:r>
        <w:tab/>
        <w:t>&lt;gco:CharacterString&gt;</w:t>
      </w:r>
      <w:r w:rsidR="0082742E">
        <w:rPr>
          <w:color w:val="auto"/>
        </w:rPr>
        <w:t xml:space="preserve">416 W. Congress St., Suite </w:t>
      </w:r>
      <w:r w:rsidRPr="0082742E">
        <w:rPr>
          <w:color w:val="auto"/>
        </w:rPr>
        <w:t>100</w:t>
      </w:r>
      <w:r>
        <w:t>&lt;/gco:CharacterString&gt;</w:t>
      </w:r>
    </w:p>
    <w:p w14:paraId="72004FD0" w14:textId="77777777" w:rsidR="00821744" w:rsidRDefault="00821744" w:rsidP="00821744">
      <w:pPr>
        <w:pStyle w:val="XMLelement0"/>
      </w:pPr>
      <w:r>
        <w:tab/>
      </w:r>
      <w:r>
        <w:tab/>
      </w:r>
      <w:r>
        <w:tab/>
      </w:r>
      <w:r>
        <w:tab/>
      </w:r>
      <w:r>
        <w:tab/>
      </w:r>
      <w:r>
        <w:tab/>
      </w:r>
      <w:r>
        <w:tab/>
      </w:r>
      <w:r>
        <w:tab/>
      </w:r>
      <w:r>
        <w:tab/>
        <w:t>&lt;/gmd:deliveryPoint&gt;</w:t>
      </w:r>
    </w:p>
    <w:p w14:paraId="1102C272" w14:textId="77777777" w:rsidR="00821744" w:rsidRDefault="00821744" w:rsidP="00821744">
      <w:pPr>
        <w:pStyle w:val="XMLelement0"/>
      </w:pPr>
      <w:r>
        <w:tab/>
      </w:r>
      <w:r>
        <w:tab/>
      </w:r>
      <w:r>
        <w:tab/>
      </w:r>
      <w:r>
        <w:tab/>
      </w:r>
      <w:r>
        <w:tab/>
      </w:r>
      <w:r>
        <w:tab/>
      </w:r>
      <w:r>
        <w:tab/>
      </w:r>
      <w:r>
        <w:tab/>
      </w:r>
      <w:r>
        <w:tab/>
        <w:t>&lt;gmd:city&gt;</w:t>
      </w:r>
    </w:p>
    <w:p w14:paraId="31EA47D6" w14:textId="77777777" w:rsidR="00821744" w:rsidRDefault="00821744" w:rsidP="00821744">
      <w:pPr>
        <w:pStyle w:val="XMLelement0"/>
      </w:pPr>
      <w:r>
        <w:tab/>
      </w:r>
      <w:r>
        <w:tab/>
      </w:r>
      <w:r>
        <w:tab/>
      </w:r>
      <w:r>
        <w:tab/>
      </w:r>
      <w:r>
        <w:tab/>
      </w:r>
      <w:r>
        <w:tab/>
      </w:r>
      <w:r>
        <w:tab/>
      </w:r>
      <w:r>
        <w:tab/>
      </w:r>
      <w:r>
        <w:tab/>
      </w:r>
      <w:r>
        <w:tab/>
        <w:t>&lt;gco:CharacterString&gt;</w:t>
      </w:r>
      <w:r w:rsidRPr="0082742E">
        <w:rPr>
          <w:color w:val="auto"/>
        </w:rPr>
        <w:t>Tucson</w:t>
      </w:r>
      <w:r>
        <w:t>&lt;/gco:CharacterString&gt;</w:t>
      </w:r>
    </w:p>
    <w:p w14:paraId="03D2ADF8" w14:textId="77777777" w:rsidR="00821744" w:rsidRDefault="00821744" w:rsidP="00821744">
      <w:pPr>
        <w:pStyle w:val="XMLelement0"/>
      </w:pPr>
      <w:r>
        <w:tab/>
      </w:r>
      <w:r>
        <w:tab/>
      </w:r>
      <w:r>
        <w:tab/>
      </w:r>
      <w:r>
        <w:tab/>
      </w:r>
      <w:r>
        <w:tab/>
      </w:r>
      <w:r>
        <w:tab/>
      </w:r>
      <w:r>
        <w:tab/>
      </w:r>
      <w:r>
        <w:tab/>
      </w:r>
      <w:r>
        <w:tab/>
        <w:t>&lt;/gmd:city&gt;</w:t>
      </w:r>
    </w:p>
    <w:p w14:paraId="4468B2AC" w14:textId="77777777" w:rsidR="00821744" w:rsidRDefault="00821744" w:rsidP="00821744">
      <w:pPr>
        <w:pStyle w:val="XMLelement0"/>
      </w:pPr>
      <w:r>
        <w:tab/>
      </w:r>
      <w:r>
        <w:tab/>
      </w:r>
      <w:r>
        <w:tab/>
      </w:r>
      <w:r>
        <w:tab/>
      </w:r>
      <w:r>
        <w:tab/>
      </w:r>
      <w:r>
        <w:tab/>
      </w:r>
      <w:r>
        <w:tab/>
      </w:r>
      <w:r>
        <w:tab/>
      </w:r>
      <w:r>
        <w:tab/>
        <w:t>&lt;gmd:administrativeArea&gt;</w:t>
      </w:r>
    </w:p>
    <w:p w14:paraId="7F9B576F" w14:textId="77777777" w:rsidR="00821744" w:rsidRDefault="00821744" w:rsidP="00821744">
      <w:pPr>
        <w:pStyle w:val="XMLelement0"/>
      </w:pPr>
      <w:r>
        <w:tab/>
      </w:r>
      <w:r>
        <w:tab/>
      </w:r>
      <w:r>
        <w:tab/>
      </w:r>
      <w:r>
        <w:tab/>
      </w:r>
      <w:r>
        <w:tab/>
      </w:r>
      <w:r>
        <w:tab/>
      </w:r>
      <w:r>
        <w:tab/>
      </w:r>
      <w:r>
        <w:tab/>
      </w:r>
      <w:r>
        <w:tab/>
      </w:r>
      <w:r>
        <w:tab/>
        <w:t>&lt;gco:CharacterString&gt;</w:t>
      </w:r>
      <w:r w:rsidRPr="0082742E">
        <w:rPr>
          <w:color w:val="auto"/>
        </w:rPr>
        <w:t>Arizona</w:t>
      </w:r>
      <w:r>
        <w:t>&lt;/gco:CharacterString&gt;</w:t>
      </w:r>
    </w:p>
    <w:p w14:paraId="05762D32" w14:textId="77777777" w:rsidR="00821744" w:rsidRDefault="00821744" w:rsidP="00821744">
      <w:pPr>
        <w:pStyle w:val="XMLelement0"/>
      </w:pPr>
      <w:r>
        <w:tab/>
      </w:r>
      <w:r>
        <w:tab/>
      </w:r>
      <w:r>
        <w:tab/>
      </w:r>
      <w:r>
        <w:tab/>
      </w:r>
      <w:r>
        <w:tab/>
      </w:r>
      <w:r>
        <w:tab/>
      </w:r>
      <w:r>
        <w:tab/>
      </w:r>
      <w:r>
        <w:tab/>
      </w:r>
      <w:r>
        <w:tab/>
        <w:t>&lt;/gmd:administrativeArea&gt;</w:t>
      </w:r>
    </w:p>
    <w:p w14:paraId="21B091FC" w14:textId="77777777" w:rsidR="00821744" w:rsidRDefault="00821744" w:rsidP="00821744">
      <w:pPr>
        <w:pStyle w:val="XMLelement0"/>
      </w:pPr>
      <w:r>
        <w:tab/>
      </w:r>
      <w:r>
        <w:tab/>
      </w:r>
      <w:r>
        <w:tab/>
      </w:r>
      <w:r>
        <w:tab/>
      </w:r>
      <w:r>
        <w:tab/>
      </w:r>
      <w:r>
        <w:tab/>
      </w:r>
      <w:r>
        <w:tab/>
      </w:r>
      <w:r>
        <w:tab/>
      </w:r>
      <w:r>
        <w:tab/>
        <w:t>&lt;gmd:postalCode&gt;</w:t>
      </w:r>
    </w:p>
    <w:p w14:paraId="0DDD3A94" w14:textId="77777777" w:rsidR="00821744" w:rsidRDefault="00821744" w:rsidP="00821744">
      <w:pPr>
        <w:pStyle w:val="XMLelement0"/>
      </w:pPr>
      <w:r>
        <w:tab/>
      </w:r>
      <w:r>
        <w:tab/>
      </w:r>
      <w:r>
        <w:tab/>
      </w:r>
      <w:r>
        <w:tab/>
      </w:r>
      <w:r>
        <w:tab/>
      </w:r>
      <w:r>
        <w:tab/>
      </w:r>
      <w:r>
        <w:tab/>
      </w:r>
      <w:r>
        <w:tab/>
      </w:r>
      <w:r>
        <w:tab/>
      </w:r>
      <w:r>
        <w:tab/>
        <w:t>&lt;gco:CharacterString&gt;</w:t>
      </w:r>
      <w:r w:rsidRPr="0082742E">
        <w:rPr>
          <w:color w:val="auto"/>
        </w:rPr>
        <w:t>85701</w:t>
      </w:r>
      <w:r>
        <w:t>&lt;/gco:CharacterString&gt;</w:t>
      </w:r>
    </w:p>
    <w:p w14:paraId="7B1D04EC" w14:textId="77777777" w:rsidR="00821744" w:rsidRDefault="00821744" w:rsidP="00821744">
      <w:pPr>
        <w:pStyle w:val="XMLelement0"/>
      </w:pPr>
      <w:r>
        <w:tab/>
      </w:r>
      <w:r>
        <w:tab/>
      </w:r>
      <w:r>
        <w:tab/>
      </w:r>
      <w:r>
        <w:tab/>
      </w:r>
      <w:r>
        <w:tab/>
      </w:r>
      <w:r>
        <w:tab/>
      </w:r>
      <w:r>
        <w:tab/>
      </w:r>
      <w:r>
        <w:tab/>
      </w:r>
      <w:r>
        <w:tab/>
        <w:t>&lt;/gmd:postalCode&gt;</w:t>
      </w:r>
    </w:p>
    <w:p w14:paraId="2352C4AD" w14:textId="77777777" w:rsidR="00821744" w:rsidRDefault="00821744" w:rsidP="00821744">
      <w:pPr>
        <w:pStyle w:val="XMLelement0"/>
      </w:pPr>
      <w:r>
        <w:tab/>
      </w:r>
      <w:r>
        <w:tab/>
      </w:r>
      <w:r>
        <w:tab/>
      </w:r>
      <w:r>
        <w:tab/>
      </w:r>
      <w:r>
        <w:tab/>
      </w:r>
      <w:r>
        <w:tab/>
      </w:r>
      <w:r>
        <w:tab/>
      </w:r>
      <w:r>
        <w:tab/>
      </w:r>
      <w:r>
        <w:tab/>
        <w:t>&lt;gmd:country&gt;</w:t>
      </w:r>
    </w:p>
    <w:p w14:paraId="394FECE7" w14:textId="77777777" w:rsidR="00821744" w:rsidRDefault="00821744" w:rsidP="00821744">
      <w:pPr>
        <w:pStyle w:val="XMLelement0"/>
      </w:pPr>
      <w:r>
        <w:tab/>
      </w:r>
      <w:r>
        <w:tab/>
      </w:r>
      <w:r>
        <w:tab/>
      </w:r>
      <w:r>
        <w:tab/>
      </w:r>
      <w:r>
        <w:tab/>
      </w:r>
      <w:r>
        <w:tab/>
      </w:r>
      <w:r>
        <w:tab/>
      </w:r>
      <w:r>
        <w:tab/>
      </w:r>
      <w:r>
        <w:tab/>
      </w:r>
      <w:r>
        <w:tab/>
        <w:t>&lt;gco:CharacterString&gt;</w:t>
      </w:r>
      <w:r w:rsidRPr="0082742E">
        <w:rPr>
          <w:color w:val="auto"/>
        </w:rPr>
        <w:t>USA</w:t>
      </w:r>
      <w:r>
        <w:t>&lt;/gco:CharacterString&gt;</w:t>
      </w:r>
    </w:p>
    <w:p w14:paraId="4A401B68" w14:textId="77777777" w:rsidR="00821744" w:rsidRDefault="00821744" w:rsidP="00821744">
      <w:pPr>
        <w:pStyle w:val="XMLelement0"/>
      </w:pPr>
      <w:r>
        <w:tab/>
      </w:r>
      <w:r>
        <w:tab/>
      </w:r>
      <w:r>
        <w:tab/>
      </w:r>
      <w:r>
        <w:tab/>
      </w:r>
      <w:r>
        <w:tab/>
      </w:r>
      <w:r>
        <w:tab/>
      </w:r>
      <w:r>
        <w:tab/>
      </w:r>
      <w:r>
        <w:tab/>
      </w:r>
      <w:r>
        <w:tab/>
        <w:t>&lt;/gmd:country&gt;</w:t>
      </w:r>
    </w:p>
    <w:p w14:paraId="1868352F" w14:textId="77777777" w:rsidR="00821744" w:rsidRDefault="00821744" w:rsidP="00821744">
      <w:pPr>
        <w:pStyle w:val="XMLelement0"/>
      </w:pPr>
      <w:r>
        <w:tab/>
      </w:r>
      <w:r>
        <w:tab/>
      </w:r>
      <w:r>
        <w:tab/>
      </w:r>
      <w:r>
        <w:tab/>
      </w:r>
      <w:r>
        <w:tab/>
      </w:r>
      <w:r>
        <w:tab/>
      </w:r>
      <w:r>
        <w:tab/>
      </w:r>
      <w:r>
        <w:tab/>
      </w:r>
      <w:r>
        <w:tab/>
        <w:t>&lt;gmd:electronicMailAddress&gt;</w:t>
      </w:r>
    </w:p>
    <w:p w14:paraId="70CCFBBA" w14:textId="77777777" w:rsidR="00821744" w:rsidRDefault="00821744" w:rsidP="00821744">
      <w:pPr>
        <w:pStyle w:val="XMLelement0"/>
      </w:pPr>
      <w:r>
        <w:tab/>
      </w:r>
      <w:r>
        <w:tab/>
      </w:r>
      <w:r>
        <w:tab/>
      </w:r>
      <w:r>
        <w:tab/>
      </w:r>
      <w:r>
        <w:tab/>
      </w:r>
      <w:r>
        <w:tab/>
      </w:r>
      <w:r>
        <w:tab/>
      </w:r>
      <w:r>
        <w:tab/>
      </w:r>
      <w:r>
        <w:tab/>
      </w:r>
      <w:r>
        <w:tab/>
        <w:t>&lt;gco:CharacterString&gt;</w:t>
      </w:r>
      <w:r w:rsidRPr="0082742E">
        <w:rPr>
          <w:color w:val="auto"/>
        </w:rPr>
        <w:t>Steve.rauzi@azgs.az.go</w:t>
      </w:r>
      <w:r w:rsidR="0082742E">
        <w:rPr>
          <w:color w:val="auto"/>
        </w:rPr>
        <w:t>v</w:t>
      </w:r>
      <w:r>
        <w:t>&lt;/gco:CharacterString&gt;</w:t>
      </w:r>
    </w:p>
    <w:p w14:paraId="02E1FC7F" w14:textId="77777777" w:rsidR="00821744" w:rsidRDefault="00821744" w:rsidP="00821744">
      <w:pPr>
        <w:pStyle w:val="XMLelement0"/>
      </w:pPr>
      <w:r>
        <w:tab/>
      </w:r>
      <w:r>
        <w:tab/>
      </w:r>
      <w:r>
        <w:tab/>
      </w:r>
      <w:r>
        <w:tab/>
      </w:r>
      <w:r>
        <w:tab/>
      </w:r>
      <w:r>
        <w:tab/>
      </w:r>
      <w:r>
        <w:tab/>
      </w:r>
      <w:r>
        <w:tab/>
      </w:r>
      <w:r>
        <w:tab/>
        <w:t>&lt;/gmd:electronicMailAddress&gt;</w:t>
      </w:r>
    </w:p>
    <w:p w14:paraId="32A0333C" w14:textId="77777777" w:rsidR="00821744" w:rsidRDefault="00821744" w:rsidP="00821744">
      <w:pPr>
        <w:pStyle w:val="XMLelement0"/>
      </w:pPr>
      <w:r>
        <w:tab/>
      </w:r>
      <w:r>
        <w:tab/>
      </w:r>
      <w:r>
        <w:tab/>
      </w:r>
      <w:r>
        <w:tab/>
      </w:r>
      <w:r>
        <w:tab/>
      </w:r>
      <w:r>
        <w:tab/>
      </w:r>
      <w:r>
        <w:tab/>
      </w:r>
      <w:r>
        <w:tab/>
        <w:t>&lt;/gmd:CI_Address&gt;</w:t>
      </w:r>
    </w:p>
    <w:p w14:paraId="46DA46E3" w14:textId="77777777" w:rsidR="00821744" w:rsidRDefault="00821744" w:rsidP="00821744">
      <w:pPr>
        <w:pStyle w:val="XMLelement0"/>
      </w:pPr>
      <w:r>
        <w:tab/>
      </w:r>
      <w:r>
        <w:tab/>
      </w:r>
      <w:r>
        <w:tab/>
      </w:r>
      <w:r>
        <w:tab/>
      </w:r>
      <w:r>
        <w:tab/>
      </w:r>
      <w:r>
        <w:tab/>
      </w:r>
      <w:r>
        <w:tab/>
        <w:t>&lt;/gmd:address&gt;</w:t>
      </w:r>
    </w:p>
    <w:p w14:paraId="3EDE44E3" w14:textId="77777777" w:rsidR="00821744" w:rsidRDefault="00821744" w:rsidP="00821744">
      <w:pPr>
        <w:pStyle w:val="XMLelement0"/>
      </w:pPr>
      <w:r>
        <w:lastRenderedPageBreak/>
        <w:tab/>
      </w:r>
      <w:r>
        <w:tab/>
      </w:r>
      <w:r>
        <w:tab/>
      </w:r>
      <w:r>
        <w:tab/>
      </w:r>
      <w:r>
        <w:tab/>
      </w:r>
      <w:r>
        <w:tab/>
        <w:t>&lt;/gmd:CI_Contact&gt;</w:t>
      </w:r>
    </w:p>
    <w:p w14:paraId="70058ACF" w14:textId="77777777" w:rsidR="00821744" w:rsidRDefault="00821744" w:rsidP="00821744">
      <w:pPr>
        <w:pStyle w:val="XMLelement0"/>
      </w:pPr>
      <w:r>
        <w:tab/>
      </w:r>
      <w:r>
        <w:tab/>
      </w:r>
      <w:r>
        <w:tab/>
      </w:r>
      <w:r>
        <w:tab/>
      </w:r>
      <w:r>
        <w:tab/>
        <w:t>&lt;/gmd:contactInfo&gt;</w:t>
      </w:r>
    </w:p>
    <w:p w14:paraId="1FAB18F1" w14:textId="77777777" w:rsidR="00821744" w:rsidRDefault="00821744" w:rsidP="0082742E">
      <w:pPr>
        <w:pStyle w:val="XMLcommetn"/>
      </w:pPr>
      <w:r>
        <w:tab/>
      </w:r>
      <w:r>
        <w:tab/>
      </w:r>
      <w:r>
        <w:tab/>
      </w:r>
      <w:r>
        <w:tab/>
      </w:r>
      <w:r>
        <w:tab/>
      </w:r>
      <w:r w:rsidR="0082742E">
        <w:t xml:space="preserve">   </w:t>
      </w:r>
      <w:r w:rsidR="00CB27F9">
        <w:t xml:space="preserve">   </w:t>
      </w:r>
      <w:r>
        <w:t>&lt;!-- (M-M) ISO 19139 Mandatory: contact role --&gt;</w:t>
      </w:r>
    </w:p>
    <w:p w14:paraId="01E8A534" w14:textId="77777777" w:rsidR="00821744" w:rsidRDefault="00821744" w:rsidP="00821744">
      <w:pPr>
        <w:pStyle w:val="XMLelement0"/>
      </w:pPr>
      <w:r>
        <w:tab/>
      </w:r>
      <w:r>
        <w:tab/>
      </w:r>
      <w:r>
        <w:tab/>
      </w:r>
      <w:r>
        <w:tab/>
      </w:r>
      <w:r>
        <w:tab/>
        <w:t>&lt;gmd:role&gt;</w:t>
      </w:r>
    </w:p>
    <w:p w14:paraId="55167296" w14:textId="77777777" w:rsidR="00821744" w:rsidRDefault="00821744" w:rsidP="0082742E">
      <w:pPr>
        <w:pStyle w:val="XMLcommetn"/>
      </w:pPr>
      <w:r>
        <w:tab/>
      </w:r>
      <w:r>
        <w:tab/>
      </w:r>
      <w:r>
        <w:tab/>
      </w:r>
      <w:r>
        <w:tab/>
      </w:r>
      <w:r>
        <w:tab/>
      </w:r>
      <w:r w:rsidR="0082742E">
        <w:t xml:space="preserve">  </w:t>
      </w:r>
      <w:r>
        <w:tab/>
      </w:r>
      <w:r w:rsidR="0082742E">
        <w:t xml:space="preserve">   </w:t>
      </w:r>
      <w:r>
        <w:t>&lt;!-- CI_RoleCode names: ISO role codes for physical resource point of contact are {custodian, owner, pointOfContact}; other point of contact role codes may apply for other resources.   --&gt;</w:t>
      </w:r>
    </w:p>
    <w:p w14:paraId="5936D543" w14:textId="77777777" w:rsidR="00821744" w:rsidRDefault="00821744" w:rsidP="0082742E">
      <w:pPr>
        <w:pStyle w:val="XMLelement0"/>
        <w:ind w:left="1300" w:hanging="1300"/>
      </w:pPr>
      <w:r>
        <w:tab/>
      </w:r>
      <w:r>
        <w:tab/>
      </w:r>
      <w:r>
        <w:tab/>
      </w:r>
      <w:r>
        <w:tab/>
      </w:r>
      <w:r>
        <w:tab/>
      </w:r>
      <w:r>
        <w:tab/>
        <w:t>&lt;gmd:CI_RoleCode</w:t>
      </w:r>
      <w:r w:rsidR="0082742E">
        <w:t xml:space="preserve"> </w:t>
      </w:r>
      <w:r w:rsidRPr="0082742E">
        <w:rPr>
          <w:rStyle w:val="XMLattributeChar0"/>
        </w:rPr>
        <w:t>codeList</w:t>
      </w:r>
      <w:r w:rsidRPr="0082742E">
        <w:rPr>
          <w:color w:val="auto"/>
        </w:rPr>
        <w:t>=</w:t>
      </w:r>
      <w:hyperlink r:id="rId91" w:anchor="CI_RoleCode" w:history="1">
        <w:r w:rsidR="0082742E" w:rsidRPr="009F68E0">
          <w:rPr>
            <w:rStyle w:val="Hyperlink"/>
            <w:rFonts w:cs="Courier New"/>
          </w:rPr>
          <w:t>http://www.isotc211.org/2005/resources/Codelist/gmxCodelists.xml#CI_RoleCode</w:t>
        </w:r>
      </w:hyperlink>
      <w:r w:rsidR="0082742E">
        <w:t xml:space="preserve"> </w:t>
      </w:r>
      <w:r w:rsidRPr="0082742E">
        <w:rPr>
          <w:rStyle w:val="XMLattributeChar0"/>
        </w:rPr>
        <w:t>codeListValue</w:t>
      </w:r>
      <w:r>
        <w:t>=</w:t>
      </w:r>
      <w:r w:rsidRPr="0082742E">
        <w:rPr>
          <w:rStyle w:val="XMLattributeValueChar"/>
        </w:rPr>
        <w:t>"pointOfContact"</w:t>
      </w:r>
      <w:r>
        <w:t>&gt;</w:t>
      </w:r>
      <w:r w:rsidR="0082742E">
        <w:rPr>
          <w:color w:val="auto"/>
        </w:rPr>
        <w:t>point of con</w:t>
      </w:r>
      <w:r w:rsidRPr="0082742E">
        <w:rPr>
          <w:color w:val="auto"/>
        </w:rPr>
        <w:t>tact</w:t>
      </w:r>
      <w:r>
        <w:t>&lt;/gmd:CI_RoleCode&gt;</w:t>
      </w:r>
    </w:p>
    <w:p w14:paraId="27A043FB" w14:textId="77777777" w:rsidR="00821744" w:rsidRDefault="00821744" w:rsidP="00821744">
      <w:pPr>
        <w:pStyle w:val="XMLelement0"/>
      </w:pPr>
      <w:r>
        <w:tab/>
      </w:r>
      <w:r>
        <w:tab/>
      </w:r>
      <w:r>
        <w:tab/>
      </w:r>
      <w:r>
        <w:tab/>
      </w:r>
      <w:r>
        <w:tab/>
        <w:t>&lt;/gmd:role&gt;</w:t>
      </w:r>
    </w:p>
    <w:p w14:paraId="4A5CC974" w14:textId="77777777" w:rsidR="00821744" w:rsidRDefault="00821744" w:rsidP="00821744">
      <w:pPr>
        <w:pStyle w:val="XMLelement0"/>
      </w:pPr>
      <w:r>
        <w:tab/>
      </w:r>
      <w:r>
        <w:tab/>
      </w:r>
      <w:r>
        <w:tab/>
      </w:r>
      <w:r>
        <w:tab/>
        <w:t>&lt;/gmd:CI_ResponsibleParty&gt;</w:t>
      </w:r>
    </w:p>
    <w:p w14:paraId="64A935BD" w14:textId="77777777" w:rsidR="00821744" w:rsidRDefault="00821744" w:rsidP="00821744">
      <w:pPr>
        <w:pStyle w:val="XMLelement0"/>
      </w:pPr>
      <w:r>
        <w:tab/>
      </w:r>
      <w:r>
        <w:tab/>
      </w:r>
      <w:r>
        <w:tab/>
        <w:t>&lt;/gmd:pointOfContact&gt;</w:t>
      </w:r>
    </w:p>
    <w:p w14:paraId="4A7F8241" w14:textId="77777777" w:rsidR="00821744" w:rsidRDefault="00821744" w:rsidP="00821744">
      <w:pPr>
        <w:pStyle w:val="XMLelement0"/>
      </w:pPr>
    </w:p>
    <w:p w14:paraId="18B4D55A" w14:textId="77777777" w:rsidR="00821744" w:rsidRDefault="00821744" w:rsidP="0082742E">
      <w:pPr>
        <w:pStyle w:val="XMLcommetn"/>
      </w:pPr>
      <w:r>
        <w:tab/>
      </w:r>
      <w:r>
        <w:tab/>
      </w:r>
      <w:r>
        <w:tab/>
      </w:r>
      <w:r w:rsidR="0082742E">
        <w:t xml:space="preserve">              </w:t>
      </w:r>
      <w: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p>
    <w:p w14:paraId="6C699A16" w14:textId="77777777" w:rsidR="00821744" w:rsidRDefault="00821744" w:rsidP="00821744">
      <w:pPr>
        <w:pStyle w:val="XMLelement0"/>
      </w:pPr>
      <w:r>
        <w:tab/>
      </w:r>
      <w:r>
        <w:tab/>
      </w:r>
      <w:r>
        <w:tab/>
        <w:t>&lt;gmd:resourceMaintenance&gt;</w:t>
      </w:r>
    </w:p>
    <w:p w14:paraId="2A492745" w14:textId="77777777" w:rsidR="00821744" w:rsidRDefault="00821744" w:rsidP="00821744">
      <w:pPr>
        <w:pStyle w:val="XMLelement0"/>
      </w:pPr>
      <w:r>
        <w:tab/>
      </w:r>
      <w:r>
        <w:tab/>
      </w:r>
      <w:r>
        <w:tab/>
      </w:r>
      <w:r>
        <w:tab/>
        <w:t>&lt;gmd:MD_MaintenanceInformation&gt;</w:t>
      </w:r>
    </w:p>
    <w:p w14:paraId="53743D7C" w14:textId="77777777" w:rsidR="00821744" w:rsidRDefault="00821744" w:rsidP="00821744">
      <w:pPr>
        <w:pStyle w:val="XMLelement0"/>
      </w:pPr>
      <w:r>
        <w:tab/>
      </w:r>
      <w:r>
        <w:tab/>
      </w:r>
      <w:r>
        <w:tab/>
      </w:r>
      <w:r>
        <w:tab/>
      </w:r>
      <w:r>
        <w:tab/>
        <w:t>&lt;gmd:maintenanceAndUpdateFrequency&gt;</w:t>
      </w:r>
    </w:p>
    <w:p w14:paraId="2D679976" w14:textId="77777777" w:rsidR="00821744" w:rsidRDefault="00821744" w:rsidP="0082742E">
      <w:pPr>
        <w:pStyle w:val="XMLcommetn"/>
      </w:pPr>
      <w:r>
        <w:tab/>
      </w:r>
      <w:r>
        <w:tab/>
      </w:r>
      <w:r>
        <w:tab/>
      </w:r>
      <w:r>
        <w:tab/>
      </w:r>
      <w:r>
        <w:tab/>
      </w:r>
      <w:r>
        <w:tab/>
      </w:r>
      <w:r w:rsidR="0082742E">
        <w:t xml:space="preserve">   </w:t>
      </w:r>
      <w:r>
        <w:t>&lt;!-- MD_MaintenanceFrequencyCode names: {continual, daily, weekly, fort-nightly, monthly, quarterly, biannually, annually, asNeeded, irregular, not-Planned, un-known} --&gt;</w:t>
      </w:r>
    </w:p>
    <w:p w14:paraId="7A770E6B" w14:textId="77777777" w:rsidR="00821744" w:rsidRDefault="00821744" w:rsidP="0082742E">
      <w:pPr>
        <w:pStyle w:val="XMLelement0"/>
        <w:ind w:left="1300" w:hanging="1300"/>
      </w:pPr>
      <w:r>
        <w:tab/>
      </w:r>
      <w:r>
        <w:tab/>
      </w:r>
      <w:r>
        <w:tab/>
      </w:r>
      <w:r>
        <w:tab/>
      </w:r>
      <w:r>
        <w:tab/>
      </w:r>
      <w:r>
        <w:tab/>
        <w:t xml:space="preserve">&lt;gmd:MD_MaintenanceFrequencyCode </w:t>
      </w:r>
      <w:r w:rsidRPr="0082742E">
        <w:rPr>
          <w:rStyle w:val="XMLattributeChar0"/>
        </w:rPr>
        <w:t>codeList</w:t>
      </w:r>
      <w:r>
        <w:t>=</w:t>
      </w:r>
      <w:r w:rsidRPr="0082742E">
        <w:rPr>
          <w:rStyle w:val="XMLattributeValueChar"/>
        </w:rPr>
        <w:t xml:space="preserve">"http://www.isotc211.org/2005/resources/Codelist/gmxCodelists.xml#MD_MaintenanceFrequencyCode" </w:t>
      </w:r>
      <w:r w:rsidRPr="0082742E">
        <w:rPr>
          <w:rStyle w:val="XMLattributeChar0"/>
        </w:rPr>
        <w:t>codeListValue</w:t>
      </w:r>
      <w:r w:rsidRPr="0082742E">
        <w:rPr>
          <w:color w:val="auto"/>
        </w:rPr>
        <w:t>=</w:t>
      </w:r>
      <w:r w:rsidRPr="0082742E">
        <w:rPr>
          <w:rStyle w:val="XMLattributeValueChar"/>
        </w:rPr>
        <w:t>"asNeeded"</w:t>
      </w:r>
      <w:r>
        <w:t>&gt;</w:t>
      </w:r>
      <w:r w:rsidR="0082742E">
        <w:rPr>
          <w:color w:val="auto"/>
        </w:rPr>
        <w:t>as need-</w:t>
      </w:r>
      <w:r w:rsidRPr="0082742E">
        <w:rPr>
          <w:color w:val="auto"/>
        </w:rPr>
        <w:t>ed</w:t>
      </w:r>
      <w:r>
        <w:t>&lt;/gmd:MD_MaintenanceFrequencyCode&gt;</w:t>
      </w:r>
    </w:p>
    <w:p w14:paraId="447114CF" w14:textId="77777777" w:rsidR="00821744" w:rsidRDefault="00821744" w:rsidP="00821744">
      <w:pPr>
        <w:pStyle w:val="XMLelement0"/>
      </w:pPr>
      <w:r>
        <w:tab/>
      </w:r>
      <w:r>
        <w:tab/>
      </w:r>
      <w:r>
        <w:tab/>
      </w:r>
      <w:r>
        <w:tab/>
      </w:r>
      <w:r>
        <w:tab/>
        <w:t>&lt;/gmd:maintenanceAndUpdateFrequency&gt;</w:t>
      </w:r>
    </w:p>
    <w:p w14:paraId="41381F71" w14:textId="77777777" w:rsidR="00821744" w:rsidRDefault="00821744" w:rsidP="00821744">
      <w:pPr>
        <w:pStyle w:val="XMLelement0"/>
      </w:pPr>
      <w:r>
        <w:tab/>
      </w:r>
      <w:r>
        <w:tab/>
      </w:r>
      <w:r>
        <w:tab/>
      </w:r>
      <w:r>
        <w:tab/>
        <w:t>&lt;/gmd:MD_MaintenanceInformation&gt;</w:t>
      </w:r>
    </w:p>
    <w:p w14:paraId="211B0E84" w14:textId="77777777" w:rsidR="00821744" w:rsidRDefault="00821744" w:rsidP="00821744">
      <w:pPr>
        <w:pStyle w:val="XMLelement0"/>
      </w:pPr>
      <w:r>
        <w:tab/>
      </w:r>
      <w:r>
        <w:tab/>
      </w:r>
      <w:r>
        <w:tab/>
        <w:t>&lt;/gmd:resourceMaintenance&gt;</w:t>
      </w:r>
    </w:p>
    <w:p w14:paraId="260896FA" w14:textId="77777777" w:rsidR="00821744" w:rsidRDefault="00821744" w:rsidP="0082742E">
      <w:pPr>
        <w:pStyle w:val="XMLcommetn"/>
      </w:pPr>
      <w:r>
        <w:tab/>
      </w:r>
      <w:r>
        <w:tab/>
      </w:r>
      <w:r>
        <w:tab/>
      </w:r>
      <w:r w:rsidR="0082742E">
        <w:t xml:space="preserve">              </w:t>
      </w:r>
      <w: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p>
    <w:p w14:paraId="3294B110" w14:textId="77777777" w:rsidR="00821744" w:rsidRDefault="00821744" w:rsidP="00821744">
      <w:pPr>
        <w:pStyle w:val="XMLelement0"/>
      </w:pPr>
      <w:r>
        <w:tab/>
      </w:r>
      <w:r>
        <w:tab/>
      </w:r>
      <w:r>
        <w:tab/>
        <w:t>&lt;gmd:graphicOverview&gt;</w:t>
      </w:r>
    </w:p>
    <w:p w14:paraId="0D598E27" w14:textId="77777777" w:rsidR="00821744" w:rsidRDefault="00821744" w:rsidP="00821744">
      <w:pPr>
        <w:pStyle w:val="XMLelement0"/>
      </w:pPr>
      <w:r>
        <w:tab/>
      </w:r>
      <w:r>
        <w:tab/>
      </w:r>
      <w:r>
        <w:tab/>
      </w:r>
      <w:r>
        <w:tab/>
        <w:t>&lt;gmd:MD_BrowseGraphic&gt;</w:t>
      </w:r>
    </w:p>
    <w:p w14:paraId="3FAF31C1" w14:textId="77777777" w:rsidR="00821744" w:rsidRDefault="00821744" w:rsidP="0082742E">
      <w:pPr>
        <w:pStyle w:val="XMLcommetn"/>
      </w:pPr>
      <w:r>
        <w:tab/>
      </w:r>
      <w:r>
        <w:tab/>
      </w:r>
      <w:r>
        <w:tab/>
      </w:r>
      <w:r>
        <w:tab/>
      </w:r>
      <w:r>
        <w:tab/>
      </w:r>
      <w:r w:rsidR="0082742E">
        <w:t xml:space="preserve">      </w:t>
      </w:r>
      <w:r>
        <w:t>&lt;!-- file name is required. USGIN Recommended practice is to provide a com-plete URL as the CharacterString value --&gt;</w:t>
      </w:r>
    </w:p>
    <w:p w14:paraId="3F148CCF" w14:textId="77777777" w:rsidR="00821744" w:rsidRDefault="00821744" w:rsidP="00821744">
      <w:pPr>
        <w:pStyle w:val="XMLelement0"/>
      </w:pPr>
      <w:r>
        <w:tab/>
      </w:r>
      <w:r>
        <w:tab/>
      </w:r>
      <w:r>
        <w:tab/>
      </w:r>
      <w:r>
        <w:tab/>
      </w:r>
      <w:r>
        <w:tab/>
        <w:t>&lt;gmd:fileName&gt;</w:t>
      </w:r>
    </w:p>
    <w:p w14:paraId="126AB6EC" w14:textId="77777777" w:rsidR="00821744" w:rsidRDefault="00821744" w:rsidP="00821744">
      <w:pPr>
        <w:pStyle w:val="XMLelement0"/>
      </w:pPr>
      <w:r>
        <w:tab/>
      </w:r>
      <w:r>
        <w:tab/>
      </w:r>
      <w:r>
        <w:tab/>
      </w:r>
      <w:r>
        <w:tab/>
      </w:r>
      <w:r>
        <w:tab/>
      </w:r>
      <w:r>
        <w:tab/>
        <w:t>&lt;gco:CharacterString&gt;</w:t>
      </w:r>
    </w:p>
    <w:p w14:paraId="22F8276B" w14:textId="77777777" w:rsidR="00821744" w:rsidRDefault="00821744" w:rsidP="0082742E">
      <w:pPr>
        <w:pStyle w:val="XMLelement0"/>
        <w:ind w:left="1300" w:hanging="1300"/>
      </w:pPr>
      <w:r>
        <w:tab/>
      </w:r>
      <w:r>
        <w:tab/>
      </w:r>
      <w:r>
        <w:tab/>
      </w:r>
      <w:r>
        <w:tab/>
      </w:r>
      <w:r>
        <w:tab/>
      </w:r>
      <w:r>
        <w:tab/>
      </w:r>
      <w:r>
        <w:tab/>
      </w:r>
      <w:r w:rsidRPr="0082742E">
        <w:rPr>
          <w:color w:val="auto"/>
        </w:rPr>
        <w:t>http://azgs.az.gov/r</w:t>
      </w:r>
      <w:r w:rsidR="0082742E">
        <w:rPr>
          <w:color w:val="auto"/>
        </w:rPr>
        <w:t>esource/00C02E67-F1ED-473D-A240-</w:t>
      </w:r>
      <w:r w:rsidRPr="0082742E">
        <w:rPr>
          <w:color w:val="auto"/>
        </w:rPr>
        <w:t>068CCB041A73/preview.jpg</w:t>
      </w:r>
    </w:p>
    <w:p w14:paraId="250D09BE" w14:textId="77777777" w:rsidR="00821744" w:rsidRDefault="00821744" w:rsidP="00821744">
      <w:pPr>
        <w:pStyle w:val="XMLelement0"/>
      </w:pPr>
      <w:r>
        <w:tab/>
      </w:r>
      <w:r>
        <w:tab/>
      </w:r>
      <w:r>
        <w:tab/>
      </w:r>
      <w:r>
        <w:tab/>
      </w:r>
      <w:r>
        <w:tab/>
      </w:r>
      <w:r>
        <w:tab/>
        <w:t>&lt;/gco:CharacterString&gt;</w:t>
      </w:r>
    </w:p>
    <w:p w14:paraId="003B77A6" w14:textId="77777777" w:rsidR="00821744" w:rsidRDefault="00821744" w:rsidP="00821744">
      <w:pPr>
        <w:pStyle w:val="XMLelement0"/>
      </w:pPr>
      <w:r>
        <w:tab/>
      </w:r>
      <w:r>
        <w:tab/>
      </w:r>
      <w:r>
        <w:tab/>
      </w:r>
      <w:r>
        <w:tab/>
      </w:r>
      <w:r>
        <w:tab/>
        <w:t>&lt;/gmd:fileName&gt;</w:t>
      </w:r>
    </w:p>
    <w:p w14:paraId="0469C292" w14:textId="77777777" w:rsidR="00821744" w:rsidRDefault="00821744" w:rsidP="00821744">
      <w:pPr>
        <w:pStyle w:val="XMLelement0"/>
      </w:pPr>
      <w:r>
        <w:tab/>
      </w:r>
      <w:r>
        <w:tab/>
      </w:r>
      <w:r>
        <w:tab/>
      </w:r>
      <w:r>
        <w:tab/>
      </w:r>
      <w:r>
        <w:tab/>
        <w:t>&lt;gmd:fileDescription&gt;</w:t>
      </w:r>
    </w:p>
    <w:p w14:paraId="685A1568" w14:textId="77777777" w:rsidR="00821744" w:rsidRDefault="00821744" w:rsidP="00821744">
      <w:pPr>
        <w:pStyle w:val="XMLelement0"/>
      </w:pPr>
      <w:r>
        <w:tab/>
      </w:r>
      <w:r>
        <w:tab/>
      </w:r>
      <w:r>
        <w:tab/>
      </w:r>
      <w:r>
        <w:tab/>
      </w:r>
      <w:r>
        <w:tab/>
      </w:r>
      <w:r>
        <w:tab/>
        <w:t>&lt;gco:CharacterString&gt;</w:t>
      </w:r>
      <w:r w:rsidRPr="0082742E">
        <w:rPr>
          <w:color w:val="auto"/>
        </w:rPr>
        <w:t>preview of scanned well log</w:t>
      </w:r>
      <w:r>
        <w:t>&lt;/gco:CharacterString&gt;</w:t>
      </w:r>
    </w:p>
    <w:p w14:paraId="62F43219" w14:textId="77777777" w:rsidR="00821744" w:rsidRDefault="00821744" w:rsidP="00821744">
      <w:pPr>
        <w:pStyle w:val="XMLelement0"/>
      </w:pPr>
      <w:r>
        <w:tab/>
      </w:r>
      <w:r>
        <w:tab/>
      </w:r>
      <w:r>
        <w:tab/>
      </w:r>
      <w:r>
        <w:tab/>
      </w:r>
      <w:r>
        <w:tab/>
        <w:t>&lt;/gmd:fileDescription&gt;</w:t>
      </w:r>
    </w:p>
    <w:p w14:paraId="4D32D1AE" w14:textId="77777777" w:rsidR="00821744" w:rsidRDefault="00821744" w:rsidP="0082742E">
      <w:pPr>
        <w:pStyle w:val="XMLcommetn"/>
      </w:pPr>
      <w:r>
        <w:tab/>
      </w:r>
      <w:r>
        <w:tab/>
      </w:r>
      <w:r>
        <w:tab/>
      </w:r>
      <w:r>
        <w:tab/>
      </w:r>
      <w:r>
        <w:tab/>
      </w:r>
      <w:r w:rsidR="0082742E">
        <w:t xml:space="preserve">      </w:t>
      </w:r>
      <w:r>
        <w:t>&lt;!-- Recommended practice is to provide a registered MIME type --&gt;</w:t>
      </w:r>
    </w:p>
    <w:p w14:paraId="31A2EFEE" w14:textId="77777777" w:rsidR="00821744" w:rsidRDefault="00821744" w:rsidP="00821744">
      <w:pPr>
        <w:pStyle w:val="XMLelement0"/>
      </w:pPr>
      <w:r>
        <w:lastRenderedPageBreak/>
        <w:tab/>
      </w:r>
      <w:r>
        <w:tab/>
      </w:r>
      <w:r>
        <w:tab/>
      </w:r>
      <w:r>
        <w:tab/>
      </w:r>
      <w:r>
        <w:tab/>
        <w:t>&lt;gmd:fileType&gt;</w:t>
      </w:r>
    </w:p>
    <w:p w14:paraId="52DB50A1" w14:textId="77777777" w:rsidR="00821744" w:rsidRDefault="00821744" w:rsidP="00821744">
      <w:pPr>
        <w:pStyle w:val="XMLelement0"/>
      </w:pPr>
      <w:r>
        <w:tab/>
      </w:r>
      <w:r>
        <w:tab/>
      </w:r>
      <w:r>
        <w:tab/>
      </w:r>
      <w:r>
        <w:tab/>
      </w:r>
      <w:r>
        <w:tab/>
      </w:r>
      <w:r>
        <w:tab/>
        <w:t>&lt;gco:CharacterString&gt;</w:t>
      </w:r>
      <w:r w:rsidRPr="0082742E">
        <w:rPr>
          <w:color w:val="auto"/>
        </w:rPr>
        <w:t>image/jpg</w:t>
      </w:r>
      <w:r>
        <w:t>&lt;/gco:CharacterString&gt;</w:t>
      </w:r>
    </w:p>
    <w:p w14:paraId="42B12228" w14:textId="77777777" w:rsidR="00821744" w:rsidRDefault="00821744" w:rsidP="00821744">
      <w:pPr>
        <w:pStyle w:val="XMLelement0"/>
      </w:pPr>
      <w:r>
        <w:tab/>
      </w:r>
      <w:r>
        <w:tab/>
      </w:r>
      <w:r>
        <w:tab/>
      </w:r>
      <w:r>
        <w:tab/>
      </w:r>
      <w:r>
        <w:tab/>
        <w:t>&lt;/gmd:fileType&gt;</w:t>
      </w:r>
    </w:p>
    <w:p w14:paraId="20782110" w14:textId="77777777" w:rsidR="00821744" w:rsidRDefault="00821744" w:rsidP="00821744">
      <w:pPr>
        <w:pStyle w:val="XMLelement0"/>
      </w:pPr>
      <w:r>
        <w:tab/>
      </w:r>
      <w:r>
        <w:tab/>
      </w:r>
      <w:r>
        <w:tab/>
      </w:r>
      <w:r>
        <w:tab/>
        <w:t>&lt;/gmd:MD_BrowseGraphic&gt;</w:t>
      </w:r>
    </w:p>
    <w:p w14:paraId="3B99360F" w14:textId="77777777" w:rsidR="00821744" w:rsidRDefault="00821744" w:rsidP="00821744">
      <w:pPr>
        <w:pStyle w:val="XMLelement0"/>
      </w:pPr>
      <w:r>
        <w:tab/>
      </w:r>
      <w:r>
        <w:tab/>
      </w:r>
      <w:r>
        <w:tab/>
        <w:t>&lt;/gmd:graphicOverview&gt;</w:t>
      </w:r>
    </w:p>
    <w:p w14:paraId="7FBBAFB8" w14:textId="77777777" w:rsidR="00821744" w:rsidRDefault="00821744" w:rsidP="0082742E">
      <w:pPr>
        <w:pStyle w:val="XMLcommetn"/>
      </w:pPr>
      <w:r>
        <w:tab/>
      </w:r>
      <w:r>
        <w:tab/>
      </w:r>
      <w:r>
        <w:tab/>
      </w:r>
      <w:r w:rsidR="0082742E">
        <w:t xml:space="preserve">               </w:t>
      </w:r>
      <w:r>
        <w:t>&lt;!-- (X-X) Resource Format - This element is not used by NAP or USGIN; this information is encoded in MD_Metadata/distributionInfo/MD_Distribution/ in USGIN metadata. --&gt;</w:t>
      </w:r>
    </w:p>
    <w:p w14:paraId="5E51109D" w14:textId="77777777" w:rsidR="00821744" w:rsidRDefault="00821744" w:rsidP="00821744">
      <w:pPr>
        <w:pStyle w:val="XMLelement0"/>
      </w:pPr>
      <w:r>
        <w:tab/>
      </w:r>
      <w:r>
        <w:tab/>
      </w:r>
      <w:r>
        <w:tab/>
        <w:t>&lt;gmd:resourceFormat/&gt;</w:t>
      </w:r>
    </w:p>
    <w:p w14:paraId="66F75117" w14:textId="77777777" w:rsidR="00821744" w:rsidRDefault="00821744" w:rsidP="0082742E">
      <w:pPr>
        <w:pStyle w:val="XMLcommetn"/>
      </w:pPr>
      <w:r>
        <w:tab/>
      </w:r>
      <w:r>
        <w:tab/>
      </w:r>
      <w:r>
        <w:tab/>
      </w:r>
      <w:r w:rsidR="0082742E">
        <w:t xml:space="preserve">              </w:t>
      </w:r>
      <w: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p>
    <w:p w14:paraId="38EEDB70" w14:textId="77777777" w:rsidR="00821744" w:rsidRDefault="00821744" w:rsidP="00821744">
      <w:pPr>
        <w:pStyle w:val="XMLelement0"/>
      </w:pPr>
      <w:r>
        <w:tab/>
      </w:r>
      <w:r>
        <w:tab/>
      </w:r>
      <w:r>
        <w:tab/>
        <w:t xml:space="preserve">&lt;!-- Theme keywords --&gt;         </w:t>
      </w:r>
    </w:p>
    <w:p w14:paraId="3E6529BC" w14:textId="77777777" w:rsidR="00821744" w:rsidRDefault="00821744" w:rsidP="00821744">
      <w:pPr>
        <w:pStyle w:val="XMLelement0"/>
      </w:pPr>
      <w:r>
        <w:tab/>
      </w:r>
      <w:r>
        <w:tab/>
      </w:r>
      <w:r>
        <w:tab/>
        <w:t>&lt;gmd:descriptiveKeywords&gt;</w:t>
      </w:r>
    </w:p>
    <w:p w14:paraId="49FEE72A" w14:textId="77777777" w:rsidR="00821744" w:rsidRDefault="00821744" w:rsidP="00821744">
      <w:pPr>
        <w:pStyle w:val="XMLelement0"/>
      </w:pPr>
      <w:r>
        <w:tab/>
      </w:r>
      <w:r>
        <w:tab/>
      </w:r>
      <w:r>
        <w:tab/>
      </w:r>
      <w:r>
        <w:tab/>
        <w:t>&lt;gmd:MD_Keywords&gt;</w:t>
      </w:r>
    </w:p>
    <w:p w14:paraId="52F7163D" w14:textId="77777777" w:rsidR="00821744" w:rsidRDefault="00821744" w:rsidP="00821744">
      <w:pPr>
        <w:pStyle w:val="XMLelement0"/>
      </w:pPr>
      <w:r>
        <w:tab/>
      </w:r>
      <w:r>
        <w:tab/>
      </w:r>
      <w:r>
        <w:tab/>
      </w:r>
      <w:r>
        <w:tab/>
      </w:r>
      <w:r>
        <w:tab/>
        <w:t>&lt;gmd:keyword&gt;</w:t>
      </w:r>
    </w:p>
    <w:p w14:paraId="6C1D1626" w14:textId="77777777" w:rsidR="00821744" w:rsidRDefault="00821744" w:rsidP="00821744">
      <w:pPr>
        <w:pStyle w:val="XMLelement0"/>
      </w:pPr>
      <w:r>
        <w:tab/>
      </w:r>
      <w:r>
        <w:tab/>
      </w:r>
      <w:r>
        <w:tab/>
      </w:r>
      <w:r>
        <w:tab/>
      </w:r>
      <w:r>
        <w:tab/>
      </w:r>
      <w:r>
        <w:tab/>
        <w:t>&lt;gco:CharacterString&gt;</w:t>
      </w:r>
      <w:r w:rsidRPr="00164632">
        <w:rPr>
          <w:color w:val="auto"/>
        </w:rPr>
        <w:t>Scanned Gamma Ray Neutron</w:t>
      </w:r>
      <w:r>
        <w:t>&lt;/gco:CharacterString&gt;</w:t>
      </w:r>
    </w:p>
    <w:p w14:paraId="32E7908A" w14:textId="77777777" w:rsidR="00821744" w:rsidRDefault="00821744" w:rsidP="00821744">
      <w:pPr>
        <w:pStyle w:val="XMLelement0"/>
      </w:pPr>
      <w:r>
        <w:tab/>
      </w:r>
      <w:r>
        <w:tab/>
      </w:r>
      <w:r>
        <w:tab/>
      </w:r>
      <w:r>
        <w:tab/>
      </w:r>
      <w:r>
        <w:tab/>
        <w:t>&lt;/gmd:keyword&gt;</w:t>
      </w:r>
    </w:p>
    <w:p w14:paraId="78A0C4C9" w14:textId="77777777" w:rsidR="00821744" w:rsidRDefault="00821744" w:rsidP="00821744">
      <w:pPr>
        <w:pStyle w:val="XMLelement0"/>
      </w:pPr>
      <w:r>
        <w:tab/>
      </w:r>
      <w:r>
        <w:tab/>
      </w:r>
      <w:r>
        <w:tab/>
      </w:r>
      <w:r>
        <w:tab/>
      </w:r>
      <w:r>
        <w:tab/>
        <w:t>&lt;gmd:keyword&gt;</w:t>
      </w:r>
    </w:p>
    <w:p w14:paraId="4AAA5E3C" w14:textId="77777777" w:rsidR="00821744" w:rsidRDefault="00821744" w:rsidP="00821744">
      <w:pPr>
        <w:pStyle w:val="XMLelement0"/>
      </w:pPr>
      <w:r>
        <w:tab/>
      </w:r>
      <w:r>
        <w:tab/>
      </w:r>
      <w:r>
        <w:tab/>
      </w:r>
      <w:r>
        <w:tab/>
      </w:r>
      <w:r>
        <w:tab/>
      </w:r>
      <w:r>
        <w:tab/>
        <w:t>&lt;gco:CharacterString&gt;</w:t>
      </w:r>
      <w:r w:rsidRPr="00164632">
        <w:rPr>
          <w:color w:val="auto"/>
        </w:rPr>
        <w:t>NMAL</w:t>
      </w:r>
      <w:r>
        <w:t>&lt;/gco:CharacterString&gt;</w:t>
      </w:r>
    </w:p>
    <w:p w14:paraId="04EE1086" w14:textId="77777777" w:rsidR="00821744" w:rsidRDefault="00821744" w:rsidP="00821744">
      <w:pPr>
        <w:pStyle w:val="XMLelement0"/>
      </w:pPr>
      <w:r>
        <w:tab/>
      </w:r>
      <w:r>
        <w:tab/>
      </w:r>
      <w:r>
        <w:tab/>
      </w:r>
      <w:r>
        <w:tab/>
      </w:r>
      <w:r>
        <w:tab/>
        <w:t>&lt;/gmd:keyword&gt;</w:t>
      </w:r>
    </w:p>
    <w:p w14:paraId="3BFC874C" w14:textId="77777777" w:rsidR="00821744" w:rsidRDefault="00821744" w:rsidP="00821744">
      <w:pPr>
        <w:pStyle w:val="XMLelement0"/>
      </w:pPr>
      <w:r>
        <w:tab/>
      </w:r>
      <w:r>
        <w:tab/>
      </w:r>
      <w:r>
        <w:tab/>
      </w:r>
      <w:r>
        <w:tab/>
      </w:r>
      <w:r>
        <w:tab/>
        <w:t>&lt;gmd:keyword&gt;</w:t>
      </w:r>
    </w:p>
    <w:p w14:paraId="61DF454D" w14:textId="77777777" w:rsidR="00821744" w:rsidRDefault="00821744" w:rsidP="00821744">
      <w:pPr>
        <w:pStyle w:val="XMLelement0"/>
      </w:pPr>
      <w:r>
        <w:tab/>
      </w:r>
      <w:r>
        <w:tab/>
      </w:r>
      <w:r>
        <w:tab/>
      </w:r>
      <w:r>
        <w:tab/>
      </w:r>
      <w:r>
        <w:tab/>
      </w:r>
      <w:r>
        <w:tab/>
        <w:t>&lt;gco:CharacterString&gt;</w:t>
      </w:r>
      <w:r w:rsidRPr="00164632">
        <w:rPr>
          <w:color w:val="auto"/>
        </w:rPr>
        <w:t>borehole</w:t>
      </w:r>
      <w:r>
        <w:t>&lt;/gco:CharacterString&gt;</w:t>
      </w:r>
    </w:p>
    <w:p w14:paraId="4D727AE1" w14:textId="77777777" w:rsidR="00821744" w:rsidRDefault="00821744" w:rsidP="00821744">
      <w:pPr>
        <w:pStyle w:val="XMLelement0"/>
      </w:pPr>
      <w:r>
        <w:tab/>
      </w:r>
      <w:r>
        <w:tab/>
      </w:r>
      <w:r>
        <w:tab/>
      </w:r>
      <w:r>
        <w:tab/>
      </w:r>
      <w:r>
        <w:tab/>
        <w:t>&lt;/gmd:keyword&gt;</w:t>
      </w:r>
    </w:p>
    <w:p w14:paraId="3BE0F6C2" w14:textId="77777777" w:rsidR="00821744" w:rsidRDefault="00821744" w:rsidP="00164632">
      <w:pPr>
        <w:pStyle w:val="XMLcommetn"/>
      </w:pPr>
      <w:r>
        <w:tab/>
      </w:r>
      <w:r>
        <w:tab/>
      </w:r>
      <w:r>
        <w:tab/>
      </w:r>
      <w:r>
        <w:tab/>
      </w:r>
      <w:r>
        <w:tab/>
      </w:r>
      <w:r w:rsidR="00164632">
        <w:t xml:space="preserve">      </w:t>
      </w:r>
      <w:r>
        <w:t>&lt;!-- Keyword Type: allowed values from MD_KeywordTypeCode names:{discipline, place, stratum, temporal, theme}  --&gt;</w:t>
      </w:r>
    </w:p>
    <w:p w14:paraId="40675555" w14:textId="77777777" w:rsidR="00821744" w:rsidRDefault="00821744" w:rsidP="00821744">
      <w:pPr>
        <w:pStyle w:val="XMLelement0"/>
      </w:pPr>
      <w:r>
        <w:tab/>
      </w:r>
      <w:r>
        <w:tab/>
      </w:r>
      <w:r>
        <w:tab/>
      </w:r>
      <w:r>
        <w:tab/>
      </w:r>
      <w:r>
        <w:tab/>
        <w:t>&lt;gmd:type&gt;</w:t>
      </w:r>
    </w:p>
    <w:p w14:paraId="57416416" w14:textId="77777777" w:rsidR="00821744" w:rsidRDefault="00821744" w:rsidP="00FE74CF">
      <w:pPr>
        <w:pStyle w:val="XMLelement0"/>
        <w:ind w:left="1300" w:hanging="1300"/>
      </w:pPr>
      <w:r>
        <w:tab/>
      </w:r>
      <w:r>
        <w:tab/>
      </w:r>
      <w:r>
        <w:tab/>
      </w:r>
      <w:r>
        <w:tab/>
      </w:r>
      <w:r>
        <w:tab/>
      </w:r>
      <w:r>
        <w:tab/>
        <w:t xml:space="preserve">&lt;gmd:MD_KeywordTypeCode </w:t>
      </w:r>
      <w:r w:rsidRPr="00FE74CF">
        <w:rPr>
          <w:rStyle w:val="XMLattributeChar0"/>
        </w:rPr>
        <w:t>codeList</w:t>
      </w:r>
      <w:r w:rsidRPr="00FE74CF">
        <w:rPr>
          <w:color w:val="auto"/>
        </w:rPr>
        <w:t>=</w:t>
      </w:r>
      <w:r w:rsidR="00FE74CF" w:rsidRPr="00FE74CF">
        <w:rPr>
          <w:rStyle w:val="XMLattributeValueChar"/>
        </w:rPr>
        <w:t>”</w:t>
      </w:r>
      <w:hyperlink r:id="rId92" w:anchor="MDKeywordTypeCode" w:history="1">
        <w:r w:rsidR="00FE74CF" w:rsidRPr="00FE74CF">
          <w:rPr>
            <w:rStyle w:val="XMLattributeValueChar"/>
          </w:rPr>
          <w:t>http://www.isotc211.org/2005/resources/Codelist/gmxCodelists.xml#MDKeywordTypeCode</w:t>
        </w:r>
      </w:hyperlink>
      <w:r w:rsidR="00FE74CF" w:rsidRPr="00FE74CF">
        <w:rPr>
          <w:rStyle w:val="XMLattributeValueChar"/>
        </w:rPr>
        <w:t xml:space="preserve">” </w:t>
      </w:r>
      <w:r w:rsidRPr="00FE74CF">
        <w:rPr>
          <w:rStyle w:val="XMLattributeChar0"/>
        </w:rPr>
        <w:t>codeListValue</w:t>
      </w:r>
      <w:r w:rsidRPr="00FE74CF">
        <w:rPr>
          <w:color w:val="auto"/>
        </w:rPr>
        <w:t>=</w:t>
      </w:r>
      <w:r w:rsidRPr="00FE74CF">
        <w:rPr>
          <w:rStyle w:val="XMLattributeValueChar"/>
        </w:rPr>
        <w:t>"theme"</w:t>
      </w:r>
      <w:r>
        <w:t>&gt;</w:t>
      </w:r>
      <w:r w:rsidRPr="00526444">
        <w:rPr>
          <w:color w:val="auto"/>
        </w:rPr>
        <w:t>theme</w:t>
      </w:r>
      <w:r>
        <w:t>&lt;/gmd:MD_KeywordTypeCode&gt;</w:t>
      </w:r>
    </w:p>
    <w:p w14:paraId="02A98167" w14:textId="77777777" w:rsidR="00821744" w:rsidRDefault="00821744" w:rsidP="00821744">
      <w:pPr>
        <w:pStyle w:val="XMLelement0"/>
      </w:pPr>
      <w:r>
        <w:tab/>
      </w:r>
      <w:r>
        <w:tab/>
      </w:r>
      <w:r>
        <w:tab/>
      </w:r>
      <w:r>
        <w:tab/>
      </w:r>
      <w:r>
        <w:tab/>
        <w:t>&lt;/gmd:type&gt;</w:t>
      </w:r>
    </w:p>
    <w:p w14:paraId="3BD604FD" w14:textId="77777777" w:rsidR="00821744" w:rsidRDefault="00821744" w:rsidP="00821744">
      <w:pPr>
        <w:pStyle w:val="XMLelement0"/>
      </w:pPr>
      <w:r>
        <w:tab/>
      </w:r>
      <w:r>
        <w:tab/>
      </w:r>
      <w:r>
        <w:tab/>
      </w:r>
      <w:r>
        <w:tab/>
        <w:t>&lt;/gmd:MD_Keywords&gt;</w:t>
      </w:r>
    </w:p>
    <w:p w14:paraId="1C8A3D13" w14:textId="77777777" w:rsidR="00821744" w:rsidRDefault="00821744" w:rsidP="00821744">
      <w:pPr>
        <w:pStyle w:val="XMLelement0"/>
      </w:pPr>
      <w:r>
        <w:tab/>
      </w:r>
      <w:r>
        <w:tab/>
      </w:r>
      <w:r>
        <w:tab/>
        <w:t>&lt;/gmd:descriptiveKeywords&gt;</w:t>
      </w:r>
    </w:p>
    <w:p w14:paraId="7E55C03D" w14:textId="77777777" w:rsidR="00821744" w:rsidRDefault="00821744" w:rsidP="00821744">
      <w:pPr>
        <w:pStyle w:val="XMLelement0"/>
      </w:pPr>
      <w:r>
        <w:tab/>
      </w:r>
      <w:r>
        <w:tab/>
      </w:r>
      <w:r>
        <w:tab/>
        <w:t>&lt;!-- Temporal keywords --&gt;</w:t>
      </w:r>
    </w:p>
    <w:p w14:paraId="3ABCE929" w14:textId="77777777" w:rsidR="00821744" w:rsidRDefault="00821744" w:rsidP="00821744">
      <w:pPr>
        <w:pStyle w:val="XMLelement0"/>
      </w:pPr>
      <w:r>
        <w:tab/>
      </w:r>
      <w:r>
        <w:tab/>
      </w:r>
      <w:r>
        <w:tab/>
        <w:t>&lt;gmd:descriptiveKeywords&gt;</w:t>
      </w:r>
    </w:p>
    <w:p w14:paraId="7C498D40" w14:textId="77777777" w:rsidR="00821744" w:rsidRDefault="00821744" w:rsidP="00821744">
      <w:pPr>
        <w:pStyle w:val="XMLelement0"/>
      </w:pPr>
      <w:r>
        <w:tab/>
      </w:r>
      <w:r>
        <w:tab/>
      </w:r>
      <w:r>
        <w:tab/>
      </w:r>
      <w:r>
        <w:tab/>
        <w:t>&lt;gmd:MD_Keywords&gt;</w:t>
      </w:r>
    </w:p>
    <w:p w14:paraId="2CBCDBC5" w14:textId="77777777" w:rsidR="00821744" w:rsidRDefault="00821744" w:rsidP="00821744">
      <w:pPr>
        <w:pStyle w:val="XMLelement0"/>
      </w:pPr>
      <w:r>
        <w:tab/>
      </w:r>
      <w:r>
        <w:tab/>
      </w:r>
      <w:r>
        <w:tab/>
      </w:r>
      <w:r>
        <w:tab/>
      </w:r>
      <w:r>
        <w:tab/>
        <w:t>&lt;gmd:keyword&gt;</w:t>
      </w:r>
    </w:p>
    <w:p w14:paraId="6447D06F" w14:textId="77777777" w:rsidR="00821744" w:rsidRDefault="00821744" w:rsidP="00821744">
      <w:pPr>
        <w:pStyle w:val="XMLelement0"/>
      </w:pPr>
      <w:r>
        <w:tab/>
      </w:r>
      <w:r>
        <w:tab/>
      </w:r>
      <w:r>
        <w:tab/>
      </w:r>
      <w:r>
        <w:tab/>
      </w:r>
      <w:r>
        <w:tab/>
      </w:r>
      <w:r>
        <w:tab/>
        <w:t>&lt;gco:CharacterString&gt;</w:t>
      </w:r>
      <w:r w:rsidRPr="00526444">
        <w:rPr>
          <w:color w:val="auto"/>
        </w:rPr>
        <w:t>Frasian</w:t>
      </w:r>
      <w:r>
        <w:t>&lt;/gco:CharacterString&gt;</w:t>
      </w:r>
    </w:p>
    <w:p w14:paraId="3214112F" w14:textId="77777777" w:rsidR="00821744" w:rsidRDefault="00821744" w:rsidP="00821744">
      <w:pPr>
        <w:pStyle w:val="XMLelement0"/>
      </w:pPr>
      <w:r>
        <w:tab/>
      </w:r>
      <w:r>
        <w:tab/>
      </w:r>
      <w:r>
        <w:tab/>
      </w:r>
      <w:r>
        <w:tab/>
      </w:r>
      <w:r>
        <w:tab/>
        <w:t>&lt;/gmd:keyword&gt;</w:t>
      </w:r>
    </w:p>
    <w:p w14:paraId="46E41044" w14:textId="77777777" w:rsidR="00821744" w:rsidRDefault="00821744" w:rsidP="00821744">
      <w:pPr>
        <w:pStyle w:val="XMLelement0"/>
      </w:pPr>
      <w:r>
        <w:tab/>
      </w:r>
      <w:r>
        <w:tab/>
      </w:r>
      <w:r>
        <w:tab/>
      </w:r>
      <w:r>
        <w:tab/>
      </w:r>
      <w:r>
        <w:tab/>
        <w:t>&lt;gmd:keyword&gt;</w:t>
      </w:r>
    </w:p>
    <w:p w14:paraId="3650D287" w14:textId="77777777" w:rsidR="00821744" w:rsidRDefault="00821744" w:rsidP="00821744">
      <w:pPr>
        <w:pStyle w:val="XMLelement0"/>
      </w:pPr>
      <w:r>
        <w:tab/>
      </w:r>
      <w:r>
        <w:tab/>
      </w:r>
      <w:r>
        <w:tab/>
      </w:r>
      <w:r>
        <w:tab/>
      </w:r>
      <w:r>
        <w:tab/>
      </w:r>
      <w:r>
        <w:tab/>
        <w:t>&lt;g</w:t>
      </w:r>
      <w:r w:rsidR="00637CA1">
        <w:t>co:CharacterString&gt;</w:t>
      </w:r>
      <w:r w:rsidR="00637CA1" w:rsidRPr="00526444">
        <w:rPr>
          <w:color w:val="auto"/>
        </w:rPr>
        <w:t>Upper Devoni</w:t>
      </w:r>
      <w:r w:rsidRPr="00526444">
        <w:rPr>
          <w:color w:val="auto"/>
        </w:rPr>
        <w:t>an</w:t>
      </w:r>
      <w:r>
        <w:t>&lt;/gco:CharacterString&gt;</w:t>
      </w:r>
    </w:p>
    <w:p w14:paraId="55A94601" w14:textId="77777777" w:rsidR="00821744" w:rsidRDefault="00821744" w:rsidP="00821744">
      <w:pPr>
        <w:pStyle w:val="XMLelement0"/>
      </w:pPr>
      <w:r>
        <w:tab/>
      </w:r>
      <w:r>
        <w:tab/>
      </w:r>
      <w:r>
        <w:tab/>
      </w:r>
      <w:r>
        <w:tab/>
      </w:r>
      <w:r>
        <w:tab/>
        <w:t>&lt;/gmd:keyword&gt;</w:t>
      </w:r>
    </w:p>
    <w:p w14:paraId="59EF80B5" w14:textId="77777777" w:rsidR="00821744" w:rsidRDefault="00821744" w:rsidP="00821744">
      <w:pPr>
        <w:pStyle w:val="XMLelement0"/>
      </w:pPr>
      <w:r>
        <w:tab/>
      </w:r>
      <w:r>
        <w:tab/>
      </w:r>
      <w:r>
        <w:tab/>
      </w:r>
      <w:r>
        <w:tab/>
      </w:r>
      <w:r>
        <w:tab/>
        <w:t>&lt;gmd:keyword&gt;</w:t>
      </w:r>
    </w:p>
    <w:p w14:paraId="5429929E" w14:textId="77777777" w:rsidR="00821744" w:rsidRDefault="00821744" w:rsidP="00821744">
      <w:pPr>
        <w:pStyle w:val="XMLelement0"/>
      </w:pPr>
      <w:r>
        <w:tab/>
      </w:r>
      <w:r>
        <w:tab/>
      </w:r>
      <w:r>
        <w:tab/>
      </w:r>
      <w:r>
        <w:tab/>
      </w:r>
      <w:r>
        <w:tab/>
      </w:r>
      <w:r>
        <w:tab/>
        <w:t>&lt;gco:CharacterString&gt;</w:t>
      </w:r>
      <w:r w:rsidRPr="00526444">
        <w:rPr>
          <w:color w:val="auto"/>
        </w:rPr>
        <w:t>Devonian</w:t>
      </w:r>
      <w:r>
        <w:t>&lt;/gco:CharacterString&gt;</w:t>
      </w:r>
    </w:p>
    <w:p w14:paraId="59EAA2B2" w14:textId="77777777" w:rsidR="00821744" w:rsidRDefault="00821744" w:rsidP="00821744">
      <w:pPr>
        <w:pStyle w:val="XMLelement0"/>
      </w:pPr>
      <w:r>
        <w:tab/>
      </w:r>
      <w:r>
        <w:tab/>
      </w:r>
      <w:r>
        <w:tab/>
      </w:r>
      <w:r>
        <w:tab/>
      </w:r>
      <w:r>
        <w:tab/>
        <w:t>&lt;/gmd:keyword&gt;</w:t>
      </w:r>
    </w:p>
    <w:p w14:paraId="197064B4" w14:textId="77777777" w:rsidR="00821744" w:rsidRDefault="00821744" w:rsidP="00821744">
      <w:pPr>
        <w:pStyle w:val="XMLelement0"/>
      </w:pPr>
      <w:r>
        <w:tab/>
      </w:r>
      <w:r>
        <w:tab/>
      </w:r>
      <w:r>
        <w:tab/>
      </w:r>
      <w:r>
        <w:tab/>
      </w:r>
      <w:r>
        <w:tab/>
        <w:t>&lt;gmd:keyword&gt;</w:t>
      </w:r>
    </w:p>
    <w:p w14:paraId="07D3FF4C" w14:textId="77777777" w:rsidR="00821744" w:rsidRDefault="00821744" w:rsidP="00821744">
      <w:pPr>
        <w:pStyle w:val="XMLelement0"/>
      </w:pPr>
      <w:r>
        <w:tab/>
      </w:r>
      <w:r>
        <w:tab/>
      </w:r>
      <w:r>
        <w:tab/>
      </w:r>
      <w:r>
        <w:tab/>
      </w:r>
      <w:r>
        <w:tab/>
      </w:r>
      <w:r>
        <w:tab/>
        <w:t>&lt;gco:CharacterString&gt;</w:t>
      </w:r>
      <w:r w:rsidRPr="00526444">
        <w:rPr>
          <w:color w:val="auto"/>
        </w:rPr>
        <w:t>Paleozoic</w:t>
      </w:r>
      <w:r>
        <w:t>&lt;/gco:CharacterString&gt;</w:t>
      </w:r>
    </w:p>
    <w:p w14:paraId="6AF5B909" w14:textId="77777777" w:rsidR="00821744" w:rsidRDefault="00821744" w:rsidP="00821744">
      <w:pPr>
        <w:pStyle w:val="XMLelement0"/>
      </w:pPr>
      <w:r>
        <w:tab/>
      </w:r>
      <w:r>
        <w:tab/>
      </w:r>
      <w:r>
        <w:tab/>
      </w:r>
      <w:r>
        <w:tab/>
      </w:r>
      <w:r>
        <w:tab/>
        <w:t>&lt;/gmd:keyword&gt;</w:t>
      </w:r>
    </w:p>
    <w:p w14:paraId="6FC87179" w14:textId="77777777" w:rsidR="00821744" w:rsidRDefault="00821744" w:rsidP="00526444">
      <w:pPr>
        <w:pStyle w:val="XMLcommetn"/>
      </w:pPr>
      <w:r>
        <w:tab/>
      </w:r>
      <w:r>
        <w:tab/>
      </w:r>
      <w:r>
        <w:tab/>
      </w:r>
      <w:r>
        <w:tab/>
      </w:r>
      <w:r>
        <w:tab/>
      </w:r>
      <w:r w:rsidR="00526444">
        <w:t xml:space="preserve">      </w:t>
      </w:r>
      <w:r>
        <w:t>&lt;!-- Keyword Type - allowed values from</w:t>
      </w:r>
      <w:r w:rsidR="00637CA1">
        <w:t xml:space="preserve"> MD_KeywordTypeCode names: {dis</w:t>
      </w:r>
      <w:r>
        <w:t>cipline, place, stratum, temporal, theme} --&gt;</w:t>
      </w:r>
    </w:p>
    <w:p w14:paraId="77B61BAD" w14:textId="77777777" w:rsidR="00821744" w:rsidRDefault="00821744" w:rsidP="00821744">
      <w:pPr>
        <w:pStyle w:val="XMLelement0"/>
      </w:pPr>
      <w:r>
        <w:lastRenderedPageBreak/>
        <w:tab/>
      </w:r>
      <w:r>
        <w:tab/>
      </w:r>
      <w:r>
        <w:tab/>
      </w:r>
      <w:r>
        <w:tab/>
      </w:r>
      <w:r>
        <w:tab/>
        <w:t>&lt;gmd:type&gt;</w:t>
      </w:r>
    </w:p>
    <w:p w14:paraId="2050AB45" w14:textId="77777777" w:rsidR="00821744" w:rsidRDefault="00821744" w:rsidP="00EA102F">
      <w:pPr>
        <w:pStyle w:val="XMLelement0"/>
        <w:ind w:left="1300" w:hanging="1300"/>
      </w:pPr>
      <w:r>
        <w:tab/>
      </w:r>
      <w:r>
        <w:tab/>
      </w:r>
      <w:r>
        <w:tab/>
      </w:r>
      <w:r>
        <w:tab/>
      </w:r>
      <w:r>
        <w:tab/>
      </w:r>
      <w:r>
        <w:tab/>
        <w:t>&lt;gmd:MD_KeywordTypeCode</w:t>
      </w:r>
      <w:r w:rsidR="00EA102F">
        <w:t xml:space="preserve"> </w:t>
      </w:r>
      <w:r w:rsidRPr="00EA102F">
        <w:rPr>
          <w:rStyle w:val="XMLattributeChar0"/>
        </w:rPr>
        <w:t>codeList</w:t>
      </w:r>
      <w:r w:rsidRPr="00EA102F">
        <w:rPr>
          <w:color w:val="auto"/>
        </w:rPr>
        <w:t>=</w:t>
      </w:r>
      <w:r w:rsidRPr="00EA102F">
        <w:rPr>
          <w:rStyle w:val="XMLattributeValueChar"/>
        </w:rPr>
        <w:t>"http://www.isotc211.org/2005/resources/Codelist/gmxCodelists.xml#MD_KeywordTypeCode"</w:t>
      </w:r>
      <w:r>
        <w:t xml:space="preserve"> </w:t>
      </w:r>
      <w:r w:rsidRPr="00EA102F">
        <w:rPr>
          <w:rStyle w:val="XMLattributeChar0"/>
        </w:rPr>
        <w:t>codeListValue</w:t>
      </w:r>
      <w:r w:rsidRPr="00EA102F">
        <w:rPr>
          <w:color w:val="auto"/>
        </w:rPr>
        <w:t>=</w:t>
      </w:r>
      <w:r w:rsidRPr="00EA102F">
        <w:rPr>
          <w:rStyle w:val="XMLattributeValueChar"/>
        </w:rPr>
        <w:t>"temporal"</w:t>
      </w:r>
      <w:r>
        <w:t>&gt;</w:t>
      </w:r>
      <w:r w:rsidRPr="00EA102F">
        <w:rPr>
          <w:color w:val="auto"/>
        </w:rPr>
        <w:t>temporal</w:t>
      </w:r>
      <w:r>
        <w:t>&lt;/gmd:MD_KeywordTypeCode&gt;</w:t>
      </w:r>
    </w:p>
    <w:p w14:paraId="51C72D70" w14:textId="77777777" w:rsidR="00821744" w:rsidRDefault="00821744" w:rsidP="00821744">
      <w:pPr>
        <w:pStyle w:val="XMLelement0"/>
      </w:pPr>
      <w:r>
        <w:tab/>
      </w:r>
      <w:r>
        <w:tab/>
      </w:r>
      <w:r>
        <w:tab/>
      </w:r>
      <w:r>
        <w:tab/>
      </w:r>
      <w:r>
        <w:tab/>
        <w:t>&lt;/gmd:type&gt;</w:t>
      </w:r>
    </w:p>
    <w:p w14:paraId="61270471" w14:textId="77777777" w:rsidR="00821744" w:rsidRDefault="00821744" w:rsidP="00821744">
      <w:pPr>
        <w:pStyle w:val="XMLelement0"/>
      </w:pPr>
      <w:r>
        <w:tab/>
      </w:r>
      <w:r>
        <w:tab/>
      </w:r>
      <w:r>
        <w:tab/>
      </w:r>
      <w:r>
        <w:tab/>
        <w:t>&lt;/gmd:MD_Keywords&gt;</w:t>
      </w:r>
    </w:p>
    <w:p w14:paraId="30E24C54" w14:textId="77777777" w:rsidR="00821744" w:rsidRDefault="00821744" w:rsidP="00821744">
      <w:pPr>
        <w:pStyle w:val="XMLelement0"/>
      </w:pPr>
      <w:r>
        <w:tab/>
      </w:r>
      <w:r>
        <w:tab/>
      </w:r>
      <w:r>
        <w:tab/>
        <w:t>&lt;/gmd:descriptiveKeywords&gt;</w:t>
      </w:r>
    </w:p>
    <w:p w14:paraId="7496EDDB" w14:textId="77777777" w:rsidR="00821744" w:rsidRDefault="00821744" w:rsidP="00DA2706">
      <w:pPr>
        <w:pStyle w:val="XMLcommetn"/>
      </w:pPr>
      <w:r>
        <w:tab/>
      </w:r>
      <w:r>
        <w:tab/>
      </w:r>
      <w:r w:rsidR="00DA2706">
        <w:t xml:space="preserve">              </w:t>
      </w:r>
      <w:r>
        <w:tab/>
        <w:t>&lt;!-- Place keywords; if a resource is not associated with a spatial location, the key-word 'non-geographic' should be included as a place keyoword --&gt;</w:t>
      </w:r>
    </w:p>
    <w:p w14:paraId="5D2FE55D" w14:textId="77777777" w:rsidR="00821744" w:rsidRDefault="00821744" w:rsidP="00821744">
      <w:pPr>
        <w:pStyle w:val="XMLelement0"/>
      </w:pPr>
      <w:r>
        <w:tab/>
      </w:r>
      <w:r>
        <w:tab/>
      </w:r>
      <w:r>
        <w:tab/>
        <w:t>&lt;gmd:descriptiveKeywords&gt;</w:t>
      </w:r>
    </w:p>
    <w:p w14:paraId="117F15E7" w14:textId="77777777" w:rsidR="00821744" w:rsidRDefault="00821744" w:rsidP="00821744">
      <w:pPr>
        <w:pStyle w:val="XMLelement0"/>
      </w:pPr>
      <w:r>
        <w:tab/>
      </w:r>
      <w:r>
        <w:tab/>
      </w:r>
      <w:r>
        <w:tab/>
      </w:r>
      <w:r>
        <w:tab/>
        <w:t>&lt;gmd:MD_Keywords&gt;</w:t>
      </w:r>
    </w:p>
    <w:p w14:paraId="5377EEB9" w14:textId="77777777" w:rsidR="00821744" w:rsidRDefault="00821744" w:rsidP="00821744">
      <w:pPr>
        <w:pStyle w:val="XMLelement0"/>
      </w:pPr>
      <w:r>
        <w:tab/>
      </w:r>
      <w:r>
        <w:tab/>
      </w:r>
      <w:r>
        <w:tab/>
      </w:r>
      <w:r>
        <w:tab/>
      </w:r>
      <w:r>
        <w:tab/>
        <w:t>&lt;gmd:keyword&gt;</w:t>
      </w:r>
    </w:p>
    <w:p w14:paraId="3B0E04B3" w14:textId="77777777" w:rsidR="00821744" w:rsidRDefault="00821744" w:rsidP="00821744">
      <w:pPr>
        <w:pStyle w:val="XMLelement0"/>
      </w:pPr>
      <w:r>
        <w:tab/>
      </w:r>
      <w:r>
        <w:tab/>
      </w:r>
      <w:r>
        <w:tab/>
      </w:r>
      <w:r>
        <w:tab/>
      </w:r>
      <w:r>
        <w:tab/>
      </w:r>
      <w:r>
        <w:tab/>
        <w:t>&lt;gco:CharacterString&gt;</w:t>
      </w:r>
      <w:r w:rsidRPr="00DA2706">
        <w:rPr>
          <w:color w:val="auto"/>
        </w:rPr>
        <w:t>Arizona</w:t>
      </w:r>
      <w:r>
        <w:t>&lt;/gco:CharacterString&gt;</w:t>
      </w:r>
    </w:p>
    <w:p w14:paraId="23D72A89" w14:textId="77777777" w:rsidR="00821744" w:rsidRDefault="00821744" w:rsidP="00821744">
      <w:pPr>
        <w:pStyle w:val="XMLelement0"/>
      </w:pPr>
      <w:r>
        <w:tab/>
      </w:r>
      <w:r>
        <w:tab/>
      </w:r>
      <w:r>
        <w:tab/>
      </w:r>
      <w:r>
        <w:tab/>
      </w:r>
      <w:r>
        <w:tab/>
        <w:t>&lt;/gmd:keyword&gt;</w:t>
      </w:r>
    </w:p>
    <w:p w14:paraId="108785A4" w14:textId="77777777" w:rsidR="00821744" w:rsidRDefault="00821744" w:rsidP="00821744">
      <w:pPr>
        <w:pStyle w:val="XMLelement0"/>
      </w:pPr>
      <w:r>
        <w:tab/>
      </w:r>
      <w:r>
        <w:tab/>
      </w:r>
      <w:r>
        <w:tab/>
      </w:r>
      <w:r>
        <w:tab/>
      </w:r>
      <w:r>
        <w:tab/>
        <w:t>&lt;gmd:keyword&gt;</w:t>
      </w:r>
    </w:p>
    <w:p w14:paraId="3A1E9D13" w14:textId="77777777" w:rsidR="00821744" w:rsidRDefault="00821744" w:rsidP="00821744">
      <w:pPr>
        <w:pStyle w:val="XMLelement0"/>
      </w:pPr>
      <w:r>
        <w:tab/>
      </w:r>
      <w:r>
        <w:tab/>
      </w:r>
      <w:r>
        <w:tab/>
      </w:r>
      <w:r>
        <w:tab/>
      </w:r>
      <w:r>
        <w:tab/>
      </w:r>
      <w:r>
        <w:tab/>
        <w:t>&lt;gco:CharacterString&gt;</w:t>
      </w:r>
      <w:r w:rsidRPr="00DA2706">
        <w:rPr>
          <w:color w:val="auto"/>
        </w:rPr>
        <w:t>T41N R27E S22 NE NE</w:t>
      </w:r>
      <w:r>
        <w:t>&lt;/gco:CharacterString&gt;</w:t>
      </w:r>
    </w:p>
    <w:p w14:paraId="437CBA18" w14:textId="77777777" w:rsidR="00821744" w:rsidRDefault="00821744" w:rsidP="00821744">
      <w:pPr>
        <w:pStyle w:val="XMLelement0"/>
      </w:pPr>
      <w:r>
        <w:tab/>
      </w:r>
      <w:r>
        <w:tab/>
      </w:r>
      <w:r>
        <w:tab/>
      </w:r>
      <w:r>
        <w:tab/>
      </w:r>
      <w:r>
        <w:tab/>
        <w:t>&lt;/gmd:keyword&gt;</w:t>
      </w:r>
    </w:p>
    <w:p w14:paraId="22FBFC8B" w14:textId="77777777" w:rsidR="00821744" w:rsidRDefault="00821744" w:rsidP="00821744">
      <w:pPr>
        <w:pStyle w:val="XMLelement0"/>
      </w:pPr>
      <w:r>
        <w:tab/>
      </w:r>
      <w:r>
        <w:tab/>
      </w:r>
      <w:r>
        <w:tab/>
      </w:r>
      <w:r>
        <w:tab/>
      </w:r>
      <w:r>
        <w:tab/>
        <w:t>&lt;gmd:type&gt;</w:t>
      </w:r>
    </w:p>
    <w:p w14:paraId="38142176" w14:textId="77777777" w:rsidR="00821744" w:rsidRDefault="00821744" w:rsidP="00EA102F">
      <w:pPr>
        <w:pStyle w:val="XMLcommetn"/>
      </w:pPr>
      <w:r>
        <w:tab/>
      </w:r>
      <w:r>
        <w:tab/>
      </w:r>
      <w:r>
        <w:tab/>
      </w:r>
      <w:r>
        <w:tab/>
      </w:r>
      <w:r>
        <w:tab/>
      </w:r>
      <w:r>
        <w:tab/>
      </w:r>
      <w:r w:rsidR="00EA102F">
        <w:t xml:space="preserve">   </w:t>
      </w:r>
      <w:r>
        <w:t>&lt;!-- Keyword Type - allowed values from MD_KeywordTypeCode names: {discipline, place, stratum, temporal, theme} --&gt;</w:t>
      </w:r>
    </w:p>
    <w:p w14:paraId="775471D9" w14:textId="77777777" w:rsidR="00821744" w:rsidRDefault="00821744" w:rsidP="00EA102F">
      <w:pPr>
        <w:pStyle w:val="XMLelement0"/>
        <w:ind w:left="1300" w:hanging="1300"/>
      </w:pPr>
      <w:r>
        <w:tab/>
      </w:r>
      <w:r>
        <w:tab/>
      </w:r>
      <w:r>
        <w:tab/>
      </w:r>
      <w:r>
        <w:tab/>
      </w:r>
      <w:r>
        <w:tab/>
      </w:r>
      <w:r>
        <w:tab/>
        <w:t xml:space="preserve">&lt;gmd:MD_KeywordTypeCode </w:t>
      </w:r>
      <w:r w:rsidRPr="00EA102F">
        <w:rPr>
          <w:rStyle w:val="XMLattributeChar0"/>
        </w:rPr>
        <w:t>codeList</w:t>
      </w:r>
      <w:r w:rsidRPr="00EA102F">
        <w:rPr>
          <w:color w:val="auto"/>
        </w:rPr>
        <w:t>=</w:t>
      </w:r>
      <w:r w:rsidRPr="00EA102F">
        <w:rPr>
          <w:rStyle w:val="XMLattributeValueChar"/>
        </w:rPr>
        <w:t xml:space="preserve">"http://www.isotc211.org/2005/resources/Codelist/gmxCodelists.xml#MD_KeywordTypeCode" </w:t>
      </w:r>
      <w:r w:rsidRPr="00EA102F">
        <w:rPr>
          <w:rStyle w:val="XMLattributeChar0"/>
        </w:rPr>
        <w:t>codeListValue</w:t>
      </w:r>
      <w:r w:rsidRPr="00EA102F">
        <w:rPr>
          <w:color w:val="auto"/>
        </w:rPr>
        <w:t>=</w:t>
      </w:r>
      <w:r w:rsidRPr="00EA102F">
        <w:rPr>
          <w:rStyle w:val="XMLattributeValueChar"/>
        </w:rPr>
        <w:t>"place"</w:t>
      </w:r>
      <w:r>
        <w:t>&gt;</w:t>
      </w:r>
      <w:r w:rsidRPr="00EA102F">
        <w:rPr>
          <w:color w:val="auto"/>
        </w:rPr>
        <w:t>place</w:t>
      </w:r>
      <w:r>
        <w:t>&lt;/gmd:MD_KeywordTypeCode&gt;</w:t>
      </w:r>
    </w:p>
    <w:p w14:paraId="7DA084B2" w14:textId="77777777" w:rsidR="00821744" w:rsidRDefault="00821744" w:rsidP="00821744">
      <w:pPr>
        <w:pStyle w:val="XMLelement0"/>
      </w:pPr>
      <w:r>
        <w:tab/>
      </w:r>
      <w:r>
        <w:tab/>
      </w:r>
      <w:r>
        <w:tab/>
      </w:r>
      <w:r>
        <w:tab/>
      </w:r>
      <w:r>
        <w:tab/>
        <w:t>&lt;/gmd:type&gt;</w:t>
      </w:r>
    </w:p>
    <w:p w14:paraId="120F8C0A" w14:textId="77777777" w:rsidR="00821744" w:rsidRDefault="00821744" w:rsidP="00821744">
      <w:pPr>
        <w:pStyle w:val="XMLelement0"/>
      </w:pPr>
      <w:r>
        <w:tab/>
      </w:r>
      <w:r>
        <w:tab/>
      </w:r>
      <w:r>
        <w:tab/>
      </w:r>
      <w:r>
        <w:tab/>
        <w:t>&lt;/gmd:MD_Keywords&gt;</w:t>
      </w:r>
    </w:p>
    <w:p w14:paraId="797C1A58" w14:textId="77777777" w:rsidR="00821744" w:rsidRDefault="00821744" w:rsidP="00821744">
      <w:pPr>
        <w:pStyle w:val="XMLelement0"/>
      </w:pPr>
      <w:r>
        <w:tab/>
      </w:r>
      <w:r>
        <w:tab/>
      </w:r>
      <w:r>
        <w:tab/>
        <w:t>&lt;/gmd:descriptiveKeywords&gt;</w:t>
      </w:r>
    </w:p>
    <w:p w14:paraId="290BA372" w14:textId="77777777" w:rsidR="006903D4" w:rsidRDefault="00821744" w:rsidP="00EA102F">
      <w:pPr>
        <w:pStyle w:val="XMLcommetn"/>
      </w:pPr>
      <w:r>
        <w:tab/>
      </w:r>
      <w:r>
        <w:tab/>
      </w:r>
      <w:r>
        <w:tab/>
      </w:r>
      <w:r w:rsidR="00EA102F">
        <w:t xml:space="preserve">              </w:t>
      </w:r>
      <w:r>
        <w:t xml:space="preserve">&lt;!--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w:t>
      </w:r>
    </w:p>
    <w:p w14:paraId="3E8A2175" w14:textId="77777777" w:rsidR="00821744" w:rsidRDefault="006903D4" w:rsidP="00EA102F">
      <w:pPr>
        <w:pStyle w:val="XMLcommetn"/>
      </w:pPr>
      <w:r>
        <w:tab/>
      </w:r>
      <w:r>
        <w:tab/>
      </w:r>
      <w:r>
        <w:tab/>
      </w:r>
      <w:r>
        <w:tab/>
      </w:r>
      <w:r>
        <w:tab/>
      </w:r>
      <w:r>
        <w:tab/>
      </w:r>
      <w:r>
        <w:tab/>
      </w:r>
      <w:r>
        <w:tab/>
        <w:t xml:space="preserve">Example here of license statement. </w:t>
      </w:r>
      <w:r w:rsidR="00821744">
        <w:t>--&gt;</w:t>
      </w:r>
    </w:p>
    <w:p w14:paraId="54326590" w14:textId="77777777" w:rsidR="006903D4" w:rsidRDefault="006903D4" w:rsidP="00821744">
      <w:pPr>
        <w:pStyle w:val="XMLelement0"/>
      </w:pPr>
    </w:p>
    <w:p w14:paraId="2C6F19E8" w14:textId="77777777" w:rsidR="006903D4" w:rsidRDefault="006903D4" w:rsidP="00821744">
      <w:pPr>
        <w:pStyle w:val="XMLelement0"/>
        <w:rPr>
          <w:rFonts w:ascii="Times New Roman" w:hAnsi="Times New Roman"/>
          <w:color w:val="000096"/>
          <w:sz w:val="24"/>
        </w:rPr>
      </w:pPr>
      <w:r w:rsidRPr="006903D4">
        <w:tab/>
      </w:r>
      <w:r w:rsidRPr="006903D4">
        <w:tab/>
      </w:r>
      <w:r w:rsidRPr="006903D4">
        <w:tab/>
        <w:t>&lt;gmd:resourceConstraints&gt;</w:t>
      </w:r>
      <w:r w:rsidRPr="006903D4">
        <w:br/>
      </w:r>
      <w:r w:rsidRPr="006903D4">
        <w:tab/>
      </w:r>
      <w:r w:rsidRPr="006903D4">
        <w:tab/>
      </w:r>
      <w:r w:rsidRPr="006903D4">
        <w:tab/>
      </w:r>
      <w:r w:rsidRPr="006903D4">
        <w:tab/>
        <w:t>&lt;gmd:MD_LegalConstraints&gt;</w:t>
      </w:r>
      <w:r w:rsidRPr="006903D4">
        <w:br/>
      </w:r>
      <w:r w:rsidRPr="006903D4">
        <w:tab/>
      </w:r>
      <w:r w:rsidRPr="006903D4">
        <w:tab/>
      </w:r>
      <w:r w:rsidRPr="006903D4">
        <w:tab/>
      </w:r>
      <w:r w:rsidRPr="006903D4">
        <w:tab/>
      </w:r>
      <w:r w:rsidRPr="006903D4">
        <w:tab/>
        <w:t>&lt;gmd:useLimitation&gt;</w:t>
      </w:r>
      <w:r w:rsidRPr="006903D4">
        <w:br/>
      </w:r>
      <w:r w:rsidRPr="006903D4">
        <w:tab/>
      </w:r>
      <w:r w:rsidRPr="006903D4">
        <w:tab/>
      </w:r>
      <w:r w:rsidRPr="006903D4">
        <w:tab/>
      </w:r>
      <w:r w:rsidRPr="006903D4">
        <w:tab/>
      </w:r>
      <w:r w:rsidRPr="006903D4">
        <w:tab/>
      </w:r>
      <w:r w:rsidRPr="006903D4">
        <w:tab/>
        <w:t>&lt;gco:CharacterString&gt;</w:t>
      </w:r>
      <w:r w:rsidRPr="006903D4">
        <w:rPr>
          <w:rStyle w:val="XMLelementValueChar"/>
          <w:b w:val="0"/>
        </w:rPr>
        <w:t>License: CC-BY 4.0 (http://creativecommons.org/licenses/by/4.0/):</w:t>
      </w:r>
      <w:r w:rsidRPr="006903D4">
        <w:rPr>
          <w:rStyle w:val="XMLelementValueChar"/>
          <w:b w:val="0"/>
        </w:rPr>
        <w:br/>
      </w:r>
      <w:r w:rsidRPr="006903D4">
        <w:rPr>
          <w:rStyle w:val="XMLelementValueChar"/>
          <w:b w:val="0"/>
        </w:rPr>
        <w:tab/>
      </w:r>
      <w:r w:rsidRPr="006903D4">
        <w:rPr>
          <w:rStyle w:val="XMLelementValueChar"/>
          <w:b w:val="0"/>
        </w:rPr>
        <w:tab/>
        <w:t>Attribution — You must give appropriate credit, provide a link to the license, and indicate if changes were made. You may do so in any reasonable manner, but not in any way that suggests the licensor endorses you or your use.</w:t>
      </w:r>
      <w:r w:rsidRPr="006903D4">
        <w:rPr>
          <w:rStyle w:val="XMLelementValueChar"/>
          <w:b w:val="0"/>
        </w:rPr>
        <w:br/>
      </w:r>
      <w:r w:rsidRPr="006903D4">
        <w:rPr>
          <w:rStyle w:val="XMLelementValueChar"/>
          <w:b w:val="0"/>
        </w:rPr>
        <w:tab/>
      </w:r>
      <w:r w:rsidRPr="006903D4">
        <w:rPr>
          <w:rStyle w:val="XMLelementValueChar"/>
          <w:b w:val="0"/>
        </w:rPr>
        <w:tab/>
        <w:t>No additional restrictions — You may not apply legal terms or technological measures that legally restrict others from doing anything the license permits.</w:t>
      </w:r>
      <w:r w:rsidRPr="006903D4">
        <w:rPr>
          <w:rStyle w:val="XMLelementValueChar"/>
          <w:b w:val="0"/>
        </w:rPr>
        <w:br/>
      </w:r>
      <w:r w:rsidRPr="006903D4">
        <w:rPr>
          <w:rStyle w:val="XMLelementValueChar"/>
          <w:b w:val="0"/>
        </w:rPr>
        <w:tab/>
      </w:r>
      <w:r w:rsidRPr="006903D4">
        <w:rPr>
          <w:rStyle w:val="XMLelementValueChar"/>
          <w:b w:val="0"/>
        </w:rPr>
        <w:tab/>
        <w:t>Notices:</w:t>
      </w:r>
      <w:r>
        <w:rPr>
          <w:rStyle w:val="XMLelementValueChar"/>
          <w:b w:val="0"/>
        </w:rPr>
        <w:t xml:space="preserve"> </w:t>
      </w:r>
      <w:r w:rsidRPr="006903D4">
        <w:rPr>
          <w:rStyle w:val="XMLelementValueChar"/>
          <w:b w:val="0"/>
        </w:rPr>
        <w:tab/>
        <w:t>You do not have to comply with the license for elements of the material in the public domain or where your use is permitted by an applicable exception or limitation.</w:t>
      </w:r>
      <w:r w:rsidRPr="006903D4">
        <w:rPr>
          <w:rStyle w:val="XMLelementValueChar"/>
          <w:b w:val="0"/>
        </w:rPr>
        <w:br/>
      </w:r>
      <w:r w:rsidRPr="006903D4">
        <w:rPr>
          <w:rStyle w:val="XMLelementValueChar"/>
          <w:b w:val="0"/>
        </w:rPr>
        <w:tab/>
      </w:r>
      <w:r w:rsidRPr="006903D4">
        <w:rPr>
          <w:rStyle w:val="XMLelementValueChar"/>
          <w:b w:val="0"/>
        </w:rPr>
        <w:tab/>
      </w:r>
      <w:r>
        <w:rPr>
          <w:rStyle w:val="XMLelementValueChar"/>
          <w:b w:val="0"/>
        </w:rPr>
        <w:t xml:space="preserve"> </w:t>
      </w:r>
      <w:r w:rsidRPr="006903D4">
        <w:rPr>
          <w:rStyle w:val="XMLelementValueChar"/>
          <w:b w:val="0"/>
        </w:rPr>
        <w:t>No warranties are given. The license may not give you all of the permissions necessary for your intended use. For example, other rights such as publicity, privacy, or moral rights may limit how you use the material.</w:t>
      </w:r>
    </w:p>
    <w:p w14:paraId="3D41B5E5" w14:textId="77777777" w:rsidR="006903D4" w:rsidRDefault="006903D4" w:rsidP="00821744">
      <w:pPr>
        <w:pStyle w:val="XMLelement0"/>
      </w:pPr>
      <w:r>
        <w:rPr>
          <w:rFonts w:ascii="Times New Roman" w:hAnsi="Times New Roman"/>
          <w:color w:val="000096"/>
          <w:sz w:val="24"/>
        </w:rPr>
        <w:lastRenderedPageBreak/>
        <w:t xml:space="preserve">                </w:t>
      </w:r>
      <w:r w:rsidRPr="006903D4">
        <w:t xml:space="preserve">  &lt;/gco:CharacterString&gt;</w:t>
      </w:r>
      <w:r w:rsidRPr="006903D4">
        <w:br/>
      </w:r>
      <w:r w:rsidRPr="006903D4">
        <w:tab/>
      </w:r>
      <w:r w:rsidRPr="006903D4">
        <w:tab/>
      </w:r>
      <w:r w:rsidRPr="006903D4">
        <w:tab/>
      </w:r>
      <w:r w:rsidRPr="006903D4">
        <w:tab/>
      </w:r>
      <w:r w:rsidRPr="006903D4">
        <w:tab/>
        <w:t>&lt;/gmd:useLimitation&gt;</w:t>
      </w:r>
      <w:r w:rsidRPr="006903D4">
        <w:br/>
      </w:r>
      <w:r w:rsidRPr="006903D4">
        <w:tab/>
      </w:r>
      <w:r w:rsidRPr="006903D4">
        <w:tab/>
      </w:r>
      <w:r w:rsidRPr="006903D4">
        <w:tab/>
      </w:r>
      <w:r w:rsidRPr="006903D4">
        <w:tab/>
      </w:r>
      <w:r w:rsidRPr="006903D4">
        <w:tab/>
        <w:t>&lt;gmd:useConstraints&gt;</w:t>
      </w:r>
      <w:r w:rsidRPr="006903D4">
        <w:br/>
      </w:r>
      <w:r w:rsidRPr="006903D4">
        <w:tab/>
      </w:r>
      <w:r w:rsidRPr="006903D4">
        <w:tab/>
      </w:r>
      <w:r w:rsidRPr="006903D4">
        <w:tab/>
      </w:r>
      <w:r w:rsidRPr="006903D4">
        <w:tab/>
      </w:r>
      <w:r w:rsidRPr="006903D4">
        <w:tab/>
      </w:r>
      <w:r w:rsidRPr="006903D4">
        <w:tab/>
        <w:t xml:space="preserve">&lt;gmd:MD_RestrictionCode </w:t>
      </w:r>
      <w:r w:rsidRPr="006903D4">
        <w:rPr>
          <w:rStyle w:val="XMLattributeChar0"/>
        </w:rPr>
        <w:t>codeList="</w:t>
      </w:r>
      <w:r w:rsidRPr="006903D4">
        <w:rPr>
          <w:rStyle w:val="XMLattributeValueChar"/>
        </w:rPr>
        <w:t>http://standards.iso.org/ittf/PubliclyAvailableStandards/ISO_19139_Schemas/resources/Codelist/gmxCodelists.xml#CI_RestrictionCode</w:t>
      </w:r>
      <w:r w:rsidRPr="006903D4">
        <w:rPr>
          <w:rStyle w:val="XMLattributeChar0"/>
        </w:rPr>
        <w:t>"</w:t>
      </w:r>
      <w:r>
        <w:rPr>
          <w:rFonts w:ascii="Times New Roman" w:hAnsi="Times New Roman"/>
          <w:color w:val="F5844C"/>
          <w:sz w:val="24"/>
        </w:rPr>
        <w:t xml:space="preserve"> </w:t>
      </w:r>
      <w:r w:rsidRPr="006903D4">
        <w:rPr>
          <w:rStyle w:val="XMLattributeChar0"/>
        </w:rPr>
        <w:t>codeListValue="</w:t>
      </w:r>
      <w:r w:rsidRPr="006903D4">
        <w:rPr>
          <w:rStyle w:val="XMLattributeValueChar"/>
        </w:rPr>
        <w:t>license</w:t>
      </w:r>
      <w:r w:rsidRPr="006903D4">
        <w:rPr>
          <w:rStyle w:val="XMLattributeChar0"/>
        </w:rPr>
        <w:t>"</w:t>
      </w:r>
      <w:r>
        <w:rPr>
          <w:rFonts w:ascii="Times New Roman" w:hAnsi="Times New Roman"/>
          <w:color w:val="000096"/>
          <w:sz w:val="24"/>
        </w:rPr>
        <w:t>/&gt;</w:t>
      </w:r>
      <w:r>
        <w:rPr>
          <w:rFonts w:ascii="Times New Roman" w:hAnsi="Times New Roman"/>
          <w:color w:val="000000"/>
          <w:sz w:val="24"/>
        </w:rPr>
        <w:br/>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Pr>
          <w:rFonts w:ascii="Times New Roman" w:hAnsi="Times New Roman"/>
          <w:color w:val="000000"/>
          <w:sz w:val="24"/>
        </w:rPr>
        <w:tab/>
      </w:r>
      <w:r w:rsidRPr="006903D4">
        <w:t>&lt;/gmd:useConstraints&gt;</w:t>
      </w:r>
      <w:r w:rsidRPr="006903D4">
        <w:br/>
      </w:r>
      <w:r w:rsidRPr="006903D4">
        <w:tab/>
      </w:r>
      <w:r w:rsidRPr="006903D4">
        <w:tab/>
      </w:r>
      <w:r w:rsidRPr="006903D4">
        <w:tab/>
      </w:r>
      <w:r w:rsidRPr="006903D4">
        <w:tab/>
        <w:t>&lt;/gmd:MD_LegalConstraints&gt;</w:t>
      </w:r>
      <w:r w:rsidRPr="006903D4">
        <w:br/>
      </w:r>
      <w:r w:rsidRPr="006903D4">
        <w:tab/>
      </w:r>
      <w:r w:rsidRPr="006903D4">
        <w:tab/>
      </w:r>
      <w:r w:rsidRPr="006903D4">
        <w:tab/>
        <w:t>&lt;/gmd:resourceConstraints</w:t>
      </w:r>
      <w:r>
        <w:rPr>
          <w:rFonts w:ascii="Times New Roman" w:hAnsi="Times New Roman"/>
          <w:color w:val="000096"/>
          <w:sz w:val="24"/>
        </w:rPr>
        <w:t>&gt;</w:t>
      </w:r>
    </w:p>
    <w:p w14:paraId="1CEBD927" w14:textId="77777777" w:rsidR="006903D4" w:rsidRDefault="006903D4" w:rsidP="00821744">
      <w:pPr>
        <w:pStyle w:val="XMLelement0"/>
      </w:pPr>
    </w:p>
    <w:p w14:paraId="1EF6612C" w14:textId="77777777" w:rsidR="00821744" w:rsidRDefault="00821744" w:rsidP="00EA102F">
      <w:pPr>
        <w:pStyle w:val="XMLcommetn"/>
      </w:pPr>
      <w:r>
        <w:tab/>
      </w:r>
      <w:r>
        <w:tab/>
      </w:r>
      <w:r>
        <w:tab/>
      </w:r>
      <w:r w:rsidR="00EA102F">
        <w:t xml:space="preserve">              </w:t>
      </w:r>
      <w:r>
        <w:t>&lt;!-- (O-O) Aggregation information - The citation for or name of an aggregate dataset, the type of aggregate dataset, and optionally the activity which produced the dataset. --&gt;</w:t>
      </w:r>
    </w:p>
    <w:p w14:paraId="6CFA8AB5" w14:textId="77777777" w:rsidR="00821744" w:rsidRDefault="00821744" w:rsidP="00821744">
      <w:pPr>
        <w:pStyle w:val="XMLelement0"/>
      </w:pPr>
      <w:r>
        <w:tab/>
      </w:r>
      <w:r>
        <w:tab/>
      </w:r>
      <w:r>
        <w:tab/>
        <w:t>&lt;gmd:aggregationInfo&gt;</w:t>
      </w:r>
    </w:p>
    <w:p w14:paraId="62A824A8" w14:textId="77777777" w:rsidR="00821744" w:rsidRDefault="00821744" w:rsidP="00EA102F">
      <w:pPr>
        <w:pStyle w:val="XMLcommetn"/>
      </w:pPr>
      <w:r>
        <w:tab/>
      </w:r>
      <w:r>
        <w:tab/>
      </w:r>
      <w:r>
        <w:tab/>
      </w:r>
      <w:r>
        <w:tab/>
      </w:r>
      <w:r w:rsidR="00EA102F">
        <w:t xml:space="preserve">         </w:t>
      </w:r>
      <w:r>
        <w:t>&lt;!-- MD_AggregateInformation requires either aggregateDataSetName/CI_Citation or aggregateDataSetIdentifier/MD_Identifier.   --&gt;</w:t>
      </w:r>
    </w:p>
    <w:p w14:paraId="6793383D" w14:textId="77777777" w:rsidR="00821744" w:rsidRDefault="00821744" w:rsidP="00821744">
      <w:pPr>
        <w:pStyle w:val="XMLelement0"/>
      </w:pPr>
      <w:r>
        <w:tab/>
      </w:r>
      <w:r>
        <w:tab/>
      </w:r>
      <w:r>
        <w:tab/>
      </w:r>
      <w:r>
        <w:tab/>
        <w:t>&lt;gmd:MD_AggregateInformation&gt;</w:t>
      </w:r>
    </w:p>
    <w:p w14:paraId="15E17BFE" w14:textId="77777777" w:rsidR="00821744" w:rsidRDefault="00821744" w:rsidP="00EA102F">
      <w:pPr>
        <w:pStyle w:val="XMLcommetn"/>
      </w:pPr>
      <w:r>
        <w:tab/>
      </w:r>
      <w:r>
        <w:tab/>
      </w:r>
      <w:r>
        <w:tab/>
      </w:r>
      <w:r>
        <w:tab/>
      </w:r>
      <w:r>
        <w:tab/>
      </w:r>
      <w:r w:rsidR="00EA102F">
        <w:t xml:space="preserve">      </w:t>
      </w:r>
      <w:r>
        <w:t>&lt;!-- Related dataset name --&gt;</w:t>
      </w:r>
    </w:p>
    <w:p w14:paraId="065E6E1C" w14:textId="77777777" w:rsidR="00821744" w:rsidRDefault="00821744" w:rsidP="00821744">
      <w:pPr>
        <w:pStyle w:val="XMLelement0"/>
      </w:pPr>
      <w:r>
        <w:tab/>
      </w:r>
      <w:r>
        <w:tab/>
      </w:r>
      <w:r>
        <w:tab/>
      </w:r>
      <w:r>
        <w:tab/>
      </w:r>
      <w:r>
        <w:tab/>
        <w:t>&lt;gmd:aggregateDataSetName&gt;</w:t>
      </w:r>
    </w:p>
    <w:p w14:paraId="6FB2C970" w14:textId="77777777" w:rsidR="00821744" w:rsidRDefault="00821744" w:rsidP="00821744">
      <w:pPr>
        <w:pStyle w:val="XMLelement0"/>
      </w:pPr>
      <w:r>
        <w:tab/>
      </w:r>
      <w:r>
        <w:tab/>
      </w:r>
      <w:r>
        <w:tab/>
      </w:r>
      <w:r>
        <w:tab/>
      </w:r>
      <w:r>
        <w:tab/>
      </w:r>
      <w:r>
        <w:tab/>
        <w:t>&lt;gmd:CI_Citation&gt;</w:t>
      </w:r>
    </w:p>
    <w:p w14:paraId="38E6C067" w14:textId="77777777" w:rsidR="00821744" w:rsidRDefault="00821744" w:rsidP="00821744">
      <w:pPr>
        <w:pStyle w:val="XMLelement0"/>
      </w:pPr>
      <w:r>
        <w:tab/>
      </w:r>
      <w:r>
        <w:tab/>
      </w:r>
      <w:r>
        <w:tab/>
      </w:r>
      <w:r>
        <w:tab/>
      </w:r>
      <w:r>
        <w:tab/>
      </w:r>
      <w:r>
        <w:tab/>
      </w:r>
      <w:r>
        <w:tab/>
        <w:t>&lt;gmd:title&gt;</w:t>
      </w:r>
    </w:p>
    <w:p w14:paraId="07700CDB" w14:textId="77777777" w:rsidR="00821744" w:rsidRDefault="00821744" w:rsidP="00821744">
      <w:pPr>
        <w:pStyle w:val="XMLelement0"/>
      </w:pPr>
      <w:r>
        <w:tab/>
      </w:r>
      <w:r>
        <w:tab/>
      </w:r>
      <w:r>
        <w:tab/>
      </w:r>
      <w:r>
        <w:tab/>
      </w:r>
      <w:r>
        <w:tab/>
      </w:r>
      <w:r>
        <w:tab/>
      </w:r>
      <w:r>
        <w:tab/>
      </w:r>
      <w:r>
        <w:tab/>
        <w:t>&lt;gco:CharacterString&gt;</w:t>
      </w:r>
      <w:r w:rsidR="00EA102F">
        <w:rPr>
          <w:color w:val="auto"/>
        </w:rPr>
        <w:t>Related Resource's Ti</w:t>
      </w:r>
      <w:r w:rsidRPr="00EA102F">
        <w:rPr>
          <w:color w:val="auto"/>
        </w:rPr>
        <w:t>tle</w:t>
      </w:r>
      <w:r>
        <w:t>&lt;/gco:CharacterString&gt;</w:t>
      </w:r>
    </w:p>
    <w:p w14:paraId="70A9F470" w14:textId="77777777" w:rsidR="00821744" w:rsidRDefault="00821744" w:rsidP="00821744">
      <w:pPr>
        <w:pStyle w:val="XMLelement0"/>
      </w:pPr>
      <w:r>
        <w:tab/>
      </w:r>
      <w:r>
        <w:tab/>
      </w:r>
      <w:r>
        <w:tab/>
      </w:r>
      <w:r>
        <w:tab/>
      </w:r>
      <w:r>
        <w:tab/>
      </w:r>
      <w:r>
        <w:tab/>
      </w:r>
      <w:r>
        <w:tab/>
        <w:t>&lt;/gmd:title&gt;</w:t>
      </w:r>
    </w:p>
    <w:p w14:paraId="43136672" w14:textId="77777777" w:rsidR="00821744" w:rsidRDefault="00821744" w:rsidP="00821744">
      <w:pPr>
        <w:pStyle w:val="XMLelement0"/>
      </w:pPr>
      <w:r>
        <w:tab/>
      </w:r>
      <w:r>
        <w:tab/>
      </w:r>
      <w:r>
        <w:tab/>
      </w:r>
      <w:r>
        <w:tab/>
      </w:r>
      <w:r>
        <w:tab/>
      </w:r>
      <w:r>
        <w:tab/>
      </w:r>
      <w:r>
        <w:tab/>
        <w:t>&lt;gmd:date&gt;</w:t>
      </w:r>
    </w:p>
    <w:p w14:paraId="5A4E03B2" w14:textId="77777777" w:rsidR="00821744" w:rsidRDefault="00821744" w:rsidP="00821744">
      <w:pPr>
        <w:pStyle w:val="XMLelement0"/>
      </w:pPr>
      <w:r>
        <w:tab/>
      </w:r>
      <w:r>
        <w:tab/>
      </w:r>
      <w:r>
        <w:tab/>
      </w:r>
      <w:r>
        <w:tab/>
      </w:r>
      <w:r>
        <w:tab/>
      </w:r>
      <w:r>
        <w:tab/>
      </w:r>
      <w:r>
        <w:tab/>
      </w:r>
      <w:r>
        <w:tab/>
        <w:t>&lt;gmd:CI_Date&gt;</w:t>
      </w:r>
    </w:p>
    <w:p w14:paraId="7DF0AD29" w14:textId="77777777" w:rsidR="00821744" w:rsidRDefault="00821744" w:rsidP="00821744">
      <w:pPr>
        <w:pStyle w:val="XMLelement0"/>
      </w:pPr>
      <w:r>
        <w:tab/>
      </w:r>
      <w:r>
        <w:tab/>
      </w:r>
      <w:r>
        <w:tab/>
      </w:r>
      <w:r>
        <w:tab/>
      </w:r>
      <w:r>
        <w:tab/>
      </w:r>
      <w:r>
        <w:tab/>
      </w:r>
      <w:r>
        <w:tab/>
      </w:r>
      <w:r>
        <w:tab/>
      </w:r>
      <w:r>
        <w:tab/>
        <w:t>&lt;gmd:date&gt;</w:t>
      </w:r>
    </w:p>
    <w:p w14:paraId="152FF482" w14:textId="77777777" w:rsidR="00821744" w:rsidRDefault="00821744" w:rsidP="00821744">
      <w:pPr>
        <w:pStyle w:val="XMLelement0"/>
      </w:pPr>
      <w:r>
        <w:tab/>
      </w:r>
      <w:r>
        <w:tab/>
      </w:r>
      <w:r>
        <w:tab/>
      </w:r>
      <w:r>
        <w:tab/>
      </w:r>
      <w:r>
        <w:tab/>
      </w:r>
      <w:r>
        <w:tab/>
      </w:r>
      <w:r>
        <w:tab/>
      </w:r>
      <w:r>
        <w:tab/>
      </w:r>
      <w:r>
        <w:tab/>
      </w:r>
      <w:r>
        <w:tab/>
        <w:t>&lt;gco:DateTime&gt;</w:t>
      </w:r>
      <w:r w:rsidRPr="00EA102F">
        <w:rPr>
          <w:color w:val="auto"/>
        </w:rPr>
        <w:t>2001-12-17T09:30:47</w:t>
      </w:r>
      <w:r>
        <w:t>&lt;/gco:DateTime&gt;</w:t>
      </w:r>
    </w:p>
    <w:p w14:paraId="6BC3E761" w14:textId="77777777" w:rsidR="00821744" w:rsidRDefault="00821744" w:rsidP="00821744">
      <w:pPr>
        <w:pStyle w:val="XMLelement0"/>
      </w:pPr>
      <w:r>
        <w:tab/>
      </w:r>
      <w:r>
        <w:tab/>
      </w:r>
      <w:r>
        <w:tab/>
      </w:r>
      <w:r>
        <w:tab/>
      </w:r>
      <w:r>
        <w:tab/>
      </w:r>
      <w:r>
        <w:tab/>
      </w:r>
      <w:r>
        <w:tab/>
      </w:r>
      <w:r>
        <w:tab/>
      </w:r>
      <w:r>
        <w:tab/>
        <w:t>&lt;/gmd:date&gt;</w:t>
      </w:r>
    </w:p>
    <w:p w14:paraId="5590715E" w14:textId="77777777" w:rsidR="00821744" w:rsidRDefault="00821744" w:rsidP="00821744">
      <w:pPr>
        <w:pStyle w:val="XMLelement0"/>
      </w:pPr>
      <w:r>
        <w:tab/>
      </w:r>
      <w:r>
        <w:tab/>
      </w:r>
      <w:r>
        <w:tab/>
      </w:r>
      <w:r>
        <w:tab/>
      </w:r>
      <w:r>
        <w:tab/>
      </w:r>
      <w:r>
        <w:tab/>
      </w:r>
      <w:r>
        <w:tab/>
      </w:r>
      <w:r>
        <w:tab/>
      </w:r>
      <w:r>
        <w:tab/>
        <w:t>&lt;gmd:dateType&gt;</w:t>
      </w:r>
    </w:p>
    <w:p w14:paraId="215A0A2D" w14:textId="77777777" w:rsidR="00821744" w:rsidRDefault="00821744" w:rsidP="00072A35">
      <w:pPr>
        <w:pStyle w:val="XMLelement0"/>
        <w:ind w:left="2100" w:hanging="2100"/>
      </w:pPr>
      <w:r>
        <w:tab/>
      </w:r>
      <w:r>
        <w:tab/>
      </w:r>
      <w:r>
        <w:tab/>
      </w:r>
      <w:r>
        <w:tab/>
      </w:r>
      <w:r>
        <w:tab/>
      </w:r>
      <w:r>
        <w:tab/>
      </w:r>
      <w:r>
        <w:tab/>
      </w:r>
      <w:r>
        <w:tab/>
      </w:r>
      <w:r>
        <w:tab/>
      </w:r>
      <w:r>
        <w:tab/>
        <w:t xml:space="preserve">&lt;gmd:CI_DateTypeCode </w:t>
      </w:r>
      <w:r w:rsidRPr="00072A35">
        <w:rPr>
          <w:rStyle w:val="XMLattributeChar0"/>
        </w:rPr>
        <w:t>codeList</w:t>
      </w:r>
      <w:r w:rsidRPr="00072A35">
        <w:rPr>
          <w:color w:val="auto"/>
        </w:rPr>
        <w:t>=</w:t>
      </w:r>
      <w:r w:rsidRPr="00072A35">
        <w:rPr>
          <w:rStyle w:val="XMLattributeValueChar"/>
        </w:rPr>
        <w:t>"http://www.isotc211.org/2005/resources/Codelist/gmxCodelists.xml#CI_DateTypeCode"</w:t>
      </w:r>
      <w:r>
        <w:t xml:space="preserve"> </w:t>
      </w:r>
      <w:r w:rsidRPr="00072A35">
        <w:rPr>
          <w:rStyle w:val="XMLattributeChar0"/>
        </w:rPr>
        <w:t>codeListValue</w:t>
      </w:r>
      <w:r w:rsidRPr="00072A35">
        <w:rPr>
          <w:color w:val="auto"/>
        </w:rPr>
        <w:t>=</w:t>
      </w:r>
      <w:r w:rsidRPr="00072A35">
        <w:rPr>
          <w:rStyle w:val="XMLattributeValueChar"/>
        </w:rPr>
        <w:t>"publication"</w:t>
      </w:r>
      <w:r>
        <w:t>&gt;</w:t>
      </w:r>
      <w:r w:rsidRPr="00072A35">
        <w:rPr>
          <w:color w:val="auto"/>
        </w:rPr>
        <w:t>publication</w:t>
      </w:r>
      <w:r>
        <w:t>&lt;/gmd:CI_DateTypeCode&gt;</w:t>
      </w:r>
    </w:p>
    <w:p w14:paraId="164530D3" w14:textId="77777777" w:rsidR="00821744" w:rsidRDefault="00821744" w:rsidP="00821744">
      <w:pPr>
        <w:pStyle w:val="XMLelement0"/>
      </w:pPr>
      <w:r>
        <w:tab/>
      </w:r>
      <w:r>
        <w:tab/>
      </w:r>
      <w:r>
        <w:tab/>
      </w:r>
      <w:r>
        <w:tab/>
      </w:r>
      <w:r>
        <w:tab/>
      </w:r>
      <w:r>
        <w:tab/>
      </w:r>
      <w:r>
        <w:tab/>
      </w:r>
      <w:r>
        <w:tab/>
      </w:r>
      <w:r>
        <w:tab/>
        <w:t>&lt;/gmd:dateType&gt;</w:t>
      </w:r>
    </w:p>
    <w:p w14:paraId="776EC546" w14:textId="77777777" w:rsidR="00821744" w:rsidRDefault="00821744" w:rsidP="00821744">
      <w:pPr>
        <w:pStyle w:val="XMLelement0"/>
      </w:pPr>
      <w:r>
        <w:tab/>
      </w:r>
      <w:r>
        <w:tab/>
      </w:r>
      <w:r>
        <w:tab/>
      </w:r>
      <w:r>
        <w:tab/>
      </w:r>
      <w:r>
        <w:tab/>
      </w:r>
      <w:r>
        <w:tab/>
      </w:r>
      <w:r>
        <w:tab/>
      </w:r>
      <w:r>
        <w:tab/>
        <w:t>&lt;/gmd:CI_Date&gt;</w:t>
      </w:r>
    </w:p>
    <w:p w14:paraId="6F92F83A" w14:textId="77777777" w:rsidR="00821744" w:rsidRDefault="00821744" w:rsidP="00821744">
      <w:pPr>
        <w:pStyle w:val="XMLelement0"/>
      </w:pPr>
      <w:r>
        <w:tab/>
      </w:r>
      <w:r>
        <w:tab/>
      </w:r>
      <w:r>
        <w:tab/>
      </w:r>
      <w:r>
        <w:tab/>
      </w:r>
      <w:r>
        <w:tab/>
      </w:r>
      <w:r>
        <w:tab/>
      </w:r>
      <w:r>
        <w:tab/>
        <w:t>&lt;/gmd:date&gt;</w:t>
      </w:r>
    </w:p>
    <w:p w14:paraId="7449B530" w14:textId="77777777" w:rsidR="00821744" w:rsidRDefault="00821744" w:rsidP="00821744">
      <w:pPr>
        <w:pStyle w:val="XMLelement0"/>
      </w:pPr>
      <w:r>
        <w:tab/>
      </w:r>
      <w:r>
        <w:tab/>
      </w:r>
      <w:r>
        <w:tab/>
      </w:r>
      <w:r>
        <w:tab/>
      </w:r>
      <w:r>
        <w:tab/>
      </w:r>
      <w:r>
        <w:tab/>
        <w:t>&lt;/gmd:CI_Citation&gt;</w:t>
      </w:r>
    </w:p>
    <w:p w14:paraId="4AB8F6D6" w14:textId="77777777" w:rsidR="00821744" w:rsidRDefault="00821744" w:rsidP="00821744">
      <w:pPr>
        <w:pStyle w:val="XMLelement0"/>
      </w:pPr>
      <w:r>
        <w:tab/>
      </w:r>
      <w:r>
        <w:tab/>
      </w:r>
      <w:r>
        <w:tab/>
      </w:r>
      <w:r>
        <w:tab/>
      </w:r>
      <w:r>
        <w:tab/>
        <w:t>&lt;/gmd:aggregateDataSetName&gt;</w:t>
      </w:r>
    </w:p>
    <w:p w14:paraId="34E24815" w14:textId="77777777" w:rsidR="00821744" w:rsidRDefault="00821744" w:rsidP="00EA102F">
      <w:pPr>
        <w:pStyle w:val="XMLcommetn"/>
      </w:pPr>
      <w:r>
        <w:tab/>
      </w:r>
      <w:r>
        <w:tab/>
      </w:r>
      <w:r>
        <w:tab/>
      </w:r>
      <w:r>
        <w:tab/>
      </w:r>
      <w:r>
        <w:tab/>
      </w:r>
      <w:r w:rsidR="00072A35">
        <w:t xml:space="preserve">      </w:t>
      </w:r>
      <w:r>
        <w:t>&lt;!-- Data Set Identifier --&gt;</w:t>
      </w:r>
    </w:p>
    <w:p w14:paraId="67F42D63" w14:textId="77777777" w:rsidR="00821744" w:rsidRDefault="00821744" w:rsidP="00821744">
      <w:pPr>
        <w:pStyle w:val="XMLelement0"/>
      </w:pPr>
      <w:r>
        <w:tab/>
      </w:r>
      <w:r>
        <w:tab/>
      </w:r>
      <w:r>
        <w:tab/>
      </w:r>
      <w:r>
        <w:tab/>
      </w:r>
      <w:r>
        <w:tab/>
        <w:t>&lt;gmd:aggregateDataSetIdentifier&gt;</w:t>
      </w:r>
    </w:p>
    <w:p w14:paraId="1D7E0E0D" w14:textId="77777777" w:rsidR="00821744" w:rsidRDefault="00821744" w:rsidP="00821744">
      <w:pPr>
        <w:pStyle w:val="XMLelement0"/>
      </w:pPr>
      <w:r>
        <w:tab/>
      </w:r>
      <w:r>
        <w:tab/>
      </w:r>
      <w:r>
        <w:tab/>
      </w:r>
      <w:r>
        <w:tab/>
      </w:r>
      <w:r>
        <w:tab/>
      </w:r>
      <w:r>
        <w:tab/>
        <w:t>&lt;gmd:MD_Identifier&gt;</w:t>
      </w:r>
    </w:p>
    <w:p w14:paraId="07EDCF75" w14:textId="77777777" w:rsidR="00821744" w:rsidRDefault="00821744" w:rsidP="00821744">
      <w:pPr>
        <w:pStyle w:val="XMLelement0"/>
      </w:pPr>
      <w:r>
        <w:tab/>
      </w:r>
      <w:r>
        <w:tab/>
      </w:r>
      <w:r>
        <w:tab/>
      </w:r>
      <w:r>
        <w:tab/>
      </w:r>
      <w:r>
        <w:tab/>
      </w:r>
      <w:r>
        <w:tab/>
      </w:r>
      <w:r>
        <w:tab/>
        <w:t>&lt;gmd:code&gt;</w:t>
      </w:r>
    </w:p>
    <w:p w14:paraId="493C80F6" w14:textId="77777777" w:rsidR="00821744" w:rsidRDefault="00821744" w:rsidP="00072A35">
      <w:pPr>
        <w:pStyle w:val="XMLelement0"/>
        <w:ind w:left="1700" w:hanging="1700"/>
      </w:pPr>
      <w:r>
        <w:tab/>
      </w:r>
      <w:r>
        <w:tab/>
      </w:r>
      <w:r>
        <w:tab/>
      </w:r>
      <w:r>
        <w:tab/>
      </w:r>
      <w:r>
        <w:tab/>
      </w:r>
      <w:r>
        <w:tab/>
      </w:r>
      <w:r>
        <w:tab/>
      </w:r>
      <w:r>
        <w:tab/>
        <w:t>&lt;gco:CharacterString&gt;</w:t>
      </w:r>
      <w:r w:rsidRPr="00EA102F">
        <w:rPr>
          <w:color w:val="auto"/>
        </w:rPr>
        <w:t>00000000-0000-0000-0000-000000000000&lt;/</w:t>
      </w:r>
      <w:r>
        <w:t>gco:CharacterString&gt;</w:t>
      </w:r>
    </w:p>
    <w:p w14:paraId="312C45D2" w14:textId="77777777" w:rsidR="00821744" w:rsidRDefault="00821744" w:rsidP="00821744">
      <w:pPr>
        <w:pStyle w:val="XMLelement0"/>
      </w:pPr>
      <w:r>
        <w:tab/>
      </w:r>
      <w:r>
        <w:tab/>
      </w:r>
      <w:r>
        <w:tab/>
      </w:r>
      <w:r>
        <w:tab/>
      </w:r>
      <w:r>
        <w:tab/>
      </w:r>
      <w:r>
        <w:tab/>
      </w:r>
      <w:r>
        <w:tab/>
        <w:t>&lt;/gmd:code&gt;</w:t>
      </w:r>
    </w:p>
    <w:p w14:paraId="0A7F44B6" w14:textId="77777777" w:rsidR="00821744" w:rsidRDefault="00821744" w:rsidP="00821744">
      <w:pPr>
        <w:pStyle w:val="XMLelement0"/>
      </w:pPr>
      <w:r>
        <w:tab/>
      </w:r>
      <w:r>
        <w:tab/>
      </w:r>
      <w:r>
        <w:tab/>
      </w:r>
      <w:r>
        <w:tab/>
      </w:r>
      <w:r>
        <w:tab/>
      </w:r>
      <w:r>
        <w:tab/>
        <w:t>&lt;/gmd:MD_Identifier&gt;</w:t>
      </w:r>
    </w:p>
    <w:p w14:paraId="4F7BAF2A" w14:textId="77777777" w:rsidR="00821744" w:rsidRDefault="00821744" w:rsidP="00821744">
      <w:pPr>
        <w:pStyle w:val="XMLelement0"/>
      </w:pPr>
      <w:r>
        <w:tab/>
      </w:r>
      <w:r>
        <w:tab/>
      </w:r>
      <w:r>
        <w:tab/>
      </w:r>
      <w:r>
        <w:tab/>
      </w:r>
      <w:r>
        <w:tab/>
        <w:t>&lt;/gmd:aggregateDataSetIdentifier&gt;</w:t>
      </w:r>
    </w:p>
    <w:p w14:paraId="56FBCF2C" w14:textId="77777777" w:rsidR="00821744" w:rsidRDefault="00821744" w:rsidP="00EA102F">
      <w:pPr>
        <w:pStyle w:val="XMLcommetn"/>
      </w:pPr>
      <w:r>
        <w:tab/>
      </w:r>
      <w:r>
        <w:tab/>
      </w:r>
      <w:r>
        <w:tab/>
      </w:r>
      <w:r>
        <w:tab/>
      </w:r>
      <w:r>
        <w:tab/>
      </w:r>
      <w:r w:rsidR="00072A35">
        <w:t xml:space="preserve">      </w:t>
      </w:r>
      <w:r>
        <w:t>&lt;!-- (M-M) Association Type is mandatory.. --&gt;</w:t>
      </w:r>
    </w:p>
    <w:p w14:paraId="1547C0ED" w14:textId="77777777" w:rsidR="00821744" w:rsidRDefault="00821744" w:rsidP="00821744">
      <w:pPr>
        <w:pStyle w:val="XMLelement0"/>
      </w:pPr>
      <w:r>
        <w:tab/>
      </w:r>
      <w:r>
        <w:tab/>
      </w:r>
      <w:r>
        <w:tab/>
      </w:r>
      <w:r>
        <w:tab/>
      </w:r>
      <w:r>
        <w:tab/>
        <w:t>&lt;gmd:associationType&gt;</w:t>
      </w:r>
    </w:p>
    <w:p w14:paraId="7CC0F3D3" w14:textId="77777777" w:rsidR="00821744" w:rsidRDefault="00821744" w:rsidP="00072A35">
      <w:pPr>
        <w:pStyle w:val="XMLcommetn"/>
      </w:pPr>
      <w:r>
        <w:tab/>
      </w:r>
      <w:r>
        <w:tab/>
      </w:r>
      <w:r>
        <w:tab/>
      </w:r>
      <w:r>
        <w:tab/>
      </w:r>
      <w:r>
        <w:tab/>
      </w:r>
      <w:r>
        <w:tab/>
      </w:r>
      <w:r w:rsidR="00072A35">
        <w:t xml:space="preserve">   </w:t>
      </w:r>
      <w:r>
        <w:t xml:space="preserve">&lt;!-- Use DS_AssociationTypeCode names: {crossReference, largerWorkCitation, partOfSeamlessDatabase, source, stereoMate}  --&gt;           </w:t>
      </w:r>
    </w:p>
    <w:p w14:paraId="1156DA8B" w14:textId="77777777" w:rsidR="00821744" w:rsidRDefault="00821744" w:rsidP="00072A35">
      <w:pPr>
        <w:pStyle w:val="XMLelement0"/>
        <w:ind w:left="1300" w:hanging="1300"/>
      </w:pPr>
      <w:r>
        <w:lastRenderedPageBreak/>
        <w:tab/>
      </w:r>
      <w:r>
        <w:tab/>
      </w:r>
      <w:r>
        <w:tab/>
      </w:r>
      <w:r>
        <w:tab/>
      </w:r>
      <w:r>
        <w:tab/>
      </w:r>
      <w:r>
        <w:tab/>
        <w:t xml:space="preserve">&lt;gmd:DS_AssociationTypeCode </w:t>
      </w:r>
      <w:r w:rsidRPr="00072A35">
        <w:rPr>
          <w:rStyle w:val="XMLattributeChar0"/>
        </w:rPr>
        <w:t>codeList</w:t>
      </w:r>
      <w:r w:rsidRPr="00072A35">
        <w:rPr>
          <w:color w:val="auto"/>
        </w:rPr>
        <w:t>=</w:t>
      </w:r>
      <w:r w:rsidRPr="00072A35">
        <w:rPr>
          <w:rStyle w:val="XMLattributeValueChar"/>
        </w:rPr>
        <w:t>"http://www.isotc211.org/2005/resources/Codelist/gmxCodelists.xml#DS_AssociationTypeCode"</w:t>
      </w:r>
      <w:r>
        <w:t xml:space="preserve"> </w:t>
      </w:r>
      <w:r w:rsidRPr="00072A35">
        <w:rPr>
          <w:rStyle w:val="XMLattributeChar0"/>
        </w:rPr>
        <w:t>codeListValue</w:t>
      </w:r>
      <w:r w:rsidRPr="00072A35">
        <w:rPr>
          <w:color w:val="auto"/>
        </w:rPr>
        <w:t>=</w:t>
      </w:r>
      <w:r w:rsidRPr="00072A35">
        <w:rPr>
          <w:rStyle w:val="XMLattributeValueChar"/>
        </w:rPr>
        <w:t>"crossReference"</w:t>
      </w:r>
      <w:r w:rsidR="00072A35">
        <w:t>&gt;</w:t>
      </w:r>
      <w:r w:rsidR="00072A35" w:rsidRPr="00072A35">
        <w:rPr>
          <w:color w:val="auto"/>
        </w:rPr>
        <w:t>cross refer</w:t>
      </w:r>
      <w:r w:rsidRPr="00072A35">
        <w:rPr>
          <w:color w:val="auto"/>
        </w:rPr>
        <w:t>ence</w:t>
      </w:r>
      <w:r>
        <w:t>&lt;/gmd:DS_AssociationTypeCode&gt;</w:t>
      </w:r>
    </w:p>
    <w:p w14:paraId="4C0AC7C2" w14:textId="77777777" w:rsidR="00821744" w:rsidRDefault="00821744" w:rsidP="00821744">
      <w:pPr>
        <w:pStyle w:val="XMLelement0"/>
      </w:pPr>
      <w:r>
        <w:tab/>
      </w:r>
      <w:r>
        <w:tab/>
      </w:r>
      <w:r>
        <w:tab/>
      </w:r>
      <w:r>
        <w:tab/>
      </w:r>
      <w:r>
        <w:tab/>
        <w:t>&lt;/gmd:associationType&gt;</w:t>
      </w:r>
    </w:p>
    <w:p w14:paraId="549E3F55" w14:textId="77777777" w:rsidR="00821744" w:rsidRDefault="00821744" w:rsidP="00821744">
      <w:pPr>
        <w:pStyle w:val="XMLelement0"/>
      </w:pPr>
      <w:r>
        <w:tab/>
      </w:r>
      <w:r>
        <w:tab/>
      </w:r>
      <w:r>
        <w:tab/>
      </w:r>
      <w:r>
        <w:tab/>
        <w:t>&lt;/gmd:MD_AggregateInformation&gt;</w:t>
      </w:r>
    </w:p>
    <w:p w14:paraId="55F08242" w14:textId="77777777" w:rsidR="00821744" w:rsidRDefault="00821744" w:rsidP="00821744">
      <w:pPr>
        <w:pStyle w:val="XMLelement0"/>
      </w:pPr>
      <w:r>
        <w:tab/>
      </w:r>
      <w:r>
        <w:tab/>
      </w:r>
      <w:r>
        <w:tab/>
        <w:t>&lt;/gmd:aggregationInfo&gt;</w:t>
      </w:r>
    </w:p>
    <w:p w14:paraId="06C20AC7" w14:textId="77777777" w:rsidR="00821744" w:rsidRDefault="00821744" w:rsidP="00072A35">
      <w:pPr>
        <w:pStyle w:val="XMLcommetn"/>
      </w:pPr>
      <w:r>
        <w:tab/>
      </w:r>
      <w:r>
        <w:tab/>
      </w:r>
      <w:r>
        <w:tab/>
      </w:r>
      <w:r w:rsidR="00072A35">
        <w:t xml:space="preserve">              </w:t>
      </w:r>
      <w:r>
        <w:t>&lt;!-- (M-M) Resource language - Multiple instances of this element indicate that the lin-guistic content of the resource is available in multiple languages --&gt;</w:t>
      </w:r>
    </w:p>
    <w:p w14:paraId="5D241DE0" w14:textId="77777777" w:rsidR="00821744" w:rsidRDefault="00821744" w:rsidP="00821744">
      <w:pPr>
        <w:pStyle w:val="XMLelement0"/>
      </w:pPr>
      <w:r>
        <w:tab/>
      </w:r>
      <w:r>
        <w:tab/>
      </w:r>
      <w:r>
        <w:tab/>
        <w:t>&lt;gmd:language&gt;</w:t>
      </w:r>
    </w:p>
    <w:p w14:paraId="4D9B134F" w14:textId="77777777" w:rsidR="00821744" w:rsidRDefault="00821744" w:rsidP="00072A35">
      <w:pPr>
        <w:pStyle w:val="XMLcommetn"/>
      </w:pPr>
      <w:r>
        <w:tab/>
      </w:r>
      <w:r>
        <w:tab/>
      </w:r>
      <w:r>
        <w:tab/>
      </w:r>
      <w:r>
        <w:tab/>
      </w:r>
      <w:r w:rsidR="00072A35">
        <w:t xml:space="preserve">         </w:t>
      </w:r>
      <w:r>
        <w:t>&lt;!-- use ISO639-2/T three letter language code in lower case. --&gt;</w:t>
      </w:r>
    </w:p>
    <w:p w14:paraId="51409DFB" w14:textId="77777777" w:rsidR="00821744" w:rsidRDefault="00821744" w:rsidP="00821744">
      <w:pPr>
        <w:pStyle w:val="XMLelement0"/>
      </w:pPr>
      <w:r>
        <w:tab/>
      </w:r>
      <w:r>
        <w:tab/>
      </w:r>
      <w:r>
        <w:tab/>
      </w:r>
      <w:r>
        <w:tab/>
        <w:t>&lt;gco:CharacterString&gt;</w:t>
      </w:r>
      <w:r w:rsidRPr="00072A35">
        <w:rPr>
          <w:color w:val="auto"/>
        </w:rPr>
        <w:t>eng</w:t>
      </w:r>
      <w:r>
        <w:t>&lt;/gco:CharacterString&gt;</w:t>
      </w:r>
    </w:p>
    <w:p w14:paraId="36F98FAF" w14:textId="77777777" w:rsidR="00821744" w:rsidRDefault="00821744" w:rsidP="00821744">
      <w:pPr>
        <w:pStyle w:val="XMLelement0"/>
      </w:pPr>
      <w:r>
        <w:tab/>
      </w:r>
      <w:r>
        <w:tab/>
      </w:r>
      <w:r>
        <w:tab/>
        <w:t>&lt;/gmd:language&gt;</w:t>
      </w:r>
    </w:p>
    <w:p w14:paraId="1F09FCD3" w14:textId="77777777" w:rsidR="00821744" w:rsidRDefault="00821744" w:rsidP="00072A35">
      <w:pPr>
        <w:pStyle w:val="XMLcommetn"/>
      </w:pPr>
      <w:r>
        <w:tab/>
      </w:r>
      <w:r>
        <w:tab/>
      </w:r>
      <w:r>
        <w:tab/>
      </w:r>
      <w:r w:rsidR="00072A35">
        <w:t xml:space="preserve">              </w:t>
      </w:r>
      <w:r>
        <w:t>&lt;!-- character encoding of resource content. Not applicable to scanned image --&gt;</w:t>
      </w:r>
    </w:p>
    <w:p w14:paraId="5D34F2BB" w14:textId="77777777" w:rsidR="00821744" w:rsidRDefault="00821744" w:rsidP="00821744">
      <w:pPr>
        <w:pStyle w:val="XMLelement0"/>
      </w:pPr>
      <w:r>
        <w:tab/>
      </w:r>
      <w:r>
        <w:tab/>
      </w:r>
      <w:r>
        <w:tab/>
        <w:t xml:space="preserve">&lt;gmd:characterSet </w:t>
      </w:r>
      <w:r w:rsidRPr="00072A35">
        <w:rPr>
          <w:rStyle w:val="XMLattributeChar0"/>
        </w:rPr>
        <w:t>gco:nilReason</w:t>
      </w:r>
      <w:r w:rsidRPr="00072A35">
        <w:rPr>
          <w:color w:val="auto"/>
        </w:rPr>
        <w:t>=</w:t>
      </w:r>
      <w:r w:rsidRPr="00072A35">
        <w:rPr>
          <w:rStyle w:val="XMLattributeValueChar"/>
        </w:rPr>
        <w:t>"inapplicable"</w:t>
      </w:r>
      <w:r>
        <w:t>/&gt;</w:t>
      </w:r>
    </w:p>
    <w:p w14:paraId="5350E618" w14:textId="77777777" w:rsidR="00821744" w:rsidRDefault="00821744" w:rsidP="00072A35">
      <w:pPr>
        <w:pStyle w:val="XMLcommetn"/>
      </w:pPr>
      <w:r>
        <w:tab/>
      </w:r>
      <w:r>
        <w:tab/>
      </w:r>
      <w:r>
        <w:tab/>
      </w:r>
      <w:r w:rsidR="00072A35">
        <w:t xml:space="preserve">              </w:t>
      </w:r>
      <w:r>
        <w:t>&lt;!-- (C-C) Topic category - A topicCategory code must be provided when hierarchyLevel is set to "dataset" (this example document) or "dataset series". Most USGIN resources will have MD_TopicCategoryCode = "geoscientificInformation", which is the default value for this profile.  More specific topic categorization should be done using keywords. --&gt;</w:t>
      </w:r>
    </w:p>
    <w:p w14:paraId="619811B7" w14:textId="77777777" w:rsidR="00821744" w:rsidRDefault="00821744" w:rsidP="00821744">
      <w:pPr>
        <w:pStyle w:val="XMLelement0"/>
      </w:pPr>
      <w:r>
        <w:tab/>
      </w:r>
      <w:r>
        <w:tab/>
      </w:r>
      <w:r>
        <w:tab/>
        <w:t>&lt;gmd:topicCategory&gt;</w:t>
      </w:r>
    </w:p>
    <w:p w14:paraId="21EC8202" w14:textId="77777777" w:rsidR="00821744" w:rsidRDefault="00821744" w:rsidP="00072A35">
      <w:pPr>
        <w:pStyle w:val="XMLcommetn"/>
      </w:pPr>
      <w:r>
        <w:tab/>
      </w:r>
      <w:r>
        <w:tab/>
      </w:r>
      <w:r>
        <w:tab/>
      </w:r>
      <w:r>
        <w:tab/>
      </w:r>
      <w:r w:rsidR="00072A35">
        <w:t xml:space="preserve">         </w:t>
      </w:r>
      <w: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p>
    <w:p w14:paraId="0944491E" w14:textId="77777777" w:rsidR="00821744" w:rsidRDefault="00821744" w:rsidP="00821744">
      <w:pPr>
        <w:pStyle w:val="XMLelement0"/>
      </w:pPr>
      <w:r>
        <w:tab/>
      </w:r>
      <w:r>
        <w:tab/>
      </w:r>
      <w:r>
        <w:tab/>
        <w:t>&lt;gmd:MD_TopicCategoryCode&gt;</w:t>
      </w:r>
      <w:r w:rsidRPr="00072A35">
        <w:rPr>
          <w:color w:val="auto"/>
        </w:rPr>
        <w:t>geoscientificInformation</w:t>
      </w:r>
      <w:r>
        <w:t>&lt;/gmd:MD_TopicCategoryCode&gt;</w:t>
      </w:r>
    </w:p>
    <w:p w14:paraId="1BB5B4D4" w14:textId="77777777" w:rsidR="00821744" w:rsidRDefault="00821744" w:rsidP="00821744">
      <w:pPr>
        <w:pStyle w:val="XMLelement0"/>
      </w:pPr>
      <w:r>
        <w:tab/>
      </w:r>
      <w:r>
        <w:tab/>
      </w:r>
      <w:r>
        <w:tab/>
        <w:t>&lt;/gmd:topicCategory&gt;</w:t>
      </w:r>
    </w:p>
    <w:p w14:paraId="24E6F3F2" w14:textId="77777777" w:rsidR="00821744" w:rsidRDefault="00821744" w:rsidP="00EA102F">
      <w:pPr>
        <w:pStyle w:val="XMLcommetn"/>
      </w:pPr>
      <w:r>
        <w:tab/>
      </w:r>
      <w:r>
        <w:tab/>
      </w:r>
      <w:r>
        <w:tab/>
      </w:r>
      <w:r w:rsidR="00EA102F">
        <w:t xml:space="preserve">              </w:t>
      </w:r>
      <w: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p>
    <w:p w14:paraId="4B2956F7" w14:textId="77777777" w:rsidR="00821744" w:rsidRDefault="00821744" w:rsidP="00821744">
      <w:pPr>
        <w:pStyle w:val="XMLelement0"/>
      </w:pPr>
      <w:r>
        <w:tab/>
      </w:r>
      <w:r>
        <w:tab/>
      </w:r>
      <w:r>
        <w:tab/>
        <w:t>&lt;gmd:extent&gt;</w:t>
      </w:r>
    </w:p>
    <w:p w14:paraId="0BFA2996" w14:textId="77777777" w:rsidR="00821744" w:rsidRDefault="00821744" w:rsidP="00821744">
      <w:pPr>
        <w:pStyle w:val="XMLelement0"/>
      </w:pPr>
      <w:r>
        <w:tab/>
      </w:r>
      <w:r>
        <w:tab/>
      </w:r>
      <w:r>
        <w:tab/>
      </w:r>
      <w:r>
        <w:tab/>
        <w:t>&lt;gmd:EX_Extent&gt;</w:t>
      </w:r>
    </w:p>
    <w:p w14:paraId="171A0988" w14:textId="77777777" w:rsidR="00821744" w:rsidRDefault="00821744" w:rsidP="00EA102F">
      <w:pPr>
        <w:pStyle w:val="XMLcommetn"/>
      </w:pPr>
      <w:r>
        <w:tab/>
      </w:r>
      <w:r>
        <w:tab/>
      </w:r>
      <w:r>
        <w:tab/>
      </w:r>
      <w:r>
        <w:tab/>
      </w:r>
      <w:r>
        <w:tab/>
      </w:r>
      <w:r w:rsidR="00EA102F">
        <w:t xml:space="preserve">      </w:t>
      </w:r>
      <w: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p>
    <w:p w14:paraId="5CEC560F" w14:textId="77777777" w:rsidR="00821744" w:rsidRDefault="00821744" w:rsidP="00821744">
      <w:pPr>
        <w:pStyle w:val="XMLelement0"/>
      </w:pPr>
      <w:r>
        <w:tab/>
      </w:r>
      <w:r>
        <w:tab/>
      </w:r>
      <w:r>
        <w:tab/>
      </w:r>
      <w:r>
        <w:tab/>
      </w:r>
      <w:r>
        <w:tab/>
        <w:t>&lt;gmd:description&gt;</w:t>
      </w:r>
    </w:p>
    <w:p w14:paraId="71AE6B5E" w14:textId="77777777" w:rsidR="00821744" w:rsidRDefault="00821744" w:rsidP="00821744">
      <w:pPr>
        <w:pStyle w:val="XMLelement0"/>
      </w:pPr>
      <w:r>
        <w:tab/>
      </w:r>
      <w:r>
        <w:tab/>
      </w:r>
      <w:r>
        <w:tab/>
      </w:r>
      <w:r>
        <w:tab/>
      </w:r>
      <w:r>
        <w:tab/>
      </w:r>
      <w:r>
        <w:tab/>
        <w:t>&lt;gco:CharacterString&gt;</w:t>
      </w:r>
      <w:r w:rsidR="00072A35">
        <w:rPr>
          <w:color w:val="auto"/>
        </w:rPr>
        <w:t>Some spatial/temporal descrip</w:t>
      </w:r>
      <w:r w:rsidRPr="00072A35">
        <w:rPr>
          <w:color w:val="auto"/>
        </w:rPr>
        <w:t>tion.</w:t>
      </w:r>
      <w:r>
        <w:t>&lt;/gco:CharacterString&gt;</w:t>
      </w:r>
    </w:p>
    <w:p w14:paraId="4B59E0E5" w14:textId="77777777" w:rsidR="00821744" w:rsidRDefault="00821744" w:rsidP="00821744">
      <w:pPr>
        <w:pStyle w:val="XMLelement0"/>
      </w:pPr>
      <w:r>
        <w:tab/>
      </w:r>
      <w:r>
        <w:tab/>
      </w:r>
      <w:r>
        <w:tab/>
      </w:r>
      <w:r>
        <w:tab/>
      </w:r>
      <w:r>
        <w:tab/>
        <w:t>&lt;/gmd:description&gt;</w:t>
      </w:r>
    </w:p>
    <w:p w14:paraId="521592D2" w14:textId="77777777" w:rsidR="00821744" w:rsidRDefault="00821744" w:rsidP="00821744">
      <w:pPr>
        <w:pStyle w:val="XMLelement0"/>
      </w:pPr>
      <w:r>
        <w:tab/>
      </w:r>
      <w:r>
        <w:tab/>
      </w:r>
      <w:r>
        <w:tab/>
      </w:r>
      <w:r>
        <w:tab/>
      </w:r>
      <w:r>
        <w:tab/>
        <w:t>&lt;gmd:geographicElement&gt;</w:t>
      </w:r>
    </w:p>
    <w:p w14:paraId="20AE7621" w14:textId="77777777" w:rsidR="00821744" w:rsidRDefault="00821744" w:rsidP="00EA102F">
      <w:pPr>
        <w:pStyle w:val="XMLcommetn"/>
      </w:pPr>
      <w:r>
        <w:tab/>
      </w:r>
      <w:r>
        <w:tab/>
      </w:r>
      <w:r>
        <w:tab/>
      </w:r>
      <w:r>
        <w:tab/>
      </w:r>
      <w:r>
        <w:tab/>
      </w:r>
      <w:r>
        <w:tab/>
      </w:r>
      <w:r w:rsidR="00EA102F">
        <w:t xml:space="preserve">   </w:t>
      </w:r>
      <w: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14:paraId="5FF6A2C8" w14:textId="77777777" w:rsidR="00821744" w:rsidRDefault="00821744" w:rsidP="00821744">
      <w:pPr>
        <w:pStyle w:val="XMLelement0"/>
      </w:pPr>
      <w:r>
        <w:lastRenderedPageBreak/>
        <w:tab/>
      </w:r>
      <w:r>
        <w:tab/>
      </w:r>
      <w:r>
        <w:tab/>
      </w:r>
      <w:r>
        <w:tab/>
      </w:r>
      <w:r>
        <w:tab/>
      </w:r>
      <w:r>
        <w:tab/>
        <w:t>&lt;gmd:EX_GeographicBoundingBox&gt;</w:t>
      </w:r>
    </w:p>
    <w:p w14:paraId="13CFC7D9" w14:textId="77777777" w:rsidR="00821744" w:rsidRDefault="00821744" w:rsidP="00821744">
      <w:pPr>
        <w:pStyle w:val="XMLelement0"/>
      </w:pPr>
      <w:r>
        <w:tab/>
      </w:r>
      <w:r>
        <w:tab/>
      </w:r>
      <w:r>
        <w:tab/>
      </w:r>
      <w:r>
        <w:tab/>
      </w:r>
      <w:r>
        <w:tab/>
      </w:r>
      <w:r>
        <w:tab/>
      </w:r>
      <w:r>
        <w:tab/>
        <w:t>&lt;gmd:extentTypeCode&gt;</w:t>
      </w:r>
    </w:p>
    <w:p w14:paraId="2532869B" w14:textId="77777777" w:rsidR="00821744" w:rsidRDefault="00821744" w:rsidP="00821744">
      <w:pPr>
        <w:pStyle w:val="XMLelement0"/>
      </w:pPr>
      <w:r>
        <w:tab/>
      </w:r>
      <w:r>
        <w:tab/>
      </w:r>
      <w:r>
        <w:tab/>
      </w:r>
      <w:r>
        <w:tab/>
      </w:r>
      <w:r>
        <w:tab/>
      </w:r>
      <w:r>
        <w:tab/>
      </w:r>
      <w:r>
        <w:tab/>
      </w:r>
      <w:r>
        <w:tab/>
        <w:t>&lt;gco:Boolean&gt;</w:t>
      </w:r>
      <w:r w:rsidRPr="00072A35">
        <w:rPr>
          <w:color w:val="auto"/>
        </w:rPr>
        <w:t>1</w:t>
      </w:r>
      <w:r>
        <w:t>&lt;/gco:Boolean&gt;</w:t>
      </w:r>
    </w:p>
    <w:p w14:paraId="1E62B9AF" w14:textId="77777777" w:rsidR="00821744" w:rsidRDefault="00821744" w:rsidP="00821744">
      <w:pPr>
        <w:pStyle w:val="XMLelement0"/>
      </w:pPr>
      <w:r>
        <w:tab/>
      </w:r>
      <w:r>
        <w:tab/>
      </w:r>
      <w:r>
        <w:tab/>
      </w:r>
      <w:r>
        <w:tab/>
      </w:r>
      <w:r>
        <w:tab/>
      </w:r>
      <w:r>
        <w:tab/>
      </w:r>
      <w:r>
        <w:tab/>
        <w:t>&lt;/gmd:extentTypeCode&gt;</w:t>
      </w:r>
    </w:p>
    <w:p w14:paraId="4C7A2C17" w14:textId="77777777" w:rsidR="00821744" w:rsidRDefault="00821744" w:rsidP="00821744">
      <w:pPr>
        <w:pStyle w:val="XMLelement0"/>
      </w:pPr>
      <w:r>
        <w:tab/>
      </w:r>
      <w:r>
        <w:tab/>
      </w:r>
      <w:r>
        <w:tab/>
      </w:r>
      <w:r>
        <w:tab/>
      </w:r>
      <w:r>
        <w:tab/>
      </w:r>
      <w:r>
        <w:tab/>
      </w:r>
      <w:r>
        <w:tab/>
        <w:t>&lt;gmd:westBoundLongitude&gt;</w:t>
      </w:r>
    </w:p>
    <w:p w14:paraId="05FA4D12" w14:textId="77777777" w:rsidR="00821744" w:rsidRDefault="00821744" w:rsidP="00821744">
      <w:pPr>
        <w:pStyle w:val="XMLelement0"/>
      </w:pPr>
      <w:r>
        <w:tab/>
      </w:r>
      <w:r>
        <w:tab/>
      </w:r>
      <w:r>
        <w:tab/>
      </w:r>
      <w:r>
        <w:tab/>
      </w:r>
      <w:r>
        <w:tab/>
      </w:r>
      <w:r>
        <w:tab/>
      </w:r>
      <w:r>
        <w:tab/>
      </w:r>
      <w:r>
        <w:tab/>
        <w:t>&lt;gco:Decimal&gt;</w:t>
      </w:r>
      <w:r w:rsidRPr="00072A35">
        <w:rPr>
          <w:color w:val="auto"/>
        </w:rPr>
        <w:t>-109.911001</w:t>
      </w:r>
      <w:r>
        <w:t>&lt;/gco:Decimal&gt;</w:t>
      </w:r>
    </w:p>
    <w:p w14:paraId="6E6B4F6D" w14:textId="77777777" w:rsidR="00821744" w:rsidRDefault="00821744" w:rsidP="00821744">
      <w:pPr>
        <w:pStyle w:val="XMLelement0"/>
      </w:pPr>
      <w:r>
        <w:tab/>
      </w:r>
      <w:r>
        <w:tab/>
      </w:r>
      <w:r>
        <w:tab/>
      </w:r>
      <w:r>
        <w:tab/>
      </w:r>
      <w:r>
        <w:tab/>
      </w:r>
      <w:r>
        <w:tab/>
      </w:r>
      <w:r>
        <w:tab/>
        <w:t>&lt;/gmd:westBoundLongitude&gt;</w:t>
      </w:r>
    </w:p>
    <w:p w14:paraId="25D30907" w14:textId="77777777" w:rsidR="00821744" w:rsidRDefault="00821744" w:rsidP="00821744">
      <w:pPr>
        <w:pStyle w:val="XMLelement0"/>
      </w:pPr>
      <w:r>
        <w:tab/>
      </w:r>
      <w:r>
        <w:tab/>
      </w:r>
      <w:r>
        <w:tab/>
      </w:r>
      <w:r>
        <w:tab/>
      </w:r>
      <w:r>
        <w:tab/>
      </w:r>
      <w:r>
        <w:tab/>
      </w:r>
      <w:r>
        <w:tab/>
        <w:t>&lt;gmd:eastBoundLongitude&gt;</w:t>
      </w:r>
    </w:p>
    <w:p w14:paraId="2C0E11E8" w14:textId="77777777" w:rsidR="00821744" w:rsidRDefault="00821744" w:rsidP="00821744">
      <w:pPr>
        <w:pStyle w:val="XMLelement0"/>
      </w:pPr>
      <w:r>
        <w:tab/>
      </w:r>
      <w:r>
        <w:tab/>
      </w:r>
      <w:r>
        <w:tab/>
      </w:r>
      <w:r>
        <w:tab/>
      </w:r>
      <w:r>
        <w:tab/>
      </w:r>
      <w:r>
        <w:tab/>
      </w:r>
      <w:r>
        <w:tab/>
      </w:r>
      <w:r>
        <w:tab/>
        <w:t>&lt;gco:Decimal&gt;</w:t>
      </w:r>
      <w:r w:rsidRPr="00072A35">
        <w:rPr>
          <w:color w:val="auto"/>
        </w:rPr>
        <w:t>-109.910999</w:t>
      </w:r>
      <w:r>
        <w:t>&lt;/gco:Decimal&gt;</w:t>
      </w:r>
    </w:p>
    <w:p w14:paraId="32D1CC3F" w14:textId="77777777" w:rsidR="00821744" w:rsidRDefault="00821744" w:rsidP="00821744">
      <w:pPr>
        <w:pStyle w:val="XMLelement0"/>
      </w:pPr>
      <w:r>
        <w:tab/>
      </w:r>
      <w:r>
        <w:tab/>
      </w:r>
      <w:r>
        <w:tab/>
      </w:r>
      <w:r>
        <w:tab/>
      </w:r>
      <w:r>
        <w:tab/>
      </w:r>
      <w:r>
        <w:tab/>
      </w:r>
      <w:r>
        <w:tab/>
        <w:t>&lt;/gmd:eastBoundLongitude&gt;</w:t>
      </w:r>
    </w:p>
    <w:p w14:paraId="359553FF" w14:textId="77777777" w:rsidR="00821744" w:rsidRDefault="00821744" w:rsidP="00821744">
      <w:pPr>
        <w:pStyle w:val="XMLelement0"/>
      </w:pPr>
      <w:r>
        <w:tab/>
      </w:r>
      <w:r>
        <w:tab/>
      </w:r>
      <w:r>
        <w:tab/>
      </w:r>
      <w:r>
        <w:tab/>
      </w:r>
      <w:r>
        <w:tab/>
      </w:r>
      <w:r>
        <w:tab/>
      </w:r>
      <w:r>
        <w:tab/>
        <w:t>&lt;gmd:southBoundLatitude&gt;</w:t>
      </w:r>
    </w:p>
    <w:p w14:paraId="3CC41F93" w14:textId="77777777" w:rsidR="00821744" w:rsidRDefault="00821744" w:rsidP="00821744">
      <w:pPr>
        <w:pStyle w:val="XMLelement0"/>
      </w:pPr>
      <w:r>
        <w:tab/>
      </w:r>
      <w:r>
        <w:tab/>
      </w:r>
      <w:r>
        <w:tab/>
      </w:r>
      <w:r>
        <w:tab/>
      </w:r>
      <w:r>
        <w:tab/>
      </w:r>
      <w:r>
        <w:tab/>
      </w:r>
      <w:r>
        <w:tab/>
      </w:r>
      <w:r>
        <w:tab/>
        <w:t>&lt;gco:Decimal&gt;</w:t>
      </w:r>
      <w:r w:rsidRPr="00072A35">
        <w:rPr>
          <w:color w:val="auto"/>
        </w:rPr>
        <w:t>34.772899</w:t>
      </w:r>
      <w:r>
        <w:t>&lt;/gco:Decimal&gt;</w:t>
      </w:r>
    </w:p>
    <w:p w14:paraId="4AFC1E3F" w14:textId="77777777" w:rsidR="00821744" w:rsidRDefault="00821744" w:rsidP="00821744">
      <w:pPr>
        <w:pStyle w:val="XMLelement0"/>
      </w:pPr>
      <w:r>
        <w:tab/>
      </w:r>
      <w:r>
        <w:tab/>
      </w:r>
      <w:r>
        <w:tab/>
      </w:r>
      <w:r>
        <w:tab/>
      </w:r>
      <w:r>
        <w:tab/>
      </w:r>
      <w:r>
        <w:tab/>
      </w:r>
      <w:r>
        <w:tab/>
        <w:t>&lt;/gmd:southBoundLatitude&gt;</w:t>
      </w:r>
    </w:p>
    <w:p w14:paraId="45213A8B" w14:textId="77777777" w:rsidR="00821744" w:rsidRDefault="00821744" w:rsidP="00821744">
      <w:pPr>
        <w:pStyle w:val="XMLelement0"/>
      </w:pPr>
      <w:r>
        <w:tab/>
      </w:r>
      <w:r>
        <w:tab/>
      </w:r>
      <w:r>
        <w:tab/>
      </w:r>
      <w:r>
        <w:tab/>
      </w:r>
      <w:r>
        <w:tab/>
      </w:r>
      <w:r>
        <w:tab/>
      </w:r>
      <w:r>
        <w:tab/>
        <w:t>&lt;gmd:northBoundLatitude&gt;</w:t>
      </w:r>
    </w:p>
    <w:p w14:paraId="26CFB04D" w14:textId="77777777" w:rsidR="00821744" w:rsidRDefault="00821744" w:rsidP="00821744">
      <w:pPr>
        <w:pStyle w:val="XMLelement0"/>
      </w:pPr>
      <w:r>
        <w:tab/>
      </w:r>
      <w:r>
        <w:tab/>
      </w:r>
      <w:r>
        <w:tab/>
      </w:r>
      <w:r>
        <w:tab/>
      </w:r>
      <w:r>
        <w:tab/>
      </w:r>
      <w:r>
        <w:tab/>
      </w:r>
      <w:r>
        <w:tab/>
      </w:r>
      <w:r>
        <w:tab/>
        <w:t>&lt;gco:Decimal&gt;</w:t>
      </w:r>
      <w:r w:rsidRPr="00072A35">
        <w:rPr>
          <w:color w:val="auto"/>
        </w:rPr>
        <w:t>34.772901</w:t>
      </w:r>
      <w:r>
        <w:t>&lt;/gco:Decimal&gt;</w:t>
      </w:r>
    </w:p>
    <w:p w14:paraId="08AB5098" w14:textId="77777777" w:rsidR="00821744" w:rsidRDefault="00821744" w:rsidP="00821744">
      <w:pPr>
        <w:pStyle w:val="XMLelement0"/>
      </w:pPr>
      <w:r>
        <w:tab/>
      </w:r>
      <w:r>
        <w:tab/>
      </w:r>
      <w:r>
        <w:tab/>
      </w:r>
      <w:r>
        <w:tab/>
      </w:r>
      <w:r>
        <w:tab/>
      </w:r>
      <w:r>
        <w:tab/>
      </w:r>
      <w:r>
        <w:tab/>
        <w:t>&lt;/gmd:northBoundLatitude&gt;</w:t>
      </w:r>
    </w:p>
    <w:p w14:paraId="2F3F89CC" w14:textId="77777777" w:rsidR="00821744" w:rsidRDefault="00821744" w:rsidP="00821744">
      <w:pPr>
        <w:pStyle w:val="XMLelement0"/>
      </w:pPr>
      <w:r>
        <w:tab/>
      </w:r>
      <w:r>
        <w:tab/>
      </w:r>
      <w:r>
        <w:tab/>
      </w:r>
      <w:r>
        <w:tab/>
      </w:r>
      <w:r>
        <w:tab/>
      </w:r>
      <w:r>
        <w:tab/>
        <w:t>&lt;/gmd:EX_GeographicBoundingBox&gt;</w:t>
      </w:r>
    </w:p>
    <w:p w14:paraId="339621E4" w14:textId="77777777" w:rsidR="00821744" w:rsidRDefault="00821744" w:rsidP="00821744">
      <w:pPr>
        <w:pStyle w:val="XMLelement0"/>
      </w:pPr>
      <w:r>
        <w:tab/>
      </w:r>
      <w:r>
        <w:tab/>
      </w:r>
      <w:r>
        <w:tab/>
      </w:r>
      <w:r>
        <w:tab/>
      </w:r>
      <w:r>
        <w:tab/>
        <w:t>&lt;/gmd:geographicElement&gt;</w:t>
      </w:r>
    </w:p>
    <w:p w14:paraId="219EE5F2" w14:textId="77777777" w:rsidR="00821744" w:rsidRDefault="00821744" w:rsidP="00821744">
      <w:pPr>
        <w:pStyle w:val="XMLelement0"/>
      </w:pPr>
      <w:r>
        <w:tab/>
      </w:r>
      <w:r>
        <w:tab/>
      </w:r>
      <w:r>
        <w:tab/>
      </w:r>
      <w:r>
        <w:tab/>
        <w:t>&lt;/gmd:EX_Extent&gt;</w:t>
      </w:r>
    </w:p>
    <w:p w14:paraId="67E83EA4" w14:textId="77777777" w:rsidR="00821744" w:rsidRDefault="00821744" w:rsidP="00821744">
      <w:pPr>
        <w:pStyle w:val="XMLelement0"/>
      </w:pPr>
    </w:p>
    <w:p w14:paraId="53B80F97" w14:textId="77777777" w:rsidR="00821744" w:rsidRDefault="00821744" w:rsidP="00072A35">
      <w:pPr>
        <w:pStyle w:val="XMLcommetn"/>
      </w:pPr>
      <w:r>
        <w:tab/>
      </w:r>
      <w:r>
        <w:tab/>
      </w:r>
      <w:r>
        <w:tab/>
      </w:r>
      <w:r>
        <w:tab/>
      </w:r>
      <w:r w:rsidR="00072A35">
        <w:t xml:space="preserve">         </w:t>
      </w:r>
      <w:r>
        <w:t>&lt;!-- (C-X) Resource content extent geographic description - Not used by USGIN profile, use keyword with type code = ‘place’ (with thesaurus if necessary). --&gt;</w:t>
      </w:r>
    </w:p>
    <w:p w14:paraId="573AF0EA" w14:textId="77777777" w:rsidR="00821744" w:rsidRDefault="00821744" w:rsidP="00072A35">
      <w:pPr>
        <w:pStyle w:val="XMLcommetn"/>
      </w:pPr>
      <w:r>
        <w:tab/>
      </w:r>
      <w:r>
        <w:tab/>
      </w:r>
      <w:r>
        <w:tab/>
      </w:r>
      <w:r>
        <w:tab/>
      </w:r>
      <w:r w:rsidR="00072A35">
        <w:t xml:space="preserve">         </w:t>
      </w:r>
      <w:r>
        <w:t>&lt;!-- (C-X) Resource content extent bounding polygon - Not used by USGIN profile. To improve interoperability, USGIN mandates the use of Geographic Bounding Box; if bounding polygons are available they may be included, but clients may ignore content in this element. --&gt;</w:t>
      </w:r>
    </w:p>
    <w:p w14:paraId="0B3931C7" w14:textId="77777777" w:rsidR="00821744" w:rsidRDefault="00821744" w:rsidP="00072A35">
      <w:pPr>
        <w:pStyle w:val="XMLcommetn"/>
      </w:pPr>
      <w:r>
        <w:tab/>
      </w:r>
      <w:r>
        <w:tab/>
      </w:r>
      <w:r>
        <w:tab/>
      </w:r>
      <w:r>
        <w:tab/>
        <w:t>&lt;!--</w:t>
      </w:r>
    </w:p>
    <w:p w14:paraId="2C3760EF" w14:textId="77777777" w:rsidR="00821744" w:rsidRDefault="00821744" w:rsidP="00072A35">
      <w:pPr>
        <w:pStyle w:val="XMLcommetn"/>
      </w:pPr>
      <w:r>
        <w:tab/>
      </w:r>
      <w:r>
        <w:tab/>
      </w:r>
      <w:r>
        <w:tab/>
      </w:r>
      <w:r>
        <w:tab/>
      </w:r>
      <w:r>
        <w:tab/>
        <w:t>&lt;gmd:geographicElement&gt;</w:t>
      </w:r>
    </w:p>
    <w:p w14:paraId="638E68CB" w14:textId="77777777" w:rsidR="00821744" w:rsidRDefault="00821744" w:rsidP="00072A35">
      <w:pPr>
        <w:pStyle w:val="XMLcommetn"/>
      </w:pPr>
      <w:r>
        <w:tab/>
      </w:r>
      <w:r>
        <w:tab/>
      </w:r>
      <w:r>
        <w:tab/>
      </w:r>
      <w:r>
        <w:tab/>
      </w:r>
      <w:r>
        <w:tab/>
      </w:r>
      <w:r>
        <w:tab/>
        <w:t>&lt;gmd:EX_BoundingPolygon/&gt;</w:t>
      </w:r>
    </w:p>
    <w:p w14:paraId="695727E2" w14:textId="77777777" w:rsidR="00821744" w:rsidRDefault="00821744" w:rsidP="00072A35">
      <w:pPr>
        <w:pStyle w:val="XMLcommetn"/>
      </w:pPr>
      <w:r>
        <w:tab/>
      </w:r>
      <w:r>
        <w:tab/>
      </w:r>
      <w:r>
        <w:tab/>
      </w:r>
      <w:r>
        <w:tab/>
      </w:r>
      <w:r>
        <w:tab/>
        <w:t>&lt;/gmd:geographicElement&gt;</w:t>
      </w:r>
      <w:r>
        <w:tab/>
      </w:r>
      <w:r>
        <w:tab/>
        <w:t>--&gt;</w:t>
      </w:r>
    </w:p>
    <w:p w14:paraId="4FA1F7C5" w14:textId="77777777" w:rsidR="00821744" w:rsidRDefault="00821744" w:rsidP="00821744">
      <w:pPr>
        <w:pStyle w:val="XMLelement0"/>
      </w:pPr>
      <w:r>
        <w:tab/>
      </w:r>
      <w:r>
        <w:tab/>
      </w:r>
      <w:r>
        <w:tab/>
        <w:t>&lt;/gmd:extent&gt;</w:t>
      </w:r>
    </w:p>
    <w:p w14:paraId="13AB2546" w14:textId="77777777" w:rsidR="00821744" w:rsidRDefault="00821744" w:rsidP="00072A35">
      <w:pPr>
        <w:pStyle w:val="XMLcommetn"/>
      </w:pPr>
      <w:r>
        <w:tab/>
      </w:r>
      <w:r>
        <w:tab/>
      </w:r>
      <w:r>
        <w:tab/>
      </w:r>
      <w:r w:rsidR="00072A35">
        <w:t xml:space="preserve">              </w:t>
      </w:r>
      <w:r>
        <w:t>&lt;!-- (O-O) Resource temporal extent -  --&gt;</w:t>
      </w:r>
    </w:p>
    <w:p w14:paraId="27C1A6B4" w14:textId="77777777" w:rsidR="00821744" w:rsidRDefault="00821744" w:rsidP="00821744">
      <w:pPr>
        <w:pStyle w:val="XMLelement0"/>
      </w:pPr>
      <w:r>
        <w:tab/>
      </w:r>
      <w:r>
        <w:tab/>
      </w:r>
      <w:r>
        <w:tab/>
        <w:t>&lt;gmd:extent&gt;</w:t>
      </w:r>
    </w:p>
    <w:p w14:paraId="4B250AAD" w14:textId="77777777" w:rsidR="00821744" w:rsidRDefault="00821744" w:rsidP="00821744">
      <w:pPr>
        <w:pStyle w:val="XMLelement0"/>
      </w:pPr>
      <w:r>
        <w:tab/>
      </w:r>
      <w:r>
        <w:tab/>
      </w:r>
      <w:r>
        <w:tab/>
      </w:r>
      <w:r>
        <w:tab/>
        <w:t>&lt;gmd:EX_Extent&gt;</w:t>
      </w:r>
    </w:p>
    <w:p w14:paraId="67176D08" w14:textId="77777777" w:rsidR="00821744" w:rsidRDefault="00821744" w:rsidP="00821744">
      <w:pPr>
        <w:pStyle w:val="XMLelement0"/>
      </w:pPr>
      <w:r>
        <w:tab/>
      </w:r>
      <w:r>
        <w:tab/>
      </w:r>
      <w:r>
        <w:tab/>
      </w:r>
      <w:r>
        <w:tab/>
      </w:r>
      <w:r>
        <w:tab/>
        <w:t>&lt;gmd:temporalElement&gt;</w:t>
      </w:r>
    </w:p>
    <w:p w14:paraId="08BEB21D" w14:textId="77777777" w:rsidR="00821744" w:rsidRDefault="00821744" w:rsidP="00821744">
      <w:pPr>
        <w:pStyle w:val="XMLelement0"/>
      </w:pPr>
      <w:r>
        <w:tab/>
      </w:r>
      <w:r>
        <w:tab/>
      </w:r>
      <w:r>
        <w:tab/>
      </w:r>
      <w:r>
        <w:tab/>
      </w:r>
      <w:r>
        <w:tab/>
      </w:r>
      <w:r>
        <w:tab/>
        <w:t>&lt;gmd:EX_TemporalExtent&gt;</w:t>
      </w:r>
    </w:p>
    <w:p w14:paraId="16C3ACB9" w14:textId="77777777" w:rsidR="00821744" w:rsidRDefault="00821744" w:rsidP="00821744">
      <w:pPr>
        <w:pStyle w:val="XMLelement0"/>
      </w:pPr>
      <w:r>
        <w:tab/>
      </w:r>
      <w:r>
        <w:tab/>
      </w:r>
      <w:r>
        <w:tab/>
      </w:r>
      <w:r>
        <w:tab/>
      </w:r>
      <w:r>
        <w:tab/>
      </w:r>
      <w:r>
        <w:tab/>
      </w:r>
      <w:r>
        <w:tab/>
        <w:t>&lt;gmd:extent&gt;</w:t>
      </w:r>
    </w:p>
    <w:p w14:paraId="6BC5F2CC" w14:textId="77777777" w:rsidR="00821744" w:rsidRDefault="00821744" w:rsidP="00072A35">
      <w:pPr>
        <w:pStyle w:val="XMLcommetn"/>
      </w:pPr>
      <w:r>
        <w:tab/>
      </w:r>
      <w:r>
        <w:tab/>
      </w:r>
      <w:r>
        <w:tab/>
      </w:r>
      <w:r>
        <w:tab/>
      </w:r>
      <w:r>
        <w:tab/>
      </w:r>
      <w:r>
        <w:tab/>
      </w:r>
      <w:r>
        <w:tab/>
        <w:t>&lt;!-- Geologic time frame example --&gt;</w:t>
      </w:r>
    </w:p>
    <w:p w14:paraId="240061CA" w14:textId="77777777" w:rsidR="00821744" w:rsidRDefault="00821744" w:rsidP="00821744">
      <w:pPr>
        <w:pStyle w:val="XMLelement0"/>
      </w:pPr>
      <w:r>
        <w:tab/>
      </w:r>
      <w:r>
        <w:tab/>
      </w:r>
      <w:r>
        <w:tab/>
      </w:r>
      <w:r>
        <w:tab/>
      </w:r>
      <w:r>
        <w:tab/>
      </w:r>
      <w:r>
        <w:tab/>
      </w:r>
      <w:r>
        <w:tab/>
      </w:r>
      <w:r>
        <w:tab/>
        <w:t xml:space="preserve">&lt;gml:TimePeriod </w:t>
      </w:r>
      <w:r w:rsidRPr="00072A35">
        <w:rPr>
          <w:rStyle w:val="XMLattributeChar0"/>
        </w:rPr>
        <w:t>gml:id</w:t>
      </w:r>
      <w:r w:rsidRPr="00072A35">
        <w:rPr>
          <w:color w:val="auto"/>
        </w:rPr>
        <w:t>=</w:t>
      </w:r>
      <w:r w:rsidRPr="00072A35">
        <w:rPr>
          <w:rStyle w:val="XMLattributeValueChar"/>
        </w:rPr>
        <w:t>"IdJurassic"</w:t>
      </w:r>
      <w:r>
        <w:t>&gt;</w:t>
      </w:r>
    </w:p>
    <w:p w14:paraId="3DB44897" w14:textId="77777777" w:rsidR="00821744" w:rsidRDefault="00821744" w:rsidP="00821744">
      <w:pPr>
        <w:pStyle w:val="XMLelement0"/>
      </w:pPr>
      <w:r>
        <w:tab/>
      </w:r>
      <w:r>
        <w:tab/>
      </w:r>
      <w:r>
        <w:tab/>
      </w:r>
      <w:r>
        <w:tab/>
      </w:r>
      <w:r>
        <w:tab/>
      </w:r>
      <w:r>
        <w:tab/>
      </w:r>
      <w:r>
        <w:tab/>
      </w:r>
      <w:r>
        <w:tab/>
      </w:r>
      <w:r>
        <w:tab/>
        <w:t>&lt;gml:name&gt;</w:t>
      </w:r>
      <w:r w:rsidRPr="00072A35">
        <w:rPr>
          <w:color w:val="auto"/>
        </w:rPr>
        <w:t>Jurassic</w:t>
      </w:r>
      <w:r>
        <w:t>&lt;/gml:name&gt;</w:t>
      </w:r>
    </w:p>
    <w:p w14:paraId="4851AA43" w14:textId="77777777" w:rsidR="00821744" w:rsidRDefault="00072A35" w:rsidP="00072A35">
      <w:pPr>
        <w:pStyle w:val="XMLcommetn"/>
      </w:pPr>
      <w:r>
        <w:tab/>
      </w:r>
      <w:r>
        <w:tab/>
      </w:r>
      <w:r>
        <w:tab/>
      </w:r>
      <w:r>
        <w:tab/>
      </w:r>
      <w:r>
        <w:tab/>
      </w:r>
      <w:r>
        <w:tab/>
      </w:r>
      <w:r>
        <w:tab/>
      </w:r>
      <w:r w:rsidR="00821744">
        <w:t>&lt;!-- USGIN requires the beginPosition and endPosition's frame property to be defined. urn:cgi:trs:CGI:StandardGeologicTimeMa identifies the standard Geologic time scale frame. --&gt;</w:t>
      </w:r>
    </w:p>
    <w:p w14:paraId="7FFDAB45" w14:textId="77777777" w:rsidR="00821744" w:rsidRDefault="00821744" w:rsidP="00072A35">
      <w:pPr>
        <w:pStyle w:val="XMLelement0"/>
        <w:ind w:left="1900" w:hanging="1900"/>
      </w:pPr>
      <w:r>
        <w:tab/>
      </w:r>
      <w:r>
        <w:tab/>
      </w:r>
      <w:r>
        <w:tab/>
      </w:r>
      <w:r>
        <w:tab/>
      </w:r>
      <w:r>
        <w:tab/>
      </w:r>
      <w:r>
        <w:tab/>
      </w:r>
      <w:r>
        <w:tab/>
      </w:r>
      <w:r>
        <w:tab/>
      </w:r>
      <w:r>
        <w:tab/>
        <w:t>&lt;gml:beginPosition</w:t>
      </w:r>
      <w:r w:rsidR="00072A35">
        <w:t xml:space="preserve"> </w:t>
      </w:r>
      <w:r w:rsidRPr="00072A35">
        <w:rPr>
          <w:rStyle w:val="XMLattributeChar0"/>
        </w:rPr>
        <w:t>frame</w:t>
      </w:r>
      <w:r w:rsidRPr="00072A35">
        <w:rPr>
          <w:color w:val="auto"/>
        </w:rPr>
        <w:t>=</w:t>
      </w:r>
      <w:r w:rsidRPr="00072A35">
        <w:rPr>
          <w:rStyle w:val="XMLattributeValueChar"/>
        </w:rPr>
        <w:t>"urn:cgi:trs:CGI:StandardGeologicTimeMa"</w:t>
      </w:r>
      <w:r>
        <w:t>&gt;</w:t>
      </w:r>
      <w:r w:rsidRPr="00072A35">
        <w:rPr>
          <w:color w:val="auto"/>
        </w:rPr>
        <w:t>203</w:t>
      </w:r>
      <w:r>
        <w:t>&lt;/gml:beginPosition&gt;</w:t>
      </w:r>
    </w:p>
    <w:p w14:paraId="41A07B97" w14:textId="77777777" w:rsidR="00821744" w:rsidRDefault="00072A35" w:rsidP="00072A35">
      <w:pPr>
        <w:pStyle w:val="XMLelement0"/>
        <w:ind w:left="1900" w:hanging="1900"/>
      </w:pPr>
      <w:r>
        <w:tab/>
      </w:r>
      <w:r>
        <w:tab/>
      </w:r>
      <w:r>
        <w:tab/>
      </w:r>
      <w:r>
        <w:tab/>
      </w:r>
      <w:r>
        <w:tab/>
      </w:r>
      <w:r>
        <w:tab/>
      </w:r>
      <w:r>
        <w:tab/>
      </w:r>
      <w:r>
        <w:tab/>
      </w:r>
      <w:r>
        <w:tab/>
      </w:r>
      <w:r w:rsidR="00821744">
        <w:t xml:space="preserve">&lt;gml:endPosition </w:t>
      </w:r>
      <w:r w:rsidR="00821744" w:rsidRPr="00072A35">
        <w:rPr>
          <w:rStyle w:val="XMLattributeChar0"/>
        </w:rPr>
        <w:t>frame</w:t>
      </w:r>
      <w:r w:rsidR="00821744" w:rsidRPr="00072A35">
        <w:rPr>
          <w:color w:val="auto"/>
        </w:rPr>
        <w:t>=</w:t>
      </w:r>
      <w:r w:rsidR="00821744" w:rsidRPr="00072A35">
        <w:rPr>
          <w:rStyle w:val="XMLattributeValueChar"/>
        </w:rPr>
        <w:t>"urn:cgi:trs:CGI:StandardGeologicTimeMa "</w:t>
      </w:r>
      <w:r w:rsidR="00821744">
        <w:t>&gt;</w:t>
      </w:r>
      <w:r w:rsidR="00821744" w:rsidRPr="00072A35">
        <w:rPr>
          <w:color w:val="auto"/>
        </w:rPr>
        <w:t>135</w:t>
      </w:r>
      <w:r w:rsidR="00821744">
        <w:t>&lt;/gml:endPosition&gt;</w:t>
      </w:r>
    </w:p>
    <w:p w14:paraId="44B21DB5" w14:textId="77777777" w:rsidR="00821744" w:rsidRDefault="00821744" w:rsidP="00821744">
      <w:pPr>
        <w:pStyle w:val="XMLelement0"/>
      </w:pPr>
      <w:r>
        <w:tab/>
      </w:r>
      <w:r>
        <w:tab/>
      </w:r>
      <w:r>
        <w:tab/>
      </w:r>
      <w:r>
        <w:tab/>
      </w:r>
      <w:r>
        <w:tab/>
      </w:r>
      <w:r>
        <w:tab/>
      </w:r>
      <w:r>
        <w:tab/>
      </w:r>
      <w:r>
        <w:tab/>
        <w:t>&lt;/gml:TimePeriod&gt;</w:t>
      </w:r>
    </w:p>
    <w:p w14:paraId="002A7808" w14:textId="77777777" w:rsidR="00821744" w:rsidRDefault="00821744" w:rsidP="00821744">
      <w:pPr>
        <w:pStyle w:val="XMLelement0"/>
      </w:pPr>
      <w:r>
        <w:tab/>
      </w:r>
      <w:r>
        <w:tab/>
      </w:r>
      <w:r>
        <w:tab/>
      </w:r>
      <w:r>
        <w:tab/>
      </w:r>
      <w:r>
        <w:tab/>
      </w:r>
      <w:r>
        <w:tab/>
      </w:r>
      <w:r>
        <w:tab/>
        <w:t>&lt;/gmd:extent&gt;</w:t>
      </w:r>
    </w:p>
    <w:p w14:paraId="784B851F" w14:textId="77777777" w:rsidR="00821744" w:rsidRDefault="00821744" w:rsidP="00821744">
      <w:pPr>
        <w:pStyle w:val="XMLelement0"/>
      </w:pPr>
      <w:r>
        <w:tab/>
      </w:r>
      <w:r>
        <w:tab/>
      </w:r>
      <w:r>
        <w:tab/>
      </w:r>
      <w:r>
        <w:tab/>
      </w:r>
      <w:r>
        <w:tab/>
      </w:r>
      <w:r>
        <w:tab/>
        <w:t>&lt;/gmd:EX_TemporalExtent&gt;</w:t>
      </w:r>
    </w:p>
    <w:p w14:paraId="043EFBA4" w14:textId="77777777" w:rsidR="00821744" w:rsidRDefault="00821744" w:rsidP="00821744">
      <w:pPr>
        <w:pStyle w:val="XMLelement0"/>
      </w:pPr>
      <w:r>
        <w:tab/>
      </w:r>
      <w:r>
        <w:tab/>
      </w:r>
      <w:r>
        <w:tab/>
      </w:r>
      <w:r>
        <w:tab/>
      </w:r>
      <w:r>
        <w:tab/>
        <w:t>&lt;/gmd:temporalElement&gt;</w:t>
      </w:r>
    </w:p>
    <w:p w14:paraId="7F486A5D" w14:textId="77777777" w:rsidR="00821744" w:rsidRDefault="00821744" w:rsidP="00821744">
      <w:pPr>
        <w:pStyle w:val="XMLelement0"/>
      </w:pPr>
      <w:r>
        <w:tab/>
      </w:r>
      <w:r>
        <w:tab/>
      </w:r>
      <w:r>
        <w:tab/>
      </w:r>
      <w:r>
        <w:tab/>
        <w:t>&lt;/gmd:EX_Extent&gt;</w:t>
      </w:r>
    </w:p>
    <w:p w14:paraId="18255CEF" w14:textId="77777777" w:rsidR="00821744" w:rsidRDefault="00821744" w:rsidP="00821744">
      <w:pPr>
        <w:pStyle w:val="XMLelement0"/>
      </w:pPr>
      <w:r>
        <w:lastRenderedPageBreak/>
        <w:tab/>
      </w:r>
      <w:r>
        <w:tab/>
      </w:r>
      <w:r>
        <w:tab/>
        <w:t>&lt;/gmd:extent&gt;</w:t>
      </w:r>
    </w:p>
    <w:p w14:paraId="6C6B0D12" w14:textId="77777777" w:rsidR="00821744" w:rsidRDefault="00821744" w:rsidP="00557335">
      <w:pPr>
        <w:pStyle w:val="XMLcommetn"/>
      </w:pPr>
      <w:r>
        <w:tab/>
      </w:r>
      <w:r>
        <w:tab/>
      </w:r>
      <w:r>
        <w:tab/>
      </w:r>
      <w:r w:rsidR="00557335">
        <w:t xml:space="preserve">              </w:t>
      </w:r>
      <w:r>
        <w:t>&lt;!-- (O-X) Resource spatio-temporal extent - Not used. USGIN mandates encoding space time location with EX_TemporalExte</w:t>
      </w:r>
      <w:r w:rsidR="00557335">
        <w:t>nt and EX_GeographicBoundingBox</w:t>
      </w:r>
      <w:r>
        <w:t xml:space="preserve"> --&gt;</w:t>
      </w:r>
    </w:p>
    <w:p w14:paraId="61E159FB" w14:textId="77777777" w:rsidR="00821744" w:rsidRDefault="00821744" w:rsidP="00557335">
      <w:pPr>
        <w:pStyle w:val="XMLcommetn"/>
      </w:pPr>
      <w:r>
        <w:tab/>
      </w:r>
      <w:r>
        <w:tab/>
      </w:r>
      <w:r>
        <w:tab/>
      </w:r>
      <w:r w:rsidR="00557335">
        <w:t xml:space="preserve">              </w:t>
      </w:r>
      <w:r>
        <w:t>&lt;!-- (O-O) Resource vertical extent  --&gt;</w:t>
      </w:r>
    </w:p>
    <w:p w14:paraId="1D45E87F" w14:textId="77777777" w:rsidR="00821744" w:rsidRDefault="00821744" w:rsidP="00821744">
      <w:pPr>
        <w:pStyle w:val="XMLelement0"/>
      </w:pPr>
      <w:r>
        <w:tab/>
      </w:r>
      <w:r>
        <w:tab/>
      </w:r>
      <w:r>
        <w:tab/>
        <w:t>&lt;gmd:extent&gt;</w:t>
      </w:r>
    </w:p>
    <w:p w14:paraId="1DF522B6" w14:textId="77777777" w:rsidR="00821744" w:rsidRDefault="00821744" w:rsidP="00821744">
      <w:pPr>
        <w:pStyle w:val="XMLelement0"/>
      </w:pPr>
      <w:r>
        <w:tab/>
      </w:r>
      <w:r>
        <w:tab/>
      </w:r>
      <w:r>
        <w:tab/>
      </w:r>
      <w:r>
        <w:tab/>
        <w:t>&lt;gmd:EX_Extent&gt;</w:t>
      </w:r>
    </w:p>
    <w:p w14:paraId="60415A09" w14:textId="77777777" w:rsidR="00821744" w:rsidRDefault="00821744" w:rsidP="00821744">
      <w:pPr>
        <w:pStyle w:val="XMLelement0"/>
      </w:pPr>
      <w:r>
        <w:tab/>
      </w:r>
      <w:r>
        <w:tab/>
      </w:r>
      <w:r>
        <w:tab/>
      </w:r>
      <w:r>
        <w:tab/>
      </w:r>
      <w:r>
        <w:tab/>
        <w:t>&lt;gmd:verticalElement&gt;</w:t>
      </w:r>
    </w:p>
    <w:p w14:paraId="4627F4C5" w14:textId="77777777" w:rsidR="00821744" w:rsidRDefault="00821744" w:rsidP="00821744">
      <w:pPr>
        <w:pStyle w:val="XMLelement0"/>
      </w:pPr>
      <w:r>
        <w:tab/>
      </w:r>
      <w:r>
        <w:tab/>
      </w:r>
      <w:r>
        <w:tab/>
      </w:r>
      <w:r>
        <w:tab/>
      </w:r>
      <w:r>
        <w:tab/>
      </w:r>
      <w:r>
        <w:tab/>
        <w:t>&lt;gmd:EX_VerticalExtent&gt;</w:t>
      </w:r>
    </w:p>
    <w:p w14:paraId="05E5F9D2" w14:textId="77777777" w:rsidR="00821744" w:rsidRDefault="00821744" w:rsidP="00821744">
      <w:pPr>
        <w:pStyle w:val="XMLelement0"/>
      </w:pPr>
      <w:r>
        <w:tab/>
      </w:r>
      <w:r>
        <w:tab/>
      </w:r>
      <w:r>
        <w:tab/>
      </w:r>
      <w:r>
        <w:tab/>
      </w:r>
      <w:r>
        <w:tab/>
      </w:r>
      <w:r>
        <w:tab/>
      </w:r>
      <w:r>
        <w:tab/>
        <w:t>&lt;gmd:minimumValue&gt;</w:t>
      </w:r>
    </w:p>
    <w:p w14:paraId="62AD8F01" w14:textId="77777777" w:rsidR="00821744" w:rsidRDefault="00821744" w:rsidP="00821744">
      <w:pPr>
        <w:pStyle w:val="XMLelement0"/>
      </w:pPr>
      <w:r>
        <w:tab/>
      </w:r>
      <w:r>
        <w:tab/>
      </w:r>
      <w:r>
        <w:tab/>
      </w:r>
      <w:r>
        <w:tab/>
      </w:r>
      <w:r>
        <w:tab/>
      </w:r>
      <w:r>
        <w:tab/>
      </w:r>
      <w:r>
        <w:tab/>
      </w:r>
      <w:r>
        <w:tab/>
        <w:t>&lt;gco:Real&gt;-</w:t>
      </w:r>
      <w:r w:rsidRPr="00557335">
        <w:rPr>
          <w:color w:val="auto"/>
        </w:rPr>
        <w:t>100</w:t>
      </w:r>
      <w:r>
        <w:t>&lt;/gco:Real&gt;</w:t>
      </w:r>
    </w:p>
    <w:p w14:paraId="37540F87" w14:textId="77777777" w:rsidR="00821744" w:rsidRDefault="00821744" w:rsidP="00821744">
      <w:pPr>
        <w:pStyle w:val="XMLelement0"/>
      </w:pPr>
      <w:r>
        <w:tab/>
      </w:r>
      <w:r>
        <w:tab/>
      </w:r>
      <w:r>
        <w:tab/>
      </w:r>
      <w:r>
        <w:tab/>
      </w:r>
      <w:r>
        <w:tab/>
      </w:r>
      <w:r>
        <w:tab/>
      </w:r>
      <w:r>
        <w:tab/>
        <w:t>&lt;/gmd:minimumValue&gt;</w:t>
      </w:r>
    </w:p>
    <w:p w14:paraId="2EE472AE" w14:textId="77777777" w:rsidR="00821744" w:rsidRDefault="00821744" w:rsidP="00821744">
      <w:pPr>
        <w:pStyle w:val="XMLelement0"/>
      </w:pPr>
      <w:r>
        <w:tab/>
      </w:r>
      <w:r>
        <w:tab/>
      </w:r>
      <w:r>
        <w:tab/>
      </w:r>
      <w:r>
        <w:tab/>
      </w:r>
      <w:r>
        <w:tab/>
      </w:r>
      <w:r>
        <w:tab/>
      </w:r>
      <w:r>
        <w:tab/>
        <w:t>&lt;gmd:maximumValue&gt;</w:t>
      </w:r>
    </w:p>
    <w:p w14:paraId="0D103F60" w14:textId="77777777" w:rsidR="00821744" w:rsidRDefault="00821744" w:rsidP="00821744">
      <w:pPr>
        <w:pStyle w:val="XMLelement0"/>
      </w:pPr>
      <w:r>
        <w:tab/>
      </w:r>
      <w:r>
        <w:tab/>
      </w:r>
      <w:r>
        <w:tab/>
      </w:r>
      <w:r>
        <w:tab/>
      </w:r>
      <w:r>
        <w:tab/>
      </w:r>
      <w:r>
        <w:tab/>
      </w:r>
      <w:r>
        <w:tab/>
      </w:r>
      <w:r>
        <w:tab/>
        <w:t>&lt;gco:Real&gt;</w:t>
      </w:r>
      <w:r w:rsidRPr="00557335">
        <w:rPr>
          <w:color w:val="auto"/>
        </w:rPr>
        <w:t>200</w:t>
      </w:r>
      <w:r>
        <w:t>&lt;/gco:Real&gt;</w:t>
      </w:r>
    </w:p>
    <w:p w14:paraId="435C0843" w14:textId="77777777" w:rsidR="00821744" w:rsidRDefault="00821744" w:rsidP="00821744">
      <w:pPr>
        <w:pStyle w:val="XMLelement0"/>
      </w:pPr>
      <w:r>
        <w:tab/>
      </w:r>
      <w:r>
        <w:tab/>
      </w:r>
      <w:r>
        <w:tab/>
      </w:r>
      <w:r>
        <w:tab/>
      </w:r>
      <w:r>
        <w:tab/>
      </w:r>
      <w:r>
        <w:tab/>
      </w:r>
      <w:r>
        <w:tab/>
        <w:t>&lt;/gmd:maximumValue&gt;</w:t>
      </w:r>
    </w:p>
    <w:p w14:paraId="3CB5C9A2" w14:textId="77777777" w:rsidR="00821744" w:rsidRDefault="00821744" w:rsidP="00557335">
      <w:pPr>
        <w:pStyle w:val="XMLcommetn"/>
      </w:pPr>
      <w:r>
        <w:tab/>
      </w:r>
      <w:r>
        <w:tab/>
      </w:r>
      <w:r>
        <w:tab/>
      </w:r>
      <w:r>
        <w:tab/>
      </w:r>
      <w:r>
        <w:tab/>
      </w:r>
      <w:r>
        <w:tab/>
      </w:r>
      <w:r>
        <w:tab/>
        <w:t>&lt;!-- Use EPSG register of geodetic parameters such as at http://www.epsg-registry.org/. The default VerticalCRS is World mean sea level (MSL): http://www.spatialreference.org/ref/epsg/5714/ (replaces urn:ogc:def:crs:EPSG::5714) --&gt;</w:t>
      </w:r>
    </w:p>
    <w:p w14:paraId="250516C8" w14:textId="77777777" w:rsidR="00557335" w:rsidRDefault="00821744" w:rsidP="00821744">
      <w:pPr>
        <w:pStyle w:val="XMLelement0"/>
      </w:pPr>
      <w:r>
        <w:tab/>
      </w:r>
      <w:r>
        <w:tab/>
      </w:r>
      <w:r>
        <w:tab/>
      </w:r>
      <w:r>
        <w:tab/>
      </w:r>
      <w:r>
        <w:tab/>
      </w:r>
      <w:r>
        <w:tab/>
      </w:r>
      <w:r>
        <w:tab/>
        <w:t xml:space="preserve">&lt;gmd:verticalCRS </w:t>
      </w:r>
      <w:r w:rsidRPr="00557335">
        <w:rPr>
          <w:rStyle w:val="XMLattributeChar0"/>
        </w:rPr>
        <w:t>xlink:href</w:t>
      </w:r>
      <w:r w:rsidRPr="00557335">
        <w:rPr>
          <w:color w:val="auto"/>
        </w:rPr>
        <w:t>=</w:t>
      </w:r>
      <w:r w:rsidRPr="00557335">
        <w:rPr>
          <w:rStyle w:val="XMLattributeValueChar"/>
        </w:rPr>
        <w:t>"http://www.spatialreference.org/ref/epsg/5714/"</w:t>
      </w:r>
      <w:r>
        <w:t>&gt;</w:t>
      </w:r>
    </w:p>
    <w:p w14:paraId="4F47C2B5" w14:textId="77777777" w:rsidR="00821744" w:rsidRDefault="00557335" w:rsidP="00821744">
      <w:pPr>
        <w:pStyle w:val="XMLelement0"/>
      </w:pPr>
      <w:r>
        <w:tab/>
      </w:r>
      <w:r>
        <w:tab/>
      </w:r>
      <w:r>
        <w:tab/>
      </w:r>
      <w:r>
        <w:tab/>
      </w:r>
      <w:r>
        <w:tab/>
      </w:r>
      <w:r>
        <w:tab/>
      </w:r>
      <w:r>
        <w:tab/>
      </w:r>
      <w:r w:rsidR="00821744">
        <w:t>&lt;/gmd:verticalCRS&gt;</w:t>
      </w:r>
    </w:p>
    <w:p w14:paraId="0F05819C" w14:textId="77777777" w:rsidR="00821744" w:rsidRDefault="00821744" w:rsidP="00821744">
      <w:pPr>
        <w:pStyle w:val="XMLelement0"/>
      </w:pPr>
      <w:r>
        <w:tab/>
      </w:r>
      <w:r>
        <w:tab/>
      </w:r>
      <w:r>
        <w:tab/>
      </w:r>
      <w:r>
        <w:tab/>
      </w:r>
      <w:r>
        <w:tab/>
      </w:r>
      <w:r>
        <w:tab/>
        <w:t>&lt;/gmd:EX_VerticalExtent&gt;</w:t>
      </w:r>
    </w:p>
    <w:p w14:paraId="6149E7B4" w14:textId="77777777" w:rsidR="00821744" w:rsidRDefault="00821744" w:rsidP="00821744">
      <w:pPr>
        <w:pStyle w:val="XMLelement0"/>
      </w:pPr>
      <w:r>
        <w:tab/>
      </w:r>
      <w:r>
        <w:tab/>
      </w:r>
      <w:r>
        <w:tab/>
      </w:r>
      <w:r>
        <w:tab/>
      </w:r>
      <w:r>
        <w:tab/>
        <w:t>&lt;/gmd:verticalElement&gt;</w:t>
      </w:r>
    </w:p>
    <w:p w14:paraId="6B4AE0C5" w14:textId="77777777" w:rsidR="00821744" w:rsidRDefault="00821744" w:rsidP="00821744">
      <w:pPr>
        <w:pStyle w:val="XMLelement0"/>
      </w:pPr>
      <w:r>
        <w:tab/>
      </w:r>
      <w:r>
        <w:tab/>
      </w:r>
      <w:r>
        <w:tab/>
      </w:r>
      <w:r>
        <w:tab/>
        <w:t>&lt;/gmd:EX_Extent&gt;</w:t>
      </w:r>
    </w:p>
    <w:p w14:paraId="329DD37D" w14:textId="77777777" w:rsidR="00821744" w:rsidRDefault="00821744" w:rsidP="00821744">
      <w:pPr>
        <w:pStyle w:val="XMLelement0"/>
      </w:pPr>
      <w:r>
        <w:tab/>
      </w:r>
      <w:r>
        <w:tab/>
      </w:r>
      <w:r>
        <w:tab/>
        <w:t>&lt;/gmd:extent&gt;</w:t>
      </w:r>
    </w:p>
    <w:p w14:paraId="6BC727DE" w14:textId="77777777" w:rsidR="00821744" w:rsidRDefault="00821744" w:rsidP="00821744">
      <w:pPr>
        <w:pStyle w:val="XMLelement0"/>
      </w:pPr>
      <w:r>
        <w:tab/>
      </w:r>
      <w:r>
        <w:tab/>
        <w:t>&lt;/gmd:MD_DataIdentification&gt;</w:t>
      </w:r>
    </w:p>
    <w:p w14:paraId="52515819" w14:textId="77777777" w:rsidR="00821744" w:rsidRDefault="00821744" w:rsidP="00821744">
      <w:pPr>
        <w:pStyle w:val="XMLelement0"/>
      </w:pPr>
      <w:r>
        <w:tab/>
        <w:t>&lt;/gmd:identificationInfo&gt;</w:t>
      </w:r>
    </w:p>
    <w:p w14:paraId="15AD9904" w14:textId="77777777" w:rsidR="00821744" w:rsidRDefault="00821744" w:rsidP="00E82B75">
      <w:pPr>
        <w:pStyle w:val="XMLcommetn"/>
      </w:pPr>
      <w:r>
        <w:tab/>
      </w:r>
      <w:r w:rsidR="00E82B75">
        <w:t xml:space="preserve">                  </w:t>
      </w:r>
      <w:r>
        <w:t>&lt;!-- **************************************************************** --&gt;</w:t>
      </w:r>
    </w:p>
    <w:p w14:paraId="3FD3F170" w14:textId="77777777" w:rsidR="00821744" w:rsidRDefault="00821744" w:rsidP="00E82B75">
      <w:pPr>
        <w:pStyle w:val="XMLcommetn"/>
      </w:pPr>
      <w:r>
        <w:tab/>
      </w:r>
      <w:r w:rsidR="00E82B75">
        <w:t xml:space="preserve">                  </w:t>
      </w:r>
      <w:r>
        <w:t>&lt;!-- (O-O) Content information - Characteristics describing the feature cataloguecatalog, coverage, or image data. Not applicable to this resource. --&gt;</w:t>
      </w:r>
    </w:p>
    <w:p w14:paraId="40E23E5D" w14:textId="77777777" w:rsidR="00821744" w:rsidRDefault="00821744" w:rsidP="00821744">
      <w:pPr>
        <w:pStyle w:val="XMLelement0"/>
      </w:pPr>
      <w:r>
        <w:tab/>
        <w:t xml:space="preserve">&lt;gmd:contentInfo </w:t>
      </w:r>
      <w:r w:rsidRPr="00E82B75">
        <w:rPr>
          <w:rStyle w:val="XMLattributeChar0"/>
        </w:rPr>
        <w:t>gco:nilReason</w:t>
      </w:r>
      <w:r w:rsidRPr="00E82B75">
        <w:rPr>
          <w:color w:val="auto"/>
        </w:rPr>
        <w:t>=</w:t>
      </w:r>
      <w:r w:rsidRPr="00E82B75">
        <w:rPr>
          <w:rStyle w:val="XMLattributeValueChar"/>
        </w:rPr>
        <w:t>"inapplicable"</w:t>
      </w:r>
      <w:r>
        <w:t>/&gt;</w:t>
      </w:r>
    </w:p>
    <w:p w14:paraId="427F461C" w14:textId="77777777" w:rsidR="00821744" w:rsidRDefault="00821744" w:rsidP="00E82B75">
      <w:pPr>
        <w:pStyle w:val="XMLcommetn"/>
      </w:pPr>
      <w:r>
        <w:tab/>
      </w:r>
      <w:r w:rsidR="00E82B75">
        <w:t xml:space="preserve">                  </w:t>
      </w:r>
      <w:r>
        <w:t xml:space="preserve">&lt;!--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  </w:t>
      </w:r>
    </w:p>
    <w:p w14:paraId="27B16F39" w14:textId="77777777" w:rsidR="00821744" w:rsidRDefault="00821744" w:rsidP="00821744">
      <w:pPr>
        <w:pStyle w:val="XMLelement0"/>
      </w:pPr>
      <w:r>
        <w:tab/>
        <w:t>&lt;gmd:distributionInfo&gt;</w:t>
      </w:r>
    </w:p>
    <w:p w14:paraId="5D04A962" w14:textId="77777777" w:rsidR="00821744" w:rsidRDefault="00821744" w:rsidP="00821744">
      <w:pPr>
        <w:pStyle w:val="XMLelement0"/>
      </w:pPr>
      <w:r>
        <w:tab/>
      </w:r>
      <w:r>
        <w:tab/>
        <w:t>&lt;gmd:MD_Distribution&gt;</w:t>
      </w:r>
    </w:p>
    <w:p w14:paraId="16E2FFFA" w14:textId="77777777" w:rsidR="00821744" w:rsidRDefault="00821744" w:rsidP="00E82B75">
      <w:pPr>
        <w:pStyle w:val="XMLcommetn"/>
      </w:pPr>
      <w:r>
        <w:tab/>
      </w:r>
      <w:r>
        <w:tab/>
      </w:r>
      <w:r>
        <w:tab/>
      </w:r>
      <w:r w:rsidR="00E82B75">
        <w:t xml:space="preserve">              </w:t>
      </w:r>
      <w:r>
        <w:t>&lt;!--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Value is optional for this document resource. --&gt;</w:t>
      </w:r>
    </w:p>
    <w:p w14:paraId="1D82D876" w14:textId="77777777" w:rsidR="00821744" w:rsidRDefault="00821744" w:rsidP="00821744">
      <w:pPr>
        <w:pStyle w:val="XMLelement0"/>
      </w:pPr>
      <w:r>
        <w:tab/>
      </w:r>
      <w:r>
        <w:tab/>
      </w:r>
      <w:r>
        <w:tab/>
        <w:t>&lt;gmd:distributionFormat&gt;</w:t>
      </w:r>
    </w:p>
    <w:p w14:paraId="3FB6FB03" w14:textId="77777777" w:rsidR="00821744" w:rsidRDefault="00821744" w:rsidP="00821744">
      <w:pPr>
        <w:pStyle w:val="XMLelement0"/>
      </w:pPr>
      <w:r>
        <w:tab/>
      </w:r>
      <w:r>
        <w:tab/>
      </w:r>
      <w:r>
        <w:tab/>
      </w:r>
      <w:r>
        <w:tab/>
        <w:t>&lt;gmd:MD_Format&gt;</w:t>
      </w:r>
    </w:p>
    <w:p w14:paraId="69C87B41" w14:textId="77777777" w:rsidR="00821744" w:rsidRDefault="00821744" w:rsidP="00821744">
      <w:pPr>
        <w:pStyle w:val="XMLelement0"/>
      </w:pPr>
      <w:r>
        <w:tab/>
      </w:r>
      <w:r>
        <w:tab/>
      </w:r>
      <w:r>
        <w:tab/>
      </w:r>
      <w:r>
        <w:tab/>
      </w:r>
      <w:r>
        <w:tab/>
        <w:t>&lt;gmd:name&gt;</w:t>
      </w:r>
    </w:p>
    <w:p w14:paraId="4B2D4C4C" w14:textId="77777777" w:rsidR="00821744" w:rsidRDefault="00821744" w:rsidP="00821744">
      <w:pPr>
        <w:pStyle w:val="XMLelement0"/>
      </w:pPr>
      <w:r>
        <w:tab/>
      </w:r>
      <w:r>
        <w:tab/>
      </w:r>
      <w:r>
        <w:tab/>
      </w:r>
      <w:r>
        <w:tab/>
      </w:r>
      <w:r>
        <w:tab/>
      </w:r>
      <w:r>
        <w:tab/>
        <w:t>&lt;gco:CharacterString&gt;</w:t>
      </w:r>
      <w:r w:rsidRPr="00E82B75">
        <w:rPr>
          <w:color w:val="auto"/>
        </w:rPr>
        <w:t>application/pdf</w:t>
      </w:r>
      <w:r>
        <w:t xml:space="preserve">&lt;/gco:CharacterString&gt;   </w:t>
      </w:r>
    </w:p>
    <w:p w14:paraId="23D4D7BA" w14:textId="77777777" w:rsidR="00821744" w:rsidRDefault="00821744" w:rsidP="00821744">
      <w:pPr>
        <w:pStyle w:val="XMLelement0"/>
      </w:pPr>
      <w:r>
        <w:tab/>
      </w:r>
      <w:r>
        <w:tab/>
      </w:r>
      <w:r>
        <w:tab/>
      </w:r>
      <w:r>
        <w:tab/>
      </w:r>
      <w:r>
        <w:tab/>
        <w:t>&lt;/gmd:name&gt;</w:t>
      </w:r>
    </w:p>
    <w:p w14:paraId="3764C56D" w14:textId="77777777" w:rsidR="00821744" w:rsidRDefault="00821744" w:rsidP="00821744">
      <w:pPr>
        <w:pStyle w:val="XMLelement0"/>
      </w:pPr>
      <w:r>
        <w:tab/>
      </w:r>
      <w:r>
        <w:tab/>
      </w:r>
      <w:r>
        <w:tab/>
      </w:r>
      <w:r>
        <w:tab/>
      </w:r>
      <w:r>
        <w:tab/>
        <w:t>&lt;gmd:version&gt;</w:t>
      </w:r>
    </w:p>
    <w:p w14:paraId="2FF6ABAF" w14:textId="77777777" w:rsidR="00821744" w:rsidRDefault="00821744" w:rsidP="00821744">
      <w:pPr>
        <w:pStyle w:val="XMLelement0"/>
      </w:pPr>
      <w:r>
        <w:tab/>
      </w:r>
      <w:r>
        <w:tab/>
      </w:r>
      <w:r>
        <w:tab/>
      </w:r>
      <w:r>
        <w:tab/>
      </w:r>
      <w:r>
        <w:tab/>
      </w:r>
      <w:r>
        <w:tab/>
        <w:t>&lt;gco:CharacterString&gt;</w:t>
      </w:r>
      <w:r w:rsidRPr="00E82B75">
        <w:rPr>
          <w:color w:val="auto"/>
        </w:rPr>
        <w:t>8.0</w:t>
      </w:r>
      <w:r>
        <w:t>&lt;/gco:CharacterString&gt;</w:t>
      </w:r>
    </w:p>
    <w:p w14:paraId="25251E2F" w14:textId="77777777" w:rsidR="00821744" w:rsidRDefault="00821744" w:rsidP="00821744">
      <w:pPr>
        <w:pStyle w:val="XMLelement0"/>
      </w:pPr>
      <w:r>
        <w:tab/>
      </w:r>
      <w:r>
        <w:tab/>
      </w:r>
      <w:r>
        <w:tab/>
      </w:r>
      <w:r>
        <w:tab/>
      </w:r>
      <w:r>
        <w:tab/>
        <w:t>&lt;/gmd:version&gt;</w:t>
      </w:r>
    </w:p>
    <w:p w14:paraId="1C03C11A" w14:textId="77777777" w:rsidR="00821744" w:rsidRDefault="00821744" w:rsidP="00821744">
      <w:pPr>
        <w:pStyle w:val="XMLelement0"/>
      </w:pPr>
      <w:r>
        <w:tab/>
      </w:r>
      <w:r>
        <w:tab/>
      </w:r>
      <w:r>
        <w:tab/>
      </w:r>
      <w:r>
        <w:tab/>
        <w:t>&lt;/gmd:MD_Format&gt;</w:t>
      </w:r>
    </w:p>
    <w:p w14:paraId="5713B59F" w14:textId="77777777" w:rsidR="00821744" w:rsidRDefault="00821744" w:rsidP="00821744">
      <w:pPr>
        <w:pStyle w:val="XMLelement0"/>
      </w:pPr>
      <w:r>
        <w:tab/>
      </w:r>
      <w:r>
        <w:tab/>
      </w:r>
      <w:r>
        <w:tab/>
        <w:t>&lt;/gmd:distributionFormat&gt;</w:t>
      </w:r>
    </w:p>
    <w:p w14:paraId="2A2B70ED" w14:textId="77777777" w:rsidR="00821744" w:rsidRDefault="00821744" w:rsidP="00E82B75">
      <w:pPr>
        <w:pStyle w:val="XMLcommetn"/>
      </w:pPr>
      <w:r>
        <w:lastRenderedPageBreak/>
        <w:tab/>
      </w:r>
      <w:r>
        <w:tab/>
      </w:r>
      <w:r>
        <w:tab/>
      </w:r>
      <w:r w:rsidR="00E82B75">
        <w:t xml:space="preserve">              </w:t>
      </w:r>
      <w:r>
        <w:t xml:space="preserve">&lt;!-- (O-C) Resource distributor information - USGIN differs from NAP in this case (but not with ISO19115) by allowing multiple distributors, and binding between distributors, transfer options, and formats.  --&gt;         </w:t>
      </w:r>
    </w:p>
    <w:p w14:paraId="5F97F79B" w14:textId="77777777" w:rsidR="00821744" w:rsidRDefault="00821744" w:rsidP="00821744">
      <w:pPr>
        <w:pStyle w:val="XMLelement0"/>
      </w:pPr>
      <w:r>
        <w:tab/>
      </w:r>
      <w:r>
        <w:tab/>
      </w:r>
      <w:r>
        <w:tab/>
        <w:t>&lt;gmd:distributor&gt;</w:t>
      </w:r>
    </w:p>
    <w:p w14:paraId="6402E866" w14:textId="77777777" w:rsidR="00821744" w:rsidRDefault="00821744" w:rsidP="00E82B75">
      <w:pPr>
        <w:pStyle w:val="XMLcommetn"/>
      </w:pPr>
      <w:r>
        <w:tab/>
      </w:r>
      <w:r>
        <w:tab/>
      </w:r>
      <w:r>
        <w:tab/>
      </w:r>
      <w:r>
        <w:tab/>
      </w:r>
      <w:r w:rsidR="00E82B75">
        <w:t xml:space="preserve">         </w:t>
      </w:r>
      <w: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p>
    <w:p w14:paraId="5E9A6AE4" w14:textId="77777777" w:rsidR="00821744" w:rsidRDefault="00821744" w:rsidP="00821744">
      <w:pPr>
        <w:pStyle w:val="XMLelement0"/>
      </w:pPr>
      <w:r>
        <w:tab/>
      </w:r>
      <w:r>
        <w:tab/>
      </w:r>
      <w:r>
        <w:tab/>
      </w:r>
      <w:r>
        <w:tab/>
        <w:t>&lt;gmd:MD_Distributor&gt;</w:t>
      </w:r>
    </w:p>
    <w:p w14:paraId="6503A4DC" w14:textId="77777777" w:rsidR="00821744" w:rsidRDefault="00821744" w:rsidP="00821744">
      <w:pPr>
        <w:pStyle w:val="XMLelement0"/>
      </w:pPr>
      <w:r>
        <w:tab/>
      </w:r>
      <w:r>
        <w:tab/>
      </w:r>
      <w:r>
        <w:tab/>
      </w:r>
      <w:r>
        <w:tab/>
      </w:r>
      <w:r>
        <w:tab/>
        <w:t>&lt;gmd:distributorContact&gt;</w:t>
      </w:r>
    </w:p>
    <w:p w14:paraId="57D88BAC" w14:textId="77777777" w:rsidR="00821744" w:rsidRDefault="00821744" w:rsidP="00E82B75">
      <w:pPr>
        <w:pStyle w:val="XMLcommetn"/>
      </w:pPr>
      <w:r>
        <w:tab/>
      </w:r>
      <w:r>
        <w:tab/>
      </w:r>
      <w:r>
        <w:tab/>
      </w:r>
      <w:r>
        <w:tab/>
      </w:r>
      <w:r>
        <w:tab/>
      </w:r>
      <w:r>
        <w:tab/>
      </w:r>
      <w:r w:rsidR="00E82B75">
        <w:t xml:space="preserve">   </w:t>
      </w:r>
      <w:r>
        <w:t>&lt;!-- contact point for questions, comments, problems with accessing the resource through this distribution --&gt;</w:t>
      </w:r>
    </w:p>
    <w:p w14:paraId="29733A13" w14:textId="77777777" w:rsidR="00821744" w:rsidRDefault="00821744" w:rsidP="00821744">
      <w:pPr>
        <w:pStyle w:val="XMLelement0"/>
      </w:pPr>
      <w:r>
        <w:tab/>
      </w:r>
      <w:r>
        <w:tab/>
      </w:r>
      <w:r>
        <w:tab/>
      </w:r>
      <w:r>
        <w:tab/>
      </w:r>
      <w:r>
        <w:tab/>
      </w:r>
      <w:r>
        <w:tab/>
        <w:t>&lt;gmd:CI_ResponsibleParty&gt;</w:t>
      </w:r>
    </w:p>
    <w:p w14:paraId="4487B6A8" w14:textId="77777777" w:rsidR="00821744" w:rsidRDefault="00821744" w:rsidP="00821744">
      <w:pPr>
        <w:pStyle w:val="XMLelement0"/>
      </w:pPr>
      <w:r>
        <w:tab/>
      </w:r>
      <w:r>
        <w:tab/>
      </w:r>
      <w:r>
        <w:tab/>
      </w:r>
      <w:r>
        <w:tab/>
      </w:r>
      <w:r>
        <w:tab/>
      </w:r>
      <w:r>
        <w:tab/>
      </w:r>
      <w:r>
        <w:tab/>
        <w:t>&lt;gmd:organisationName&gt;</w:t>
      </w:r>
    </w:p>
    <w:p w14:paraId="25771703" w14:textId="77777777" w:rsidR="00821744" w:rsidRDefault="00821744" w:rsidP="00821744">
      <w:pPr>
        <w:pStyle w:val="XMLelement0"/>
      </w:pPr>
      <w:r>
        <w:tab/>
      </w:r>
      <w:r>
        <w:tab/>
      </w:r>
      <w:r>
        <w:tab/>
      </w:r>
      <w:r>
        <w:tab/>
      </w:r>
      <w:r>
        <w:tab/>
      </w:r>
      <w:r>
        <w:tab/>
      </w:r>
      <w:r>
        <w:tab/>
      </w:r>
      <w:r>
        <w:tab/>
        <w:t>&lt;gco:Charact</w:t>
      </w:r>
      <w:r w:rsidR="00E82B75">
        <w:t>erString&gt;</w:t>
      </w:r>
      <w:r w:rsidR="00E82B75" w:rsidRPr="00E82B75">
        <w:rPr>
          <w:color w:val="auto"/>
        </w:rPr>
        <w:t>Arizona Geological Sur</w:t>
      </w:r>
      <w:r w:rsidRPr="00E82B75">
        <w:rPr>
          <w:color w:val="auto"/>
        </w:rPr>
        <w:t>vey</w:t>
      </w:r>
      <w:r>
        <w:t>&lt;/gco:CharacterString&gt;</w:t>
      </w:r>
    </w:p>
    <w:p w14:paraId="64BA889B" w14:textId="77777777" w:rsidR="00821744" w:rsidRDefault="00821744" w:rsidP="00821744">
      <w:pPr>
        <w:pStyle w:val="XMLelement0"/>
      </w:pPr>
      <w:r>
        <w:tab/>
      </w:r>
      <w:r>
        <w:tab/>
      </w:r>
      <w:r>
        <w:tab/>
      </w:r>
      <w:r>
        <w:tab/>
      </w:r>
      <w:r>
        <w:tab/>
      </w:r>
      <w:r>
        <w:tab/>
      </w:r>
      <w:r>
        <w:tab/>
        <w:t>&lt;/gmd:organisationName&gt;</w:t>
      </w:r>
    </w:p>
    <w:p w14:paraId="63179D30" w14:textId="77777777" w:rsidR="00821744" w:rsidRDefault="00821744" w:rsidP="00821744">
      <w:pPr>
        <w:pStyle w:val="XMLelement0"/>
      </w:pPr>
      <w:r>
        <w:tab/>
      </w:r>
      <w:r>
        <w:tab/>
      </w:r>
      <w:r>
        <w:tab/>
      </w:r>
      <w:r>
        <w:tab/>
      </w:r>
      <w:r>
        <w:tab/>
      </w:r>
      <w:r>
        <w:tab/>
      </w:r>
      <w:r>
        <w:tab/>
        <w:t>&lt;gmd:contactInfo&gt;</w:t>
      </w:r>
    </w:p>
    <w:p w14:paraId="1BF63672" w14:textId="77777777" w:rsidR="00821744" w:rsidRDefault="00821744" w:rsidP="00821744">
      <w:pPr>
        <w:pStyle w:val="XMLelement0"/>
      </w:pPr>
      <w:r>
        <w:tab/>
      </w:r>
      <w:r>
        <w:tab/>
      </w:r>
      <w:r>
        <w:tab/>
      </w:r>
      <w:r>
        <w:tab/>
      </w:r>
      <w:r>
        <w:tab/>
      </w:r>
      <w:r>
        <w:tab/>
      </w:r>
      <w:r>
        <w:tab/>
      </w:r>
      <w:r>
        <w:tab/>
        <w:t>&lt;gmd:CI_Contact&gt;</w:t>
      </w:r>
    </w:p>
    <w:p w14:paraId="4F937E7E" w14:textId="77777777" w:rsidR="00821744" w:rsidRDefault="00821744" w:rsidP="00821744">
      <w:pPr>
        <w:pStyle w:val="XMLelement0"/>
      </w:pPr>
      <w:r>
        <w:tab/>
      </w:r>
      <w:r>
        <w:tab/>
      </w:r>
      <w:r>
        <w:tab/>
      </w:r>
      <w:r>
        <w:tab/>
      </w:r>
      <w:r>
        <w:tab/>
      </w:r>
      <w:r>
        <w:tab/>
      </w:r>
      <w:r>
        <w:tab/>
      </w:r>
      <w:r>
        <w:tab/>
      </w:r>
      <w:r>
        <w:tab/>
        <w:t>&lt;gmd:address&gt;</w:t>
      </w:r>
    </w:p>
    <w:p w14:paraId="686881C3" w14:textId="77777777" w:rsidR="00821744" w:rsidRDefault="00821744" w:rsidP="00821744">
      <w:pPr>
        <w:pStyle w:val="XMLelement0"/>
      </w:pPr>
      <w:r>
        <w:tab/>
      </w:r>
      <w:r>
        <w:tab/>
      </w:r>
      <w:r>
        <w:tab/>
      </w:r>
      <w:r>
        <w:tab/>
      </w:r>
      <w:r>
        <w:tab/>
      </w:r>
      <w:r>
        <w:tab/>
      </w:r>
      <w:r>
        <w:tab/>
      </w:r>
      <w:r>
        <w:tab/>
      </w:r>
      <w:r>
        <w:tab/>
      </w:r>
      <w:r>
        <w:tab/>
        <w:t>&lt;gmd:CI_Address&gt;</w:t>
      </w:r>
    </w:p>
    <w:p w14:paraId="0C46F574" w14:textId="77777777" w:rsidR="00821744" w:rsidRDefault="00821744" w:rsidP="00821744">
      <w:pPr>
        <w:pStyle w:val="XMLelement0"/>
      </w:pPr>
      <w:r>
        <w:tab/>
      </w:r>
      <w:r>
        <w:tab/>
      </w:r>
      <w:r>
        <w:tab/>
      </w:r>
      <w:r>
        <w:tab/>
      </w:r>
      <w:r>
        <w:tab/>
      </w:r>
      <w:r>
        <w:tab/>
      </w:r>
      <w:r>
        <w:tab/>
      </w:r>
      <w:r>
        <w:tab/>
      </w:r>
      <w:r>
        <w:tab/>
      </w:r>
      <w:r>
        <w:tab/>
      </w:r>
      <w:r>
        <w:tab/>
        <w:t>&lt;gmd:electronicMailAddress&gt;</w:t>
      </w:r>
    </w:p>
    <w:p w14:paraId="19430DED" w14:textId="77777777" w:rsidR="00821744" w:rsidRDefault="00821744" w:rsidP="00821744">
      <w:pPr>
        <w:pStyle w:val="XMLelement0"/>
      </w:pPr>
      <w:r>
        <w:tab/>
      </w:r>
      <w:r>
        <w:tab/>
      </w:r>
      <w:r>
        <w:tab/>
      </w:r>
      <w:r>
        <w:tab/>
      </w:r>
      <w:r>
        <w:tab/>
      </w:r>
      <w:r>
        <w:tab/>
      </w:r>
      <w:r>
        <w:tab/>
      </w:r>
      <w:r>
        <w:tab/>
      </w:r>
      <w:r>
        <w:tab/>
      </w:r>
      <w:r>
        <w:tab/>
      </w:r>
      <w:r>
        <w:tab/>
      </w:r>
      <w:r>
        <w:tab/>
        <w:t>&lt;gco:CharacterString&gt;</w:t>
      </w:r>
      <w:r w:rsidRPr="00E82B75">
        <w:rPr>
          <w:color w:val="auto"/>
        </w:rPr>
        <w:t>metadata@usgin.org</w:t>
      </w:r>
      <w:r>
        <w:t>&lt;/gco:CharacterString&gt;</w:t>
      </w:r>
    </w:p>
    <w:p w14:paraId="3C7A0C13" w14:textId="77777777" w:rsidR="00821744" w:rsidRDefault="00821744" w:rsidP="00821744">
      <w:pPr>
        <w:pStyle w:val="XMLelement0"/>
      </w:pPr>
      <w:r>
        <w:tab/>
      </w:r>
      <w:r>
        <w:tab/>
      </w:r>
      <w:r>
        <w:tab/>
      </w:r>
      <w:r>
        <w:tab/>
      </w:r>
      <w:r>
        <w:tab/>
      </w:r>
      <w:r>
        <w:tab/>
      </w:r>
      <w:r>
        <w:tab/>
      </w:r>
      <w:r>
        <w:tab/>
      </w:r>
      <w:r>
        <w:tab/>
      </w:r>
      <w:r>
        <w:tab/>
      </w:r>
      <w:r>
        <w:tab/>
        <w:t>&lt;/gmd:electronicMailAddress&gt;</w:t>
      </w:r>
    </w:p>
    <w:p w14:paraId="312DF99D" w14:textId="77777777" w:rsidR="00821744" w:rsidRDefault="00821744" w:rsidP="00821744">
      <w:pPr>
        <w:pStyle w:val="XMLelement0"/>
      </w:pPr>
      <w:r>
        <w:tab/>
      </w:r>
      <w:r>
        <w:tab/>
      </w:r>
      <w:r>
        <w:tab/>
      </w:r>
      <w:r>
        <w:tab/>
      </w:r>
      <w:r>
        <w:tab/>
      </w:r>
      <w:r>
        <w:tab/>
      </w:r>
      <w:r>
        <w:tab/>
      </w:r>
      <w:r>
        <w:tab/>
      </w:r>
      <w:r>
        <w:tab/>
      </w:r>
      <w:r>
        <w:tab/>
        <w:t>&lt;/gmd:CI_Address&gt;</w:t>
      </w:r>
    </w:p>
    <w:p w14:paraId="4BCDC52A" w14:textId="77777777" w:rsidR="00821744" w:rsidRDefault="00821744" w:rsidP="00821744">
      <w:pPr>
        <w:pStyle w:val="XMLelement0"/>
      </w:pPr>
      <w:r>
        <w:tab/>
      </w:r>
      <w:r>
        <w:tab/>
      </w:r>
      <w:r>
        <w:tab/>
      </w:r>
      <w:r>
        <w:tab/>
      </w:r>
      <w:r>
        <w:tab/>
      </w:r>
      <w:r>
        <w:tab/>
      </w:r>
      <w:r>
        <w:tab/>
      </w:r>
      <w:r>
        <w:tab/>
      </w:r>
      <w:r>
        <w:tab/>
        <w:t>&lt;/gmd:address&gt;</w:t>
      </w:r>
    </w:p>
    <w:p w14:paraId="3011C0E3" w14:textId="77777777" w:rsidR="00821744" w:rsidRDefault="00821744" w:rsidP="00821744">
      <w:pPr>
        <w:pStyle w:val="XMLelement0"/>
      </w:pPr>
      <w:r>
        <w:tab/>
      </w:r>
      <w:r>
        <w:tab/>
      </w:r>
      <w:r>
        <w:tab/>
      </w:r>
      <w:r>
        <w:tab/>
      </w:r>
      <w:r>
        <w:tab/>
      </w:r>
      <w:r>
        <w:tab/>
      </w:r>
      <w:r>
        <w:tab/>
      </w:r>
      <w:r>
        <w:tab/>
        <w:t>&lt;/gmd:CI_Contact&gt;</w:t>
      </w:r>
    </w:p>
    <w:p w14:paraId="34219C22" w14:textId="77777777" w:rsidR="00821744" w:rsidRDefault="00821744" w:rsidP="00821744">
      <w:pPr>
        <w:pStyle w:val="XMLelement0"/>
      </w:pPr>
      <w:r>
        <w:tab/>
      </w:r>
      <w:r>
        <w:tab/>
      </w:r>
      <w:r>
        <w:tab/>
      </w:r>
      <w:r>
        <w:tab/>
      </w:r>
      <w:r>
        <w:tab/>
      </w:r>
      <w:r>
        <w:tab/>
      </w:r>
      <w:r>
        <w:tab/>
        <w:t>&lt;/gmd:contactInfo&gt;</w:t>
      </w:r>
    </w:p>
    <w:p w14:paraId="086F8BC3" w14:textId="77777777" w:rsidR="00821744" w:rsidRDefault="00821744" w:rsidP="00821744">
      <w:pPr>
        <w:pStyle w:val="XMLelement0"/>
      </w:pPr>
      <w:r>
        <w:tab/>
      </w:r>
      <w:r>
        <w:tab/>
      </w:r>
      <w:r>
        <w:tab/>
      </w:r>
      <w:r>
        <w:tab/>
      </w:r>
      <w:r>
        <w:tab/>
      </w:r>
      <w:r>
        <w:tab/>
      </w:r>
      <w:r>
        <w:tab/>
        <w:t>&lt;gmd:role&gt;</w:t>
      </w:r>
    </w:p>
    <w:p w14:paraId="3A516F4A" w14:textId="77777777" w:rsidR="00821744" w:rsidRDefault="00821744" w:rsidP="00E82B75">
      <w:pPr>
        <w:pStyle w:val="XMLcommetn"/>
      </w:pPr>
      <w:r>
        <w:tab/>
      </w:r>
      <w:r>
        <w:tab/>
      </w:r>
      <w:r>
        <w:tab/>
      </w:r>
      <w:r>
        <w:tab/>
      </w:r>
      <w:r>
        <w:tab/>
      </w:r>
      <w:r>
        <w:tab/>
      </w:r>
      <w:r>
        <w:tab/>
      </w:r>
      <w:r>
        <w:tab/>
        <w:t>&lt;!-- CI_RoleCode codes applicable in this context include: {resourceProvider, dis-tributor, pointOfContact} --&gt;</w:t>
      </w:r>
    </w:p>
    <w:p w14:paraId="61272D3E" w14:textId="77777777" w:rsidR="00821744" w:rsidRDefault="00821744" w:rsidP="00B36C6D">
      <w:pPr>
        <w:pStyle w:val="XMLelement0"/>
        <w:ind w:left="1700" w:hanging="1700"/>
      </w:pPr>
      <w:r>
        <w:tab/>
      </w:r>
      <w:r>
        <w:tab/>
      </w:r>
      <w:r>
        <w:tab/>
      </w:r>
      <w:r>
        <w:tab/>
      </w:r>
      <w:r>
        <w:tab/>
      </w:r>
      <w:r>
        <w:tab/>
      </w:r>
      <w:r>
        <w:tab/>
      </w:r>
      <w:r>
        <w:tab/>
        <w:t xml:space="preserve">&lt;gmd:CI_RoleCode </w:t>
      </w:r>
      <w:r w:rsidRPr="00B36C6D">
        <w:rPr>
          <w:rStyle w:val="XMLattributeChar0"/>
        </w:rPr>
        <w:t>codeList</w:t>
      </w:r>
      <w:r w:rsidRPr="00B36C6D">
        <w:rPr>
          <w:color w:val="auto"/>
        </w:rPr>
        <w:t>=</w:t>
      </w:r>
      <w:r w:rsidRPr="00B36C6D">
        <w:rPr>
          <w:rStyle w:val="XMLattributeValueChar"/>
        </w:rPr>
        <w:t>"http://www.isotc211.org/2005/resources/Codelist/gmxCodelists.xml#CI_RoleCode"</w:t>
      </w:r>
      <w:r>
        <w:t xml:space="preserve"> </w:t>
      </w:r>
      <w:r w:rsidRPr="00B36C6D">
        <w:rPr>
          <w:rStyle w:val="XMLattributeChar0"/>
        </w:rPr>
        <w:t>codeListValue</w:t>
      </w:r>
      <w:r w:rsidRPr="00B36C6D">
        <w:rPr>
          <w:color w:val="auto"/>
        </w:rPr>
        <w:t>=</w:t>
      </w:r>
      <w:r w:rsidRPr="00B36C6D">
        <w:rPr>
          <w:rStyle w:val="XMLattributeValueChar"/>
        </w:rPr>
        <w:t>"distributor"</w:t>
      </w:r>
      <w:r>
        <w:t>&gt;</w:t>
      </w:r>
      <w:r w:rsidRPr="00B36C6D">
        <w:rPr>
          <w:color w:val="auto"/>
        </w:rPr>
        <w:t>distributor</w:t>
      </w:r>
      <w:r>
        <w:t>&lt;/gmd:CI_RoleCode&gt;</w:t>
      </w:r>
    </w:p>
    <w:p w14:paraId="36FF88AD" w14:textId="77777777" w:rsidR="00821744" w:rsidRDefault="00821744" w:rsidP="00821744">
      <w:pPr>
        <w:pStyle w:val="XMLelement0"/>
      </w:pPr>
      <w:r>
        <w:tab/>
      </w:r>
      <w:r>
        <w:tab/>
      </w:r>
      <w:r>
        <w:tab/>
      </w:r>
      <w:r>
        <w:tab/>
      </w:r>
      <w:r>
        <w:tab/>
      </w:r>
      <w:r>
        <w:tab/>
      </w:r>
      <w:r>
        <w:tab/>
        <w:t>&lt;/gmd:role&gt;</w:t>
      </w:r>
    </w:p>
    <w:p w14:paraId="042B36EF" w14:textId="77777777" w:rsidR="00821744" w:rsidRDefault="00821744" w:rsidP="00821744">
      <w:pPr>
        <w:pStyle w:val="XMLelement0"/>
      </w:pPr>
      <w:r>
        <w:tab/>
      </w:r>
      <w:r>
        <w:tab/>
      </w:r>
      <w:r>
        <w:tab/>
      </w:r>
      <w:r>
        <w:tab/>
      </w:r>
      <w:r>
        <w:tab/>
      </w:r>
      <w:r>
        <w:tab/>
        <w:t>&lt;/gmd:CI_ResponsibleParty&gt;</w:t>
      </w:r>
    </w:p>
    <w:p w14:paraId="08E71963" w14:textId="77777777" w:rsidR="00821744" w:rsidRDefault="00821744" w:rsidP="00821744">
      <w:pPr>
        <w:pStyle w:val="XMLelement0"/>
      </w:pPr>
      <w:r>
        <w:tab/>
      </w:r>
      <w:r>
        <w:tab/>
      </w:r>
      <w:r>
        <w:tab/>
      </w:r>
      <w:r>
        <w:tab/>
      </w:r>
      <w:r>
        <w:tab/>
        <w:t>&lt;/gmd:distributorContact&gt;</w:t>
      </w:r>
    </w:p>
    <w:p w14:paraId="24C5A509" w14:textId="77777777" w:rsidR="00821744" w:rsidRDefault="00821744" w:rsidP="00E82B75">
      <w:pPr>
        <w:pStyle w:val="XMLcommetn"/>
      </w:pPr>
      <w:r>
        <w:tab/>
      </w:r>
      <w:r>
        <w:tab/>
      </w:r>
      <w:r>
        <w:tab/>
      </w:r>
      <w:r>
        <w:tab/>
      </w:r>
      <w:r>
        <w:tab/>
      </w:r>
      <w:r w:rsidR="00E82B75">
        <w:t xml:space="preserve">      </w:t>
      </w:r>
      <w:r>
        <w:t>&lt;!-- (O-C) Resource distributor format - USGIN profile specifies that the distributionIn-fo/MD_Distribution/distributionFormat may be included in the document (its schema val-id...), but distribution format information must be</w:t>
      </w:r>
      <w:r w:rsidR="00E82B75">
        <w:t xml:space="preserve"> duplicated in a distributionIn</w:t>
      </w:r>
      <w:r>
        <w:t xml:space="preserve">fo/distributor/MD_Distributor/distributorFormat element or the content can be lost --&gt;    </w:t>
      </w:r>
    </w:p>
    <w:p w14:paraId="4D591B57" w14:textId="77777777" w:rsidR="00821744" w:rsidRDefault="00821744" w:rsidP="00821744">
      <w:pPr>
        <w:pStyle w:val="XMLelement0"/>
      </w:pPr>
      <w:r>
        <w:tab/>
      </w:r>
      <w:r>
        <w:tab/>
      </w:r>
      <w:r>
        <w:tab/>
      </w:r>
      <w:r>
        <w:tab/>
      </w:r>
      <w:r>
        <w:tab/>
        <w:t>&lt;gmd:distributorFormat&gt;</w:t>
      </w:r>
    </w:p>
    <w:p w14:paraId="6E7AC6F9" w14:textId="77777777" w:rsidR="00821744" w:rsidRDefault="00821744" w:rsidP="00821744">
      <w:pPr>
        <w:pStyle w:val="XMLelement0"/>
      </w:pPr>
      <w:r>
        <w:tab/>
      </w:r>
      <w:r>
        <w:tab/>
      </w:r>
      <w:r>
        <w:tab/>
      </w:r>
      <w:r>
        <w:tab/>
      </w:r>
      <w:r>
        <w:tab/>
      </w:r>
      <w:r>
        <w:tab/>
        <w:t>&lt;gmd:MD_Format&gt;</w:t>
      </w:r>
    </w:p>
    <w:p w14:paraId="77302DA6" w14:textId="77777777" w:rsidR="00821744" w:rsidRDefault="00821744" w:rsidP="00E82B75">
      <w:pPr>
        <w:pStyle w:val="XMLcommetn"/>
      </w:pPr>
      <w:r>
        <w:tab/>
      </w:r>
      <w:r>
        <w:tab/>
      </w:r>
      <w:r>
        <w:tab/>
      </w:r>
      <w:r>
        <w:tab/>
      </w:r>
      <w:r>
        <w:tab/>
      </w:r>
      <w:r>
        <w:tab/>
      </w:r>
      <w:r>
        <w:tab/>
        <w:t>&lt;!-- Use USGIN distribution format code values. See "Online resource format names" in USGIN Profile --&gt;</w:t>
      </w:r>
    </w:p>
    <w:p w14:paraId="0E54286D" w14:textId="77777777" w:rsidR="00821744" w:rsidRDefault="00821744" w:rsidP="00821744">
      <w:pPr>
        <w:pStyle w:val="XMLelement0"/>
      </w:pPr>
      <w:r>
        <w:tab/>
      </w:r>
      <w:r>
        <w:tab/>
      </w:r>
      <w:r>
        <w:tab/>
      </w:r>
      <w:r>
        <w:tab/>
      </w:r>
      <w:r>
        <w:tab/>
      </w:r>
      <w:r>
        <w:tab/>
      </w:r>
      <w:r>
        <w:tab/>
        <w:t>&lt;gmd:name&gt;</w:t>
      </w:r>
    </w:p>
    <w:p w14:paraId="4D9F9F76" w14:textId="77777777" w:rsidR="00821744" w:rsidRDefault="00B36C6D" w:rsidP="00B36C6D">
      <w:pPr>
        <w:pStyle w:val="XMLcommetn"/>
      </w:pPr>
      <w:r>
        <w:tab/>
      </w:r>
      <w:r>
        <w:tab/>
      </w:r>
      <w:r>
        <w:tab/>
      </w:r>
      <w:r>
        <w:tab/>
      </w:r>
      <w:r>
        <w:tab/>
      </w:r>
      <w:r>
        <w:tab/>
      </w:r>
      <w:r>
        <w:tab/>
        <w:t>&lt;</w:t>
      </w:r>
      <w:r w:rsidR="00821744">
        <w:t>-- registered MIME type IETF RFC-3778 --&gt;</w:t>
      </w:r>
    </w:p>
    <w:p w14:paraId="7FB53EBD" w14:textId="77777777" w:rsidR="00821744" w:rsidRDefault="00821744" w:rsidP="00821744">
      <w:pPr>
        <w:pStyle w:val="XMLelement0"/>
      </w:pPr>
      <w:r>
        <w:tab/>
      </w:r>
      <w:r>
        <w:tab/>
      </w:r>
      <w:r>
        <w:tab/>
      </w:r>
      <w:r>
        <w:tab/>
      </w:r>
      <w:r>
        <w:tab/>
      </w:r>
      <w:r>
        <w:tab/>
      </w:r>
      <w:r>
        <w:tab/>
      </w:r>
      <w:r>
        <w:tab/>
        <w:t>&lt;gco:CharacterString&gt;</w:t>
      </w:r>
      <w:r w:rsidRPr="00B36C6D">
        <w:rPr>
          <w:color w:val="auto"/>
        </w:rPr>
        <w:t>application/pdf</w:t>
      </w:r>
      <w:r>
        <w:t>&lt;/gco:CharacterString&gt;</w:t>
      </w:r>
    </w:p>
    <w:p w14:paraId="6734E6CC" w14:textId="77777777" w:rsidR="00821744" w:rsidRDefault="00821744" w:rsidP="00821744">
      <w:pPr>
        <w:pStyle w:val="XMLelement0"/>
      </w:pPr>
      <w:r>
        <w:tab/>
      </w:r>
      <w:r>
        <w:tab/>
      </w:r>
      <w:r>
        <w:tab/>
      </w:r>
      <w:r>
        <w:tab/>
      </w:r>
      <w:r>
        <w:tab/>
      </w:r>
      <w:r>
        <w:tab/>
      </w:r>
      <w:r>
        <w:tab/>
        <w:t>&lt;/gmd:name&gt;</w:t>
      </w:r>
    </w:p>
    <w:p w14:paraId="73870FF9" w14:textId="77777777" w:rsidR="00821744" w:rsidRDefault="00821744" w:rsidP="00821744">
      <w:pPr>
        <w:pStyle w:val="XMLelement0"/>
      </w:pPr>
      <w:r>
        <w:lastRenderedPageBreak/>
        <w:tab/>
      </w:r>
      <w:r>
        <w:tab/>
      </w:r>
      <w:r>
        <w:tab/>
      </w:r>
      <w:r>
        <w:tab/>
      </w:r>
      <w:r>
        <w:tab/>
      </w:r>
      <w:r>
        <w:tab/>
      </w:r>
      <w:r>
        <w:tab/>
        <w:t>&lt;gmd:version&gt;</w:t>
      </w:r>
    </w:p>
    <w:p w14:paraId="1F7CCAEE" w14:textId="77777777" w:rsidR="00821744" w:rsidRDefault="00821744" w:rsidP="00821744">
      <w:pPr>
        <w:pStyle w:val="XMLelement0"/>
      </w:pPr>
      <w:r>
        <w:tab/>
      </w:r>
      <w:r>
        <w:tab/>
      </w:r>
      <w:r>
        <w:tab/>
      </w:r>
      <w:r>
        <w:tab/>
      </w:r>
      <w:r>
        <w:tab/>
      </w:r>
      <w:r>
        <w:tab/>
      </w:r>
      <w:r>
        <w:tab/>
      </w:r>
      <w:r>
        <w:tab/>
        <w:t>&lt;gco:CharacterString&gt;</w:t>
      </w:r>
      <w:r w:rsidRPr="00B36C6D">
        <w:rPr>
          <w:color w:val="auto"/>
        </w:rPr>
        <w:t>8.0</w:t>
      </w:r>
      <w:r>
        <w:t>&lt;/gco:CharacterString&gt;</w:t>
      </w:r>
    </w:p>
    <w:p w14:paraId="1181CF86" w14:textId="77777777" w:rsidR="00821744" w:rsidRDefault="00821744" w:rsidP="00821744">
      <w:pPr>
        <w:pStyle w:val="XMLelement0"/>
      </w:pPr>
      <w:r>
        <w:tab/>
      </w:r>
      <w:r>
        <w:tab/>
      </w:r>
      <w:r>
        <w:tab/>
      </w:r>
      <w:r>
        <w:tab/>
      </w:r>
      <w:r>
        <w:tab/>
      </w:r>
      <w:r>
        <w:tab/>
      </w:r>
      <w:r>
        <w:tab/>
        <w:t>&lt;/gmd:version&gt;</w:t>
      </w:r>
    </w:p>
    <w:p w14:paraId="3C0310F6" w14:textId="77777777" w:rsidR="00821744" w:rsidRDefault="00821744" w:rsidP="00821744">
      <w:pPr>
        <w:pStyle w:val="XMLelement0"/>
      </w:pPr>
      <w:r>
        <w:tab/>
      </w:r>
      <w:r>
        <w:tab/>
      </w:r>
      <w:r>
        <w:tab/>
      </w:r>
      <w:r>
        <w:tab/>
      </w:r>
      <w:r>
        <w:tab/>
      </w:r>
      <w:r>
        <w:tab/>
        <w:t>&lt;/gmd:MD_Format&gt;</w:t>
      </w:r>
    </w:p>
    <w:p w14:paraId="5CAE7991" w14:textId="77777777" w:rsidR="00821744" w:rsidRDefault="00821744" w:rsidP="00821744">
      <w:pPr>
        <w:pStyle w:val="XMLelement0"/>
      </w:pPr>
      <w:r>
        <w:tab/>
      </w:r>
      <w:r>
        <w:tab/>
      </w:r>
      <w:r>
        <w:tab/>
      </w:r>
      <w:r>
        <w:tab/>
      </w:r>
      <w:r>
        <w:tab/>
        <w:t>&lt;/gmd:distributorFormat&gt;</w:t>
      </w:r>
    </w:p>
    <w:p w14:paraId="2C7AA577" w14:textId="77777777" w:rsidR="00821744" w:rsidRDefault="00821744" w:rsidP="00821744">
      <w:pPr>
        <w:pStyle w:val="XMLelement0"/>
      </w:pPr>
      <w:r>
        <w:tab/>
      </w:r>
      <w:r>
        <w:tab/>
      </w:r>
      <w:r>
        <w:tab/>
      </w:r>
      <w:r>
        <w:tab/>
      </w:r>
      <w:r>
        <w:tab/>
        <w:t>&lt;gmd:distributorTransferOptions&gt;</w:t>
      </w:r>
    </w:p>
    <w:p w14:paraId="782A8E62" w14:textId="77777777" w:rsidR="00821744" w:rsidRDefault="00821744" w:rsidP="00821744">
      <w:pPr>
        <w:pStyle w:val="XMLelement0"/>
      </w:pPr>
      <w:r>
        <w:tab/>
      </w:r>
      <w:r>
        <w:tab/>
      </w:r>
      <w:r>
        <w:tab/>
      </w:r>
      <w:r>
        <w:tab/>
      </w:r>
      <w:r>
        <w:tab/>
      </w:r>
      <w:r>
        <w:tab/>
        <w:t>&lt;gmd:MD_DigitalTransferOptions&gt;</w:t>
      </w:r>
    </w:p>
    <w:p w14:paraId="13A542BC" w14:textId="77777777" w:rsidR="00821744" w:rsidRDefault="00821744" w:rsidP="00821744">
      <w:pPr>
        <w:pStyle w:val="XMLelement0"/>
      </w:pPr>
      <w:r>
        <w:tab/>
      </w:r>
      <w:r>
        <w:tab/>
      </w:r>
      <w:r>
        <w:tab/>
      </w:r>
      <w:r>
        <w:tab/>
      </w:r>
      <w:r>
        <w:tab/>
      </w:r>
      <w:r>
        <w:tab/>
      </w:r>
      <w:r>
        <w:tab/>
        <w:t>&lt;gmd:onLine&gt;</w:t>
      </w:r>
    </w:p>
    <w:p w14:paraId="45FDE6F6" w14:textId="77777777" w:rsidR="00821744" w:rsidRDefault="00821744" w:rsidP="00821744">
      <w:pPr>
        <w:pStyle w:val="XMLelement0"/>
      </w:pPr>
      <w:r>
        <w:tab/>
      </w:r>
      <w:r>
        <w:tab/>
      </w:r>
      <w:r>
        <w:tab/>
      </w:r>
      <w:r>
        <w:tab/>
      </w:r>
      <w:r>
        <w:tab/>
      </w:r>
      <w:r>
        <w:tab/>
      </w:r>
      <w:r>
        <w:tab/>
      </w:r>
      <w:r>
        <w:tab/>
        <w:t>&lt;gmd:CI_OnlineResource&gt;</w:t>
      </w:r>
    </w:p>
    <w:p w14:paraId="38923BD7" w14:textId="77777777" w:rsidR="00821744" w:rsidRDefault="00821744" w:rsidP="00821744">
      <w:pPr>
        <w:pStyle w:val="XMLelement0"/>
      </w:pPr>
      <w:r>
        <w:tab/>
      </w:r>
      <w:r>
        <w:tab/>
      </w:r>
      <w:r>
        <w:tab/>
      </w:r>
      <w:r>
        <w:tab/>
      </w:r>
      <w:r>
        <w:tab/>
      </w:r>
      <w:r>
        <w:tab/>
      </w:r>
      <w:r>
        <w:tab/>
      </w:r>
      <w:r>
        <w:tab/>
      </w:r>
      <w:r>
        <w:tab/>
        <w:t>&lt;gmd:linkage&gt;</w:t>
      </w:r>
    </w:p>
    <w:p w14:paraId="5D0E8417" w14:textId="77777777" w:rsidR="00821744" w:rsidRDefault="00B36C6D" w:rsidP="00B36C6D">
      <w:pPr>
        <w:pStyle w:val="XMLelement0"/>
        <w:ind w:left="1800" w:hanging="1300"/>
      </w:pPr>
      <w:r>
        <w:rPr>
          <w:rStyle w:val="XMLcommetnChar"/>
        </w:rPr>
        <w:t xml:space="preserve">                     </w:t>
      </w:r>
      <w:r w:rsidR="00821744" w:rsidRPr="00B36C6D">
        <w:rPr>
          <w:rStyle w:val="XMLcommetnChar"/>
        </w:rPr>
        <w:t xml:space="preserve">&lt;!-- The linkage element should contain the complete URL to access the resource direct-ly. CI_OnlineResource requires a Linkage element that is a gmd:URL. --&gt;                           </w:t>
      </w:r>
      <w:r w:rsidR="00821744">
        <w:t>&lt;gmd:URL&gt;</w:t>
      </w:r>
      <w:r w:rsidR="00821744" w:rsidRPr="00B36C6D">
        <w:rPr>
          <w:color w:val="auto"/>
        </w:rPr>
        <w:t>http://azgs.az.gov/resource/00C02E67-F1ED-473D-A240-068CCB041A73/borehole_report.pdf</w:t>
      </w:r>
      <w:r w:rsidR="00821744">
        <w:t>&lt;/gmd:URL&gt;</w:t>
      </w:r>
    </w:p>
    <w:p w14:paraId="10EE5028" w14:textId="77777777" w:rsidR="00821744" w:rsidRDefault="00821744" w:rsidP="00821744">
      <w:pPr>
        <w:pStyle w:val="XMLelement0"/>
      </w:pPr>
      <w:r>
        <w:tab/>
      </w:r>
      <w:r>
        <w:tab/>
      </w:r>
      <w:r>
        <w:tab/>
      </w:r>
      <w:r>
        <w:tab/>
      </w:r>
      <w:r>
        <w:tab/>
      </w:r>
      <w:r>
        <w:tab/>
      </w:r>
      <w:r>
        <w:tab/>
      </w:r>
      <w:r>
        <w:tab/>
      </w:r>
      <w:r>
        <w:tab/>
        <w:t>&lt;/gmd:linkage&gt;</w:t>
      </w:r>
    </w:p>
    <w:p w14:paraId="2185D44B" w14:textId="77777777" w:rsidR="00821744" w:rsidRDefault="00821744" w:rsidP="00821744">
      <w:pPr>
        <w:pStyle w:val="XMLelement0"/>
      </w:pPr>
      <w:r>
        <w:tab/>
      </w:r>
      <w:r>
        <w:tab/>
      </w:r>
      <w:r>
        <w:tab/>
      </w:r>
      <w:r>
        <w:tab/>
      </w:r>
      <w:r>
        <w:tab/>
      </w:r>
      <w:r>
        <w:tab/>
      </w:r>
      <w:r>
        <w:tab/>
      </w:r>
      <w:r>
        <w:tab/>
      </w:r>
      <w:r>
        <w:tab/>
        <w:t>&lt;gmd:protocol&gt;</w:t>
      </w:r>
    </w:p>
    <w:p w14:paraId="262DF8D8" w14:textId="77777777" w:rsidR="00821744" w:rsidRDefault="00B36C6D" w:rsidP="00B36C6D">
      <w:pPr>
        <w:pStyle w:val="XMLcommetn"/>
      </w:pPr>
      <w:r>
        <w:tab/>
      </w:r>
      <w:r>
        <w:tab/>
      </w:r>
      <w:r>
        <w:tab/>
      </w:r>
      <w:r>
        <w:tab/>
      </w:r>
      <w:r>
        <w:tab/>
      </w:r>
      <w:r>
        <w:tab/>
      </w:r>
      <w:r>
        <w:tab/>
      </w:r>
      <w:r>
        <w:tab/>
      </w:r>
      <w:r w:rsidR="00821744">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14:paraId="4CB047C4" w14:textId="77777777" w:rsidR="00821744" w:rsidRDefault="00821744" w:rsidP="00821744">
      <w:pPr>
        <w:pStyle w:val="XMLelement0"/>
      </w:pPr>
      <w:r>
        <w:tab/>
      </w:r>
      <w:r>
        <w:tab/>
      </w:r>
      <w:r>
        <w:tab/>
      </w:r>
      <w:r>
        <w:tab/>
      </w:r>
      <w:r>
        <w:tab/>
      </w:r>
      <w:r>
        <w:tab/>
      </w:r>
      <w:r>
        <w:tab/>
      </w:r>
      <w:r>
        <w:tab/>
      </w:r>
      <w:r>
        <w:tab/>
      </w:r>
      <w:r>
        <w:tab/>
        <w:t>&lt;gco:CharacterString&gt;</w:t>
      </w:r>
      <w:r w:rsidRPr="00B36C6D">
        <w:rPr>
          <w:color w:val="auto"/>
        </w:rPr>
        <w:t>http</w:t>
      </w:r>
      <w:r>
        <w:t>&lt;/gco:CharacterString&gt;</w:t>
      </w:r>
    </w:p>
    <w:p w14:paraId="21BE071E" w14:textId="77777777" w:rsidR="00821744" w:rsidRDefault="00821744" w:rsidP="00821744">
      <w:pPr>
        <w:pStyle w:val="XMLelement0"/>
      </w:pPr>
      <w:r>
        <w:tab/>
      </w:r>
      <w:r>
        <w:tab/>
      </w:r>
      <w:r>
        <w:tab/>
      </w:r>
      <w:r>
        <w:tab/>
      </w:r>
      <w:r>
        <w:tab/>
      </w:r>
      <w:r>
        <w:tab/>
      </w:r>
      <w:r>
        <w:tab/>
      </w:r>
      <w:r>
        <w:tab/>
      </w:r>
      <w:r>
        <w:tab/>
        <w:t>&lt;/gmd:protocol&gt;</w:t>
      </w:r>
    </w:p>
    <w:p w14:paraId="1223C65E" w14:textId="77777777" w:rsidR="00821744" w:rsidRDefault="00821744" w:rsidP="00821744">
      <w:pPr>
        <w:pStyle w:val="XMLelement0"/>
      </w:pPr>
      <w:r>
        <w:tab/>
      </w:r>
      <w:r>
        <w:tab/>
      </w:r>
      <w:r>
        <w:tab/>
      </w:r>
      <w:r>
        <w:tab/>
      </w:r>
      <w:r>
        <w:tab/>
      </w:r>
      <w:r>
        <w:tab/>
      </w:r>
      <w:r>
        <w:tab/>
      </w:r>
      <w:r>
        <w:tab/>
      </w:r>
      <w:r>
        <w:tab/>
        <w:t>&lt;gmd:name&gt;</w:t>
      </w:r>
    </w:p>
    <w:p w14:paraId="017DCE08" w14:textId="77777777" w:rsidR="00821744" w:rsidRDefault="00B36C6D" w:rsidP="00B36C6D">
      <w:pPr>
        <w:pStyle w:val="XMLcommetn"/>
      </w:pPr>
      <w:r>
        <w:tab/>
      </w:r>
      <w:r>
        <w:tab/>
      </w:r>
      <w:r>
        <w:tab/>
      </w:r>
      <w:r>
        <w:tab/>
      </w:r>
      <w:r>
        <w:tab/>
      </w:r>
      <w:r>
        <w:tab/>
      </w:r>
      <w:r>
        <w:tab/>
      </w:r>
      <w:r w:rsidR="00821744">
        <w:t>&lt;!-- The CI_OnlineResource/name element may duplicate the file name if the URL is a link to a file, but it is recommended to provide a user-friendly label for the file for presenta-tion in a user interface.  --&gt;</w:t>
      </w:r>
    </w:p>
    <w:p w14:paraId="5255C021" w14:textId="77777777" w:rsidR="00821744" w:rsidRDefault="00821744" w:rsidP="00821744">
      <w:pPr>
        <w:pStyle w:val="XMLelement0"/>
      </w:pPr>
      <w:r>
        <w:tab/>
      </w:r>
      <w:r>
        <w:tab/>
      </w:r>
      <w:r>
        <w:tab/>
      </w:r>
      <w:r>
        <w:tab/>
      </w:r>
      <w:r>
        <w:tab/>
      </w:r>
      <w:r>
        <w:tab/>
      </w:r>
      <w:r>
        <w:tab/>
      </w:r>
      <w:r>
        <w:tab/>
      </w:r>
      <w:r>
        <w:tab/>
      </w:r>
      <w:r>
        <w:tab/>
        <w:t>&lt;gco:CharacterString&gt;</w:t>
      </w:r>
      <w:r w:rsidRPr="00B36C6D">
        <w:rPr>
          <w:color w:val="auto"/>
        </w:rPr>
        <w:t>borehole_report.pdf</w:t>
      </w:r>
      <w:r>
        <w:t>&lt;/gco:CharacterString&gt;</w:t>
      </w:r>
    </w:p>
    <w:p w14:paraId="3EB886CF" w14:textId="77777777" w:rsidR="00821744" w:rsidRDefault="00821744" w:rsidP="00821744">
      <w:pPr>
        <w:pStyle w:val="XMLelement0"/>
      </w:pPr>
      <w:r>
        <w:tab/>
      </w:r>
      <w:r>
        <w:tab/>
      </w:r>
      <w:r>
        <w:tab/>
      </w:r>
      <w:r>
        <w:tab/>
      </w:r>
      <w:r>
        <w:tab/>
      </w:r>
      <w:r>
        <w:tab/>
      </w:r>
      <w:r>
        <w:tab/>
      </w:r>
      <w:r>
        <w:tab/>
      </w:r>
      <w:r>
        <w:tab/>
        <w:t>&lt;/gmd:name&gt;</w:t>
      </w:r>
    </w:p>
    <w:p w14:paraId="481889D1" w14:textId="77777777" w:rsidR="0081372A" w:rsidRDefault="0081372A" w:rsidP="0081372A">
      <w:pPr>
        <w:pStyle w:val="XMLcommetn"/>
      </w:pPr>
      <w:r>
        <w:tab/>
      </w:r>
      <w:r>
        <w:tab/>
      </w:r>
      <w:r>
        <w:tab/>
      </w:r>
      <w:r>
        <w:tab/>
      </w:r>
      <w:r>
        <w:tab/>
      </w:r>
      <w:r>
        <w:tab/>
      </w:r>
      <w:r>
        <w:tab/>
        <w:t>&lt;!-- The CI_OnlineResource/description element may include a [[CDATA] section with key values pairs to provide additional necessary information. USGIN recommendataion is to encode these using JSON syntax. --&gt;</w:t>
      </w:r>
    </w:p>
    <w:p w14:paraId="706BEFDD" w14:textId="77777777" w:rsidR="00821744" w:rsidRDefault="00821744" w:rsidP="00821744">
      <w:pPr>
        <w:pStyle w:val="XMLelement0"/>
      </w:pPr>
      <w:r>
        <w:tab/>
      </w:r>
      <w:r>
        <w:tab/>
      </w:r>
      <w:r>
        <w:tab/>
      </w:r>
      <w:r>
        <w:tab/>
      </w:r>
      <w:r>
        <w:tab/>
      </w:r>
      <w:r>
        <w:tab/>
      </w:r>
      <w:r>
        <w:tab/>
      </w:r>
      <w:r>
        <w:tab/>
      </w:r>
      <w:r>
        <w:tab/>
        <w:t>&lt;gmd:description&gt;</w:t>
      </w:r>
    </w:p>
    <w:p w14:paraId="77DDE26C" w14:textId="77777777" w:rsidR="00821744" w:rsidRDefault="00821744" w:rsidP="00821744">
      <w:pPr>
        <w:pStyle w:val="XMLelement0"/>
      </w:pPr>
      <w:r>
        <w:tab/>
      </w:r>
      <w:r>
        <w:tab/>
      </w:r>
      <w:r>
        <w:tab/>
      </w:r>
      <w:r>
        <w:tab/>
      </w:r>
      <w:r>
        <w:tab/>
      </w:r>
      <w:r>
        <w:tab/>
      </w:r>
      <w:r>
        <w:tab/>
      </w:r>
      <w:r>
        <w:tab/>
      </w:r>
      <w:r>
        <w:tab/>
      </w:r>
      <w:r>
        <w:tab/>
        <w:t>&lt;gco:CharacterString&gt;</w:t>
      </w:r>
      <w:r w:rsidR="00B36C6D">
        <w:rPr>
          <w:color w:val="auto"/>
        </w:rPr>
        <w:t>Downloadable PDF doc</w:t>
      </w:r>
      <w:r w:rsidRPr="00B36C6D">
        <w:rPr>
          <w:color w:val="auto"/>
        </w:rPr>
        <w:t>ument</w:t>
      </w:r>
      <w:r>
        <w:t>&lt;/gco:CharacterString&gt;</w:t>
      </w:r>
    </w:p>
    <w:p w14:paraId="1644543B" w14:textId="77777777" w:rsidR="00821744" w:rsidRDefault="00821744" w:rsidP="00821744">
      <w:pPr>
        <w:pStyle w:val="XMLelement0"/>
      </w:pPr>
      <w:r>
        <w:tab/>
      </w:r>
      <w:r>
        <w:tab/>
      </w:r>
      <w:r>
        <w:tab/>
      </w:r>
      <w:r>
        <w:tab/>
      </w:r>
      <w:r>
        <w:tab/>
      </w:r>
      <w:r>
        <w:tab/>
      </w:r>
      <w:r>
        <w:tab/>
      </w:r>
      <w:r>
        <w:tab/>
      </w:r>
      <w:r>
        <w:tab/>
        <w:t>&lt;/gmd:description&gt;</w:t>
      </w:r>
    </w:p>
    <w:p w14:paraId="56600CCF" w14:textId="77777777" w:rsidR="00821744" w:rsidRDefault="00B36C6D" w:rsidP="00B36C6D">
      <w:pPr>
        <w:pStyle w:val="XMLcommetn"/>
      </w:pPr>
      <w:r>
        <w:tab/>
      </w:r>
      <w:r>
        <w:tab/>
      </w:r>
      <w:r>
        <w:tab/>
      </w:r>
      <w:r>
        <w:tab/>
      </w:r>
      <w:r>
        <w:tab/>
      </w:r>
      <w:r>
        <w:tab/>
      </w:r>
      <w:r>
        <w:tab/>
      </w:r>
      <w:r w:rsidR="00821744">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14:paraId="3DD855F0" w14:textId="77777777" w:rsidR="00821744" w:rsidRDefault="00821744" w:rsidP="00821744">
      <w:pPr>
        <w:pStyle w:val="XMLelement0"/>
      </w:pPr>
      <w:r>
        <w:tab/>
      </w:r>
      <w:r>
        <w:tab/>
      </w:r>
      <w:r>
        <w:tab/>
      </w:r>
      <w:r>
        <w:tab/>
      </w:r>
      <w:r>
        <w:tab/>
      </w:r>
      <w:r>
        <w:tab/>
      </w:r>
      <w:r>
        <w:tab/>
      </w:r>
      <w:r>
        <w:tab/>
      </w:r>
      <w:r>
        <w:tab/>
        <w:t>&lt;gmd:function&gt;</w:t>
      </w:r>
    </w:p>
    <w:p w14:paraId="2F65B1E1" w14:textId="77777777" w:rsidR="00821744" w:rsidRDefault="00B36C6D" w:rsidP="00B36C6D">
      <w:pPr>
        <w:pStyle w:val="XMLcommetn"/>
      </w:pPr>
      <w:r>
        <w:tab/>
      </w:r>
      <w:r>
        <w:tab/>
      </w:r>
      <w:r>
        <w:tab/>
      </w:r>
      <w:r>
        <w:tab/>
      </w:r>
      <w:r>
        <w:tab/>
      </w:r>
      <w:r>
        <w:tab/>
      </w:r>
      <w:r>
        <w:tab/>
      </w:r>
      <w:r w:rsidR="00821744">
        <w:t>&lt;!-- CI_OnlineFunctionCode names: {download, information, offlineAccess, order, search} --&gt;</w:t>
      </w:r>
    </w:p>
    <w:p w14:paraId="6B65C879" w14:textId="77777777" w:rsidR="00821744" w:rsidRDefault="00821744" w:rsidP="00B36C6D">
      <w:pPr>
        <w:pStyle w:val="XMLelement0"/>
        <w:ind w:left="2100" w:hanging="2100"/>
      </w:pPr>
      <w:r>
        <w:tab/>
      </w:r>
      <w:r>
        <w:tab/>
      </w: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"http://www.isotc211.org/2005/resources/Codelist/gmxCodelists.xml#CI_OnLineFunctionCode"</w:t>
      </w:r>
      <w:r>
        <w:t xml:space="preserv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14:paraId="3AC8AB97" w14:textId="77777777" w:rsidR="00821744" w:rsidRDefault="00821744" w:rsidP="00821744">
      <w:pPr>
        <w:pStyle w:val="XMLelement0"/>
      </w:pPr>
      <w:r>
        <w:tab/>
      </w:r>
      <w:r>
        <w:tab/>
      </w:r>
      <w:r>
        <w:tab/>
      </w:r>
      <w:r>
        <w:tab/>
      </w:r>
      <w:r>
        <w:tab/>
      </w:r>
      <w:r>
        <w:tab/>
      </w:r>
      <w:r>
        <w:tab/>
      </w:r>
      <w:r>
        <w:tab/>
      </w:r>
      <w:r>
        <w:tab/>
        <w:t>&lt;/gmd:function&gt;</w:t>
      </w:r>
    </w:p>
    <w:p w14:paraId="3F6B8D68" w14:textId="77777777" w:rsidR="00821744" w:rsidRDefault="00821744" w:rsidP="00821744">
      <w:pPr>
        <w:pStyle w:val="XMLelement0"/>
      </w:pPr>
      <w:r>
        <w:tab/>
      </w:r>
      <w:r>
        <w:tab/>
      </w:r>
      <w:r>
        <w:tab/>
      </w:r>
      <w:r>
        <w:tab/>
      </w:r>
      <w:r>
        <w:tab/>
      </w:r>
      <w:r>
        <w:tab/>
      </w:r>
      <w:r>
        <w:tab/>
      </w:r>
      <w:r>
        <w:tab/>
        <w:t>&lt;/gmd:CI_OnlineResource&gt;</w:t>
      </w:r>
    </w:p>
    <w:p w14:paraId="1C1CA88C" w14:textId="77777777" w:rsidR="00821744" w:rsidRDefault="00821744" w:rsidP="00821744">
      <w:pPr>
        <w:pStyle w:val="XMLelement0"/>
      </w:pPr>
      <w:r>
        <w:tab/>
      </w:r>
      <w:r>
        <w:tab/>
      </w:r>
      <w:r>
        <w:tab/>
      </w:r>
      <w:r>
        <w:tab/>
      </w:r>
      <w:r>
        <w:tab/>
      </w:r>
      <w:r>
        <w:tab/>
      </w:r>
      <w:r>
        <w:tab/>
        <w:t>&lt;/gmd:onLine&gt;</w:t>
      </w:r>
    </w:p>
    <w:p w14:paraId="127ACD91" w14:textId="77777777" w:rsidR="00821744" w:rsidRDefault="00821744" w:rsidP="00821744">
      <w:pPr>
        <w:pStyle w:val="XMLelement0"/>
      </w:pPr>
      <w:r>
        <w:tab/>
      </w:r>
      <w:r>
        <w:tab/>
      </w:r>
      <w:r>
        <w:tab/>
      </w:r>
      <w:r>
        <w:tab/>
      </w:r>
      <w:r>
        <w:tab/>
      </w:r>
      <w:r>
        <w:tab/>
        <w:t>&lt;/gmd:MD_DigitalTransferOptions&gt;</w:t>
      </w:r>
    </w:p>
    <w:p w14:paraId="0C2CEAD4" w14:textId="77777777" w:rsidR="00821744" w:rsidRDefault="00821744" w:rsidP="00821744">
      <w:pPr>
        <w:pStyle w:val="XMLelement0"/>
      </w:pPr>
      <w:r>
        <w:lastRenderedPageBreak/>
        <w:tab/>
      </w:r>
      <w:r>
        <w:tab/>
      </w:r>
      <w:r>
        <w:tab/>
      </w:r>
      <w:r>
        <w:tab/>
      </w:r>
      <w:r>
        <w:tab/>
        <w:t>&lt;/gmd:distributorTransferOptions&gt;</w:t>
      </w:r>
    </w:p>
    <w:p w14:paraId="32396E81" w14:textId="77777777" w:rsidR="00821744" w:rsidRDefault="00821744" w:rsidP="00821744">
      <w:pPr>
        <w:pStyle w:val="XMLelement0"/>
      </w:pPr>
      <w:r>
        <w:tab/>
      </w:r>
      <w:r>
        <w:tab/>
      </w:r>
      <w:r>
        <w:tab/>
      </w:r>
      <w:r>
        <w:tab/>
        <w:t>&lt;/gmd:MD_Distributor&gt;</w:t>
      </w:r>
    </w:p>
    <w:p w14:paraId="60511A23" w14:textId="77777777" w:rsidR="00821744" w:rsidRDefault="00821744" w:rsidP="00821744">
      <w:pPr>
        <w:pStyle w:val="XMLelement0"/>
      </w:pPr>
      <w:r>
        <w:tab/>
      </w:r>
      <w:r>
        <w:tab/>
      </w:r>
      <w:r>
        <w:tab/>
        <w:t>&lt;/gmd:distributor&gt;</w:t>
      </w:r>
    </w:p>
    <w:p w14:paraId="2264914D" w14:textId="77777777" w:rsidR="00821744" w:rsidRDefault="00821744" w:rsidP="00B36C6D">
      <w:pPr>
        <w:pStyle w:val="XMLcommetn"/>
      </w:pPr>
      <w:r>
        <w:tab/>
      </w:r>
      <w:r>
        <w:tab/>
      </w:r>
      <w:r w:rsidR="00B36C6D">
        <w:t xml:space="preserve">             </w:t>
      </w:r>
      <w:r>
        <w:tab/>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w:t>
      </w:r>
      <w:r w:rsidR="00B36C6D">
        <w:t>ransferOptions elements descrip</w:t>
      </w:r>
      <w:r>
        <w:t>tion. --&gt;</w:t>
      </w:r>
    </w:p>
    <w:p w14:paraId="0726EF9F" w14:textId="77777777" w:rsidR="00821744" w:rsidRDefault="00821744" w:rsidP="00821744">
      <w:pPr>
        <w:pStyle w:val="XMLelement0"/>
      </w:pPr>
      <w:r>
        <w:tab/>
      </w:r>
      <w:r>
        <w:tab/>
      </w:r>
      <w:r>
        <w:tab/>
        <w:t>&lt;gmd:transferOptions&gt;</w:t>
      </w:r>
    </w:p>
    <w:p w14:paraId="7BC36686" w14:textId="77777777" w:rsidR="00821744" w:rsidRDefault="00821744" w:rsidP="00821744">
      <w:pPr>
        <w:pStyle w:val="XMLelement0"/>
      </w:pPr>
      <w:r>
        <w:tab/>
      </w:r>
      <w:r>
        <w:tab/>
      </w:r>
      <w:r>
        <w:tab/>
      </w:r>
      <w:r>
        <w:tab/>
        <w:t>&lt;gmd:MD_DigitalTransferOptions&gt;</w:t>
      </w:r>
    </w:p>
    <w:p w14:paraId="124112A0" w14:textId="77777777" w:rsidR="00821744" w:rsidRDefault="00821744" w:rsidP="00821744">
      <w:pPr>
        <w:pStyle w:val="XMLelement0"/>
      </w:pPr>
      <w:r>
        <w:tab/>
      </w:r>
      <w:r>
        <w:tab/>
      </w:r>
      <w:r>
        <w:tab/>
      </w:r>
      <w:r>
        <w:tab/>
      </w:r>
      <w:r>
        <w:tab/>
        <w:t>&lt;gmd:onLine&gt;</w:t>
      </w:r>
    </w:p>
    <w:p w14:paraId="657445FC" w14:textId="77777777" w:rsidR="00821744" w:rsidRDefault="00821744" w:rsidP="00821744">
      <w:pPr>
        <w:pStyle w:val="XMLelement0"/>
      </w:pPr>
      <w:r>
        <w:tab/>
      </w:r>
      <w:r>
        <w:tab/>
      </w:r>
      <w:r>
        <w:tab/>
      </w:r>
      <w:r>
        <w:tab/>
      </w:r>
      <w:r>
        <w:tab/>
      </w:r>
      <w:r>
        <w:tab/>
        <w:t>&lt;gmd:CI_OnlineResource&gt;</w:t>
      </w:r>
    </w:p>
    <w:p w14:paraId="38ADC7CA" w14:textId="77777777" w:rsidR="00821744" w:rsidRDefault="00821744" w:rsidP="00821744">
      <w:pPr>
        <w:pStyle w:val="XMLelement0"/>
      </w:pPr>
      <w:r>
        <w:tab/>
      </w:r>
      <w:r>
        <w:tab/>
      </w:r>
      <w:r>
        <w:tab/>
      </w:r>
      <w:r>
        <w:tab/>
      </w:r>
      <w:r>
        <w:tab/>
      </w:r>
      <w:r>
        <w:tab/>
      </w:r>
      <w:r>
        <w:tab/>
        <w:t>&lt;gmd:linkage&gt;</w:t>
      </w:r>
    </w:p>
    <w:p w14:paraId="7DD651CB" w14:textId="77777777" w:rsidR="00821744" w:rsidRDefault="00B36C6D" w:rsidP="00B36C6D">
      <w:pPr>
        <w:pStyle w:val="XMLcommetn"/>
      </w:pPr>
      <w:r>
        <w:tab/>
      </w:r>
      <w:r>
        <w:tab/>
      </w:r>
      <w:r>
        <w:tab/>
      </w:r>
      <w:r>
        <w:tab/>
      </w:r>
      <w:r>
        <w:tab/>
      </w:r>
      <w:r>
        <w:tab/>
      </w:r>
      <w:r w:rsidR="00821744">
        <w:tab/>
        <w:t>&lt;!-- The linkage element should contain the complete URL to access the resource directly. CI_Online-Resource requires a Linkage element that is a gmd:URL. --&gt;</w:t>
      </w:r>
    </w:p>
    <w:p w14:paraId="220CC88B" w14:textId="77777777" w:rsidR="00821744" w:rsidRDefault="00821744" w:rsidP="00B36C6D">
      <w:pPr>
        <w:pStyle w:val="XMLelement0"/>
        <w:ind w:left="1700" w:hanging="1700"/>
      </w:pPr>
      <w:r>
        <w:tab/>
      </w:r>
      <w:r>
        <w:tab/>
      </w:r>
      <w:r>
        <w:tab/>
      </w:r>
      <w:r>
        <w:tab/>
      </w:r>
      <w:r>
        <w:tab/>
      </w:r>
      <w:r>
        <w:tab/>
      </w:r>
      <w:r>
        <w:tab/>
      </w:r>
      <w:r>
        <w:tab/>
        <w:t>&lt;gmd:URL&gt;</w:t>
      </w:r>
      <w:r w:rsidRPr="00B36C6D">
        <w:rPr>
          <w:color w:val="auto"/>
        </w:rPr>
        <w:t>http://azgs.az.gov/resource/00C02E67-F1ED-473D-A240-068CCB041A73/borehole_report.pdf</w:t>
      </w:r>
      <w:r>
        <w:t>&lt;/gmd:URL&gt;</w:t>
      </w:r>
    </w:p>
    <w:p w14:paraId="5F763045" w14:textId="77777777" w:rsidR="00821744" w:rsidRDefault="00821744" w:rsidP="00821744">
      <w:pPr>
        <w:pStyle w:val="XMLelement0"/>
      </w:pPr>
      <w:r>
        <w:tab/>
      </w:r>
      <w:r>
        <w:tab/>
      </w:r>
      <w:r>
        <w:tab/>
      </w:r>
      <w:r>
        <w:tab/>
      </w:r>
      <w:r>
        <w:tab/>
      </w:r>
      <w:r>
        <w:tab/>
      </w:r>
      <w:r>
        <w:tab/>
        <w:t>&lt;/gmd:linkage&gt;</w:t>
      </w:r>
    </w:p>
    <w:p w14:paraId="5426B49C" w14:textId="77777777" w:rsidR="00821744" w:rsidRDefault="00821744" w:rsidP="00821744">
      <w:pPr>
        <w:pStyle w:val="XMLelement0"/>
      </w:pPr>
      <w:r>
        <w:tab/>
      </w:r>
      <w:r>
        <w:tab/>
      </w:r>
      <w:r>
        <w:tab/>
      </w:r>
      <w:r>
        <w:tab/>
      </w:r>
      <w:r>
        <w:tab/>
      </w:r>
      <w:r>
        <w:tab/>
      </w:r>
      <w:r>
        <w:tab/>
        <w:t>&lt;gmd:protocol&gt;</w:t>
      </w:r>
    </w:p>
    <w:p w14:paraId="6BEBB3F0" w14:textId="77777777" w:rsidR="00821744" w:rsidRDefault="00821744" w:rsidP="00B36C6D">
      <w:pPr>
        <w:pStyle w:val="XMLcommetn"/>
      </w:pPr>
      <w:r>
        <w:tab/>
      </w:r>
      <w:r>
        <w:tab/>
      </w:r>
      <w:r>
        <w:tab/>
      </w:r>
      <w:r>
        <w:tab/>
      </w:r>
      <w:r>
        <w:tab/>
      </w:r>
      <w:r>
        <w:tab/>
      </w:r>
      <w:r>
        <w:tab/>
      </w:r>
      <w:r>
        <w:tab/>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14:paraId="4C62F446" w14:textId="77777777" w:rsidR="00821744" w:rsidRDefault="00821744" w:rsidP="00821744">
      <w:pPr>
        <w:pStyle w:val="XMLelement0"/>
      </w:pPr>
      <w:r>
        <w:tab/>
      </w:r>
      <w:r>
        <w:tab/>
      </w:r>
      <w:r>
        <w:tab/>
      </w:r>
      <w:r>
        <w:tab/>
      </w:r>
      <w:r>
        <w:tab/>
      </w:r>
      <w:r>
        <w:tab/>
      </w:r>
      <w:r>
        <w:tab/>
      </w:r>
      <w:r>
        <w:tab/>
        <w:t>&lt;gco:CharacterString&gt;</w:t>
      </w:r>
      <w:r w:rsidRPr="00B36C6D">
        <w:rPr>
          <w:color w:val="auto"/>
        </w:rPr>
        <w:t>http</w:t>
      </w:r>
      <w:r>
        <w:t>&lt;/gco:CharacterString&gt;</w:t>
      </w:r>
    </w:p>
    <w:p w14:paraId="0B420576" w14:textId="77777777" w:rsidR="00821744" w:rsidRDefault="00821744" w:rsidP="00821744">
      <w:pPr>
        <w:pStyle w:val="XMLelement0"/>
      </w:pPr>
      <w:r>
        <w:tab/>
      </w:r>
      <w:r>
        <w:tab/>
      </w:r>
      <w:r>
        <w:tab/>
      </w:r>
      <w:r>
        <w:tab/>
      </w:r>
      <w:r>
        <w:tab/>
      </w:r>
      <w:r>
        <w:tab/>
      </w:r>
      <w:r>
        <w:tab/>
        <w:t>&lt;/gmd:protocol&gt;</w:t>
      </w:r>
    </w:p>
    <w:p w14:paraId="7ED84625" w14:textId="77777777" w:rsidR="00821744" w:rsidRDefault="00821744" w:rsidP="00B36C6D">
      <w:pPr>
        <w:pStyle w:val="XMLcommetn"/>
      </w:pPr>
      <w:r>
        <w:tab/>
      </w:r>
      <w:r>
        <w:tab/>
      </w:r>
      <w:r>
        <w:tab/>
      </w:r>
      <w:r>
        <w:tab/>
      </w:r>
      <w:r>
        <w:tab/>
      </w:r>
      <w:r>
        <w:tab/>
      </w:r>
      <w:r>
        <w:tab/>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p>
    <w:p w14:paraId="4A08082E" w14:textId="77777777" w:rsidR="00821744" w:rsidRDefault="00821744" w:rsidP="00821744">
      <w:pPr>
        <w:pStyle w:val="XMLelement0"/>
      </w:pPr>
      <w:r>
        <w:tab/>
      </w:r>
      <w:r>
        <w:tab/>
      </w:r>
      <w:r>
        <w:tab/>
      </w:r>
      <w:r>
        <w:tab/>
      </w:r>
      <w:r>
        <w:tab/>
      </w:r>
      <w:r>
        <w:tab/>
      </w:r>
      <w:r>
        <w:tab/>
        <w:t>&lt;gmd:applicationProfile&gt;</w:t>
      </w:r>
    </w:p>
    <w:p w14:paraId="312EA79A" w14:textId="77777777" w:rsidR="00821744" w:rsidRDefault="00821744" w:rsidP="00821744">
      <w:pPr>
        <w:pStyle w:val="XMLelement0"/>
      </w:pPr>
      <w:r>
        <w:tab/>
      </w:r>
      <w:r>
        <w:tab/>
      </w:r>
      <w:r>
        <w:tab/>
      </w:r>
      <w:r>
        <w:tab/>
      </w:r>
      <w:r>
        <w:tab/>
      </w:r>
      <w:r>
        <w:tab/>
      </w:r>
      <w:r>
        <w:tab/>
      </w:r>
      <w:r>
        <w:tab/>
        <w:t>&lt;gco:CharacterString&gt;</w:t>
      </w:r>
      <w:r w:rsidRPr="00B36C6D">
        <w:rPr>
          <w:color w:val="auto"/>
        </w:rPr>
        <w:t>Adobe:Acrobat/8.0</w:t>
      </w:r>
      <w:r>
        <w:t>&lt;/gco:CharacterString&gt;</w:t>
      </w:r>
    </w:p>
    <w:p w14:paraId="65E07F15" w14:textId="77777777" w:rsidR="00821744" w:rsidRDefault="00821744" w:rsidP="00821744">
      <w:pPr>
        <w:pStyle w:val="XMLelement0"/>
      </w:pPr>
      <w:r>
        <w:tab/>
      </w:r>
      <w:r>
        <w:tab/>
      </w:r>
      <w:r>
        <w:tab/>
      </w:r>
      <w:r>
        <w:tab/>
      </w:r>
      <w:r>
        <w:tab/>
      </w:r>
      <w:r>
        <w:tab/>
      </w:r>
      <w:r>
        <w:tab/>
        <w:t>&lt;/gmd:applicationProfile&gt;</w:t>
      </w:r>
    </w:p>
    <w:p w14:paraId="7078350C" w14:textId="77777777" w:rsidR="00821744" w:rsidRDefault="00821744" w:rsidP="00821744">
      <w:pPr>
        <w:pStyle w:val="XMLelement0"/>
      </w:pPr>
      <w:r>
        <w:tab/>
      </w:r>
      <w:r>
        <w:tab/>
      </w:r>
      <w:r>
        <w:tab/>
      </w:r>
      <w:r>
        <w:tab/>
      </w:r>
      <w:r>
        <w:tab/>
      </w:r>
      <w:r>
        <w:tab/>
      </w:r>
      <w:r>
        <w:tab/>
        <w:t>&lt;gmd:name&gt;</w:t>
      </w:r>
    </w:p>
    <w:p w14:paraId="4E980731" w14:textId="77777777" w:rsidR="00821744" w:rsidRDefault="00821744" w:rsidP="00B36C6D">
      <w:pPr>
        <w:pStyle w:val="XMLcommetn"/>
      </w:pPr>
      <w:r>
        <w:tab/>
      </w:r>
      <w:r>
        <w:tab/>
      </w:r>
      <w:r>
        <w:tab/>
      </w:r>
      <w:r>
        <w:tab/>
      </w:r>
      <w:r>
        <w:tab/>
      </w:r>
      <w:r>
        <w:tab/>
      </w:r>
      <w:r>
        <w:tab/>
      </w:r>
      <w:r>
        <w:tab/>
        <w:t>&lt;!-- The CI_OnlineResource/name element may duplicate the file name if the URL is a link to a file, but it is recommended to provide a user-friendly label for the file that could be presented in a user interface.  --&gt;</w:t>
      </w:r>
    </w:p>
    <w:p w14:paraId="3958CA21" w14:textId="77777777" w:rsidR="00821744" w:rsidRDefault="00821744" w:rsidP="00821744">
      <w:pPr>
        <w:pStyle w:val="XMLelement0"/>
      </w:pPr>
      <w:r>
        <w:tab/>
      </w:r>
      <w:r>
        <w:tab/>
      </w:r>
      <w:r>
        <w:tab/>
      </w:r>
      <w:r>
        <w:tab/>
      </w:r>
      <w:r>
        <w:tab/>
      </w:r>
      <w:r>
        <w:tab/>
      </w:r>
      <w:r>
        <w:tab/>
      </w:r>
      <w:r>
        <w:tab/>
        <w:t>&lt;gco:CharacterString&gt;</w:t>
      </w:r>
      <w:r w:rsidRPr="00B36C6D">
        <w:rPr>
          <w:color w:val="auto"/>
        </w:rPr>
        <w:t>borehole_report.pdf</w:t>
      </w:r>
      <w:r>
        <w:t>&lt;/gco:CharacterString&gt;</w:t>
      </w:r>
    </w:p>
    <w:p w14:paraId="1E4F19F9" w14:textId="77777777" w:rsidR="00821744" w:rsidRDefault="00821744" w:rsidP="00821744">
      <w:pPr>
        <w:pStyle w:val="XMLelement0"/>
      </w:pPr>
      <w:r>
        <w:tab/>
      </w:r>
      <w:r>
        <w:tab/>
      </w:r>
      <w:r>
        <w:tab/>
      </w:r>
      <w:r>
        <w:tab/>
      </w:r>
      <w:r>
        <w:tab/>
      </w:r>
      <w:r>
        <w:tab/>
      </w:r>
      <w:r>
        <w:tab/>
        <w:t>&lt;/gmd:name&gt;</w:t>
      </w:r>
    </w:p>
    <w:p w14:paraId="5BA431F5" w14:textId="77777777" w:rsidR="00821744" w:rsidRDefault="00821744" w:rsidP="00821744">
      <w:pPr>
        <w:pStyle w:val="XMLelement0"/>
      </w:pPr>
      <w:r>
        <w:tab/>
      </w:r>
      <w:r>
        <w:tab/>
      </w:r>
      <w:r>
        <w:tab/>
      </w:r>
      <w:r>
        <w:tab/>
      </w:r>
      <w:r>
        <w:tab/>
      </w:r>
      <w:r>
        <w:tab/>
      </w:r>
      <w:r>
        <w:tab/>
        <w:t>&lt;gmd:description&gt;</w:t>
      </w:r>
    </w:p>
    <w:p w14:paraId="451D6F4D" w14:textId="77777777" w:rsidR="00821744" w:rsidRDefault="00821744" w:rsidP="00821744">
      <w:pPr>
        <w:pStyle w:val="XMLelement0"/>
      </w:pPr>
      <w:r>
        <w:tab/>
      </w:r>
      <w:r>
        <w:tab/>
      </w:r>
      <w:r>
        <w:tab/>
      </w:r>
      <w:r>
        <w:tab/>
      </w:r>
      <w:r>
        <w:tab/>
      </w:r>
      <w:r>
        <w:tab/>
      </w:r>
      <w:r>
        <w:tab/>
      </w:r>
      <w:r>
        <w:tab/>
        <w:t>&lt;gco:CharacterString&gt;</w:t>
      </w:r>
      <w:r w:rsidRPr="00B36C6D">
        <w:rPr>
          <w:color w:val="auto"/>
        </w:rPr>
        <w:t>Downloadable PDF d</w:t>
      </w:r>
      <w:r w:rsidR="00B36C6D">
        <w:rPr>
          <w:color w:val="auto"/>
        </w:rPr>
        <w:t>ocu</w:t>
      </w:r>
      <w:r w:rsidRPr="00B36C6D">
        <w:rPr>
          <w:color w:val="auto"/>
        </w:rPr>
        <w:t>ment</w:t>
      </w:r>
      <w:r>
        <w:t>&lt;/gco:CharacterString&gt;</w:t>
      </w:r>
    </w:p>
    <w:p w14:paraId="1543BB03" w14:textId="77777777" w:rsidR="00821744" w:rsidRDefault="00821744" w:rsidP="00821744">
      <w:pPr>
        <w:pStyle w:val="XMLelement0"/>
      </w:pPr>
      <w:r>
        <w:tab/>
      </w:r>
      <w:r>
        <w:tab/>
      </w:r>
      <w:r>
        <w:tab/>
      </w:r>
      <w:r>
        <w:tab/>
      </w:r>
      <w:r>
        <w:tab/>
      </w:r>
      <w:r>
        <w:tab/>
      </w:r>
      <w:r>
        <w:tab/>
        <w:t>&lt;/gmd:description&gt;</w:t>
      </w:r>
    </w:p>
    <w:p w14:paraId="626A13FE" w14:textId="77777777" w:rsidR="00821744" w:rsidRDefault="00821744" w:rsidP="00B36C6D">
      <w:pPr>
        <w:pStyle w:val="XMLcommetn"/>
      </w:pPr>
      <w:r>
        <w:tab/>
      </w:r>
      <w:r>
        <w:tab/>
      </w:r>
      <w:r>
        <w:tab/>
      </w:r>
      <w:r>
        <w:tab/>
      </w:r>
      <w:r>
        <w:tab/>
      </w:r>
      <w:r>
        <w:tab/>
      </w:r>
      <w:r>
        <w:tab/>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14:paraId="1A8DD011" w14:textId="77777777" w:rsidR="00821744" w:rsidRDefault="00821744" w:rsidP="00821744">
      <w:pPr>
        <w:pStyle w:val="XMLelement0"/>
      </w:pPr>
      <w:r>
        <w:tab/>
      </w:r>
      <w:r>
        <w:tab/>
      </w:r>
      <w:r>
        <w:tab/>
      </w:r>
      <w:r>
        <w:tab/>
      </w:r>
      <w:r>
        <w:tab/>
      </w:r>
      <w:r>
        <w:tab/>
      </w:r>
      <w:r>
        <w:tab/>
        <w:t>&lt;gmd:function&gt;</w:t>
      </w:r>
    </w:p>
    <w:p w14:paraId="4D73D904" w14:textId="77777777" w:rsidR="00821744" w:rsidRDefault="00821744" w:rsidP="00B36C6D">
      <w:pPr>
        <w:pStyle w:val="XMLcommetn"/>
      </w:pPr>
      <w:r>
        <w:tab/>
      </w:r>
      <w:r>
        <w:tab/>
      </w:r>
      <w:r>
        <w:tab/>
      </w:r>
      <w:r>
        <w:tab/>
      </w:r>
      <w:r>
        <w:tab/>
      </w:r>
      <w:r>
        <w:tab/>
      </w:r>
      <w:r>
        <w:tab/>
      </w:r>
      <w:r>
        <w:tab/>
        <w:t>&lt;!-- CI_OnlineFunctionCode names: {download, information, offlineAccess, order, search}  --&gt;</w:t>
      </w:r>
    </w:p>
    <w:p w14:paraId="70595B2C" w14:textId="77777777" w:rsidR="00821744" w:rsidRDefault="00821744" w:rsidP="00B36C6D">
      <w:pPr>
        <w:pStyle w:val="XMLelement0"/>
        <w:ind w:left="1700" w:hanging="1700"/>
      </w:pPr>
      <w:r>
        <w:lastRenderedPageBreak/>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 xml:space="preserve">"http://www.isotc211.org/2005/resources/Codelist/gmxCodelists.xml#CI_OnLineFunctionCode"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14:paraId="2F0B9654" w14:textId="77777777" w:rsidR="00821744" w:rsidRDefault="00821744" w:rsidP="00821744">
      <w:pPr>
        <w:pStyle w:val="XMLelement0"/>
      </w:pPr>
      <w:r>
        <w:tab/>
      </w:r>
      <w:r>
        <w:tab/>
      </w:r>
      <w:r>
        <w:tab/>
      </w:r>
      <w:r>
        <w:tab/>
      </w:r>
      <w:r>
        <w:tab/>
      </w:r>
      <w:r>
        <w:tab/>
      </w:r>
      <w:r>
        <w:tab/>
        <w:t>&lt;/gmd:function&gt;</w:t>
      </w:r>
    </w:p>
    <w:p w14:paraId="6A92EB5B" w14:textId="77777777" w:rsidR="00821744" w:rsidRDefault="00821744" w:rsidP="00821744">
      <w:pPr>
        <w:pStyle w:val="XMLelement0"/>
      </w:pPr>
      <w:r>
        <w:tab/>
      </w:r>
      <w:r>
        <w:tab/>
      </w:r>
      <w:r>
        <w:tab/>
      </w:r>
      <w:r>
        <w:tab/>
      </w:r>
      <w:r>
        <w:tab/>
      </w:r>
      <w:r>
        <w:tab/>
        <w:t>&lt;/gmd:CI_OnlineResource&gt;</w:t>
      </w:r>
    </w:p>
    <w:p w14:paraId="215BEFE8" w14:textId="77777777" w:rsidR="00821744" w:rsidRDefault="00821744" w:rsidP="00821744">
      <w:pPr>
        <w:pStyle w:val="XMLelement0"/>
      </w:pPr>
      <w:r>
        <w:tab/>
      </w:r>
      <w:r>
        <w:tab/>
      </w:r>
      <w:r>
        <w:tab/>
      </w:r>
      <w:r>
        <w:tab/>
      </w:r>
      <w:r>
        <w:tab/>
        <w:t>&lt;/gmd:onLine&gt;</w:t>
      </w:r>
    </w:p>
    <w:p w14:paraId="5F0F55B2" w14:textId="77777777" w:rsidR="00821744" w:rsidRDefault="00821744" w:rsidP="00821744">
      <w:pPr>
        <w:pStyle w:val="XMLelement0"/>
      </w:pPr>
      <w:r>
        <w:tab/>
      </w:r>
      <w:r>
        <w:tab/>
      </w:r>
      <w:r>
        <w:tab/>
      </w:r>
      <w:r>
        <w:tab/>
        <w:t>&lt;/gmd:MD_DigitalTransferOptions&gt;</w:t>
      </w:r>
    </w:p>
    <w:p w14:paraId="6A577344" w14:textId="77777777" w:rsidR="00821744" w:rsidRDefault="00821744" w:rsidP="00821744">
      <w:pPr>
        <w:pStyle w:val="XMLelement0"/>
      </w:pPr>
      <w:r>
        <w:tab/>
      </w:r>
      <w:r>
        <w:tab/>
      </w:r>
      <w:r>
        <w:tab/>
        <w:t>&lt;/gmd:transferOptions&gt;</w:t>
      </w:r>
    </w:p>
    <w:p w14:paraId="37EDDD3B" w14:textId="77777777" w:rsidR="00821744" w:rsidRDefault="00821744" w:rsidP="00821744">
      <w:pPr>
        <w:pStyle w:val="XMLelement0"/>
      </w:pPr>
      <w:r>
        <w:tab/>
      </w:r>
      <w:r>
        <w:tab/>
        <w:t>&lt;/gmd:MD_Distribution&gt;</w:t>
      </w:r>
    </w:p>
    <w:p w14:paraId="3B4CFEFE" w14:textId="77777777" w:rsidR="00821744" w:rsidRDefault="00821744" w:rsidP="00821744">
      <w:pPr>
        <w:pStyle w:val="XMLelement0"/>
      </w:pPr>
      <w:r>
        <w:tab/>
        <w:t>&lt;/gmd:distributionInfo&gt;</w:t>
      </w:r>
    </w:p>
    <w:p w14:paraId="13DF38F5" w14:textId="77777777" w:rsidR="00821744" w:rsidRDefault="00821744" w:rsidP="00821744">
      <w:pPr>
        <w:pStyle w:val="XMLelement0"/>
      </w:pPr>
      <w:r>
        <w:tab/>
        <w:t>&lt;gmd:dataQualityInfo&gt;</w:t>
      </w:r>
    </w:p>
    <w:p w14:paraId="7598CAF2" w14:textId="77777777" w:rsidR="00821744" w:rsidRDefault="00821744" w:rsidP="00B36C6D">
      <w:pPr>
        <w:pStyle w:val="XMLcommetn"/>
      </w:pPr>
      <w:r>
        <w:tab/>
      </w:r>
      <w:r>
        <w:tab/>
      </w:r>
      <w:r w:rsidR="00B36C6D">
        <w:t xml:space="preserve">                </w:t>
      </w:r>
      <w:r>
        <w:t>&lt;!--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p>
    <w:p w14:paraId="01AE8BBF" w14:textId="77777777" w:rsidR="00821744" w:rsidRDefault="00821744" w:rsidP="00821744">
      <w:pPr>
        <w:pStyle w:val="XMLelement0"/>
      </w:pPr>
      <w:r>
        <w:tab/>
      </w:r>
      <w:r>
        <w:tab/>
        <w:t>&lt;gmd:DQ_DataQuality&gt;</w:t>
      </w:r>
    </w:p>
    <w:p w14:paraId="2033CC2C" w14:textId="77777777" w:rsidR="00821744" w:rsidRDefault="00821744" w:rsidP="00821744">
      <w:pPr>
        <w:pStyle w:val="XMLelement0"/>
      </w:pPr>
      <w:r>
        <w:tab/>
      </w:r>
      <w:r>
        <w:tab/>
      </w:r>
      <w:r>
        <w:tab/>
        <w:t>&lt;gmd:scope&gt;</w:t>
      </w:r>
    </w:p>
    <w:p w14:paraId="7E2C66C9" w14:textId="77777777" w:rsidR="00821744" w:rsidRDefault="00821744" w:rsidP="00821744">
      <w:pPr>
        <w:pStyle w:val="XMLelement0"/>
      </w:pPr>
      <w:r>
        <w:tab/>
      </w:r>
      <w:r>
        <w:tab/>
      </w:r>
      <w:r>
        <w:tab/>
      </w:r>
      <w:r>
        <w:tab/>
        <w:t>&lt;gmd:DQ_Scope&gt;</w:t>
      </w:r>
    </w:p>
    <w:p w14:paraId="087023B6" w14:textId="77777777" w:rsidR="00821744" w:rsidRDefault="00821744" w:rsidP="00821744">
      <w:pPr>
        <w:pStyle w:val="XMLelement0"/>
      </w:pPr>
      <w:r>
        <w:tab/>
      </w:r>
      <w:r>
        <w:tab/>
      </w:r>
      <w:r>
        <w:tab/>
      </w:r>
      <w:r>
        <w:tab/>
      </w:r>
      <w:r>
        <w:tab/>
        <w:t>&lt;gmd:level&gt;</w:t>
      </w:r>
    </w:p>
    <w:p w14:paraId="5116A5CD" w14:textId="77777777" w:rsidR="00821744" w:rsidRDefault="00821744" w:rsidP="00B36C6D">
      <w:pPr>
        <w:pStyle w:val="XMLcommetn"/>
      </w:pPr>
      <w:r>
        <w:tab/>
      </w:r>
      <w:r>
        <w:tab/>
      </w:r>
      <w:r>
        <w:tab/>
      </w:r>
      <w:r>
        <w:tab/>
      </w:r>
      <w:r>
        <w:tab/>
      </w:r>
      <w:r>
        <w:tab/>
      </w:r>
      <w:r w:rsidR="00B36C6D">
        <w:t xml:space="preserve">   </w:t>
      </w:r>
      <w:r>
        <w:t>&lt;!-- MD_ScopeCode values for discovery metadata: {collectionHardware, collec-tionSession, dataset, series, dimensionGroup, fieldSession, software, service, model, tile} --&gt;</w:t>
      </w:r>
    </w:p>
    <w:p w14:paraId="6CE39B83" w14:textId="77777777" w:rsidR="00821744" w:rsidRDefault="00821744" w:rsidP="00CD4E11">
      <w:pPr>
        <w:pStyle w:val="XMLelement0"/>
        <w:ind w:left="1300" w:hanging="1300"/>
      </w:pPr>
      <w:r>
        <w:tab/>
      </w:r>
      <w:r>
        <w:tab/>
      </w:r>
      <w:r>
        <w:tab/>
      </w:r>
      <w:r>
        <w:tab/>
      </w:r>
      <w:r>
        <w:tab/>
      </w:r>
      <w:r>
        <w:tab/>
        <w:t xml:space="preserve">&lt;gmd:MD_ScopeCode </w:t>
      </w:r>
      <w:r w:rsidRPr="00CD4E11">
        <w:rPr>
          <w:rStyle w:val="XMLattributeChar0"/>
        </w:rPr>
        <w:t>codeList</w:t>
      </w:r>
      <w:r w:rsidRPr="00CD4E11">
        <w:rPr>
          <w:color w:val="auto"/>
        </w:rPr>
        <w:t>=</w:t>
      </w:r>
      <w:r w:rsidRPr="00CD4E11">
        <w:rPr>
          <w:rStyle w:val="XMLattributeValueChar"/>
        </w:rPr>
        <w:t xml:space="preserve">"http://www.isotc211.org/2005/resources/Codelist/gmxCodelists.xml#MD_ScopeCode" </w:t>
      </w:r>
      <w:r w:rsidRPr="00B36C6D">
        <w:rPr>
          <w:rStyle w:val="XMLattributeChar0"/>
        </w:rPr>
        <w:t>codeListValue</w:t>
      </w:r>
      <w:r w:rsidRPr="00B36C6D">
        <w:rPr>
          <w:color w:val="auto"/>
        </w:rPr>
        <w:t>=</w:t>
      </w:r>
      <w:r w:rsidRPr="00B36C6D">
        <w:rPr>
          <w:rStyle w:val="XMLattributeValueChar"/>
        </w:rPr>
        <w:t>"dataset"</w:t>
      </w:r>
      <w:r>
        <w:t>&gt;</w:t>
      </w:r>
      <w:r w:rsidRPr="00B36C6D">
        <w:rPr>
          <w:color w:val="auto"/>
        </w:rPr>
        <w:t>dataset</w:t>
      </w:r>
      <w:r>
        <w:t>&lt;/gmd:MD_ScopeCode&gt;</w:t>
      </w:r>
    </w:p>
    <w:p w14:paraId="72D1DBF6" w14:textId="77777777" w:rsidR="00821744" w:rsidRDefault="00821744" w:rsidP="00821744">
      <w:pPr>
        <w:pStyle w:val="XMLelement0"/>
      </w:pPr>
      <w:r>
        <w:tab/>
      </w:r>
      <w:r>
        <w:tab/>
      </w:r>
      <w:r>
        <w:tab/>
      </w:r>
      <w:r>
        <w:tab/>
      </w:r>
      <w:r>
        <w:tab/>
        <w:t>&lt;/gmd:level&gt;</w:t>
      </w:r>
    </w:p>
    <w:p w14:paraId="77F05171" w14:textId="77777777" w:rsidR="00821744" w:rsidRDefault="00821744" w:rsidP="00B36C6D">
      <w:pPr>
        <w:pStyle w:val="XMLcommetn"/>
      </w:pPr>
      <w:r>
        <w:tab/>
      </w:r>
      <w:r>
        <w:tab/>
      </w:r>
      <w:r>
        <w:tab/>
      </w:r>
      <w:r>
        <w:tab/>
      </w:r>
      <w:r>
        <w:tab/>
      </w:r>
      <w:r w:rsidR="00B36C6D">
        <w:t xml:space="preserve">      </w:t>
      </w:r>
      <w:r>
        <w:t>&lt;!-- (C-C) Data quality scope level description - Not used by USGIN --&gt;</w:t>
      </w:r>
    </w:p>
    <w:p w14:paraId="59715D9A" w14:textId="77777777" w:rsidR="00821744" w:rsidRDefault="00821744" w:rsidP="00821744">
      <w:pPr>
        <w:pStyle w:val="XMLelement0"/>
      </w:pPr>
      <w:r>
        <w:tab/>
      </w:r>
      <w:r>
        <w:tab/>
      </w:r>
      <w:r>
        <w:tab/>
      </w:r>
      <w:r>
        <w:tab/>
        <w:t>&lt;/gmd:DQ_Scope&gt;</w:t>
      </w:r>
    </w:p>
    <w:p w14:paraId="6D20B908" w14:textId="77777777" w:rsidR="00821744" w:rsidRDefault="00821744" w:rsidP="00821744">
      <w:pPr>
        <w:pStyle w:val="XMLelement0"/>
      </w:pPr>
      <w:r>
        <w:tab/>
      </w:r>
      <w:r>
        <w:tab/>
      </w:r>
      <w:r>
        <w:tab/>
        <w:t>&lt;/gmd:scope&gt;</w:t>
      </w:r>
    </w:p>
    <w:p w14:paraId="1B674AD0" w14:textId="77777777" w:rsidR="00821744" w:rsidRDefault="00821744" w:rsidP="00821744">
      <w:pPr>
        <w:pStyle w:val="XMLelement0"/>
      </w:pPr>
      <w:r>
        <w:tab/>
      </w:r>
      <w:r>
        <w:tab/>
      </w:r>
      <w:r>
        <w:tab/>
        <w:t>&lt;report&gt;</w:t>
      </w:r>
    </w:p>
    <w:p w14:paraId="64ADDE69" w14:textId="77777777" w:rsidR="00821744" w:rsidRDefault="00821744" w:rsidP="00CD4E11">
      <w:pPr>
        <w:pStyle w:val="XMLcommetn"/>
      </w:pPr>
      <w:r>
        <w:tab/>
      </w:r>
      <w:r>
        <w:tab/>
      </w:r>
      <w:r>
        <w:tab/>
      </w:r>
      <w:r>
        <w:tab/>
      </w:r>
      <w:r w:rsidR="00CD4E11">
        <w:t xml:space="preserve">         </w:t>
      </w:r>
      <w: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p>
    <w:p w14:paraId="7D3A3B9B" w14:textId="77777777" w:rsidR="00821744" w:rsidRDefault="00821744" w:rsidP="00821744">
      <w:pPr>
        <w:pStyle w:val="XMLelement0"/>
      </w:pPr>
      <w:r>
        <w:tab/>
      </w:r>
      <w:r>
        <w:tab/>
      </w:r>
      <w:r>
        <w:tab/>
      </w:r>
      <w:r>
        <w:tab/>
        <w:t>&lt;DQ_DomainConsistency&gt;</w:t>
      </w:r>
    </w:p>
    <w:p w14:paraId="3E0DA4DE" w14:textId="77777777" w:rsidR="00821744" w:rsidRDefault="00821744" w:rsidP="00821744">
      <w:pPr>
        <w:pStyle w:val="XMLelement0"/>
      </w:pPr>
      <w:r>
        <w:tab/>
      </w:r>
      <w:r>
        <w:tab/>
      </w:r>
      <w:r>
        <w:tab/>
      </w:r>
      <w:r>
        <w:tab/>
      </w:r>
      <w:r>
        <w:tab/>
        <w:t>&lt;result&gt;</w:t>
      </w:r>
    </w:p>
    <w:p w14:paraId="2C7AA05B" w14:textId="77777777" w:rsidR="00821744" w:rsidRDefault="00821744" w:rsidP="00821744">
      <w:pPr>
        <w:pStyle w:val="XMLelement0"/>
      </w:pPr>
      <w:r>
        <w:tab/>
      </w:r>
      <w:r>
        <w:tab/>
      </w:r>
      <w:r>
        <w:tab/>
      </w:r>
      <w:r>
        <w:tab/>
      </w:r>
      <w:r>
        <w:tab/>
      </w:r>
      <w:r>
        <w:tab/>
        <w:t>&lt;DQ_ConformanceResult&gt;</w:t>
      </w:r>
    </w:p>
    <w:p w14:paraId="77669660" w14:textId="77777777" w:rsidR="00821744" w:rsidRDefault="00821744" w:rsidP="00821744">
      <w:pPr>
        <w:pStyle w:val="XMLelement0"/>
      </w:pPr>
      <w:r>
        <w:tab/>
      </w:r>
      <w:r>
        <w:tab/>
      </w:r>
      <w:r>
        <w:tab/>
      </w:r>
      <w:r>
        <w:tab/>
      </w:r>
      <w:r>
        <w:tab/>
      </w:r>
      <w:r>
        <w:tab/>
      </w:r>
      <w:r>
        <w:tab/>
        <w:t xml:space="preserve">&lt;specification </w:t>
      </w:r>
      <w:r w:rsidRPr="007C65B1">
        <w:rPr>
          <w:rStyle w:val="XMLattributeChar0"/>
        </w:rPr>
        <w:t>gco:nilReason</w:t>
      </w:r>
      <w:r w:rsidRPr="007C65B1">
        <w:rPr>
          <w:color w:val="auto"/>
        </w:rPr>
        <w:t>=</w:t>
      </w:r>
      <w:r w:rsidRPr="007C65B1">
        <w:rPr>
          <w:rStyle w:val="XMLattributeValueChar"/>
        </w:rPr>
        <w:t>"notApplicable"</w:t>
      </w:r>
      <w:r>
        <w:t>/&gt;</w:t>
      </w:r>
    </w:p>
    <w:p w14:paraId="35A3E07B" w14:textId="77777777" w:rsidR="00821744" w:rsidRDefault="00821744" w:rsidP="00821744">
      <w:pPr>
        <w:pStyle w:val="XMLelement0"/>
      </w:pPr>
      <w:r>
        <w:tab/>
      </w:r>
      <w:r>
        <w:tab/>
      </w:r>
      <w:r>
        <w:tab/>
      </w:r>
      <w:r>
        <w:tab/>
      </w:r>
      <w:r>
        <w:tab/>
      </w:r>
      <w:r>
        <w:tab/>
      </w:r>
      <w:r>
        <w:tab/>
        <w:t>&lt;explanation&gt;</w:t>
      </w:r>
    </w:p>
    <w:p w14:paraId="6AE78F0B" w14:textId="77777777" w:rsidR="007C65B1" w:rsidRDefault="00821744" w:rsidP="007C65B1">
      <w:pPr>
        <w:pStyle w:val="XMLelement0"/>
        <w:ind w:left="1700" w:hanging="1700"/>
        <w:rPr>
          <w:color w:val="auto"/>
        </w:rPr>
      </w:pPr>
      <w:r>
        <w:tab/>
      </w:r>
      <w:r>
        <w:tab/>
      </w:r>
      <w:r>
        <w:tab/>
      </w:r>
      <w:r>
        <w:tab/>
      </w:r>
      <w:r>
        <w:tab/>
      </w:r>
      <w:r>
        <w:tab/>
      </w:r>
      <w:r>
        <w:tab/>
      </w:r>
      <w:r>
        <w:tab/>
        <w:t>&lt;gco:CharacterString&gt;</w:t>
      </w:r>
      <w:r w:rsidRPr="007C65B1">
        <w:rPr>
          <w:color w:val="auto"/>
        </w:rPr>
        <w:t>Quality Statement: Original paper quality was poor quality, parts of scan are difficult to read. Scan resolution is 300 dpi.</w:t>
      </w:r>
    </w:p>
    <w:p w14:paraId="50679A52" w14:textId="77777777" w:rsidR="00821744" w:rsidRDefault="007C65B1" w:rsidP="007C65B1">
      <w:pPr>
        <w:pStyle w:val="XMLelement0"/>
        <w:ind w:left="1700" w:hanging="1700"/>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821744">
        <w:t>&lt;/gco:CharacterString&gt;</w:t>
      </w:r>
    </w:p>
    <w:p w14:paraId="31982969" w14:textId="77777777" w:rsidR="00821744" w:rsidRDefault="00821744" w:rsidP="00821744">
      <w:pPr>
        <w:pStyle w:val="XMLelement0"/>
      </w:pPr>
      <w:r>
        <w:tab/>
      </w:r>
      <w:r>
        <w:tab/>
      </w:r>
      <w:r>
        <w:tab/>
      </w:r>
      <w:r>
        <w:tab/>
      </w:r>
      <w:r>
        <w:tab/>
      </w:r>
      <w:r>
        <w:tab/>
      </w:r>
      <w:r>
        <w:tab/>
        <w:t>&lt;/explanation&gt;</w:t>
      </w:r>
    </w:p>
    <w:p w14:paraId="35797105" w14:textId="77777777" w:rsidR="00821744" w:rsidRDefault="00821744" w:rsidP="00821744">
      <w:pPr>
        <w:pStyle w:val="XMLelement0"/>
      </w:pPr>
      <w:r>
        <w:tab/>
      </w:r>
      <w:r>
        <w:tab/>
      </w:r>
      <w:r>
        <w:tab/>
      </w:r>
      <w:r>
        <w:tab/>
      </w:r>
      <w:r>
        <w:tab/>
      </w:r>
      <w:r>
        <w:tab/>
      </w:r>
      <w:r>
        <w:tab/>
        <w:t xml:space="preserve">&lt;pass </w:t>
      </w:r>
      <w:r w:rsidRPr="007C65B1">
        <w:rPr>
          <w:rStyle w:val="XMLattributeChar0"/>
        </w:rPr>
        <w:t>gco:nilReason</w:t>
      </w:r>
      <w:r w:rsidRPr="007C65B1">
        <w:rPr>
          <w:color w:val="auto"/>
        </w:rPr>
        <w:t>=</w:t>
      </w:r>
      <w:r w:rsidRPr="007C65B1">
        <w:rPr>
          <w:rStyle w:val="XMLattributeValueChar"/>
        </w:rPr>
        <w:t>"inapplicable"</w:t>
      </w:r>
      <w:r>
        <w:t>/&gt;</w:t>
      </w:r>
    </w:p>
    <w:p w14:paraId="0EF1986C" w14:textId="77777777" w:rsidR="00821744" w:rsidRDefault="00821744" w:rsidP="00821744">
      <w:pPr>
        <w:pStyle w:val="XMLelement0"/>
      </w:pPr>
      <w:r>
        <w:tab/>
      </w:r>
      <w:r>
        <w:tab/>
      </w:r>
      <w:r>
        <w:tab/>
      </w:r>
      <w:r>
        <w:tab/>
      </w:r>
      <w:r>
        <w:tab/>
      </w:r>
      <w:r>
        <w:tab/>
        <w:t>&lt;/DQ_ConformanceResult&gt;</w:t>
      </w:r>
    </w:p>
    <w:p w14:paraId="65712546" w14:textId="77777777" w:rsidR="00821744" w:rsidRDefault="00821744" w:rsidP="00821744">
      <w:pPr>
        <w:pStyle w:val="XMLelement0"/>
      </w:pPr>
      <w:r>
        <w:tab/>
      </w:r>
      <w:r>
        <w:tab/>
      </w:r>
      <w:r>
        <w:tab/>
      </w:r>
      <w:r>
        <w:tab/>
      </w:r>
      <w:r>
        <w:tab/>
        <w:t>&lt;/result&gt;</w:t>
      </w:r>
    </w:p>
    <w:p w14:paraId="40AFD78E" w14:textId="77777777" w:rsidR="00821744" w:rsidRDefault="00821744" w:rsidP="00821744">
      <w:pPr>
        <w:pStyle w:val="XMLelement0"/>
      </w:pPr>
      <w:r>
        <w:tab/>
      </w:r>
      <w:r>
        <w:tab/>
      </w:r>
      <w:r>
        <w:tab/>
      </w:r>
      <w:r>
        <w:tab/>
        <w:t>&lt;/DQ_DomainConsistency&gt;</w:t>
      </w:r>
    </w:p>
    <w:p w14:paraId="34ED365B" w14:textId="77777777" w:rsidR="00821744" w:rsidRDefault="00821744" w:rsidP="00821744">
      <w:pPr>
        <w:pStyle w:val="XMLelement0"/>
      </w:pPr>
      <w:r>
        <w:tab/>
      </w:r>
      <w:r>
        <w:tab/>
      </w:r>
      <w:r>
        <w:tab/>
        <w:t>&lt;/report&gt;</w:t>
      </w:r>
    </w:p>
    <w:p w14:paraId="0B4B1DC0" w14:textId="77777777" w:rsidR="00821744" w:rsidRDefault="00821744" w:rsidP="007C65B1">
      <w:pPr>
        <w:pStyle w:val="XMLcommetn"/>
      </w:pPr>
      <w:r>
        <w:lastRenderedPageBreak/>
        <w:tab/>
      </w:r>
      <w:r>
        <w:tab/>
      </w:r>
      <w:r w:rsidR="007C65B1">
        <w:t xml:space="preserve">              </w:t>
      </w:r>
      <w:r>
        <w:tab/>
        <w:t xml:space="preserve">&lt;!-- (C-C) Resource lineage -  count(lineage/LI_Lineage/source + line-age/LI_Lineage/sourceStep + lineage/LI_Lineage/statement ) &gt;0  for spatial dataset and spatial dataset series. Not applicable to services. --&gt;         </w:t>
      </w:r>
    </w:p>
    <w:p w14:paraId="5BC0F650" w14:textId="77777777" w:rsidR="00821744" w:rsidRDefault="00821744" w:rsidP="00821744">
      <w:pPr>
        <w:pStyle w:val="XMLelement0"/>
      </w:pPr>
      <w:r>
        <w:tab/>
      </w:r>
      <w:r>
        <w:tab/>
      </w:r>
      <w:r>
        <w:tab/>
        <w:t>&lt;gmd:lineage&gt;</w:t>
      </w:r>
    </w:p>
    <w:p w14:paraId="14B6314F" w14:textId="77777777" w:rsidR="00821744" w:rsidRDefault="00821744" w:rsidP="00821744">
      <w:pPr>
        <w:pStyle w:val="XMLelement0"/>
      </w:pPr>
      <w:r>
        <w:tab/>
      </w:r>
      <w:r>
        <w:tab/>
      </w:r>
      <w:r>
        <w:tab/>
      </w:r>
      <w:r>
        <w:tab/>
        <w:t>&lt;gmd:LI_Lineage&gt;</w:t>
      </w:r>
    </w:p>
    <w:p w14:paraId="2C8E59CD" w14:textId="77777777" w:rsidR="00821744" w:rsidRDefault="00821744" w:rsidP="0043355B">
      <w:pPr>
        <w:pStyle w:val="XMLcommetn"/>
      </w:pPr>
      <w:r>
        <w:tab/>
      </w:r>
      <w:r>
        <w:tab/>
      </w:r>
      <w:r>
        <w:tab/>
      </w:r>
      <w:r>
        <w:tab/>
      </w:r>
      <w:r>
        <w:tab/>
      </w:r>
      <w:r w:rsidR="0043355B">
        <w:t xml:space="preserve">      </w:t>
      </w:r>
      <w:r>
        <w:t>&lt;!-- (C-C) Data quality lineage statement - General explanation of the data producer’s knowledge of the dataset lineage. This is probably the most useful thing to supply. --&gt;</w:t>
      </w:r>
    </w:p>
    <w:p w14:paraId="6C17C67E" w14:textId="77777777" w:rsidR="00821744" w:rsidRDefault="00821744" w:rsidP="00821744">
      <w:pPr>
        <w:pStyle w:val="XMLelement0"/>
      </w:pPr>
      <w:r>
        <w:tab/>
      </w:r>
      <w:r>
        <w:tab/>
      </w:r>
      <w:r>
        <w:tab/>
      </w:r>
      <w:r>
        <w:tab/>
      </w:r>
      <w:r>
        <w:tab/>
        <w:t>&lt;gmd:statement&gt;</w:t>
      </w:r>
    </w:p>
    <w:p w14:paraId="6726B261" w14:textId="77777777" w:rsidR="00821744" w:rsidRDefault="00821744" w:rsidP="00821744">
      <w:pPr>
        <w:pStyle w:val="XMLelement0"/>
      </w:pPr>
      <w:r>
        <w:tab/>
      </w:r>
      <w:r>
        <w:tab/>
      </w:r>
      <w:r>
        <w:tab/>
      </w:r>
      <w:r>
        <w:tab/>
      </w:r>
      <w:r>
        <w:tab/>
      </w:r>
      <w:r>
        <w:tab/>
        <w:t>&lt;gco:CharacterString&gt;</w:t>
      </w:r>
    </w:p>
    <w:p w14:paraId="52960E93" w14:textId="77777777" w:rsidR="00821744" w:rsidRPr="0043355B" w:rsidRDefault="00821744" w:rsidP="0043355B">
      <w:pPr>
        <w:pStyle w:val="XMLelement0"/>
        <w:ind w:left="1300" w:hanging="1300"/>
        <w:rPr>
          <w:color w:val="auto"/>
        </w:rPr>
      </w:pPr>
      <w:r>
        <w:tab/>
      </w:r>
      <w:r>
        <w:tab/>
      </w:r>
      <w:r>
        <w:tab/>
      </w:r>
      <w:r>
        <w:tab/>
      </w:r>
      <w:r>
        <w:tab/>
      </w:r>
      <w:r>
        <w:tab/>
      </w:r>
      <w:r>
        <w:tab/>
      </w:r>
      <w:r w:rsidRPr="0043355B">
        <w:rPr>
          <w:color w:val="auto"/>
        </w:rPr>
        <w:t xml:space="preserve">This dataset is maintained by the Arizona Geological Survey. Paper logs were obtained from the permitee and are on file at the Arizona Geological Survey. Logs were scanned in 2005 by S. J. Rauzi. Digital files are archived at the Arizona Geological Survey. </w:t>
      </w:r>
    </w:p>
    <w:p w14:paraId="61BA0759" w14:textId="77777777" w:rsidR="00821744" w:rsidRDefault="00821744" w:rsidP="00821744">
      <w:pPr>
        <w:pStyle w:val="XMLelement0"/>
      </w:pPr>
      <w:r>
        <w:tab/>
      </w:r>
      <w:r>
        <w:tab/>
      </w:r>
      <w:r>
        <w:tab/>
      </w:r>
      <w:r>
        <w:tab/>
      </w:r>
      <w:r>
        <w:tab/>
      </w:r>
      <w:r>
        <w:tab/>
        <w:t>&lt;/gco:CharacterString&gt;</w:t>
      </w:r>
    </w:p>
    <w:p w14:paraId="38B8DB64" w14:textId="77777777" w:rsidR="00821744" w:rsidRDefault="00821744" w:rsidP="00821744">
      <w:pPr>
        <w:pStyle w:val="XMLelement0"/>
      </w:pPr>
      <w:r>
        <w:tab/>
      </w:r>
      <w:r>
        <w:tab/>
      </w:r>
      <w:r>
        <w:tab/>
      </w:r>
      <w:r>
        <w:tab/>
      </w:r>
      <w:r>
        <w:tab/>
        <w:t>&lt;/gmd:statement&gt;</w:t>
      </w:r>
    </w:p>
    <w:p w14:paraId="26C5610C" w14:textId="77777777" w:rsidR="00821744" w:rsidRDefault="00821744" w:rsidP="0043355B">
      <w:pPr>
        <w:pStyle w:val="XMLcommetn"/>
      </w:pPr>
      <w:r>
        <w:tab/>
      </w:r>
      <w:r>
        <w:tab/>
      </w:r>
      <w:r>
        <w:tab/>
      </w:r>
      <w:r>
        <w:tab/>
      </w:r>
      <w:r>
        <w:tab/>
      </w:r>
      <w:r w:rsidR="0043355B">
        <w:t xml:space="preserve">      </w:t>
      </w:r>
      <w:r>
        <w:t>&lt;!-- (C-C) Data quality lineage process step - An event in the development of the dataset. Best practice recommended for USGIN is that source association from a process step is to inputs to a process, and processStep associations from a source element link an output resource to a process step that produced it.  --&gt;</w:t>
      </w:r>
    </w:p>
    <w:p w14:paraId="7D28DB67" w14:textId="77777777" w:rsidR="00821744" w:rsidRDefault="00821744" w:rsidP="00821744">
      <w:pPr>
        <w:pStyle w:val="XMLelement0"/>
      </w:pPr>
      <w:r>
        <w:tab/>
      </w:r>
      <w:r>
        <w:tab/>
      </w:r>
      <w:r>
        <w:tab/>
      </w:r>
      <w:r>
        <w:tab/>
      </w:r>
      <w:r>
        <w:tab/>
        <w:t>&lt;gmd:processStep&gt;</w:t>
      </w:r>
    </w:p>
    <w:p w14:paraId="2375FAA7" w14:textId="77777777" w:rsidR="00821744" w:rsidRDefault="00821744" w:rsidP="00821744">
      <w:pPr>
        <w:pStyle w:val="XMLelement0"/>
      </w:pPr>
      <w:r>
        <w:tab/>
      </w:r>
      <w:r>
        <w:tab/>
      </w:r>
      <w:r>
        <w:tab/>
      </w:r>
      <w:r>
        <w:tab/>
      </w:r>
      <w:r>
        <w:tab/>
      </w:r>
      <w:r>
        <w:tab/>
        <w:t>&lt;gmd:LI_ProcessStep&gt;</w:t>
      </w:r>
    </w:p>
    <w:p w14:paraId="001D9271" w14:textId="77777777" w:rsidR="00821744" w:rsidRDefault="00821744" w:rsidP="00821744">
      <w:pPr>
        <w:pStyle w:val="XMLelement0"/>
      </w:pPr>
      <w:r>
        <w:tab/>
      </w:r>
      <w:r>
        <w:tab/>
      </w:r>
      <w:r>
        <w:tab/>
      </w:r>
      <w:r>
        <w:tab/>
      </w:r>
      <w:r>
        <w:tab/>
      </w:r>
      <w:r>
        <w:tab/>
      </w:r>
      <w:r>
        <w:tab/>
        <w:t>&lt;gmd:description&gt;</w:t>
      </w:r>
    </w:p>
    <w:p w14:paraId="0987AE41" w14:textId="77777777" w:rsidR="00821744" w:rsidRDefault="00C43FBA" w:rsidP="00C43FBA">
      <w:pPr>
        <w:pStyle w:val="XMLelement0"/>
        <w:ind w:left="1700" w:hanging="1700"/>
      </w:pPr>
      <w:r>
        <w:tab/>
      </w:r>
      <w:r>
        <w:tab/>
      </w:r>
      <w:r>
        <w:tab/>
      </w:r>
      <w:r>
        <w:tab/>
      </w:r>
      <w:r>
        <w:tab/>
      </w:r>
      <w:r>
        <w:tab/>
      </w:r>
      <w:r>
        <w:tab/>
      </w:r>
      <w:r>
        <w:tab/>
      </w:r>
      <w:r w:rsidR="00821744">
        <w:t>&lt;gco:CharacterString&gt;</w:t>
      </w:r>
      <w:r w:rsidR="00821744" w:rsidRPr="00C43FBA">
        <w:rPr>
          <w:color w:val="auto"/>
        </w:rPr>
        <w:t>A detailed description of the scanning</w:t>
      </w:r>
      <w:r>
        <w:rPr>
          <w:color w:val="auto"/>
        </w:rPr>
        <w:t xml:space="preserve"> process could be </w:t>
      </w:r>
      <w:r w:rsidR="00821744" w:rsidRPr="00C43FBA">
        <w:rPr>
          <w:color w:val="auto"/>
        </w:rPr>
        <w:t xml:space="preserve">included here. </w:t>
      </w:r>
      <w:r w:rsidR="00821744">
        <w:t>&lt;/gco:CharacterString&gt;</w:t>
      </w:r>
    </w:p>
    <w:p w14:paraId="3534A5BE" w14:textId="77777777" w:rsidR="00821744" w:rsidRDefault="00821744" w:rsidP="00821744">
      <w:pPr>
        <w:pStyle w:val="XMLelement0"/>
      </w:pPr>
      <w:r>
        <w:tab/>
      </w:r>
      <w:r>
        <w:tab/>
      </w:r>
      <w:r>
        <w:tab/>
      </w:r>
      <w:r>
        <w:tab/>
      </w:r>
      <w:r>
        <w:tab/>
      </w:r>
      <w:r>
        <w:tab/>
      </w:r>
      <w:r>
        <w:tab/>
        <w:t>&lt;/gmd:description&gt;</w:t>
      </w:r>
    </w:p>
    <w:p w14:paraId="3FC73FBB" w14:textId="77777777" w:rsidR="00821744" w:rsidRDefault="00821744" w:rsidP="00821744">
      <w:pPr>
        <w:pStyle w:val="XMLelement0"/>
      </w:pPr>
      <w:r>
        <w:tab/>
      </w:r>
      <w:r>
        <w:tab/>
      </w:r>
      <w:r>
        <w:tab/>
      </w:r>
      <w:r>
        <w:tab/>
      </w:r>
      <w:r>
        <w:tab/>
      </w:r>
      <w:r>
        <w:tab/>
        <w:t>&lt;/gmd:LI_ProcessStep&gt;</w:t>
      </w:r>
    </w:p>
    <w:p w14:paraId="59E4D218" w14:textId="77777777" w:rsidR="00821744" w:rsidRDefault="00821744" w:rsidP="00821744">
      <w:pPr>
        <w:pStyle w:val="XMLelement0"/>
      </w:pPr>
      <w:r>
        <w:tab/>
      </w:r>
      <w:r>
        <w:tab/>
      </w:r>
      <w:r>
        <w:tab/>
      </w:r>
      <w:r>
        <w:tab/>
      </w:r>
      <w:r>
        <w:tab/>
        <w:t>&lt;/gmd:processStep&gt;</w:t>
      </w:r>
    </w:p>
    <w:p w14:paraId="3A5CCD1E" w14:textId="77777777" w:rsidR="00821744" w:rsidRDefault="00821744" w:rsidP="00C43FBA">
      <w:pPr>
        <w:pStyle w:val="XMLcommetn"/>
      </w:pPr>
      <w:r>
        <w:tab/>
      </w:r>
      <w:r>
        <w:tab/>
      </w:r>
      <w:r>
        <w:tab/>
      </w:r>
      <w:r>
        <w:tab/>
      </w:r>
      <w:r>
        <w:tab/>
      </w:r>
      <w:r w:rsidR="00C43FBA">
        <w:t xml:space="preserve">      </w:t>
      </w:r>
      <w:r>
        <w:t>&lt;!-- (C-C) Data quality lineage source - not applicable in this example  --&gt;</w:t>
      </w:r>
    </w:p>
    <w:p w14:paraId="1535CF0B" w14:textId="77777777" w:rsidR="00821744" w:rsidRDefault="00821744" w:rsidP="00821744">
      <w:pPr>
        <w:pStyle w:val="XMLelement0"/>
      </w:pPr>
      <w:r>
        <w:tab/>
      </w:r>
      <w:r>
        <w:tab/>
      </w:r>
      <w:r>
        <w:tab/>
      </w:r>
      <w:r>
        <w:tab/>
      </w:r>
      <w:r>
        <w:tab/>
        <w:t>&lt;gmd:source/&gt;</w:t>
      </w:r>
    </w:p>
    <w:p w14:paraId="4C5495FD" w14:textId="77777777" w:rsidR="00821744" w:rsidRDefault="00821744" w:rsidP="00821744">
      <w:pPr>
        <w:pStyle w:val="XMLelement0"/>
      </w:pPr>
      <w:r>
        <w:tab/>
      </w:r>
      <w:r>
        <w:tab/>
      </w:r>
      <w:r>
        <w:tab/>
      </w:r>
      <w:r>
        <w:tab/>
        <w:t>&lt;/gmd:LI_Lineage&gt;</w:t>
      </w:r>
    </w:p>
    <w:p w14:paraId="640ADF34" w14:textId="77777777" w:rsidR="00821744" w:rsidRDefault="00821744" w:rsidP="00821744">
      <w:pPr>
        <w:pStyle w:val="XMLelement0"/>
      </w:pPr>
      <w:r>
        <w:tab/>
      </w:r>
      <w:r>
        <w:tab/>
      </w:r>
      <w:r>
        <w:tab/>
        <w:t>&lt;/gmd:lineage&gt;</w:t>
      </w:r>
    </w:p>
    <w:p w14:paraId="1021B4FF" w14:textId="77777777" w:rsidR="00821744" w:rsidRDefault="00821744" w:rsidP="00821744">
      <w:pPr>
        <w:pStyle w:val="XMLelement0"/>
      </w:pPr>
      <w:r>
        <w:tab/>
      </w:r>
      <w:r>
        <w:tab/>
        <w:t>&lt;/gmd:DQ_DataQuality&gt;</w:t>
      </w:r>
    </w:p>
    <w:p w14:paraId="78294BB6" w14:textId="77777777" w:rsidR="00821744" w:rsidRDefault="00821744" w:rsidP="00821744">
      <w:pPr>
        <w:pStyle w:val="XMLelement0"/>
      </w:pPr>
      <w:r>
        <w:tab/>
        <w:t>&lt;/gmd:dataQualityInfo&gt;</w:t>
      </w:r>
    </w:p>
    <w:p w14:paraId="634A8458" w14:textId="77777777" w:rsidR="00821744" w:rsidRDefault="00821744" w:rsidP="00C43FBA">
      <w:pPr>
        <w:pStyle w:val="XMLcommetn"/>
      </w:pPr>
      <w:r>
        <w:tab/>
      </w:r>
      <w:r w:rsidR="00C43FBA">
        <w:t xml:space="preserve">                  </w:t>
      </w:r>
      <w:r>
        <w:t>&lt;!-- (O-O) Metadata constraint information - This element specifies use constraints for access to the metadata record.  --&gt;</w:t>
      </w:r>
    </w:p>
    <w:p w14:paraId="3CC40E4B" w14:textId="77777777" w:rsidR="00821744" w:rsidRDefault="00821744" w:rsidP="00821744">
      <w:pPr>
        <w:pStyle w:val="XMLelement0"/>
      </w:pPr>
      <w:commentRangeStart w:id="186"/>
      <w:r>
        <w:tab/>
        <w:t>&lt;gmd:metadataConstraints&gt;</w:t>
      </w:r>
    </w:p>
    <w:p w14:paraId="4865236B" w14:textId="77777777" w:rsidR="00821744" w:rsidRDefault="00821744" w:rsidP="00C43FBA">
      <w:pPr>
        <w:pStyle w:val="XMLcommetn"/>
      </w:pPr>
      <w:r>
        <w:tab/>
      </w:r>
      <w:r>
        <w:tab/>
      </w:r>
      <w:r w:rsidR="00C43FBA">
        <w:t xml:space="preserve">                </w:t>
      </w:r>
      <w:r>
        <w:t>&lt;!-- Constraints --&gt;</w:t>
      </w:r>
    </w:p>
    <w:p w14:paraId="6B0CA758" w14:textId="77777777" w:rsidR="00821744" w:rsidRDefault="00821744" w:rsidP="00821744">
      <w:pPr>
        <w:pStyle w:val="XMLelement0"/>
      </w:pPr>
      <w:r>
        <w:tab/>
      </w:r>
      <w:r>
        <w:tab/>
        <w:t>&lt;gmd:MD_Constraints&gt;</w:t>
      </w:r>
    </w:p>
    <w:p w14:paraId="5F7CD540" w14:textId="77777777" w:rsidR="00821744" w:rsidRDefault="00821744" w:rsidP="00C43FBA">
      <w:pPr>
        <w:pStyle w:val="XMLcommetn"/>
      </w:pPr>
      <w:r>
        <w:tab/>
      </w:r>
      <w:r>
        <w:tab/>
      </w:r>
      <w:r>
        <w:tab/>
      </w:r>
      <w:r w:rsidR="00C43FBA">
        <w:t xml:space="preserve">              </w:t>
      </w:r>
      <w:r>
        <w:t>&lt;!-- metadataConstraints/MD_Constraints/useLimitation is mandatory when MD_Constraints is used to specify metadataConstraints.  --&gt;</w:t>
      </w:r>
    </w:p>
    <w:p w14:paraId="530DE2DF" w14:textId="77777777" w:rsidR="00821744" w:rsidRDefault="00821744" w:rsidP="00821744">
      <w:pPr>
        <w:pStyle w:val="XMLelement0"/>
      </w:pPr>
      <w:r>
        <w:tab/>
      </w:r>
      <w:r>
        <w:tab/>
      </w:r>
      <w:r>
        <w:tab/>
        <w:t>&lt;gmd:useLimitation&gt;</w:t>
      </w:r>
    </w:p>
    <w:p w14:paraId="56C5710F" w14:textId="77777777" w:rsidR="00821744" w:rsidRDefault="00821744" w:rsidP="00821744">
      <w:pPr>
        <w:pStyle w:val="XMLelement0"/>
      </w:pPr>
      <w:r>
        <w:tab/>
      </w:r>
      <w:r>
        <w:tab/>
      </w:r>
      <w:r>
        <w:tab/>
      </w:r>
      <w:r>
        <w:tab/>
        <w:t>&lt;gco:CharacterString&gt;</w:t>
      </w:r>
      <w:r w:rsidRPr="00C43FBA">
        <w:rPr>
          <w:color w:val="auto"/>
        </w:rPr>
        <w:t>fair use</w:t>
      </w:r>
      <w:r>
        <w:t>&lt;/gco:CharacterString&gt;</w:t>
      </w:r>
    </w:p>
    <w:p w14:paraId="6F8F2370" w14:textId="77777777" w:rsidR="00821744" w:rsidRDefault="00821744" w:rsidP="00821744">
      <w:pPr>
        <w:pStyle w:val="XMLelement0"/>
      </w:pPr>
      <w:r>
        <w:tab/>
      </w:r>
      <w:r>
        <w:tab/>
      </w:r>
      <w:r>
        <w:tab/>
        <w:t>&lt;/gmd:useLimitation&gt;</w:t>
      </w:r>
    </w:p>
    <w:p w14:paraId="614F7B78" w14:textId="77777777" w:rsidR="00821744" w:rsidRDefault="00821744" w:rsidP="00821744">
      <w:pPr>
        <w:pStyle w:val="XMLelement0"/>
      </w:pPr>
      <w:r>
        <w:tab/>
      </w:r>
      <w:r>
        <w:tab/>
        <w:t>&lt;/gmd:MD_Constraints&gt;</w:t>
      </w:r>
    </w:p>
    <w:p w14:paraId="41408721" w14:textId="77777777" w:rsidR="00821744" w:rsidRDefault="00821744" w:rsidP="00821744">
      <w:pPr>
        <w:pStyle w:val="XMLelement0"/>
      </w:pPr>
      <w:r>
        <w:tab/>
        <w:t>&lt;/gmd:metadataConstraints&gt;</w:t>
      </w:r>
    </w:p>
    <w:p w14:paraId="638CE357" w14:textId="77777777" w:rsidR="00821744" w:rsidRDefault="00821744" w:rsidP="00C43FBA">
      <w:pPr>
        <w:pStyle w:val="XMLcommetn"/>
      </w:pPr>
      <w:r>
        <w:tab/>
      </w:r>
      <w:r w:rsidR="00C43FBA">
        <w:t xml:space="preserve">                  </w:t>
      </w:r>
      <w:r>
        <w:t xml:space="preserve">&lt;!-- Legal constraint --&gt;   </w:t>
      </w:r>
    </w:p>
    <w:p w14:paraId="2EFA5F17" w14:textId="77777777" w:rsidR="00821744" w:rsidRDefault="00821744" w:rsidP="00821744">
      <w:pPr>
        <w:pStyle w:val="XMLelement0"/>
      </w:pPr>
      <w:r>
        <w:tab/>
        <w:t>&lt;gmd:metadataConstraints&gt;</w:t>
      </w:r>
    </w:p>
    <w:p w14:paraId="561ED111" w14:textId="77777777" w:rsidR="00821744" w:rsidRDefault="00821744" w:rsidP="00821744">
      <w:pPr>
        <w:pStyle w:val="XMLelement0"/>
      </w:pPr>
      <w:r>
        <w:tab/>
      </w:r>
      <w:r>
        <w:tab/>
        <w:t>&lt;gmd:MD_LegalConstraints&gt;</w:t>
      </w:r>
      <w:commentRangeEnd w:id="186"/>
      <w:r w:rsidR="008807CA">
        <w:rPr>
          <w:rStyle w:val="CommentReference"/>
          <w:color w:val="000000" w:themeColor="text1"/>
        </w:rPr>
        <w:commentReference w:id="186"/>
      </w:r>
    </w:p>
    <w:p w14:paraId="77475F9A" w14:textId="77777777" w:rsidR="00821744" w:rsidRDefault="00821744" w:rsidP="00C43FBA">
      <w:pPr>
        <w:pStyle w:val="XMLcommetn"/>
      </w:pPr>
      <w:r>
        <w:tab/>
      </w:r>
      <w:r>
        <w:tab/>
      </w:r>
      <w:r>
        <w:tab/>
      </w:r>
      <w:r w:rsidR="00C43FBA">
        <w:t xml:space="preserve">              </w:t>
      </w:r>
      <w:r>
        <w:t>&lt;!-- When one of the subtypes MD_LegalConstraints or MD_SecurityConstraints is used, useLimitation is optional. --&gt;</w:t>
      </w:r>
    </w:p>
    <w:p w14:paraId="082B7C67" w14:textId="77777777" w:rsidR="00821744" w:rsidRDefault="00821744" w:rsidP="00821744">
      <w:pPr>
        <w:pStyle w:val="XMLelement0"/>
      </w:pPr>
      <w:r>
        <w:tab/>
      </w:r>
      <w:r>
        <w:tab/>
      </w:r>
      <w:r>
        <w:tab/>
        <w:t>&lt;gmd:useLimitation&gt;</w:t>
      </w:r>
    </w:p>
    <w:p w14:paraId="07502CCD" w14:textId="77777777" w:rsidR="00821744" w:rsidRDefault="00821744" w:rsidP="00821744">
      <w:pPr>
        <w:pStyle w:val="XMLelement0"/>
      </w:pPr>
      <w:r>
        <w:lastRenderedPageBreak/>
        <w:tab/>
      </w:r>
      <w:r>
        <w:tab/>
      </w:r>
      <w:r>
        <w:tab/>
      </w:r>
      <w:r>
        <w:tab/>
        <w:t>&lt;gco:CharacterString&gt;</w:t>
      </w:r>
      <w:r w:rsidRPr="00C43FBA">
        <w:rPr>
          <w:color w:val="auto"/>
        </w:rPr>
        <w:t>one</w:t>
      </w:r>
      <w:r>
        <w:t>&lt;/gco:CharacterString&gt;</w:t>
      </w:r>
    </w:p>
    <w:p w14:paraId="29D35C7C" w14:textId="77777777" w:rsidR="00821744" w:rsidRDefault="00821744" w:rsidP="00821744">
      <w:pPr>
        <w:pStyle w:val="XMLelement0"/>
      </w:pPr>
      <w:r>
        <w:tab/>
      </w:r>
      <w:r>
        <w:tab/>
      </w:r>
      <w:r>
        <w:tab/>
        <w:t>&lt;/gmd:useLimitation&gt;</w:t>
      </w:r>
    </w:p>
    <w:p w14:paraId="2C8FDABD" w14:textId="77777777" w:rsidR="00821744" w:rsidRDefault="00821744" w:rsidP="00821744">
      <w:pPr>
        <w:pStyle w:val="XMLelement0"/>
      </w:pPr>
      <w:r>
        <w:tab/>
      </w:r>
      <w:r>
        <w:tab/>
      </w:r>
      <w:r>
        <w:tab/>
        <w:t>&lt;gmd:accessConstraints&gt;</w:t>
      </w:r>
    </w:p>
    <w:p w14:paraId="25C74866" w14:textId="77777777" w:rsidR="00821744" w:rsidRDefault="00821744" w:rsidP="009C6063">
      <w:pPr>
        <w:pStyle w:val="XMLcommetn"/>
      </w:pPr>
      <w:r>
        <w:tab/>
      </w:r>
      <w:r>
        <w:tab/>
      </w:r>
      <w:r>
        <w:tab/>
      </w:r>
      <w:r>
        <w:tab/>
      </w:r>
      <w:r w:rsidR="009C6063">
        <w:t xml:space="preserve">         </w:t>
      </w:r>
      <w:r>
        <w:t>&lt;!-- MD_RestrictionCode names: {copyright, patent, patentPending, trademark, license, intellectualPropertyRights, restricted, otherRestrictions} - NAP expands with {licenseUnrestricted, licenseEndUser, licenseDistributor, privacy, statutory, confidential, sensitivity}. --&gt;</w:t>
      </w:r>
    </w:p>
    <w:p w14:paraId="69312C52" w14:textId="77777777" w:rsidR="00821744" w:rsidRDefault="00821744" w:rsidP="00613A2C">
      <w:pPr>
        <w:pStyle w:val="XMLelement0"/>
        <w:ind w:left="1000" w:hanging="1000"/>
      </w:pPr>
      <w:r>
        <w:tab/>
      </w:r>
      <w:r>
        <w:tab/>
      </w:r>
      <w:r>
        <w:tab/>
      </w:r>
      <w:r>
        <w:tab/>
        <w:t xml:space="preserve">&lt;gmd:MD_RestrictionCode </w:t>
      </w:r>
      <w:r w:rsidRPr="00FC0F25">
        <w:rPr>
          <w:rStyle w:val="XMLattributeChar0"/>
        </w:rPr>
        <w:t>codeList</w:t>
      </w:r>
      <w:r w:rsidRPr="009C6063">
        <w:rPr>
          <w:color w:val="auto"/>
        </w:rPr>
        <w:t>=</w:t>
      </w:r>
      <w:r w:rsidRPr="009C6063">
        <w:rPr>
          <w:rStyle w:val="XMLattributeValueChar"/>
        </w:rPr>
        <w:t>"http://www.isotc211.org/2005/resources/Codelist/gmxCodelists.xml#MD_RestrictionCode"</w:t>
      </w:r>
      <w:r>
        <w:t xml:space="preserve"> </w:t>
      </w:r>
      <w:r w:rsidRPr="009C6063">
        <w:rPr>
          <w:rStyle w:val="XMLattributeChar0"/>
        </w:rPr>
        <w:t>codeListValue</w:t>
      </w:r>
      <w:r w:rsidRPr="009C6063">
        <w:rPr>
          <w:color w:val="auto"/>
        </w:rPr>
        <w:t>=</w:t>
      </w:r>
      <w:r w:rsidRPr="009C6063">
        <w:rPr>
          <w:rStyle w:val="XMLattributeValueChar"/>
        </w:rPr>
        <w:t>"otherRestrictions"</w:t>
      </w:r>
      <w:r>
        <w:t>&gt;</w:t>
      </w:r>
      <w:r w:rsidRPr="009C6063">
        <w:rPr>
          <w:color w:val="auto"/>
        </w:rPr>
        <w:t>other restrictions</w:t>
      </w:r>
      <w:r>
        <w:t>&lt;/gmd:MD_RestrictionCode&gt;</w:t>
      </w:r>
    </w:p>
    <w:p w14:paraId="1E7E39A1" w14:textId="77777777" w:rsidR="00821744" w:rsidRDefault="00821744" w:rsidP="00821744">
      <w:pPr>
        <w:pStyle w:val="XMLelement0"/>
      </w:pPr>
      <w:r>
        <w:tab/>
      </w:r>
      <w:r>
        <w:tab/>
      </w:r>
      <w:r>
        <w:tab/>
        <w:t>&lt;/gmd:accessConstraints&gt;</w:t>
      </w:r>
    </w:p>
    <w:p w14:paraId="6B75A848" w14:textId="77777777" w:rsidR="00821744" w:rsidRDefault="00821744" w:rsidP="00821744">
      <w:pPr>
        <w:pStyle w:val="XMLelement0"/>
      </w:pPr>
      <w:r>
        <w:tab/>
      </w:r>
      <w:r>
        <w:tab/>
      </w:r>
      <w:r>
        <w:tab/>
        <w:t>&lt;gmd:useConstraints&gt;</w:t>
      </w:r>
    </w:p>
    <w:p w14:paraId="1BC5C759" w14:textId="77777777" w:rsidR="00821744" w:rsidRDefault="00821744" w:rsidP="00613A2C">
      <w:pPr>
        <w:pStyle w:val="XMLcommetn"/>
      </w:pPr>
      <w:r>
        <w:tab/>
      </w:r>
      <w:r>
        <w:tab/>
      </w:r>
      <w:r>
        <w:tab/>
      </w:r>
      <w:r>
        <w:tab/>
      </w:r>
      <w:r w:rsidR="00613A2C">
        <w:t xml:space="preserve">         </w:t>
      </w:r>
      <w:r>
        <w:t>&lt;!-- MD_RestrictionCode names: {copyright, patent, patentPending, trademark, license, intellectualPropertyRights, restricted, otherRestrictions} --&gt;</w:t>
      </w:r>
    </w:p>
    <w:p w14:paraId="0D7D581C" w14:textId="77777777" w:rsidR="00821744" w:rsidRDefault="00821744" w:rsidP="00613A2C">
      <w:pPr>
        <w:pStyle w:val="XMLelement0"/>
        <w:ind w:left="1000" w:hanging="1000"/>
      </w:pPr>
      <w:r>
        <w:tab/>
      </w:r>
      <w:r>
        <w:tab/>
      </w:r>
      <w:r>
        <w:tab/>
      </w:r>
      <w:r>
        <w:tab/>
        <w:t>&lt;gmd:MD_RestrictionCode</w:t>
      </w:r>
      <w:r w:rsidR="00613A2C">
        <w:t xml:space="preserve"> </w:t>
      </w:r>
      <w:r w:rsidRPr="00613A2C">
        <w:rPr>
          <w:rStyle w:val="XMLattributeChar0"/>
        </w:rPr>
        <w:t>codeList</w:t>
      </w:r>
      <w:r w:rsidRPr="00613A2C">
        <w:rPr>
          <w:rStyle w:val="XMLattributeValueChar"/>
        </w:rPr>
        <w:t>="http://www.isotc211.org/2005/resources/Codelist/</w:t>
      </w:r>
      <w:r w:rsidR="00613A2C">
        <w:rPr>
          <w:rStyle w:val="XMLattributeValueChar"/>
        </w:rPr>
        <w:t>gmxCodelists.xml#MD_RestrictionC</w:t>
      </w:r>
      <w:r w:rsidRPr="00613A2C">
        <w:rPr>
          <w:rStyle w:val="XMLattributeValueChar"/>
        </w:rPr>
        <w:t>ode"</w:t>
      </w:r>
      <w:r>
        <w:t xml:space="preserve"> </w:t>
      </w:r>
      <w:r w:rsidRPr="00613A2C">
        <w:rPr>
          <w:rStyle w:val="XMLattributeChar0"/>
        </w:rPr>
        <w:t>codeListValue</w:t>
      </w:r>
      <w:r w:rsidRPr="00613A2C">
        <w:rPr>
          <w:color w:val="auto"/>
        </w:rPr>
        <w:t>=</w:t>
      </w:r>
      <w:r w:rsidRPr="00613A2C">
        <w:rPr>
          <w:rStyle w:val="XMLattributeValueChar"/>
        </w:rPr>
        <w:t>"otherRestrictions"</w:t>
      </w:r>
      <w:r>
        <w:t>&gt;</w:t>
      </w:r>
      <w:r w:rsidRPr="00613A2C">
        <w:rPr>
          <w:color w:val="auto"/>
        </w:rPr>
        <w:t>other restrictions</w:t>
      </w:r>
      <w:r>
        <w:t>&lt;/gmd:MD_RestrictionCode&gt;</w:t>
      </w:r>
    </w:p>
    <w:p w14:paraId="1CA9D52F" w14:textId="77777777" w:rsidR="00821744" w:rsidRDefault="00821744" w:rsidP="00821744">
      <w:pPr>
        <w:pStyle w:val="XMLelement0"/>
      </w:pPr>
      <w:r>
        <w:tab/>
      </w:r>
      <w:r>
        <w:tab/>
      </w:r>
      <w:r>
        <w:tab/>
        <w:t>&lt;/gmd:useConstraints&gt;</w:t>
      </w:r>
    </w:p>
    <w:p w14:paraId="3A642997" w14:textId="77777777" w:rsidR="00821744" w:rsidRDefault="00821744" w:rsidP="00613A2C">
      <w:pPr>
        <w:pStyle w:val="XMLcommetn"/>
      </w:pPr>
      <w:r>
        <w:tab/>
      </w:r>
      <w:r>
        <w:tab/>
      </w:r>
      <w:r>
        <w:tab/>
      </w:r>
      <w:r w:rsidR="00613A2C">
        <w:t xml:space="preserve">              </w:t>
      </w:r>
      <w:r>
        <w:t>&lt;!-- (C-C) otherConstraints is a free text element required by NAP if accessConstraints or useConstraints is set to "otherRestrictions." --&gt;</w:t>
      </w:r>
    </w:p>
    <w:p w14:paraId="2F9C6491" w14:textId="77777777" w:rsidR="00821744" w:rsidRDefault="00821744" w:rsidP="00821744">
      <w:pPr>
        <w:pStyle w:val="XMLelement0"/>
      </w:pPr>
      <w:r>
        <w:tab/>
      </w:r>
      <w:r>
        <w:tab/>
      </w:r>
      <w:r>
        <w:tab/>
        <w:t>&lt;gmd:otherConstraints&gt;</w:t>
      </w:r>
    </w:p>
    <w:p w14:paraId="1DCAD8EF" w14:textId="77777777" w:rsidR="00821744" w:rsidRDefault="00821744" w:rsidP="00821744">
      <w:pPr>
        <w:pStyle w:val="XMLelement0"/>
      </w:pPr>
      <w:r>
        <w:tab/>
      </w:r>
      <w:r>
        <w:tab/>
      </w:r>
      <w:r>
        <w:tab/>
      </w:r>
      <w:r>
        <w:tab/>
        <w:t>&lt;gco:CharacterString&gt;</w:t>
      </w:r>
    </w:p>
    <w:p w14:paraId="09F0FC87" w14:textId="77777777" w:rsidR="00821744" w:rsidRPr="00CD23C9" w:rsidRDefault="00821744" w:rsidP="00821744">
      <w:pPr>
        <w:pStyle w:val="XMLelement0"/>
        <w:rPr>
          <w:color w:val="auto"/>
        </w:rPr>
      </w:pPr>
      <w:r>
        <w:tab/>
      </w:r>
      <w:r>
        <w:tab/>
      </w:r>
      <w:r>
        <w:tab/>
      </w:r>
      <w:r>
        <w:tab/>
      </w:r>
      <w:r>
        <w:tab/>
      </w:r>
      <w:r w:rsidRPr="00CD23C9">
        <w:rPr>
          <w:color w:val="auto"/>
        </w:rPr>
        <w:t>Data only to be used for the purposes for which they were collected.</w:t>
      </w:r>
    </w:p>
    <w:p w14:paraId="7D148741" w14:textId="77777777" w:rsidR="00821744" w:rsidRDefault="00821744" w:rsidP="00821744">
      <w:pPr>
        <w:pStyle w:val="XMLelement0"/>
      </w:pPr>
      <w:r>
        <w:tab/>
      </w:r>
      <w:r>
        <w:tab/>
      </w:r>
      <w:r>
        <w:tab/>
      </w:r>
      <w:r>
        <w:tab/>
        <w:t>&lt;/gco:CharacterString&gt;</w:t>
      </w:r>
    </w:p>
    <w:p w14:paraId="1795BC01" w14:textId="77777777" w:rsidR="00821744" w:rsidRDefault="00821744" w:rsidP="00821744">
      <w:pPr>
        <w:pStyle w:val="XMLelement0"/>
      </w:pPr>
      <w:r>
        <w:tab/>
      </w:r>
      <w:r>
        <w:tab/>
      </w:r>
      <w:r>
        <w:tab/>
        <w:t>&lt;/gmd:otherConstraints&gt;</w:t>
      </w:r>
    </w:p>
    <w:p w14:paraId="665A41B6" w14:textId="77777777" w:rsidR="00821744" w:rsidRDefault="00821744" w:rsidP="00821744">
      <w:pPr>
        <w:pStyle w:val="XMLelement0"/>
      </w:pPr>
      <w:r>
        <w:tab/>
      </w:r>
      <w:r>
        <w:tab/>
        <w:t>&lt;/gmd:MD_LegalConstraints&gt;</w:t>
      </w:r>
    </w:p>
    <w:p w14:paraId="2F97CAAB" w14:textId="77777777" w:rsidR="00821744" w:rsidRDefault="00821744" w:rsidP="00821744">
      <w:pPr>
        <w:pStyle w:val="XMLelement0"/>
      </w:pPr>
      <w:r>
        <w:tab/>
        <w:t>&lt;/gmd:metadataConstraints&gt;</w:t>
      </w:r>
    </w:p>
    <w:p w14:paraId="6D46DD02" w14:textId="77777777" w:rsidR="00821744" w:rsidRDefault="00821744" w:rsidP="00821744">
      <w:pPr>
        <w:pStyle w:val="XMLelement0"/>
      </w:pPr>
      <w:r>
        <w:tab/>
        <w:t>&lt;gmd:metadataConstraints&gt;</w:t>
      </w:r>
    </w:p>
    <w:p w14:paraId="52997C3A" w14:textId="77777777" w:rsidR="00821744" w:rsidRDefault="00821744" w:rsidP="00CD23C9">
      <w:pPr>
        <w:pStyle w:val="XMLcommetn"/>
      </w:pPr>
      <w:r>
        <w:tab/>
      </w:r>
      <w:r>
        <w:tab/>
      </w:r>
      <w:r w:rsidR="00CD23C9">
        <w:t xml:space="preserve">         </w:t>
      </w:r>
      <w:r>
        <w:t>&lt;!-- Security constraints; in general these will be in applicable to USGIN resources --&gt;</w:t>
      </w:r>
    </w:p>
    <w:p w14:paraId="653FA97D" w14:textId="77777777" w:rsidR="00821744" w:rsidRDefault="00821744" w:rsidP="00821744">
      <w:pPr>
        <w:pStyle w:val="XMLelement0"/>
      </w:pPr>
      <w:r>
        <w:tab/>
      </w:r>
      <w:r>
        <w:tab/>
        <w:t>&lt;gmd:MD_SecurityConstraints&gt;</w:t>
      </w:r>
    </w:p>
    <w:p w14:paraId="56561A3E" w14:textId="77777777" w:rsidR="00821744" w:rsidRDefault="00821744" w:rsidP="00821744">
      <w:pPr>
        <w:pStyle w:val="XMLelement0"/>
      </w:pPr>
      <w:r>
        <w:tab/>
      </w:r>
      <w:r>
        <w:tab/>
      </w:r>
      <w:r>
        <w:tab/>
        <w:t>&lt;gmd:classification&gt;</w:t>
      </w:r>
    </w:p>
    <w:p w14:paraId="4039A3B3" w14:textId="77777777" w:rsidR="00821744" w:rsidRDefault="00821744" w:rsidP="00CD23C9">
      <w:pPr>
        <w:pStyle w:val="XMLcommetn"/>
      </w:pPr>
      <w:r>
        <w:tab/>
      </w:r>
      <w:r>
        <w:tab/>
      </w:r>
      <w:r>
        <w:tab/>
      </w:r>
      <w:r>
        <w:tab/>
      </w:r>
      <w:r w:rsidR="00CD23C9">
        <w:t xml:space="preserve">         </w:t>
      </w:r>
      <w:r>
        <w:t>&lt;!-- MD_SecurtyConstraints has various optional free text values, and a required MD_SecurityConstraints/classification from MD_ClassificationCode names: {unclassified, restricted, confidential, secret, topSecret}  --&gt;</w:t>
      </w:r>
    </w:p>
    <w:p w14:paraId="7E49E86F" w14:textId="77777777" w:rsidR="00821744" w:rsidRDefault="00821744" w:rsidP="0040053C">
      <w:pPr>
        <w:pStyle w:val="XMLelement0"/>
        <w:ind w:left="1000" w:hanging="1000"/>
      </w:pPr>
      <w:r>
        <w:tab/>
      </w:r>
      <w:r>
        <w:tab/>
      </w:r>
      <w:r>
        <w:tab/>
      </w:r>
      <w:r>
        <w:tab/>
        <w:t xml:space="preserve">&lt;gmd:MD_ClassificationCode </w:t>
      </w:r>
      <w:r w:rsidRPr="0040053C">
        <w:rPr>
          <w:rStyle w:val="XMLattributeChar0"/>
        </w:rPr>
        <w:t>codeList</w:t>
      </w:r>
      <w:r w:rsidRPr="0040053C">
        <w:rPr>
          <w:color w:val="auto"/>
        </w:rPr>
        <w:t>=</w:t>
      </w:r>
      <w:r w:rsidRPr="0040053C">
        <w:rPr>
          <w:rStyle w:val="XMLattributeValueChar"/>
        </w:rPr>
        <w:t>"http://www.isotc211.org/2005/resources/Codelist/gmxCodelists.xml#MD_ClassificationCode"</w:t>
      </w:r>
      <w:r>
        <w:t xml:space="preserve"> </w:t>
      </w:r>
      <w:r w:rsidRPr="0040053C">
        <w:rPr>
          <w:rStyle w:val="XMLattributeChar0"/>
        </w:rPr>
        <w:t>codeListValue</w:t>
      </w:r>
      <w:r w:rsidRPr="0040053C">
        <w:rPr>
          <w:color w:val="auto"/>
        </w:rPr>
        <w:t>=</w:t>
      </w:r>
      <w:r w:rsidRPr="0040053C">
        <w:rPr>
          <w:rStyle w:val="XMLattributeValueChar"/>
        </w:rPr>
        <w:t>"unclassified"</w:t>
      </w:r>
      <w:r>
        <w:t>&gt;</w:t>
      </w:r>
      <w:r w:rsidRPr="0040053C">
        <w:rPr>
          <w:color w:val="auto"/>
        </w:rPr>
        <w:t>unclassified</w:t>
      </w:r>
      <w:r>
        <w:t>&lt;/gmd:MD_ClassificationCode&gt;</w:t>
      </w:r>
    </w:p>
    <w:p w14:paraId="7466E56E" w14:textId="77777777" w:rsidR="00821744" w:rsidRDefault="00821744" w:rsidP="00821744">
      <w:pPr>
        <w:pStyle w:val="XMLelement0"/>
      </w:pPr>
      <w:r>
        <w:tab/>
      </w:r>
      <w:r>
        <w:tab/>
      </w:r>
      <w:r>
        <w:tab/>
        <w:t>&lt;/gmd:classification&gt;</w:t>
      </w:r>
    </w:p>
    <w:p w14:paraId="2A7C9796" w14:textId="77777777" w:rsidR="00821744" w:rsidRDefault="00821744" w:rsidP="00821744">
      <w:pPr>
        <w:pStyle w:val="XMLelement0"/>
      </w:pPr>
      <w:r>
        <w:tab/>
      </w:r>
      <w:r>
        <w:tab/>
        <w:t>&lt;/gmd:MD_SecurityConstraints&gt;</w:t>
      </w:r>
    </w:p>
    <w:p w14:paraId="08D01B41" w14:textId="77777777" w:rsidR="00821744" w:rsidRDefault="00821744" w:rsidP="00821744">
      <w:pPr>
        <w:pStyle w:val="XMLelement0"/>
      </w:pPr>
      <w:r>
        <w:tab/>
        <w:t>&lt;/gmd:metadataConstraints&gt;</w:t>
      </w:r>
    </w:p>
    <w:p w14:paraId="32B24436" w14:textId="77777777" w:rsidR="00821744" w:rsidRDefault="0040053C" w:rsidP="0040053C">
      <w:pPr>
        <w:pStyle w:val="XMLcommetn"/>
      </w:pPr>
      <w:r>
        <w:t xml:space="preserve">                     </w:t>
      </w:r>
      <w:r w:rsidR="00821744">
        <w:t>&lt;!-- (O-O) Metadata maintenance information - Th</w:t>
      </w:r>
      <w:r>
        <w:t xml:space="preserve">is element provides information </w:t>
      </w:r>
      <w:r w:rsidR="00821744">
        <w:t>about the maintenance schedule or history of the metadata record.  --&gt;</w:t>
      </w:r>
    </w:p>
    <w:p w14:paraId="7BEF9CE9" w14:textId="77777777" w:rsidR="00821744" w:rsidRDefault="00821744" w:rsidP="00821744">
      <w:pPr>
        <w:pStyle w:val="XMLelement0"/>
      </w:pPr>
      <w:r>
        <w:tab/>
        <w:t>&lt;gmd:metadataMaintenance&gt;</w:t>
      </w:r>
    </w:p>
    <w:p w14:paraId="326399EC" w14:textId="77777777" w:rsidR="00821744" w:rsidRDefault="00821744" w:rsidP="00821744">
      <w:pPr>
        <w:pStyle w:val="XMLelement0"/>
      </w:pPr>
      <w:r>
        <w:tab/>
      </w:r>
      <w:r>
        <w:tab/>
        <w:t>&lt;gmd:MD_MaintenanceInformation&gt;</w:t>
      </w:r>
    </w:p>
    <w:p w14:paraId="3214AF34" w14:textId="77777777" w:rsidR="00821744" w:rsidRDefault="00821744" w:rsidP="00821744">
      <w:pPr>
        <w:pStyle w:val="XMLelement0"/>
      </w:pPr>
      <w:r>
        <w:tab/>
      </w:r>
      <w:r>
        <w:tab/>
      </w:r>
      <w:r>
        <w:tab/>
        <w:t>&lt;gmd:maintenanceAndUpdateFrequency&gt;</w:t>
      </w:r>
    </w:p>
    <w:p w14:paraId="5E9227C5" w14:textId="77777777" w:rsidR="00821744" w:rsidRDefault="00821744" w:rsidP="0040053C">
      <w:pPr>
        <w:pStyle w:val="XMLcommetn"/>
      </w:pPr>
      <w:r>
        <w:tab/>
      </w:r>
      <w:r>
        <w:tab/>
      </w:r>
      <w:r>
        <w:tab/>
      </w:r>
      <w:r>
        <w:tab/>
      </w:r>
      <w:r w:rsidR="0040053C">
        <w:t xml:space="preserve">         </w:t>
      </w:r>
      <w:r>
        <w:t>&lt;!-- Only one MD_MaintenanceInformation element may be included, with a required MD_MaintenanceFrequencyCode names: {continual, daily, weekly, fortnightly, monthly, quarterly, biannually, annually, asNeeded, irregular, not-Planned, unknown} --&gt;</w:t>
      </w:r>
    </w:p>
    <w:p w14:paraId="280C8E27" w14:textId="77777777" w:rsidR="00821744" w:rsidRDefault="00821744" w:rsidP="00E1378B">
      <w:pPr>
        <w:pStyle w:val="XMLelement0"/>
        <w:ind w:left="1000" w:hanging="1000"/>
      </w:pPr>
      <w:r>
        <w:lastRenderedPageBreak/>
        <w:tab/>
      </w:r>
      <w:r>
        <w:tab/>
      </w:r>
      <w:r>
        <w:tab/>
      </w:r>
      <w:r>
        <w:tab/>
        <w:t xml:space="preserve">&lt;gmd:MD_MaintenanceFrequencyCode </w:t>
      </w:r>
      <w:r w:rsidRPr="00E1378B">
        <w:rPr>
          <w:rStyle w:val="XMLattributeChar0"/>
        </w:rPr>
        <w:t>codeList</w:t>
      </w:r>
      <w:r>
        <w:t>=</w:t>
      </w:r>
      <w:r w:rsidRPr="00E1378B">
        <w:rPr>
          <w:rStyle w:val="XMLattributeValueChar"/>
        </w:rPr>
        <w:t xml:space="preserve">"http://www.isotc211.org/2005/resources/Codelist/gmxCodelists.xml#MD_MaintenanceFrequencyCode" </w:t>
      </w:r>
      <w:r w:rsidRPr="00E1378B">
        <w:rPr>
          <w:rStyle w:val="XMLattributeChar0"/>
        </w:rPr>
        <w:t>codeListValue</w:t>
      </w:r>
      <w:r>
        <w:t>=</w:t>
      </w:r>
      <w:r w:rsidRPr="00E1378B">
        <w:rPr>
          <w:rStyle w:val="XMLattributeValueChar"/>
        </w:rPr>
        <w:t>"asNeeded"</w:t>
      </w:r>
      <w:r>
        <w:t>&gt;</w:t>
      </w:r>
      <w:r w:rsidRPr="00E1378B">
        <w:rPr>
          <w:color w:val="auto"/>
        </w:rPr>
        <w:t>as needed</w:t>
      </w:r>
      <w:r>
        <w:t>&lt;/gmd:MD_MaintenanceFrequencyCode&gt;</w:t>
      </w:r>
    </w:p>
    <w:p w14:paraId="04B642FE" w14:textId="77777777" w:rsidR="00821744" w:rsidRDefault="00821744" w:rsidP="00821744">
      <w:pPr>
        <w:pStyle w:val="XMLelement0"/>
      </w:pPr>
      <w:r>
        <w:tab/>
      </w:r>
      <w:r>
        <w:tab/>
      </w:r>
      <w:r>
        <w:tab/>
        <w:t>&lt;/gmd:maintenanceAndUpdateFrequency&gt;</w:t>
      </w:r>
    </w:p>
    <w:p w14:paraId="5F34AF10" w14:textId="77777777" w:rsidR="00821744" w:rsidRDefault="00821744" w:rsidP="00821744">
      <w:pPr>
        <w:pStyle w:val="XMLelement0"/>
      </w:pPr>
      <w:r>
        <w:tab/>
      </w:r>
      <w:r>
        <w:tab/>
      </w:r>
      <w:r>
        <w:tab/>
        <w:t>&lt;gmd:maintenanceNote&gt;</w:t>
      </w:r>
    </w:p>
    <w:p w14:paraId="032CD9C6" w14:textId="77777777" w:rsidR="00821744" w:rsidRDefault="00821744" w:rsidP="00E1378B">
      <w:pPr>
        <w:pStyle w:val="XMLelement0"/>
        <w:ind w:left="1100" w:hanging="1100"/>
      </w:pPr>
      <w:r>
        <w:tab/>
      </w:r>
      <w:r>
        <w:tab/>
      </w:r>
      <w:r>
        <w:tab/>
      </w:r>
      <w:r>
        <w:tab/>
        <w:t>&lt;gco:CharacterString&gt;</w:t>
      </w:r>
      <w:r w:rsidRPr="00E1378B">
        <w:rPr>
          <w:color w:val="auto"/>
        </w:rPr>
        <w:t>This metadata record has been processed by the iso-19115-to-usgin-19115-data XSLT to ensure that all mandatory content for USGIN profile has been added.2013-04-04T12:00:00</w:t>
      </w:r>
      <w:r>
        <w:t>&lt;/gco:CharacterString&gt;</w:t>
      </w:r>
    </w:p>
    <w:p w14:paraId="6AAB360D" w14:textId="77777777" w:rsidR="00821744" w:rsidRDefault="00821744" w:rsidP="00821744">
      <w:pPr>
        <w:pStyle w:val="XMLelement0"/>
      </w:pPr>
      <w:r>
        <w:tab/>
      </w:r>
      <w:r>
        <w:tab/>
      </w:r>
      <w:r>
        <w:tab/>
        <w:t>&lt;/gmd:maintenanceNote&gt;</w:t>
      </w:r>
    </w:p>
    <w:p w14:paraId="4545889C" w14:textId="77777777" w:rsidR="00821744" w:rsidRDefault="00821744" w:rsidP="00821744">
      <w:pPr>
        <w:pStyle w:val="XMLelement0"/>
      </w:pPr>
      <w:r>
        <w:tab/>
      </w:r>
      <w:r>
        <w:tab/>
        <w:t>&lt;/gmd:MD_MaintenanceInformation&gt;</w:t>
      </w:r>
    </w:p>
    <w:p w14:paraId="1796AB21" w14:textId="77777777" w:rsidR="00821744" w:rsidRDefault="00821744" w:rsidP="00821744">
      <w:pPr>
        <w:pStyle w:val="XMLelement0"/>
      </w:pPr>
      <w:r>
        <w:tab/>
        <w:t>&lt;/gmd:metadataMaintenance&gt;</w:t>
      </w:r>
    </w:p>
    <w:p w14:paraId="0A2FDE65" w14:textId="77777777" w:rsidR="00C045A1" w:rsidRDefault="00821744" w:rsidP="00821744">
      <w:pPr>
        <w:pStyle w:val="XMLelement0"/>
      </w:pPr>
      <w:r>
        <w:t>&lt;/gmd:MD_Metadata&gt;</w:t>
      </w:r>
    </w:p>
    <w:p w14:paraId="69736E27" w14:textId="77777777" w:rsidR="005B4134" w:rsidRDefault="005B4134" w:rsidP="00821744">
      <w:pPr>
        <w:pStyle w:val="XMLelement0"/>
      </w:pPr>
    </w:p>
    <w:p w14:paraId="0C55C77B" w14:textId="77777777" w:rsidR="005B4134" w:rsidRDefault="005B4134" w:rsidP="00821744">
      <w:pPr>
        <w:pStyle w:val="XMLelement0"/>
      </w:pPr>
    </w:p>
    <w:p w14:paraId="51D27015" w14:textId="77777777" w:rsidR="005B4134" w:rsidRDefault="005B4134" w:rsidP="00821744">
      <w:pPr>
        <w:pStyle w:val="XMLelement0"/>
      </w:pPr>
    </w:p>
    <w:p w14:paraId="1122AA87" w14:textId="77777777" w:rsidR="005B4134" w:rsidRDefault="005B4134" w:rsidP="00821744">
      <w:pPr>
        <w:pStyle w:val="XMLelement0"/>
      </w:pPr>
    </w:p>
    <w:p w14:paraId="79F4A8CC" w14:textId="77777777" w:rsidR="005B4134" w:rsidRDefault="005B4134" w:rsidP="00821744">
      <w:pPr>
        <w:pStyle w:val="XMLelement0"/>
      </w:pPr>
    </w:p>
    <w:p w14:paraId="39FC9D4F" w14:textId="77777777" w:rsidR="005B4134" w:rsidRPr="00684A56" w:rsidRDefault="005B4134" w:rsidP="00821744">
      <w:pPr>
        <w:pStyle w:val="XMLelement0"/>
      </w:pPr>
    </w:p>
    <w:p w14:paraId="2B2BBBA3" w14:textId="77777777" w:rsidR="00CB3EB8" w:rsidRPr="00B9035C" w:rsidRDefault="00CB3EB8" w:rsidP="009851E6">
      <w:pPr>
        <w:pStyle w:val="Heading2"/>
        <w:rPr>
          <w:rStyle w:val="LineNumber"/>
          <w:highlight w:val="yellow"/>
        </w:rPr>
      </w:pPr>
      <w:bookmarkStart w:id="187" w:name="_Ref358705078"/>
      <w:bookmarkStart w:id="188" w:name="_Toc381426803"/>
      <w:r w:rsidRPr="00B9035C">
        <w:rPr>
          <w:rStyle w:val="LineNumber"/>
          <w:highlight w:val="yellow"/>
        </w:rPr>
        <w:t>ISO19110 Feature Catalog example</w:t>
      </w:r>
      <w:bookmarkEnd w:id="187"/>
      <w:bookmarkEnd w:id="188"/>
    </w:p>
    <w:p w14:paraId="47CA312F" w14:textId="77777777" w:rsidR="00CB3EB8" w:rsidRPr="00522388" w:rsidRDefault="00CB3EB8" w:rsidP="009851E6">
      <w:pPr>
        <w:rPr>
          <w:rStyle w:val="LineNumber"/>
          <w:highlight w:val="yellow"/>
        </w:rPr>
      </w:pPr>
      <w:r w:rsidRPr="00522388">
        <w:rPr>
          <w:rStyle w:val="LineNumber"/>
          <w:highlight w:val="yellow"/>
        </w:rPr>
        <w:t>Example encoding of entity attribute information using the xml implementation of ISO 19110. Comments in green provide some explanation.</w:t>
      </w:r>
    </w:p>
    <w:p w14:paraId="32CDB12A" w14:textId="77777777" w:rsidR="005839E4" w:rsidRPr="00522388" w:rsidRDefault="00CB3EB8" w:rsidP="005B4134">
      <w:pPr>
        <w:pStyle w:val="XMLelement0"/>
        <w:tabs>
          <w:tab w:val="clear" w:pos="144"/>
          <w:tab w:val="clear" w:pos="1080"/>
          <w:tab w:val="left" w:pos="1100"/>
        </w:tabs>
        <w:rPr>
          <w:highlight w:val="yellow"/>
        </w:rPr>
      </w:pPr>
      <w:r w:rsidRPr="00522388">
        <w:rPr>
          <w:highlight w:val="yellow"/>
        </w:rPr>
        <w:t xml:space="preserve">&lt;?xml </w:t>
      </w:r>
      <w:r w:rsidRPr="00522388">
        <w:rPr>
          <w:rStyle w:val="XMLattributeChar0"/>
          <w:highlight w:val="yellow"/>
        </w:rPr>
        <w:t>version</w:t>
      </w:r>
      <w:r w:rsidRPr="00522388">
        <w:rPr>
          <w:color w:val="auto"/>
          <w:highlight w:val="yellow"/>
        </w:rPr>
        <w:t>=</w:t>
      </w:r>
      <w:r w:rsidRPr="00522388">
        <w:rPr>
          <w:rStyle w:val="XMLattributeValueChar"/>
          <w:highlight w:val="yellow"/>
        </w:rPr>
        <w:t>"1.0"</w:t>
      </w:r>
      <w:r w:rsidRPr="00522388">
        <w:rPr>
          <w:highlight w:val="yellow"/>
        </w:rPr>
        <w:t xml:space="preserve"> </w:t>
      </w:r>
      <w:r w:rsidRPr="00522388">
        <w:rPr>
          <w:rStyle w:val="XMLattributeChar0"/>
          <w:highlight w:val="yellow"/>
        </w:rPr>
        <w:t>encoding</w:t>
      </w:r>
      <w:r w:rsidRPr="00522388">
        <w:rPr>
          <w:color w:val="auto"/>
          <w:highlight w:val="yellow"/>
        </w:rPr>
        <w:t>=</w:t>
      </w:r>
      <w:r w:rsidRPr="00522388">
        <w:rPr>
          <w:rStyle w:val="XMLattributeValueChar"/>
          <w:highlight w:val="yellow"/>
        </w:rPr>
        <w:t>"ISO-8859-1"</w:t>
      </w:r>
      <w:r w:rsidR="005839E4" w:rsidRPr="00522388">
        <w:rPr>
          <w:highlight w:val="yellow"/>
        </w:rPr>
        <w:t xml:space="preserve">?&gt; </w:t>
      </w:r>
    </w:p>
    <w:p w14:paraId="181270FA" w14:textId="77777777" w:rsidR="008A1EB0" w:rsidRPr="00522388" w:rsidRDefault="00CB3EB8" w:rsidP="005839E4">
      <w:pPr>
        <w:pStyle w:val="XMLelement0"/>
        <w:tabs>
          <w:tab w:val="clear" w:pos="144"/>
          <w:tab w:val="clear" w:pos="1080"/>
          <w:tab w:val="left" w:pos="1100"/>
        </w:tabs>
        <w:rPr>
          <w:highlight w:val="yellow"/>
        </w:rPr>
      </w:pPr>
      <w:r w:rsidRPr="00522388">
        <w:rPr>
          <w:highlight w:val="yellow"/>
        </w:rPr>
        <w:t>&lt;gfc:FC_FeatureCatalogue</w:t>
      </w:r>
      <w:r w:rsidR="005839E4" w:rsidRPr="00522388">
        <w:rPr>
          <w:highlight w:val="yellow"/>
        </w:rPr>
        <w:t xml:space="preserve"> </w:t>
      </w:r>
      <w:r w:rsidRPr="00522388">
        <w:rPr>
          <w:rStyle w:val="XMLattributeChar0"/>
          <w:highlight w:val="yellow"/>
        </w:rPr>
        <w:t>xmlns</w:t>
      </w:r>
      <w:r w:rsidRPr="00522388">
        <w:rPr>
          <w:rStyle w:val="XMLattributeChar0"/>
          <w:color w:val="auto"/>
          <w:highlight w:val="yellow"/>
        </w:rPr>
        <w:t>=</w:t>
      </w:r>
      <w:r w:rsidR="005839E4" w:rsidRPr="00522388">
        <w:rPr>
          <w:rStyle w:val="XMLattributeValueChar"/>
          <w:highlight w:val="yellow"/>
        </w:rPr>
        <w:t>”</w:t>
      </w:r>
      <w:hyperlink r:id="rId93"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xmlns:gco</w:t>
      </w:r>
      <w:r w:rsidRPr="00522388">
        <w:rPr>
          <w:rStyle w:val="XMLattributeChar0"/>
          <w:color w:val="auto"/>
          <w:highlight w:val="yellow"/>
        </w:rPr>
        <w:t>=</w:t>
      </w:r>
      <w:r w:rsidRPr="00522388">
        <w:rPr>
          <w:rStyle w:val="XMLattributeValueChar"/>
          <w:highlight w:val="yellow"/>
        </w:rPr>
        <w:t>"http://www.isotc211.org/2005/gco"</w:t>
      </w:r>
      <w:r w:rsidRPr="00522388">
        <w:rPr>
          <w:highlight w:val="yellow"/>
        </w:rPr>
        <w:t xml:space="preserve"> </w:t>
      </w:r>
      <w:r w:rsidRPr="00522388">
        <w:rPr>
          <w:rStyle w:val="XMLattributeChar0"/>
          <w:highlight w:val="yellow"/>
        </w:rPr>
        <w:t>xmlns:gfc</w:t>
      </w:r>
      <w:r w:rsidRPr="00522388">
        <w:rPr>
          <w:rStyle w:val="XMLattributeChar0"/>
          <w:color w:val="auto"/>
          <w:highlight w:val="yellow"/>
        </w:rPr>
        <w:t>=</w:t>
      </w:r>
      <w:r w:rsidR="005839E4" w:rsidRPr="00522388">
        <w:rPr>
          <w:rStyle w:val="XMLattributeValueChar"/>
          <w:highlight w:val="yellow"/>
        </w:rPr>
        <w:t>”</w:t>
      </w:r>
      <w:hyperlink r:id="rId94"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xmlns:gmd</w:t>
      </w:r>
      <w:r w:rsidRPr="00522388">
        <w:rPr>
          <w:rStyle w:val="XMLattributeChar0"/>
          <w:color w:val="auto"/>
          <w:highlight w:val="yellow"/>
        </w:rPr>
        <w:t>=</w:t>
      </w:r>
      <w:r w:rsidRPr="00522388">
        <w:rPr>
          <w:rStyle w:val="XMLattributeValueChar"/>
          <w:highlight w:val="yellow"/>
        </w:rPr>
        <w:t>"http://www.isotc211.org/2005/gmd"</w:t>
      </w:r>
      <w:r w:rsidRPr="00522388">
        <w:rPr>
          <w:highlight w:val="yellow"/>
        </w:rPr>
        <w:t xml:space="preserve"> </w:t>
      </w:r>
      <w:r w:rsidRPr="00522388">
        <w:rPr>
          <w:rStyle w:val="XMLattributeChar0"/>
          <w:highlight w:val="yellow"/>
        </w:rPr>
        <w:t>xmlns:gml</w:t>
      </w:r>
      <w:r w:rsidRPr="00522388">
        <w:rPr>
          <w:rStyle w:val="XMLattributeChar0"/>
          <w:color w:val="auto"/>
          <w:highlight w:val="yellow"/>
        </w:rPr>
        <w:t>=</w:t>
      </w:r>
      <w:r w:rsidR="005839E4" w:rsidRPr="00522388">
        <w:rPr>
          <w:rStyle w:val="XMLattributeValueChar"/>
          <w:highlight w:val="yellow"/>
        </w:rPr>
        <w:t>”</w:t>
      </w:r>
      <w:hyperlink r:id="rId95" w:history="1">
        <w:r w:rsidR="005839E4" w:rsidRPr="00522388">
          <w:rPr>
            <w:rStyle w:val="XMLattributeValueChar"/>
            <w:highlight w:val="yellow"/>
          </w:rPr>
          <w:t>http://www.opengis.net/gml/3.2</w:t>
        </w:r>
      </w:hyperlink>
      <w:r w:rsidR="005839E4" w:rsidRPr="00522388">
        <w:rPr>
          <w:rStyle w:val="XMLattributeValueChar"/>
          <w:highlight w:val="yellow"/>
        </w:rPr>
        <w:t xml:space="preserve">” </w:t>
      </w:r>
      <w:r w:rsidRPr="00522388">
        <w:rPr>
          <w:rStyle w:val="XMLattributeChar0"/>
          <w:highlight w:val="yellow"/>
        </w:rPr>
        <w:t>xmlns:gmx</w:t>
      </w:r>
      <w:r w:rsidRPr="00522388">
        <w:rPr>
          <w:rStyle w:val="XMLattributeChar0"/>
          <w:color w:val="auto"/>
          <w:highlight w:val="yellow"/>
        </w:rPr>
        <w:t>=</w:t>
      </w:r>
      <w:r w:rsidR="00D91142" w:rsidRPr="00522388">
        <w:rPr>
          <w:rStyle w:val="XMLattributeValueChar"/>
          <w:highlight w:val="yellow"/>
        </w:rPr>
        <w:t>”</w:t>
      </w:r>
      <w:hyperlink r:id="rId96" w:history="1">
        <w:r w:rsidR="00D91142" w:rsidRPr="00522388">
          <w:rPr>
            <w:rStyle w:val="XMLattributeValueChar"/>
            <w:highlight w:val="yellow"/>
          </w:rPr>
          <w:t>http://www.isotc211.org/2005/gmx</w:t>
        </w:r>
      </w:hyperlink>
      <w:r w:rsidR="00D91142" w:rsidRPr="00522388">
        <w:rPr>
          <w:rStyle w:val="XMLattributeValueChar"/>
          <w:highlight w:val="yellow"/>
        </w:rPr>
        <w:t>”</w:t>
      </w:r>
      <w:r w:rsidR="005839E4" w:rsidRPr="00522388">
        <w:rPr>
          <w:rStyle w:val="XMLattributeValueChar"/>
          <w:highlight w:val="yellow"/>
        </w:rPr>
        <w:t xml:space="preserve"> </w:t>
      </w:r>
      <w:r w:rsidRPr="00522388">
        <w:rPr>
          <w:rStyle w:val="XMLattributeChar0"/>
          <w:highlight w:val="yellow"/>
        </w:rPr>
        <w:t>xmlns:gsr</w:t>
      </w:r>
      <w:r w:rsidRPr="00522388">
        <w:rPr>
          <w:rStyle w:val="XMLattributeChar0"/>
          <w:color w:val="auto"/>
          <w:highlight w:val="yellow"/>
        </w:rPr>
        <w:t>=</w:t>
      </w:r>
      <w:r w:rsidRPr="00522388">
        <w:rPr>
          <w:rStyle w:val="XMLattributeValueChar"/>
          <w:highlight w:val="yellow"/>
        </w:rPr>
        <w:t>"http://www.isotc211.org/2005/gsr"</w:t>
      </w:r>
      <w:r w:rsidRPr="00522388">
        <w:rPr>
          <w:highlight w:val="yellow"/>
        </w:rPr>
        <w:br/>
      </w:r>
      <w:r w:rsidRPr="00522388">
        <w:rPr>
          <w:rStyle w:val="XMLattributeChar0"/>
          <w:highlight w:val="yellow"/>
        </w:rPr>
        <w:t>xmlns:gss</w:t>
      </w:r>
      <w:r w:rsidRPr="00522388">
        <w:rPr>
          <w:rStyle w:val="XMLattributeChar0"/>
          <w:color w:val="auto"/>
          <w:highlight w:val="yellow"/>
        </w:rPr>
        <w:t>=</w:t>
      </w:r>
      <w:r w:rsidRPr="00522388">
        <w:rPr>
          <w:rStyle w:val="XMLattributeValueChar"/>
          <w:highlight w:val="yellow"/>
        </w:rPr>
        <w:t>"http://www.isotc211.org/2005/gss"</w:t>
      </w:r>
      <w:r w:rsidRPr="00522388">
        <w:rPr>
          <w:highlight w:val="yellow"/>
        </w:rPr>
        <w:t xml:space="preserve"> </w:t>
      </w:r>
      <w:r w:rsidRPr="00522388">
        <w:rPr>
          <w:rStyle w:val="XMLattributeChar0"/>
          <w:highlight w:val="yellow"/>
        </w:rPr>
        <w:t>xmlns:gts</w:t>
      </w:r>
      <w:r w:rsidRPr="00522388">
        <w:rPr>
          <w:rStyle w:val="XMLattributeChar0"/>
          <w:color w:val="auto"/>
          <w:highlight w:val="yellow"/>
        </w:rPr>
        <w:t>=</w:t>
      </w:r>
      <w:r w:rsidRPr="00522388">
        <w:rPr>
          <w:rStyle w:val="XMLattributeValueChar"/>
          <w:highlight w:val="yellow"/>
        </w:rPr>
        <w:t>"http://www.isotc211.org/2005/gts"</w:t>
      </w:r>
      <w:r w:rsidRPr="00522388">
        <w:rPr>
          <w:highlight w:val="yellow"/>
        </w:rPr>
        <w:br/>
      </w:r>
      <w:r w:rsidRPr="00522388">
        <w:rPr>
          <w:rStyle w:val="XMLattributeChar0"/>
          <w:highlight w:val="yellow"/>
        </w:rPr>
        <w:t>xmlns:xlink</w:t>
      </w:r>
      <w:r w:rsidRPr="00522388">
        <w:rPr>
          <w:rStyle w:val="XMLattributeChar0"/>
          <w:color w:val="auto"/>
          <w:highlight w:val="yellow"/>
        </w:rPr>
        <w:t>=</w:t>
      </w:r>
      <w:r w:rsidRPr="00522388">
        <w:rPr>
          <w:rStyle w:val="XMLattributeValueChar"/>
          <w:highlight w:val="yellow"/>
        </w:rPr>
        <w:t>"http://www.w3.org/1999/xlink"</w:t>
      </w:r>
      <w:r w:rsidRPr="00522388">
        <w:rPr>
          <w:highlight w:val="yellow"/>
        </w:rPr>
        <w:t xml:space="preserve"> </w:t>
      </w:r>
      <w:r w:rsidRPr="00522388">
        <w:rPr>
          <w:rStyle w:val="XMLattributeChar0"/>
          <w:highlight w:val="yellow"/>
        </w:rPr>
        <w:t>xmlns:xsi</w:t>
      </w:r>
      <w:r w:rsidRPr="00522388">
        <w:rPr>
          <w:rStyle w:val="XMLattributeChar0"/>
          <w:color w:val="auto"/>
          <w:highlight w:val="yellow"/>
        </w:rPr>
        <w:t>=</w:t>
      </w:r>
      <w:r w:rsidR="00D91142" w:rsidRPr="00522388">
        <w:rPr>
          <w:rStyle w:val="XMLattributeValueChar"/>
          <w:highlight w:val="yellow"/>
        </w:rPr>
        <w:t>”</w:t>
      </w:r>
      <w:hyperlink r:id="rId97" w:history="1">
        <w:r w:rsidR="00D91142" w:rsidRPr="00522388">
          <w:rPr>
            <w:rStyle w:val="XMLattributeValueChar"/>
            <w:highlight w:val="yellow"/>
          </w:rPr>
          <w:t>http://www.w3.org/2001/XMLSchema-instance</w:t>
        </w:r>
      </w:hyperlink>
      <w:r w:rsidR="00D91142" w:rsidRPr="00522388">
        <w:rPr>
          <w:rStyle w:val="XMLattributeValueChar"/>
          <w:highlight w:val="yellow"/>
        </w:rPr>
        <w:t>”</w:t>
      </w:r>
      <w:r w:rsidR="00D91142" w:rsidRPr="00522388">
        <w:rPr>
          <w:highlight w:val="yellow"/>
        </w:rPr>
        <w:t xml:space="preserve"> </w:t>
      </w:r>
      <w:r w:rsidRPr="00522388">
        <w:rPr>
          <w:rStyle w:val="XMLattributeChar0"/>
          <w:highlight w:val="yellow"/>
        </w:rPr>
        <w:t>id</w:t>
      </w:r>
      <w:r w:rsidRPr="00522388">
        <w:rPr>
          <w:rStyle w:val="XMLattributeChar0"/>
          <w:color w:val="auto"/>
          <w:highlight w:val="yellow"/>
        </w:rPr>
        <w:t>=</w:t>
      </w:r>
      <w:r w:rsidRPr="00522388">
        <w:rPr>
          <w:rStyle w:val="XMLattributeValueChar"/>
          <w:highlight w:val="yellow"/>
        </w:rPr>
        <w:t>"FC001"</w:t>
      </w:r>
      <w:r w:rsidR="00D91142" w:rsidRPr="00522388">
        <w:rPr>
          <w:highlight w:val="yellow"/>
        </w:rPr>
        <w:t xml:space="preserve"> </w:t>
      </w:r>
      <w:r w:rsidRPr="00522388">
        <w:rPr>
          <w:rStyle w:val="XMLattributeChar0"/>
          <w:highlight w:val="yellow"/>
        </w:rPr>
        <w:t>xsi:schemaLocation</w:t>
      </w:r>
      <w:r w:rsidRPr="00522388">
        <w:rPr>
          <w:rStyle w:val="XMLattributeChar0"/>
          <w:color w:val="auto"/>
          <w:highlight w:val="yellow"/>
        </w:rPr>
        <w:t>=</w:t>
      </w:r>
      <w:r w:rsidR="00D91142" w:rsidRPr="00522388">
        <w:rPr>
          <w:rStyle w:val="XMLattributeValueChar"/>
          <w:highlight w:val="yellow"/>
        </w:rPr>
        <w:t>”</w:t>
      </w:r>
      <w:hyperlink r:id="rId98" w:history="1">
        <w:r w:rsidR="00D91142" w:rsidRPr="00522388">
          <w:rPr>
            <w:rStyle w:val="XMLattributeValueChar"/>
            <w:highlight w:val="yellow"/>
          </w:rPr>
          <w:t>http://www.isotc211.org/2005/gfc http://www.isotc211.org/2005/gfc/gfc.xsd</w:t>
        </w:r>
      </w:hyperlink>
      <w:r w:rsidR="00D91142" w:rsidRPr="00522388">
        <w:rPr>
          <w:rStyle w:val="XMLattributeValueChar"/>
          <w:highlight w:val="yellow"/>
        </w:rPr>
        <w:t xml:space="preserve">” </w:t>
      </w:r>
      <w:r w:rsidRPr="00522388">
        <w:rPr>
          <w:rStyle w:val="XMLattributeChar0"/>
          <w:highlight w:val="yellow"/>
        </w:rPr>
        <w:t>uuid</w:t>
      </w:r>
      <w:r w:rsidRPr="00522388">
        <w:rPr>
          <w:rStyle w:val="XMLattributeValueChar"/>
          <w:color w:val="auto"/>
          <w:highlight w:val="yellow"/>
        </w:rPr>
        <w:t>=</w:t>
      </w:r>
      <w:r w:rsidRPr="00522388">
        <w:rPr>
          <w:rStyle w:val="XMLattributeValueChar"/>
          <w:highlight w:val="yellow"/>
        </w:rPr>
        <w:t>"99ffdfd0-775a-11e0-a1f0-0800200c9a34"</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&lt;gmx:name&gt;</w:t>
      </w:r>
      <w:r w:rsidRPr="00522388">
        <w:rPr>
          <w:highlight w:val="yellow"/>
        </w:rPr>
        <w:br/>
        <w:t xml:space="preserve">        &lt;gco:CharacterString&gt;</w:t>
      </w:r>
      <w:r w:rsidRPr="00522388">
        <w:rPr>
          <w:rStyle w:val="XMLelementValueChar"/>
          <w:b w:val="0"/>
          <w:highlight w:val="yellow"/>
        </w:rPr>
        <w:t>Feature Catalogue for Provisional Processed CTD Data from the Deepwater Horizon Incident Response in the Gulf of Mexico May 08, 2010 through November 15 ,2010</w:t>
      </w:r>
      <w:r w:rsidRPr="00522388">
        <w:rPr>
          <w:highlight w:val="yellow"/>
        </w:rPr>
        <w:br/>
        <w:t>&lt;/gco:CharacterString&gt;</w:t>
      </w:r>
      <w:r w:rsidRPr="00522388">
        <w:rPr>
          <w:highlight w:val="yellow"/>
        </w:rPr>
        <w:br/>
        <w:t xml:space="preserve">    &lt;/gmx:name&gt;</w:t>
      </w:r>
      <w:r w:rsidRPr="00522388">
        <w:rPr>
          <w:highlight w:val="yellow"/>
        </w:rPr>
        <w:br/>
        <w:t xml:space="preserve">    </w:t>
      </w:r>
      <w:r w:rsidRPr="00522388">
        <w:rPr>
          <w:rStyle w:val="XMLcommetnChar"/>
          <w:highlight w:val="yellow"/>
        </w:rPr>
        <w:t>&lt;!-- mandatory 1..* --&gt;</w:t>
      </w:r>
      <w:r w:rsidRPr="00522388">
        <w:rPr>
          <w:rStyle w:val="XMLcommetnChar"/>
          <w:highlight w:val="yellow"/>
        </w:rPr>
        <w:br/>
      </w:r>
      <w:r w:rsidRPr="00522388">
        <w:rPr>
          <w:highlight w:val="yellow"/>
        </w:rPr>
        <w:t xml:space="preserve">    &lt;gmx:scope </w:t>
      </w:r>
      <w:r w:rsidRPr="00522388">
        <w:rPr>
          <w:rStyle w:val="XMLattributeChar0"/>
          <w:highlight w:val="yellow"/>
        </w:rPr>
        <w:t>gco:nilReason</w:t>
      </w:r>
      <w:r w:rsidRPr="00522388">
        <w:rPr>
          <w:rStyle w:val="XMLattributeChar0"/>
          <w:color w:val="auto"/>
          <w:highlight w:val="yellow"/>
        </w:rPr>
        <w:t>=</w:t>
      </w:r>
      <w:r w:rsidRPr="00522388">
        <w:rPr>
          <w:rStyle w:val="XMLattributeValueChar"/>
          <w:highlight w:val="yellow"/>
        </w:rPr>
        <w:t>"unknown"</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&lt;gmx:versionNumber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r>
      <w:r w:rsidRPr="00522388">
        <w:rPr>
          <w:rStyle w:val="XMLcommetnChar"/>
          <w:highlight w:val="yellow"/>
        </w:rPr>
        <w:t xml:space="preserve">    &lt;!-- mandatory --&gt;</w:t>
      </w:r>
      <w:r w:rsidRPr="00522388">
        <w:rPr>
          <w:highlight w:val="yellow"/>
        </w:rPr>
        <w:br/>
        <w:t xml:space="preserve">    &lt;gmx:versionDate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t xml:space="preserve">    &lt;gmx:language&gt;</w:t>
      </w:r>
      <w:r w:rsidRPr="00522388">
        <w:rPr>
          <w:highlight w:val="yellow"/>
        </w:rPr>
        <w:br/>
        <w:t xml:space="preserve">        &lt;gco:CharacterString&gt;</w:t>
      </w:r>
      <w:r w:rsidRPr="00522388">
        <w:rPr>
          <w:rStyle w:val="XMLelementValueChar"/>
          <w:highlight w:val="yellow"/>
        </w:rPr>
        <w:t>eng</w:t>
      </w:r>
      <w:r w:rsidRPr="00522388">
        <w:rPr>
          <w:highlight w:val="yellow"/>
        </w:rPr>
        <w:t>&lt;/gco:CharacterString&gt;</w:t>
      </w:r>
      <w:r w:rsidRPr="00522388">
        <w:rPr>
          <w:highlight w:val="yellow"/>
        </w:rPr>
        <w:br/>
        <w:t xml:space="preserve">    &lt;/gmx:language&gt;</w:t>
      </w:r>
      <w:r w:rsidRPr="00522388">
        <w:rPr>
          <w:highlight w:val="yellow"/>
        </w:rPr>
        <w:br/>
      </w:r>
      <w:r w:rsidRPr="00522388">
        <w:rPr>
          <w:highlight w:val="yellow"/>
        </w:rPr>
        <w:lastRenderedPageBreak/>
        <w:t xml:space="preserve">    &lt;gmx:characterSet&gt;</w:t>
      </w:r>
      <w:r w:rsidRPr="00522388">
        <w:rPr>
          <w:highlight w:val="yellow"/>
        </w:rPr>
        <w:br/>
        <w:t xml:space="preserve">        &lt;gmd:MD_CharacterSetCode </w:t>
      </w:r>
    </w:p>
    <w:p w14:paraId="1684DCB2" w14:textId="77777777" w:rsidR="000255A8" w:rsidRPr="00522388" w:rsidRDefault="00CB3EB8" w:rsidP="000255A8">
      <w:pPr>
        <w:pStyle w:val="XMLelement0"/>
        <w:rPr>
          <w:highlight w:val="yellow"/>
        </w:rPr>
      </w:pPr>
      <w:r w:rsidRPr="00522388">
        <w:rPr>
          <w:rStyle w:val="XMLattributeChar0"/>
          <w:highlight w:val="yellow"/>
        </w:rPr>
        <w:t>codeList=</w:t>
      </w:r>
      <w:r w:rsidRPr="00522388">
        <w:rPr>
          <w:rStyle w:val="XMLattributeValueChar"/>
          <w:highlight w:val="yellow"/>
        </w:rPr>
        <w:t>"http://www.isotc211.org/2005/resources/Codelist/gmxCodelists.xml#MD_CharacterSetCode"</w:t>
      </w:r>
      <w:r w:rsidRPr="00522388">
        <w:rPr>
          <w:highlight w:val="yellow"/>
        </w:rPr>
        <w:t xml:space="preserve"> </w:t>
      </w:r>
      <w:r w:rsidR="000255A8" w:rsidRPr="00522388">
        <w:rPr>
          <w:rStyle w:val="XMLattributeChar0"/>
          <w:highlight w:val="yellow"/>
        </w:rPr>
        <w:t>-</w:t>
      </w:r>
      <w:r w:rsidRPr="00522388">
        <w:rPr>
          <w:highlight w:val="yellow"/>
        </w:rPr>
        <w:t>"utf8"</w:t>
      </w:r>
      <w:r w:rsidR="008A1EB0" w:rsidRPr="00522388">
        <w:rPr>
          <w:highlight w:val="yellow"/>
        </w:rPr>
        <w:t>&gt;</w:t>
      </w:r>
      <w:r w:rsidR="008A1EB0" w:rsidRPr="00522388">
        <w:rPr>
          <w:rStyle w:val="XMLelementValueChar"/>
          <w:highlight w:val="yellow"/>
        </w:rPr>
        <w:t>UTF-8</w:t>
      </w:r>
      <w:r w:rsidR="008A1EB0" w:rsidRPr="00522388">
        <w:rPr>
          <w:highlight w:val="yellow"/>
        </w:rPr>
        <w:t>&lt;/gmd:MD_CharacterSetCode&gt;</w:t>
      </w:r>
      <w:r w:rsidRPr="00522388">
        <w:rPr>
          <w:highlight w:val="yellow"/>
        </w:rPr>
        <w:br/>
        <w:t xml:space="preserve">    &lt;/gmx:characterSet&gt;</w:t>
      </w:r>
      <w:r w:rsidRPr="00522388">
        <w:rPr>
          <w:highlight w:val="yellow"/>
        </w:rPr>
        <w:br/>
      </w:r>
      <w:r w:rsidRPr="00522388">
        <w:rPr>
          <w:rStyle w:val="XMLcommetnChar"/>
          <w:highlight w:val="yellow"/>
        </w:rPr>
        <w:t xml:space="preserve">    &lt;!-- can put subCatalog here, but its unclear what the use case is --&gt;</w:t>
      </w:r>
      <w:r w:rsidRPr="00522388">
        <w:rPr>
          <w:rStyle w:val="XMLcommetnChar"/>
          <w:highlight w:val="yellow"/>
        </w:rPr>
        <w:br/>
        <w:t xml:space="preserve">    &lt;!-- mandatory --&gt;</w:t>
      </w:r>
      <w:r w:rsidRPr="00522388">
        <w:rPr>
          <w:rStyle w:val="XMLcommetnChar"/>
          <w:highlight w:val="yellow"/>
        </w:rPr>
        <w:br/>
      </w:r>
      <w:r w:rsidRPr="00522388">
        <w:rPr>
          <w:highlight w:val="yellow"/>
        </w:rPr>
        <w:t xml:space="preserve">    &lt;gfc:producer&gt;</w:t>
      </w:r>
      <w:r w:rsidRPr="00522388">
        <w:rPr>
          <w:highlight w:val="yellow"/>
        </w:rPr>
        <w:br/>
        <w:t xml:space="preserve"> </w:t>
      </w:r>
      <w:r w:rsidRPr="00522388">
        <w:rPr>
          <w:rStyle w:val="XMLcommetnChar"/>
          <w:highlight w:val="yellow"/>
        </w:rPr>
        <w:t xml:space="preserve">       &lt;!-- could use xlink:href to resource contact --&gt;</w:t>
      </w:r>
      <w:r w:rsidRPr="00522388">
        <w:rPr>
          <w:rStyle w:val="XMLcommetnChar"/>
          <w:highlight w:val="yellow"/>
        </w:rPr>
        <w:br/>
      </w:r>
      <w:r w:rsidRPr="00522388">
        <w:rPr>
          <w:highlight w:val="yellow"/>
        </w:rPr>
        <w:t xml:space="preserve">        &lt;gmd:CI_ResponsibleParty&gt;</w:t>
      </w:r>
      <w:r w:rsidRPr="00522388">
        <w:rPr>
          <w:highlight w:val="yellow"/>
        </w:rPr>
        <w:br/>
        <w:t xml:space="preserve">            &lt;gmd:individualName&gt;</w:t>
      </w:r>
      <w:r w:rsidRPr="00522388">
        <w:rPr>
          <w:highlight w:val="yellow"/>
        </w:rPr>
        <w:br/>
        <w:t xml:space="preserve">                &lt;gco:CharacterString&gt;</w:t>
      </w:r>
      <w:r w:rsidRPr="00522388">
        <w:rPr>
          <w:rStyle w:val="XMLelementValueChar"/>
          <w:highlight w:val="yellow"/>
        </w:rPr>
        <w:t>No Name Was Given</w:t>
      </w:r>
      <w:r w:rsidRPr="00522388">
        <w:rPr>
          <w:highlight w:val="yellow"/>
        </w:rPr>
        <w:t>&lt;/gco:CharacterString&gt;</w:t>
      </w:r>
      <w:r w:rsidRPr="00522388">
        <w:rPr>
          <w:highlight w:val="yellow"/>
        </w:rPr>
        <w:br/>
        <w:t xml:space="preserve">            &lt;/gmd:individualName&gt;</w:t>
      </w:r>
      <w:r w:rsidRPr="00522388">
        <w:rPr>
          <w:highlight w:val="yellow"/>
        </w:rPr>
        <w:br/>
        <w:t xml:space="preserve">            &lt;gmd:organisationName&gt;</w:t>
      </w:r>
      <w:r w:rsidRPr="00522388">
        <w:rPr>
          <w:highlight w:val="yellow"/>
        </w:rPr>
        <w:br/>
        <w:t xml:space="preserve">                &lt;gco:CharacterString&gt;</w:t>
      </w:r>
      <w:r w:rsidRPr="00522388">
        <w:rPr>
          <w:rStyle w:val="XMLelementValueChar"/>
          <w:highlight w:val="yellow"/>
        </w:rPr>
        <w:t>Arizona Geological Survey</w:t>
      </w:r>
      <w:r w:rsidRPr="00522388">
        <w:rPr>
          <w:highlight w:val="yellow"/>
        </w:rPr>
        <w:t>&lt;/gco:CharacterString&gt;</w:t>
      </w:r>
      <w:r w:rsidRPr="00522388">
        <w:rPr>
          <w:highlight w:val="yellow"/>
        </w:rPr>
        <w:br/>
        <w:t xml:space="preserve">            &lt;/gmd:organisationName&gt;</w:t>
      </w:r>
      <w:r w:rsidRPr="00522388">
        <w:rPr>
          <w:highlight w:val="yellow"/>
        </w:rPr>
        <w:br/>
        <w:t xml:space="preserve">            &lt;gmd:contactInfo&gt;</w:t>
      </w:r>
      <w:r w:rsidRPr="00522388">
        <w:rPr>
          <w:highlight w:val="yellow"/>
        </w:rPr>
        <w:br/>
        <w:t xml:space="preserve">                &lt;gmd:CI_Contact&gt;</w:t>
      </w:r>
      <w:r w:rsidRPr="00522388">
        <w:rPr>
          <w:highlight w:val="yellow"/>
        </w:rPr>
        <w:br/>
        <w:t xml:space="preserve">                    &lt;gmd:phone&gt;</w:t>
      </w:r>
      <w:r w:rsidRPr="00522388">
        <w:rPr>
          <w:highlight w:val="yellow"/>
        </w:rPr>
        <w:br/>
        <w:t xml:space="preserve">                        &lt;gmd:CI_Telephone&gt;</w:t>
      </w:r>
      <w:r w:rsidRPr="00522388">
        <w:rPr>
          <w:highlight w:val="yellow"/>
        </w:rPr>
        <w:br/>
        <w:t xml:space="preserve">                            &lt;gmd:voice&gt;</w:t>
      </w:r>
      <w:r w:rsidRPr="00522388">
        <w:rPr>
          <w:highlight w:val="yellow"/>
        </w:rPr>
        <w:br/>
        <w:t xml:space="preserve">                                &lt;gco:CharacterString&gt;</w:t>
      </w:r>
      <w:r w:rsidRPr="00522388">
        <w:rPr>
          <w:rStyle w:val="XMLelementValueChar"/>
          <w:highlight w:val="yellow"/>
        </w:rPr>
        <w:t>520-770-3500</w:t>
      </w:r>
      <w:r w:rsidRPr="00522388">
        <w:rPr>
          <w:highlight w:val="yellow"/>
        </w:rPr>
        <w:t>&lt;/gco:CharacterString&gt;</w:t>
      </w:r>
      <w:r w:rsidRPr="00522388">
        <w:rPr>
          <w:highlight w:val="yellow"/>
        </w:rPr>
        <w:br/>
        <w:t xml:space="preserve">                            &lt;/gmd:voice&gt;</w:t>
      </w:r>
      <w:r w:rsidRPr="00522388">
        <w:rPr>
          <w:highlight w:val="yellow"/>
        </w:rPr>
        <w:br/>
        <w:t xml:space="preserve">                        &lt;/gmd:CI_Telephone&gt;</w:t>
      </w:r>
      <w:r w:rsidRPr="00522388">
        <w:rPr>
          <w:highlight w:val="yellow"/>
        </w:rPr>
        <w:br/>
        <w:t xml:space="preserve">                    &lt;/gmd:phone&gt;</w:t>
      </w:r>
      <w:r w:rsidRPr="00522388">
        <w:rPr>
          <w:highlight w:val="yellow"/>
        </w:rPr>
        <w:br/>
        <w:t xml:space="preserve">                    &lt;gmd:address&gt;</w:t>
      </w:r>
      <w:r w:rsidRPr="00522388">
        <w:rPr>
          <w:highlight w:val="yellow"/>
        </w:rPr>
        <w:br/>
        <w:t xml:space="preserve">                        &lt;gmd:CI_Address&gt;</w:t>
      </w:r>
      <w:r w:rsidRPr="00522388">
        <w:rPr>
          <w:highlight w:val="yellow"/>
        </w:rPr>
        <w:br/>
        <w:t xml:space="preserve">                            &lt;gmd:deliveryPoint&gt;</w:t>
      </w:r>
      <w:r w:rsidRPr="00522388">
        <w:rPr>
          <w:highlight w:val="yellow"/>
        </w:rPr>
        <w:br/>
        <w:t xml:space="preserve">                       </w:t>
      </w:r>
      <w:r w:rsidR="000255A8" w:rsidRPr="00522388">
        <w:rPr>
          <w:highlight w:val="yellow"/>
        </w:rPr>
        <w:t xml:space="preserve">        </w:t>
      </w:r>
      <w:r w:rsidRPr="00522388">
        <w:rPr>
          <w:highlight w:val="yellow"/>
        </w:rPr>
        <w:t>&lt;gco:CharacterString&gt;</w:t>
      </w:r>
    </w:p>
    <w:p w14:paraId="02136326" w14:textId="77777777" w:rsidR="000255A8" w:rsidRPr="00522388" w:rsidRDefault="000255A8"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 xml:space="preserve">416 W. Congress St., Suite </w:t>
      </w:r>
      <w:r w:rsidRPr="00522388">
        <w:rPr>
          <w:rStyle w:val="XMLelementValueChar"/>
          <w:highlight w:val="yellow"/>
        </w:rPr>
        <w:t>1</w:t>
      </w:r>
      <w:r w:rsidR="00CB3EB8" w:rsidRPr="00522388">
        <w:rPr>
          <w:rStyle w:val="XMLelementValueChar"/>
          <w:highlight w:val="yellow"/>
        </w:rPr>
        <w:t>00</w:t>
      </w:r>
      <w:r w:rsidRPr="00522388">
        <w:rPr>
          <w:rStyle w:val="XMLelementValueChar"/>
          <w:highlight w:val="yellow"/>
        </w:rPr>
        <w:t xml:space="preserve"> </w:t>
      </w:r>
    </w:p>
    <w:p w14:paraId="3CCF4B0C" w14:textId="77777777" w:rsidR="00134EBE" w:rsidRPr="00522388" w:rsidRDefault="000255A8"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D91142" w:rsidRPr="00522388">
        <w:rPr>
          <w:rStyle w:val="XMLelementValueChar"/>
          <w:highlight w:val="yellow"/>
        </w:rPr>
        <w:t xml:space="preserve">  </w:t>
      </w:r>
      <w:r w:rsidR="00CB3EB8" w:rsidRPr="00522388">
        <w:rPr>
          <w:highlight w:val="yellow"/>
        </w:rPr>
        <w:t>&lt;/gco:CharacterString&gt;</w:t>
      </w:r>
      <w:r w:rsidR="00CB3EB8" w:rsidRPr="00522388">
        <w:rPr>
          <w:highlight w:val="yellow"/>
        </w:rPr>
        <w:br/>
        <w:t xml:space="preserve">                            &lt;/gmd:deliveryPoint&gt;</w:t>
      </w:r>
      <w:r w:rsidR="00CB3EB8" w:rsidRPr="00522388">
        <w:rPr>
          <w:highlight w:val="yellow"/>
        </w:rPr>
        <w:br/>
        <w:t xml:space="preserve">                            &lt;gmd:city&gt;</w:t>
      </w:r>
      <w:r w:rsidR="00CB3EB8" w:rsidRPr="00522388">
        <w:rPr>
          <w:highlight w:val="yellow"/>
        </w:rPr>
        <w:br/>
        <w:t xml:space="preserve">                                &lt;gco:CharacterString&gt;</w:t>
      </w:r>
      <w:r w:rsidR="00CB3EB8" w:rsidRPr="00522388">
        <w:rPr>
          <w:rStyle w:val="XMLelementValueChar"/>
          <w:highlight w:val="yellow"/>
        </w:rPr>
        <w:t>Tucson</w:t>
      </w:r>
      <w:r w:rsidR="00CB3EB8" w:rsidRPr="00522388">
        <w:rPr>
          <w:highlight w:val="yellow"/>
        </w:rPr>
        <w:t>&lt;/gco:CharacterString&gt;</w:t>
      </w:r>
      <w:r w:rsidR="00CB3EB8" w:rsidRPr="00522388">
        <w:rPr>
          <w:highlight w:val="yellow"/>
        </w:rPr>
        <w:br/>
        <w:t xml:space="preserve">                            &lt;/gmd:city&gt;</w:t>
      </w:r>
      <w:r w:rsidR="00CB3EB8" w:rsidRPr="00522388">
        <w:rPr>
          <w:highlight w:val="yellow"/>
        </w:rPr>
        <w:br/>
        <w:t xml:space="preserve">                            &lt;gmd:administrativeArea&gt;</w:t>
      </w:r>
      <w:r w:rsidR="00CB3EB8" w:rsidRPr="00522388">
        <w:rPr>
          <w:highlight w:val="yellow"/>
        </w:rPr>
        <w:br/>
        <w:t xml:space="preserve">                                &lt;gco:CharacterString&gt;</w:t>
      </w:r>
      <w:r w:rsidR="00CB3EB8" w:rsidRPr="00522388">
        <w:rPr>
          <w:rStyle w:val="XMLelementValueChar"/>
          <w:highlight w:val="yellow"/>
        </w:rPr>
        <w:t>AZ</w:t>
      </w:r>
      <w:r w:rsidR="00CB3EB8" w:rsidRPr="00522388">
        <w:rPr>
          <w:highlight w:val="yellow"/>
        </w:rPr>
        <w:t>&lt;/gco:CharacterString&gt;</w:t>
      </w:r>
      <w:r w:rsidR="00CB3EB8" w:rsidRPr="00522388">
        <w:rPr>
          <w:highlight w:val="yellow"/>
        </w:rPr>
        <w:br/>
        <w:t xml:space="preserve">                            &lt;/gmd:administrativeArea&gt;</w:t>
      </w:r>
      <w:r w:rsidR="00CB3EB8" w:rsidRPr="00522388">
        <w:rPr>
          <w:highlight w:val="yellow"/>
        </w:rPr>
        <w:br/>
        <w:t xml:space="preserve">                            &lt;gmd:postalCode&gt;</w:t>
      </w:r>
      <w:r w:rsidR="00CB3EB8" w:rsidRPr="00522388">
        <w:rPr>
          <w:highlight w:val="yellow"/>
        </w:rPr>
        <w:br/>
        <w:t xml:space="preserve">                                &lt;gco:CharacterString&gt;</w:t>
      </w:r>
      <w:r w:rsidR="00CB3EB8" w:rsidRPr="00522388">
        <w:rPr>
          <w:rStyle w:val="XMLelementValueChar"/>
          <w:highlight w:val="yellow"/>
        </w:rPr>
        <w:t>85701</w:t>
      </w:r>
      <w:r w:rsidR="00CB3EB8" w:rsidRPr="00522388">
        <w:rPr>
          <w:highlight w:val="yellow"/>
        </w:rPr>
        <w:t>&lt;/gco:CharacterString&gt;</w:t>
      </w:r>
      <w:r w:rsidR="00CB3EB8" w:rsidRPr="00522388">
        <w:rPr>
          <w:highlight w:val="yellow"/>
        </w:rPr>
        <w:br/>
        <w:t xml:space="preserve">                            &lt;/gmd:postalCode&gt;</w:t>
      </w:r>
      <w:r w:rsidR="00CB3EB8" w:rsidRPr="00522388">
        <w:rPr>
          <w:highlight w:val="yellow"/>
        </w:rPr>
        <w:br/>
        <w:t xml:space="preserve">                            &lt;gmd:electronicMailAddress&gt;</w:t>
      </w:r>
      <w:r w:rsidR="00CB3EB8" w:rsidRPr="00522388">
        <w:rPr>
          <w:highlight w:val="yellow"/>
        </w:rPr>
        <w:br/>
        <w:t xml:space="preserve">                                &lt;gco:CharacterString&gt;</w:t>
      </w:r>
      <w:r w:rsidR="00CB3EB8" w:rsidRPr="00522388">
        <w:rPr>
          <w:rStyle w:val="XMLelementValueChar"/>
          <w:highlight w:val="yellow"/>
        </w:rPr>
        <w:t>metadata@azgs.az.gov</w:t>
      </w:r>
      <w:r w:rsidR="00CB3EB8" w:rsidRPr="00522388">
        <w:rPr>
          <w:highlight w:val="yellow"/>
        </w:rPr>
        <w:t>&lt;/gco:CharacterString&gt;</w:t>
      </w:r>
      <w:r w:rsidR="00CB3EB8" w:rsidRPr="00522388">
        <w:rPr>
          <w:highlight w:val="yellow"/>
        </w:rPr>
        <w:br/>
        <w:t xml:space="preserve">                            &lt;/gmd:electronicMailAddress&gt;</w:t>
      </w:r>
      <w:r w:rsidR="00CB3EB8" w:rsidRPr="00522388">
        <w:rPr>
          <w:highlight w:val="yellow"/>
        </w:rPr>
        <w:br/>
        <w:t xml:space="preserve">                        &lt;/gmd:CI_Address&gt;</w:t>
      </w:r>
      <w:r w:rsidR="00CB3EB8" w:rsidRPr="00522388">
        <w:rPr>
          <w:highlight w:val="yellow"/>
        </w:rPr>
        <w:br/>
        <w:t xml:space="preserve">                    &lt;/gmd:address&gt;</w:t>
      </w:r>
      <w:r w:rsidR="00CB3EB8" w:rsidRPr="00522388">
        <w:rPr>
          <w:highlight w:val="yellow"/>
        </w:rPr>
        <w:br/>
        <w:t xml:space="preserve">                &lt;/gmd:CI_Contact&gt;</w:t>
      </w:r>
      <w:r w:rsidR="00CB3EB8" w:rsidRPr="00522388">
        <w:rPr>
          <w:highlight w:val="yellow"/>
        </w:rPr>
        <w:br/>
        <w:t xml:space="preserve">            &lt;/gmd:contactInfo&gt;</w:t>
      </w:r>
      <w:r w:rsidR="00CB3EB8" w:rsidRPr="00522388">
        <w:rPr>
          <w:highlight w:val="yellow"/>
        </w:rPr>
        <w:br/>
        <w:t xml:space="preserve">            &lt;gmd:role&gt;</w:t>
      </w:r>
      <w:r w:rsidR="00CB3EB8" w:rsidRPr="00522388">
        <w:rPr>
          <w:highlight w:val="yellow"/>
        </w:rPr>
        <w:br/>
        <w:t xml:space="preserve">                &lt;gmd:CI_RoleCode </w:t>
      </w:r>
      <w:r w:rsidR="00CB3EB8" w:rsidRPr="00522388">
        <w:rPr>
          <w:rStyle w:val="XMLattributeChar0"/>
          <w:highlight w:val="yellow"/>
        </w:rPr>
        <w:t>codeList=</w:t>
      </w:r>
      <w:r w:rsidR="00CB3EB8" w:rsidRPr="00522388">
        <w:rPr>
          <w:rStyle w:val="XMLattributeValueChar"/>
          <w:highlight w:val="yellow"/>
        </w:rPr>
        <w:t>"</w:t>
      </w:r>
      <w:r w:rsidR="002A618A" w:rsidRPr="00522388">
        <w:rPr>
          <w:rStyle w:val="XMLattributeValueChar"/>
          <w:highlight w:val="yellow"/>
        </w:rPr>
        <w:t>http://www.isotc211.org/2005/resources/Codelist/gmxCodelists.xml</w:t>
      </w:r>
      <w:r w:rsidR="00CB3EB8" w:rsidRPr="00522388">
        <w:rPr>
          <w:rStyle w:val="XMLattributeValueChar"/>
          <w:highlight w:val="yellow"/>
        </w:rPr>
        <w:t>#CI_RoleCode"</w:t>
      </w:r>
      <w:r w:rsidR="00CB3EB8" w:rsidRPr="00522388">
        <w:rPr>
          <w:highlight w:val="yellow"/>
        </w:rPr>
        <w:t xml:space="preserve"> </w:t>
      </w:r>
      <w:r w:rsidR="00CB3EB8" w:rsidRPr="00522388">
        <w:rPr>
          <w:rStyle w:val="XMLattributeChar0"/>
          <w:highlight w:val="yellow"/>
        </w:rPr>
        <w:t>codeListValue=</w:t>
      </w:r>
      <w:r w:rsidR="00CB3EB8" w:rsidRPr="00522388">
        <w:rPr>
          <w:rStyle w:val="XMLattributeValueChar"/>
          <w:highlight w:val="yellow"/>
        </w:rPr>
        <w:t>"curator"</w:t>
      </w:r>
      <w:r w:rsidR="00CB3EB8" w:rsidRPr="00522388">
        <w:rPr>
          <w:highlight w:val="yellow"/>
        </w:rPr>
        <w:t>&gt;</w:t>
      </w:r>
      <w:r w:rsidR="00CB3EB8" w:rsidRPr="00522388">
        <w:rPr>
          <w:rStyle w:val="XMLelementValueChar"/>
          <w:highlight w:val="yellow"/>
        </w:rPr>
        <w:t>curator</w:t>
      </w:r>
      <w:r w:rsidR="00CB3EB8" w:rsidRPr="00522388">
        <w:rPr>
          <w:highlight w:val="yellow"/>
        </w:rPr>
        <w:t>&lt;/gmd:CI_RoleCode&gt;</w:t>
      </w:r>
      <w:r w:rsidR="00CB3EB8" w:rsidRPr="00522388">
        <w:rPr>
          <w:highlight w:val="yellow"/>
        </w:rPr>
        <w:br/>
      </w:r>
      <w:r w:rsidR="00CB3EB8" w:rsidRPr="00522388">
        <w:rPr>
          <w:highlight w:val="yellow"/>
        </w:rPr>
        <w:lastRenderedPageBreak/>
        <w:t xml:space="preserve">            &lt;/gmd:role&gt;</w:t>
      </w:r>
      <w:r w:rsidR="00CB3EB8" w:rsidRPr="00522388">
        <w:rPr>
          <w:highlight w:val="yellow"/>
        </w:rPr>
        <w:br/>
        <w:t xml:space="preserve">        &lt;/gmd:CI_ResponsibleParty&gt;</w:t>
      </w:r>
      <w:r w:rsidR="00CB3EB8" w:rsidRPr="00522388">
        <w:rPr>
          <w:highlight w:val="yellow"/>
        </w:rPr>
        <w:br/>
        <w:t xml:space="preserve">    &lt;/gfc:producer&gt;</w:t>
      </w:r>
      <w:r w:rsidR="00CB3EB8" w:rsidRPr="00522388">
        <w:rPr>
          <w:highlight w:val="yellow"/>
        </w:rPr>
        <w:br/>
      </w:r>
      <w:r w:rsidR="00CB3EB8" w:rsidRPr="00522388">
        <w:rPr>
          <w:rStyle w:val="XMLcommetnChar"/>
          <w:highlight w:val="yellow"/>
        </w:rPr>
        <w:t xml:space="preserve">    &lt;!-- mandatory 1..* --</w:t>
      </w:r>
      <w:r w:rsidR="00CB3EB8" w:rsidRPr="00522388">
        <w:rPr>
          <w:highlight w:val="yellow"/>
        </w:rPr>
        <w:t>&gt;</w:t>
      </w:r>
      <w:r w:rsidR="00CB3EB8" w:rsidRPr="00522388">
        <w:rPr>
          <w:highlight w:val="yellow"/>
        </w:rPr>
        <w:br/>
        <w:t xml:space="preserve">    &lt;gfc:featureType&gt;</w:t>
      </w:r>
      <w:r w:rsidR="00CB3EB8" w:rsidRPr="00522388">
        <w:rPr>
          <w:highlight w:val="yellow"/>
        </w:rPr>
        <w:br/>
      </w:r>
      <w:r w:rsidR="00CB3EB8" w:rsidRPr="00522388">
        <w:rPr>
          <w:rStyle w:val="XMLcommetnChar"/>
          <w:highlight w:val="yellow"/>
        </w:rPr>
        <w:t xml:space="preserve">        &lt;!-- the id attribute should be used as a fragment identifer in URLs for the feature catalog citation in ISO 19115 metadata --&gt;</w:t>
      </w:r>
      <w:r w:rsidR="00CB3EB8" w:rsidRPr="00522388">
        <w:rPr>
          <w:highlight w:val="yellow"/>
        </w:rPr>
        <w:br/>
        <w:t xml:space="preserve">        &lt;gfc:FC_FeatureType </w:t>
      </w:r>
      <w:r w:rsidR="00CB3EB8" w:rsidRPr="00522388">
        <w:rPr>
          <w:rStyle w:val="XMLattributeChar0"/>
          <w:highlight w:val="yellow"/>
        </w:rPr>
        <w:t>id=</w:t>
      </w:r>
      <w:r w:rsidR="00CB3EB8" w:rsidRPr="00522388">
        <w:rPr>
          <w:rStyle w:val="XMLattributeValueChar"/>
          <w:highlight w:val="yellow"/>
        </w:rPr>
        <w:t>"fragmentIdentifer"</w:t>
      </w:r>
      <w:r w:rsidR="00CB3EB8" w:rsidRPr="00522388">
        <w:rPr>
          <w:highlight w:val="yellow"/>
        </w:rPr>
        <w:t>&gt;</w:t>
      </w:r>
      <w:r w:rsidR="00CB3EB8" w:rsidRPr="00522388">
        <w:rPr>
          <w:highlight w:val="yellow"/>
        </w:rPr>
        <w:br/>
        <w:t xml:space="preserve">            &lt;!-- mandatory --&gt;</w:t>
      </w:r>
      <w:r w:rsidR="00CB3EB8" w:rsidRPr="00522388">
        <w:rPr>
          <w:highlight w:val="yellow"/>
        </w:rPr>
        <w:br/>
        <w:t xml:space="preserve">            &lt;gfc:typeName&gt;</w:t>
      </w:r>
      <w:r w:rsidR="00CB3EB8" w:rsidRPr="00522388">
        <w:rPr>
          <w:highlight w:val="yellow"/>
        </w:rPr>
        <w:br/>
        <w:t xml:space="preserve">                &lt;gco:LocalName&gt;</w:t>
      </w:r>
      <w:r w:rsidR="00CB3EB8" w:rsidRPr="00522388">
        <w:rPr>
          <w:rStyle w:val="XMLelementValueChar"/>
          <w:highlight w:val="yellow"/>
        </w:rPr>
        <w:t>Name of the feature</w:t>
      </w:r>
      <w:r w:rsidR="00CB3EB8" w:rsidRPr="00522388">
        <w:rPr>
          <w:highlight w:val="yellow"/>
        </w:rPr>
        <w:t>&lt;/gco:LocalName&gt;</w:t>
      </w:r>
      <w:r w:rsidR="00CB3EB8" w:rsidRPr="00522388">
        <w:rPr>
          <w:highlight w:val="yellow"/>
        </w:rPr>
        <w:br/>
        <w:t xml:space="preserve">            &lt;/gfc:typeName&gt;</w:t>
      </w:r>
      <w:r w:rsidR="00CB3EB8" w:rsidRPr="00522388">
        <w:rPr>
          <w:highlight w:val="yellow"/>
        </w:rPr>
        <w:br/>
        <w:t xml:space="preserve">            &lt;gfc:definition&gt;</w:t>
      </w:r>
      <w:r w:rsidR="00CB3EB8" w:rsidRPr="00522388">
        <w:rPr>
          <w:highlight w:val="yellow"/>
        </w:rPr>
        <w:br/>
        <w:t xml:space="preserve">                &lt;gco:CharacterString&gt;</w:t>
      </w:r>
      <w:r w:rsidR="00CB3EB8" w:rsidRPr="00522388">
        <w:rPr>
          <w:rStyle w:val="XMLelementValueChar"/>
          <w:highlight w:val="yellow"/>
        </w:rPr>
        <w:t>CTD Header Information</w:t>
      </w:r>
      <w:r w:rsidR="00CB3EB8" w:rsidRPr="00522388">
        <w:rPr>
          <w:highlight w:val="yellow"/>
        </w:rPr>
        <w:t>&lt;/gco:CharacterString&gt;</w:t>
      </w:r>
      <w:r w:rsidR="00CB3EB8" w:rsidRPr="00522388">
        <w:rPr>
          <w:highlight w:val="yellow"/>
        </w:rPr>
        <w:br/>
        <w:t xml:space="preserve">            &lt;/gfc:definition&gt;</w:t>
      </w:r>
      <w:r w:rsidR="00CB3EB8" w:rsidRPr="00522388">
        <w:rPr>
          <w:highlight w:val="yellow"/>
        </w:rPr>
        <w:br/>
        <w:t xml:space="preserve">            &lt;gfc:code&gt;</w:t>
      </w:r>
      <w:r w:rsidR="00CB3EB8" w:rsidRPr="00522388">
        <w:rPr>
          <w:highlight w:val="yellow"/>
        </w:rPr>
        <w:br/>
        <w:t xml:space="preserve">                &lt;gco:CharacterString&gt;</w:t>
      </w:r>
      <w:r w:rsidR="00CB3EB8" w:rsidRPr="00522388">
        <w:rPr>
          <w:rStyle w:val="XMLelementValueChar"/>
          <w:highlight w:val="yellow"/>
        </w:rPr>
        <w:t>URI for feature type--handy if there is a registry</w:t>
      </w:r>
      <w:r w:rsidR="00CB3EB8" w:rsidRPr="00522388">
        <w:rPr>
          <w:highlight w:val="yellow"/>
        </w:rPr>
        <w:t>&lt;/gco:CharacterString&gt;</w:t>
      </w:r>
      <w:r w:rsidR="00CB3EB8" w:rsidRPr="00522388">
        <w:rPr>
          <w:highlight w:val="yellow"/>
        </w:rPr>
        <w:br/>
        <w:t xml:space="preserve">            &lt;/gfc:code&gt;</w:t>
      </w:r>
      <w:r w:rsidR="00CB3EB8" w:rsidRPr="00522388">
        <w:rPr>
          <w:highlight w:val="yellow"/>
        </w:rPr>
        <w:br/>
        <w:t xml:space="preserve">            &lt;!-- mandatory. Indicates if the feature type is abstract or not. default is FALSE--&gt;</w:t>
      </w:r>
      <w:r w:rsidR="00CB3EB8" w:rsidRPr="00522388">
        <w:rPr>
          <w:highlight w:val="yellow"/>
        </w:rPr>
        <w:br/>
        <w:t xml:space="preserve">            &lt;gfc:isAbstract&gt;</w:t>
      </w:r>
      <w:r w:rsidR="00CB3EB8" w:rsidRPr="00522388">
        <w:rPr>
          <w:highlight w:val="yellow"/>
        </w:rPr>
        <w:br/>
        <w:t xml:space="preserve">                &lt;gco:Boolean&gt;</w:t>
      </w:r>
      <w:r w:rsidR="00CB3EB8" w:rsidRPr="00522388">
        <w:rPr>
          <w:rStyle w:val="XMLelementValueChar"/>
          <w:highlight w:val="yellow"/>
        </w:rPr>
        <w:t>false</w:t>
      </w:r>
      <w:r w:rsidR="00CB3EB8" w:rsidRPr="00522388">
        <w:rPr>
          <w:highlight w:val="yellow"/>
        </w:rPr>
        <w:t>&lt;/gco:Boolean&gt;</w:t>
      </w:r>
      <w:r w:rsidR="00CB3EB8" w:rsidRPr="00522388">
        <w:rPr>
          <w:highlight w:val="yellow"/>
        </w:rPr>
        <w:br/>
        <w:t xml:space="preserve">            &lt;/gfc:isAbstract&gt;</w:t>
      </w:r>
    </w:p>
    <w:p w14:paraId="777EE593" w14:textId="77777777" w:rsidR="00134EBE" w:rsidRPr="00522388" w:rsidRDefault="00CB3EB8" w:rsidP="000255A8">
      <w:pPr>
        <w:pStyle w:val="XMLelement0"/>
        <w:rPr>
          <w:highlight w:val="yellow"/>
        </w:rPr>
      </w:pPr>
      <w:r w:rsidRPr="00522388">
        <w:rPr>
          <w:rStyle w:val="XMLcommetnChar"/>
          <w:highlight w:val="yellow"/>
        </w:rPr>
        <w:t xml:space="preserve"> &lt;!-- mandatory. pointer to containing catalog; UUID is defined in root element for this catalog--&gt;</w:t>
      </w:r>
      <w:r w:rsidRPr="00522388">
        <w:rPr>
          <w:highlight w:val="yellow"/>
        </w:rPr>
        <w:br/>
        <w:t xml:space="preserve">            &lt;gfc:featureCatalogue </w:t>
      </w:r>
      <w:r w:rsidRPr="00522388">
        <w:rPr>
          <w:rStyle w:val="XMLattributeChar0"/>
          <w:highlight w:val="yellow"/>
        </w:rPr>
        <w:t>uuidref=</w:t>
      </w:r>
      <w:r w:rsidRPr="00522388">
        <w:rPr>
          <w:rStyle w:val="XMLattributeValueChar"/>
          <w:highlight w:val="yellow"/>
        </w:rPr>
        <w:t>"87ffdfd0-775a-11e0-a1f0-0800200c9a66"</w:t>
      </w:r>
      <w:r w:rsidRPr="00522388">
        <w:rPr>
          <w:highlight w:val="yellow"/>
        </w:rPr>
        <w:t>/&gt;</w:t>
      </w:r>
      <w:r w:rsidRPr="00522388">
        <w:rPr>
          <w:highlight w:val="yellow"/>
        </w:rPr>
        <w:br/>
        <w:t xml:space="preserve">            &lt;gfc:carrierOfCharacteristics&gt;</w:t>
      </w:r>
      <w:r w:rsidRPr="00522388">
        <w:rPr>
          <w:highlight w:val="yellow"/>
        </w:rPr>
        <w:br/>
        <w:t xml:space="preserve">                &lt;gfc:FC_FeatureAttribute&gt;</w:t>
      </w:r>
      <w:r w:rsidRPr="00522388">
        <w:rPr>
          <w:highlight w:val="yellow"/>
        </w:rPr>
        <w:br/>
      </w:r>
      <w:r w:rsidRPr="00522388">
        <w:rPr>
          <w:rStyle w:val="XMLcommetnChar"/>
          <w:highlight w:val="yellow"/>
        </w:rPr>
        <w:t xml:space="preserve">                    &lt;!-- mandatory --&gt;</w:t>
      </w:r>
      <w:r w:rsidRPr="00522388">
        <w:rPr>
          <w:highlight w:val="yellow"/>
        </w:rPr>
        <w:br/>
        <w:t xml:space="preserve">                    &lt;gfc:memberName&gt;</w:t>
      </w:r>
      <w:r w:rsidRPr="00522388">
        <w:rPr>
          <w:highlight w:val="yellow"/>
        </w:rPr>
        <w:br/>
        <w:t xml:space="preserve">                        &lt;gco:LocalName&gt;</w:t>
      </w:r>
      <w:r w:rsidRPr="00522388">
        <w:rPr>
          <w:rStyle w:val="XMLelementValueChar"/>
          <w:highlight w:val="yellow"/>
        </w:rPr>
        <w:t>Name of attribute1</w:t>
      </w:r>
      <w:r w:rsidRPr="00522388">
        <w:rPr>
          <w:highlight w:val="yellow"/>
        </w:rPr>
        <w:t>&lt;/gco:LocalName&gt;</w:t>
      </w:r>
      <w:r w:rsidRPr="00522388">
        <w:rPr>
          <w:highlight w:val="yellow"/>
        </w:rPr>
        <w:br/>
        <w:t xml:space="preserve">                    &lt;/gfc:memberName&gt;</w:t>
      </w:r>
      <w:r w:rsidRPr="00522388">
        <w:rPr>
          <w:highlight w:val="yellow"/>
        </w:rPr>
        <w:br/>
        <w:t xml:space="preserve">                    &lt;gfc:definition&gt;</w:t>
      </w:r>
      <w:r w:rsidRPr="00522388">
        <w:rPr>
          <w:highlight w:val="yellow"/>
        </w:rPr>
        <w:br/>
        <w:t xml:space="preserve">                        &lt;gco:CharacterString&gt;</w:t>
      </w:r>
      <w:r w:rsidRPr="00522388">
        <w:rPr>
          <w:rStyle w:val="XMLelementValueChar"/>
          <w:highlight w:val="yellow"/>
        </w:rPr>
        <w:t>explanation of attribute 1</w:t>
      </w:r>
      <w:r w:rsidRPr="00522388">
        <w:rPr>
          <w:highlight w:val="yellow"/>
        </w:rPr>
        <w:t>&lt;/gco:CharacterString&gt;</w:t>
      </w:r>
      <w:r w:rsidRPr="00522388">
        <w:rPr>
          <w:highlight w:val="yellow"/>
        </w:rPr>
        <w:br/>
        <w:t xml:space="preserve">                    &lt;/gfc:definition&gt;</w:t>
      </w:r>
      <w:r w:rsidRPr="00522388">
        <w:rPr>
          <w:highlight w:val="yellow"/>
        </w:rPr>
        <w:br/>
      </w:r>
      <w:r w:rsidRPr="00522388">
        <w:rPr>
          <w:rStyle w:val="XMLcommetnChar"/>
          <w:highlight w:val="yellow"/>
        </w:rPr>
        <w:t xml:space="preserve">                    &lt;!-- mandatory --&gt;</w:t>
      </w:r>
      <w:r w:rsidRPr="00522388">
        <w:rPr>
          <w:highlight w:val="yellow"/>
        </w:rPr>
        <w:br/>
        <w:t xml:space="preserve">                    &lt;gfc:cardinality&gt;</w:t>
      </w:r>
      <w:r w:rsidRPr="00522388">
        <w:rPr>
          <w:highlight w:val="yellow"/>
        </w:rPr>
        <w:br/>
        <w:t xml:space="preserve">                        &lt;gco:Multiplicity&gt;</w:t>
      </w:r>
      <w:r w:rsidRPr="00522388">
        <w:rPr>
          <w:highlight w:val="yellow"/>
        </w:rPr>
        <w:br/>
        <w:t xml:space="preserve">                            &lt;gco:range&gt;</w:t>
      </w:r>
      <w:r w:rsidRPr="00522388">
        <w:rPr>
          <w:highlight w:val="yellow"/>
        </w:rPr>
        <w:br/>
        <w:t xml:space="preserve">                                &lt;gco:MultiplicityRange&gt;</w:t>
      </w:r>
      <w:r w:rsidRPr="00522388">
        <w:rPr>
          <w:highlight w:val="yellow"/>
        </w:rPr>
        <w:br/>
        <w:t xml:space="preserve">                                    &lt;gco:lower&gt;</w:t>
      </w:r>
      <w:r w:rsidRPr="00522388">
        <w:rPr>
          <w:highlight w:val="yellow"/>
        </w:rPr>
        <w:br/>
        <w:t xml:space="preserve">                                        &lt;gco:Integer&gt;</w:t>
      </w:r>
      <w:r w:rsidRPr="00522388">
        <w:rPr>
          <w:rStyle w:val="XMLelementValueChar"/>
          <w:highlight w:val="yellow"/>
        </w:rPr>
        <w:t>0</w:t>
      </w:r>
      <w:r w:rsidRPr="00522388">
        <w:rPr>
          <w:highlight w:val="yellow"/>
        </w:rPr>
        <w:t>&lt;/gco:Integer&gt;</w:t>
      </w:r>
      <w:r w:rsidRPr="00522388">
        <w:rPr>
          <w:highlight w:val="yellow"/>
        </w:rPr>
        <w:br/>
        <w:t xml:space="preserve">                                    &lt;/gco:lower&gt;</w:t>
      </w:r>
      <w:r w:rsidRPr="00522388">
        <w:rPr>
          <w:highlight w:val="yellow"/>
        </w:rPr>
        <w:br/>
        <w:t xml:space="preserve">                                    &lt;gco:upper&gt;</w:t>
      </w:r>
      <w:r w:rsidRPr="00522388">
        <w:rPr>
          <w:highlight w:val="yellow"/>
        </w:rPr>
        <w:br/>
        <w:t xml:space="preserve">  </w:t>
      </w:r>
      <w:r w:rsidRPr="00522388">
        <w:rPr>
          <w:rStyle w:val="XMLcommetnChar"/>
          <w:highlight w:val="yellow"/>
        </w:rPr>
        <w:t xml:space="preserve"> &lt;!-- I guess this is how one would say as many as you want... --&gt;</w:t>
      </w:r>
      <w:r w:rsidRPr="00522388">
        <w:rPr>
          <w:highlight w:val="yellow"/>
        </w:rPr>
        <w:br/>
        <w:t xml:space="preserve">        </w:t>
      </w:r>
      <w:r w:rsidR="00134EBE" w:rsidRPr="00522388">
        <w:rPr>
          <w:highlight w:val="yellow"/>
        </w:rPr>
        <w:t xml:space="preserve">                              </w:t>
      </w:r>
      <w:r w:rsidRPr="00522388">
        <w:rPr>
          <w:highlight w:val="yellow"/>
        </w:rPr>
        <w:t xml:space="preserve">&lt;gco:UnlimitedInteger </w:t>
      </w:r>
      <w:r w:rsidR="00134EBE" w:rsidRPr="00522388">
        <w:rPr>
          <w:highlight w:val="yellow"/>
        </w:rPr>
        <w:t>i</w:t>
      </w:r>
      <w:r w:rsidRPr="00522388">
        <w:rPr>
          <w:highlight w:val="yellow"/>
        </w:rPr>
        <w:t>sInfinite="true"&gt;</w:t>
      </w:r>
      <w:r w:rsidR="00134EBE" w:rsidRPr="00522388">
        <w:rPr>
          <w:highlight w:val="yellow"/>
        </w:rPr>
        <w:t xml:space="preserve"> </w:t>
      </w:r>
    </w:p>
    <w:p w14:paraId="5A3A1D8E" w14:textId="77777777" w:rsidR="00134EBE" w:rsidRPr="00522388" w:rsidRDefault="00134EBE"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5</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&lt;/gfc:cardinality&gt;</w:t>
      </w:r>
      <w:r w:rsidR="00CB3EB8" w:rsidRPr="00522388">
        <w:rPr>
          <w:highlight w:val="yellow"/>
        </w:rPr>
        <w:br/>
        <w:t xml:space="preserve">     </w:t>
      </w:r>
      <w:r w:rsidR="00CB3EB8" w:rsidRPr="00522388">
        <w:rPr>
          <w:rStyle w:val="XMLcommetnChar"/>
          <w:highlight w:val="yellow"/>
        </w:rPr>
        <w:t xml:space="preserve">               &lt;!-- optional --&gt;</w:t>
      </w:r>
      <w:r w:rsidR="00CB3EB8" w:rsidRPr="00522388">
        <w:rPr>
          <w:highlight w:val="yellow"/>
        </w:rPr>
        <w:br/>
      </w:r>
      <w:r w:rsidR="00CB3EB8" w:rsidRPr="00522388">
        <w:rPr>
          <w:highlight w:val="yellow"/>
        </w:rPr>
        <w:lastRenderedPageBreak/>
        <w:t xml:space="preserve">                    &lt;gfc:definitionReference&gt;</w:t>
      </w:r>
      <w:r w:rsidR="00CB3EB8" w:rsidRPr="00522388">
        <w:rPr>
          <w:highlight w:val="yellow"/>
        </w:rPr>
        <w:br/>
        <w:t xml:space="preserve">                        &lt;gfc:FC_DefinitionReference&gt;</w:t>
      </w:r>
      <w:r w:rsidR="00CB3EB8" w:rsidRPr="00522388">
        <w:rPr>
          <w:highlight w:val="yellow"/>
        </w:rPr>
        <w:br/>
        <w:t xml:space="preserve">                            &lt;gfc:definitionSource&gt;</w:t>
      </w:r>
      <w:r w:rsidR="00CB3EB8" w:rsidRPr="00522388">
        <w:rPr>
          <w:highlight w:val="yellow"/>
        </w:rPr>
        <w:br/>
        <w:t xml:space="preserve">                                &lt;gfc:FC_DefinitionSource&gt;</w:t>
      </w:r>
      <w:r w:rsidR="000255A8" w:rsidRPr="00522388">
        <w:rPr>
          <w:highlight w:val="yellow"/>
        </w:rPr>
        <w:br/>
        <w:t xml:space="preserve">            </w:t>
      </w:r>
      <w:r w:rsidR="00CB3EB8" w:rsidRPr="00522388">
        <w:rPr>
          <w:rStyle w:val="XMLcommetnChar"/>
          <w:highlight w:val="yellow"/>
        </w:rPr>
        <w:t>&lt;!-- most likely this will be the same as the citation for the catalog producer --&gt;</w:t>
      </w:r>
      <w:r w:rsidR="00CB3EB8" w:rsidRPr="00522388">
        <w:rPr>
          <w:highlight w:val="yellow"/>
        </w:rPr>
        <w:br/>
        <w:t xml:space="preserve">                                    &lt;gfc:source</w:t>
      </w:r>
      <w:r w:rsidR="00CB3EB8" w:rsidRPr="00522388">
        <w:rPr>
          <w:highlight w:val="yellow"/>
        </w:rPr>
        <w:br/>
        <w:t xml:space="preserve">                                        </w:t>
      </w:r>
      <w:r w:rsidR="00CB3EB8" w:rsidRPr="00522388">
        <w:rPr>
          <w:rStyle w:val="XMLattributeChar0"/>
          <w:highlight w:val="yellow"/>
        </w:rPr>
        <w:t>xlink:href=</w:t>
      </w:r>
      <w:r w:rsidR="00CB3EB8" w:rsidRPr="00522388">
        <w:rPr>
          <w:rStyle w:val="XMLattributeValueChar"/>
          <w:highlight w:val="yellow"/>
        </w:rPr>
        <w:t>"#UUID of citation for containing catalog"</w:t>
      </w:r>
      <w:r w:rsidR="00CB3EB8" w:rsidRPr="00522388">
        <w:rPr>
          <w:highlight w:val="yellow"/>
        </w:rPr>
        <w:t>/&gt;</w:t>
      </w:r>
      <w:r w:rsidR="00CB3EB8" w:rsidRPr="00522388">
        <w:rPr>
          <w:highlight w:val="yellow"/>
        </w:rPr>
        <w:br/>
        <w:t xml:space="preserve">                                &lt;/gfc:FC_DefinitionSource&gt;</w:t>
      </w:r>
      <w:r w:rsidR="00CB3EB8" w:rsidRPr="00522388">
        <w:rPr>
          <w:highlight w:val="yellow"/>
        </w:rPr>
        <w:br/>
        <w:t xml:space="preserve">                            &lt;/gfc:definitionSource&gt;</w:t>
      </w:r>
      <w:r w:rsidR="00CB3EB8" w:rsidRPr="00522388">
        <w:rPr>
          <w:highlight w:val="yellow"/>
        </w:rPr>
        <w:br/>
        <w:t xml:space="preserve">                        &lt;/gfc:FC_DefinitionReference&gt;</w:t>
      </w:r>
      <w:r w:rsidR="00CB3EB8" w:rsidRPr="00522388">
        <w:rPr>
          <w:highlight w:val="yellow"/>
        </w:rPr>
        <w:br/>
        <w:t xml:space="preserve">                    &lt;/gfc:definitionReference&gt;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&lt;code&gt;</w:t>
      </w:r>
      <w:r w:rsidR="000255A8" w:rsidRPr="00522388">
        <w:rPr>
          <w:highlight w:val="yellow"/>
        </w:rPr>
        <w:br/>
        <w:t xml:space="preserve">                      </w:t>
      </w:r>
      <w:r w:rsidR="00CB3EB8" w:rsidRPr="00522388">
        <w:rPr>
          <w:highlight w:val="yellow"/>
        </w:rPr>
        <w:t>&lt;gco:CharacterString&gt;</w:t>
      </w:r>
    </w:p>
    <w:p w14:paraId="028CB2D2" w14:textId="77777777" w:rsidR="00134EBE" w:rsidRPr="00522388" w:rsidRDefault="00134EBE" w:rsidP="00715102">
      <w:pPr>
        <w:rPr>
          <w:rStyle w:val="XMLelementValueChar"/>
          <w:rFonts w:cs="Arial"/>
          <w:szCs w:val="22"/>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rFonts w:cs="Arial"/>
          <w:szCs w:val="22"/>
          <w:highlight w:val="yellow"/>
        </w:rPr>
        <w:t>URI for this attribute if it is registered somewhere</w:t>
      </w:r>
    </w:p>
    <w:p w14:paraId="6AB4DAC8" w14:textId="77777777" w:rsidR="00134EBE"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t xml:space="preserve"> </w:t>
      </w:r>
      <w:r w:rsidR="00CB3EB8" w:rsidRPr="00522388">
        <w:rPr>
          <w:highlight w:val="yellow"/>
        </w:rPr>
        <w:t>&lt;/gco:CharacterString&gt;</w:t>
      </w:r>
      <w:r w:rsidR="00CB3EB8" w:rsidRPr="00522388">
        <w:rPr>
          <w:highlight w:val="yellow"/>
        </w:rPr>
        <w:br/>
        <w:t xml:space="preserve">                    &lt;/code&gt;</w:t>
      </w:r>
      <w:r w:rsidR="00CB3EB8" w:rsidRPr="00522388">
        <w:rPr>
          <w:highlight w:val="yellow"/>
        </w:rPr>
        <w:br/>
        <w:t xml:space="preserve">                      &lt;/gfc:valueMeasurementUnit&gt;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&lt;valueType&gt;</w:t>
      </w:r>
      <w:r w:rsidR="00CB3EB8" w:rsidRPr="00522388">
        <w:rPr>
          <w:highlight w:val="yellow"/>
        </w:rPr>
        <w:br/>
        <w:t xml:space="preserve">                        &lt;gco:TypeName&gt;</w:t>
      </w:r>
      <w:r w:rsidR="000255A8" w:rsidRPr="00522388">
        <w:rPr>
          <w:highlight w:val="yellow"/>
        </w:rPr>
        <w:br/>
        <w:t xml:space="preserve">              </w:t>
      </w:r>
      <w:r w:rsidR="00CB3EB8" w:rsidRPr="00522388">
        <w:rPr>
          <w:highlight w:val="yellow"/>
        </w:rPr>
        <w:t xml:space="preserve"> </w:t>
      </w:r>
      <w:r w:rsidR="00CB3EB8" w:rsidRPr="00522388">
        <w:rPr>
          <w:rStyle w:val="XMLcommetnChar"/>
          <w:highlight w:val="yellow"/>
        </w:rPr>
        <w:t>&lt;!-- its unclear how this scheme is supposed to be used for complex datatypes --&gt;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&lt;gco:CharacterString&gt;</w:t>
      </w:r>
    </w:p>
    <w:p w14:paraId="373A2937" w14:textId="77777777" w:rsidR="00134EBE" w:rsidRPr="00522388" w:rsidRDefault="00134EBE"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datatype name for quantifying this attribute</w:t>
      </w:r>
      <w:r w:rsidRPr="00522388">
        <w:rPr>
          <w:rStyle w:val="XMLelementValueChar"/>
          <w:highlight w:val="yellow"/>
        </w:rPr>
        <w:t xml:space="preserve"> </w:t>
      </w:r>
      <w:r w:rsidR="00CB3EB8" w:rsidRPr="00522388">
        <w:rPr>
          <w:rStyle w:val="XMLelementValueChar"/>
          <w:highlight w:val="yellow"/>
        </w:rPr>
        <w:t>suggest using xs:types if applicable, but might be URI for a complex element</w:t>
      </w:r>
    </w:p>
    <w:p w14:paraId="4D4BE571" w14:textId="77777777" w:rsidR="000255A8"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rStyle w:val="XMLcommetnChar"/>
          <w:highlight w:val="yellow"/>
        </w:rPr>
        <w:t>&lt;!-- if valueType is an enumeration, there may be collection of FC_listedValues documenting the choices  --&gt;</w:t>
      </w:r>
      <w:r w:rsidR="00CB3EB8" w:rsidRPr="00522388">
        <w:rPr>
          <w:highlight w:val="yellow"/>
        </w:rPr>
        <w:br/>
        <w:t xml:space="preserve">                &lt;/gfc:FC_FeatureAttribute&gt;</w:t>
      </w:r>
      <w:r w:rsidR="00CB3EB8" w:rsidRPr="00522388">
        <w:rPr>
          <w:highlight w:val="yellow"/>
        </w:rPr>
        <w:br/>
        <w:t xml:space="preserve">            &lt;/gfc:carrierOfCharacteristics&gt;</w:t>
      </w:r>
      <w:r w:rsidR="00CB3EB8" w:rsidRPr="00522388">
        <w:rPr>
          <w:highlight w:val="yellow"/>
        </w:rPr>
        <w:br/>
        <w:t xml:space="preserve">            &lt;carrierOfCharacteristics&gt;</w:t>
      </w:r>
      <w:r w:rsidR="00CB3EB8" w:rsidRPr="00522388">
        <w:rPr>
          <w:highlight w:val="yellow"/>
        </w:rPr>
        <w:br/>
        <w:t xml:space="preserve">                &lt;FC_FeatureAttribute&gt;</w:t>
      </w:r>
      <w:r w:rsidR="00CB3EB8" w:rsidRPr="00522388">
        <w:rPr>
          <w:highlight w:val="yellow"/>
        </w:rPr>
        <w:br/>
        <w:t xml:space="preserve">                    &lt;memberName&gt;</w:t>
      </w:r>
    </w:p>
    <w:p w14:paraId="73ADFE4F" w14:textId="77777777"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 xml:space="preserve">&lt;gco:LocalName </w:t>
      </w:r>
      <w:r w:rsidR="00CB3EB8" w:rsidRPr="00522388">
        <w:rPr>
          <w:rStyle w:val="XMLattributeChar0"/>
          <w:highlight w:val="yellow"/>
        </w:rPr>
        <w:t>codeSpace=</w:t>
      </w:r>
      <w:r w:rsidR="00CB3EB8" w:rsidRPr="00522388">
        <w:rPr>
          <w:rStyle w:val="XMLattributeValueChar"/>
          <w:highlight w:val="yellow"/>
        </w:rPr>
        <w:t>"http://stategeothermaldata.org/uri-gin/aasg/xmlschema/activefault/1.2"</w:t>
      </w:r>
      <w:r w:rsidR="00CB3EB8" w:rsidRPr="00522388">
        <w:rPr>
          <w:highlight w:val="yellow"/>
        </w:rPr>
        <w:t>&gt;</w:t>
      </w:r>
      <w:r w:rsidR="00CB3EB8" w:rsidRPr="00522388">
        <w:rPr>
          <w:rStyle w:val="XMLelementValueChar"/>
          <w:highlight w:val="yellow"/>
        </w:rPr>
        <w:t>FeatureURI</w:t>
      </w:r>
      <w:r w:rsidR="00CB3EB8" w:rsidRPr="00522388">
        <w:rPr>
          <w:highlight w:val="yellow"/>
        </w:rPr>
        <w:t>&lt;/gco:LocalName&gt;</w:t>
      </w:r>
    </w:p>
    <w:p w14:paraId="750209DE" w14:textId="77777777"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&lt;/memberName&gt;</w:t>
      </w:r>
      <w:r w:rsidR="00CB3EB8" w:rsidRPr="00522388">
        <w:rPr>
          <w:highlight w:val="yellow"/>
        </w:rPr>
        <w:br/>
        <w:t xml:space="preserve">                    &lt;definition&gt;</w:t>
      </w:r>
    </w:p>
    <w:p w14:paraId="6A417C83" w14:textId="77777777"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p>
    <w:p w14:paraId="6D5298F6" w14:textId="77777777" w:rsidR="000255A8" w:rsidRPr="00522388" w:rsidRDefault="000255A8" w:rsidP="000255A8">
      <w:pPr>
        <w:pStyle w:val="XMLelement0"/>
        <w:ind w:left="2340" w:hanging="234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unique identifier for this feature. Best practice is to define an http URI that will dereference to a normative description of the feature</w:t>
      </w:r>
    </w:p>
    <w:p w14:paraId="14C2FA60" w14:textId="77777777" w:rsidR="000255A8" w:rsidRPr="00522388" w:rsidRDefault="000255A8" w:rsidP="000255A8">
      <w:pPr>
        <w:pStyle w:val="XMLelement0"/>
        <w:ind w:left="2340" w:hanging="234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p>
    <w:p w14:paraId="170BE2A9" w14:textId="77777777"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&lt;/definition&gt;</w:t>
      </w:r>
      <w:r w:rsidR="00CB3EB8" w:rsidRPr="00522388">
        <w:rPr>
          <w:highlight w:val="yellow"/>
        </w:rPr>
        <w:br/>
        <w:t xml:space="preserve">                    &lt;cardinality&gt;</w:t>
      </w:r>
      <w:r w:rsidR="00CB3EB8" w:rsidRPr="00522388">
        <w:rPr>
          <w:highlight w:val="yellow"/>
        </w:rPr>
        <w:br/>
        <w:t xml:space="preserve">                        &lt;gco:Multiplicity&gt;</w:t>
      </w:r>
      <w:r w:rsidR="00CB3EB8" w:rsidRPr="00522388">
        <w:rPr>
          <w:highlight w:val="yellow"/>
        </w:rPr>
        <w:br/>
        <w:t xml:space="preserve">                            &lt;gco:range&gt;</w:t>
      </w:r>
      <w:r w:rsidR="00CB3EB8" w:rsidRPr="00522388">
        <w:rPr>
          <w:highlight w:val="yellow"/>
        </w:rPr>
        <w:br/>
        <w:t xml:space="preserve">                                &lt;gco:MultiplicityRange&gt;</w:t>
      </w:r>
      <w:r w:rsidR="00CB3EB8" w:rsidRPr="00522388">
        <w:rPr>
          <w:highlight w:val="yellow"/>
        </w:rPr>
        <w:br/>
      </w:r>
      <w:r w:rsidR="00CB3EB8" w:rsidRPr="00522388">
        <w:rPr>
          <w:highlight w:val="yellow"/>
        </w:rPr>
        <w:lastRenderedPageBreak/>
        <w:t xml:space="preserve">                                    &lt;gco:lower&gt;</w:t>
      </w:r>
      <w:r w:rsidR="00CB3EB8" w:rsidRPr="00522388">
        <w:rPr>
          <w:highlight w:val="yellow"/>
        </w:rPr>
        <w:br/>
        <w:t xml:space="preserve">                                        &lt;gco:Integer&gt;</w:t>
      </w:r>
      <w:r w:rsidR="00CB3EB8" w:rsidRPr="00522388">
        <w:rPr>
          <w:rStyle w:val="XMLelementValueChar"/>
          <w:highlight w:val="yellow"/>
        </w:rPr>
        <w:t>1</w:t>
      </w:r>
      <w:r w:rsidR="00CB3EB8" w:rsidRPr="00522388">
        <w:rPr>
          <w:highlight w:val="yellow"/>
        </w:rPr>
        <w:t>&lt;/gco:Integer&gt;</w:t>
      </w:r>
      <w:r w:rsidR="00CB3EB8" w:rsidRPr="00522388">
        <w:rPr>
          <w:highlight w:val="yellow"/>
        </w:rPr>
        <w:br/>
        <w:t xml:space="preserve">                                    &lt;/gco:lower&gt;</w:t>
      </w:r>
      <w:r w:rsidR="00CB3EB8" w:rsidRPr="00522388">
        <w:rPr>
          <w:highlight w:val="yellow"/>
        </w:rPr>
        <w:br/>
        <w:t xml:space="preserve">                                    &lt;gco:upper&gt;</w:t>
      </w:r>
      <w:r w:rsidR="00CB3EB8" w:rsidRPr="00522388">
        <w:rPr>
          <w:highlight w:val="yellow"/>
        </w:rPr>
        <w:br/>
        <w:t xml:space="preserve">                                        &lt;gco:UnlimitedInteger&gt;</w:t>
      </w:r>
      <w:r w:rsidR="00CB3EB8" w:rsidRPr="00522388">
        <w:rPr>
          <w:rStyle w:val="XMLelementValueChar"/>
          <w:highlight w:val="yellow"/>
        </w:rPr>
        <w:t>1</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&lt;/cardinality&gt;</w:t>
      </w:r>
      <w:r w:rsidR="00CB3EB8" w:rsidRPr="00522388">
        <w:rPr>
          <w:highlight w:val="yellow"/>
        </w:rPr>
        <w:br/>
        <w:t xml:space="preserve">                    &lt;valueType&gt;</w:t>
      </w:r>
      <w:r w:rsidR="00CB3EB8" w:rsidRPr="00522388">
        <w:rPr>
          <w:highlight w:val="yellow"/>
        </w:rPr>
        <w:br/>
        <w:t xml:space="preserve">                        &lt;gco:TypeName&gt;</w:t>
      </w:r>
      <w:r w:rsidR="00CB3EB8" w:rsidRPr="00522388">
        <w:rPr>
          <w:highlight w:val="yellow"/>
        </w:rPr>
        <w:br/>
        <w:t xml:space="preserve">                           </w:t>
      </w:r>
      <w:r w:rsidRPr="00522388">
        <w:rPr>
          <w:highlight w:val="yellow"/>
        </w:rPr>
        <w:t>&lt;</w:t>
      </w:r>
      <w:r w:rsidR="005839E4" w:rsidRPr="00522388">
        <w:rPr>
          <w:highlight w:val="yellow"/>
        </w:rPr>
        <w:t>gco:</w:t>
      </w:r>
      <w:r w:rsidR="00CB3EB8" w:rsidRPr="00522388">
        <w:rPr>
          <w:highlight w:val="yellow"/>
        </w:rPr>
        <w:t>Name&gt;</w:t>
      </w:r>
    </w:p>
    <w:p w14:paraId="3E032032" w14:textId="77777777"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r w:rsidR="00CB3EB8" w:rsidRPr="00522388">
        <w:rPr>
          <w:rStyle w:val="XMLelementValueChar"/>
          <w:highlight w:val="yellow"/>
        </w:rPr>
        <w:t>xs:string</w:t>
      </w:r>
      <w:r w:rsidR="00CB3EB8" w:rsidRPr="00522388">
        <w:rPr>
          <w:highlight w:val="yellow"/>
        </w:rPr>
        <w:t>&lt;/gco:CharacterString&gt;</w:t>
      </w:r>
    </w:p>
    <w:p w14:paraId="18F6FDDA" w14:textId="77777777" w:rsidR="00CB3EB8" w:rsidRDefault="000255A8" w:rsidP="000255A8">
      <w:pPr>
        <w:pStyle w:val="XMLelement0"/>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5839E4" w:rsidRPr="00522388">
        <w:rPr>
          <w:highlight w:val="yellow"/>
        </w:rPr>
        <w:t>&lt;/gco: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t xml:space="preserve">                &lt;/FC_FeatureAttribute&gt;</w:t>
      </w:r>
      <w:r w:rsidR="00CB3EB8" w:rsidRPr="00522388">
        <w:rPr>
          <w:highlight w:val="yellow"/>
        </w:rPr>
        <w:br/>
        <w:t xml:space="preserve">            &lt;/carrierOfCharacteristics&gt;</w:t>
      </w:r>
      <w:r w:rsidR="00CB3EB8" w:rsidRPr="00522388">
        <w:rPr>
          <w:highlight w:val="yellow"/>
        </w:rPr>
        <w:br/>
        <w:t xml:space="preserve">           </w:t>
      </w:r>
      <w:r w:rsidR="00CB3EB8" w:rsidRPr="00522388">
        <w:rPr>
          <w:rStyle w:val="XMLcommetnChar"/>
          <w:highlight w:val="yellow"/>
        </w:rPr>
        <w:t xml:space="preserve"> &lt;!-- other attributes  --&gt;</w:t>
      </w:r>
      <w:r w:rsidR="00CB3EB8" w:rsidRPr="00522388">
        <w:rPr>
          <w:highlight w:val="yellow"/>
        </w:rPr>
        <w:br/>
        <w:t xml:space="preserve">        &lt;/gfc:FC_FeatureType&gt;</w:t>
      </w:r>
      <w:r w:rsidR="00CB3EB8" w:rsidRPr="00522388">
        <w:rPr>
          <w:highlight w:val="yellow"/>
        </w:rPr>
        <w:br/>
        <w:t xml:space="preserve">    &lt;/gfc:featureType&gt;</w:t>
      </w:r>
      <w:r w:rsidR="00CB3EB8" w:rsidRPr="00522388">
        <w:rPr>
          <w:highlight w:val="yellow"/>
        </w:rPr>
        <w:br/>
        <w:t xml:space="preserve">   </w:t>
      </w:r>
      <w:r w:rsidR="00CB3EB8" w:rsidRPr="00522388">
        <w:rPr>
          <w:rStyle w:val="XMLcommetnChar"/>
          <w:highlight w:val="yellow"/>
        </w:rPr>
        <w:t xml:space="preserve"> &lt;!-- the catalog may document many feature types --&gt;</w:t>
      </w:r>
      <w:r w:rsidR="00CB3EB8" w:rsidRPr="00522388">
        <w:rPr>
          <w:highlight w:val="yellow"/>
        </w:rPr>
        <w:br/>
        <w:t>&lt;/gfc:FC_FeatureCatalogue&gt;</w:t>
      </w:r>
    </w:p>
    <w:p w14:paraId="567545F2" w14:textId="77777777" w:rsidR="00532705" w:rsidRPr="000255A8" w:rsidRDefault="00532705" w:rsidP="000255A8">
      <w:pPr>
        <w:pStyle w:val="XMLelement0"/>
        <w:rPr>
          <w:rStyle w:val="LineNumber"/>
          <w:rFonts w:cs="Courier New"/>
        </w:rPr>
      </w:pPr>
    </w:p>
    <w:sectPr w:rsidR="00532705" w:rsidRPr="000255A8" w:rsidSect="0004205C">
      <w:pgSz w:w="12240" w:h="15840" w:code="1"/>
      <w:pgMar w:top="1440" w:right="1440" w:bottom="72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0" w:author="Stephen Richard" w:date="2014-03-02T12:10:00Z" w:initials="smr">
    <w:p w14:paraId="681E7876" w14:textId="77777777" w:rsidR="001A758C" w:rsidRDefault="001A758C">
      <w:pPr>
        <w:pStyle w:val="CommentText"/>
      </w:pPr>
      <w:r>
        <w:rPr>
          <w:rStyle w:val="CommentReference"/>
        </w:rPr>
        <w:annotationRef/>
      </w:r>
      <w:r>
        <w:t>NOTE! unfortunately this doesn't match what's actually being used, which is OGC:WMS…</w:t>
      </w:r>
    </w:p>
  </w:comment>
  <w:comment w:id="186" w:author="Stephen Richard" w:date="2014-03-01T08:42:00Z" w:initials="smr">
    <w:p w14:paraId="740043C5" w14:textId="77777777" w:rsidR="001A758C" w:rsidRDefault="001A758C">
      <w:pPr>
        <w:pStyle w:val="CommentText"/>
      </w:pPr>
      <w:r>
        <w:rPr>
          <w:rStyle w:val="CommentReference"/>
        </w:rPr>
        <w:annotationRef/>
      </w:r>
      <w:r>
        <w:t>This section needs review; distinguish metadata constratints from resource constraints more clearly.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1E7876" w15:done="0"/>
  <w15:commentEx w15:paraId="740043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0AFA8" w14:textId="77777777" w:rsidR="005F7206" w:rsidRDefault="005F7206">
      <w:r>
        <w:separator/>
      </w:r>
    </w:p>
    <w:p w14:paraId="74DF88A2" w14:textId="77777777" w:rsidR="005F7206" w:rsidRDefault="005F7206"/>
    <w:p w14:paraId="3E89AF6E" w14:textId="77777777" w:rsidR="005F7206" w:rsidRDefault="005F7206"/>
    <w:p w14:paraId="431BDD1C" w14:textId="77777777" w:rsidR="005F7206" w:rsidRDefault="005F7206"/>
    <w:p w14:paraId="1EFE6652" w14:textId="77777777" w:rsidR="005F7206" w:rsidRDefault="005F7206"/>
    <w:p w14:paraId="20A827E4" w14:textId="77777777" w:rsidR="005F7206" w:rsidRDefault="005F7206"/>
    <w:p w14:paraId="6E0F0FF8" w14:textId="77777777" w:rsidR="005F7206" w:rsidRDefault="005F7206"/>
    <w:p w14:paraId="52E49B7F" w14:textId="77777777" w:rsidR="005F7206" w:rsidRDefault="005F7206"/>
    <w:p w14:paraId="272E4176" w14:textId="77777777" w:rsidR="005F7206" w:rsidRDefault="005F7206"/>
  </w:endnote>
  <w:endnote w:type="continuationSeparator" w:id="0">
    <w:p w14:paraId="644A931B" w14:textId="77777777" w:rsidR="005F7206" w:rsidRDefault="005F7206">
      <w:r>
        <w:continuationSeparator/>
      </w:r>
    </w:p>
    <w:p w14:paraId="1BFA6D18" w14:textId="77777777" w:rsidR="005F7206" w:rsidRDefault="005F7206"/>
    <w:p w14:paraId="7137F5FA" w14:textId="77777777" w:rsidR="005F7206" w:rsidRDefault="005F7206"/>
    <w:p w14:paraId="0AE463DF" w14:textId="77777777" w:rsidR="005F7206" w:rsidRDefault="005F7206"/>
    <w:p w14:paraId="76D812C9" w14:textId="77777777" w:rsidR="005F7206" w:rsidRDefault="005F7206"/>
    <w:p w14:paraId="5A55B2BD" w14:textId="77777777" w:rsidR="005F7206" w:rsidRDefault="005F7206"/>
    <w:p w14:paraId="24B6D11B" w14:textId="77777777" w:rsidR="005F7206" w:rsidRDefault="005F7206"/>
    <w:p w14:paraId="1480C77C" w14:textId="77777777" w:rsidR="005F7206" w:rsidRDefault="005F7206"/>
    <w:p w14:paraId="2B71AF3F" w14:textId="77777777" w:rsidR="005F7206" w:rsidRDefault="005F72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embedRegular r:id="rId1" w:subsetted="1" w:fontKey="{361BE011-873E-45F6-81DF-AB5EDE84F885}"/>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2" w:fontKey="{A20E23F1-A8AD-4EE9-8DBE-5DEFE20469DE}"/>
    <w:embedBold r:id="rId3" w:fontKey="{AD203A08-B2F1-4F9D-877F-C4CC7732B659}"/>
    <w:embedItalic r:id="rId4" w:fontKey="{D273E5E8-0D2F-467A-B771-3C3F3342040A}"/>
    <w:embedBoldItalic r:id="rId5" w:fontKey="{A9CD4F2D-4F3E-4369-9067-5B3D386D479E}"/>
  </w:font>
  <w:font w:name="Courier New">
    <w:panose1 w:val="02070309020205020404"/>
    <w:charset w:val="00"/>
    <w:family w:val="modern"/>
    <w:pitch w:val="fixed"/>
    <w:sig w:usb0="E0002AFF" w:usb1="C0007843" w:usb2="00000009" w:usb3="00000000" w:csb0="000001FF" w:csb1="00000000"/>
    <w:embedRegular r:id="rId6" w:fontKey="{5EA70D11-E7BF-4BB6-A5E4-A973F6A81060}"/>
    <w:embedBold r:id="rId7" w:fontKey="{C784E902-1B33-4667-803B-9D19922463B4}"/>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8" w:fontKey="{112F2DFB-DB84-4D19-97A5-4CE941BAE6B5}"/>
    <w:embedItalic r:id="rId9" w:fontKey="{48525D69-B015-46B0-85FD-135392EAC7AA}"/>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10" w:subsetted="1" w:fontKey="{A791AC47-44B5-4F4F-9364-F43BAC3585D3}"/>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BD85E" w14:textId="77777777" w:rsidR="001A758C" w:rsidRDefault="001A758C">
    <w:pPr>
      <w:pStyle w:val="Footer"/>
      <w:tabs>
        <w:tab w:val="clear" w:pos="8640"/>
        <w:tab w:val="right" w:pos="9360"/>
      </w:tabs>
      <w:spacing w:after="0"/>
      <w:rPr>
        <w:sz w:val="16"/>
        <w:szCs w:val="16"/>
        <w:lang w:eastAsia="ja-JP"/>
      </w:rPr>
    </w:pPr>
    <w:r>
      <w:rPr>
        <w:rStyle w:val="Hyperlink"/>
        <w:color w:val="auto"/>
        <w:lang w:eastAsia="ja-JP"/>
      </w:rPr>
      <w:t>usgin_iso_metadata_1.2.x</w:t>
    </w:r>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ins w:id="3" w:author="Steve Richard" w:date="2015-10-19T06:59:00Z">
      <w:r>
        <w:rPr>
          <w:noProof/>
          <w:sz w:val="16"/>
          <w:szCs w:val="16"/>
          <w:lang w:eastAsia="ja-JP"/>
        </w:rPr>
        <w:t>2 March 2014</w:t>
      </w:r>
    </w:ins>
    <w:ins w:id="4" w:author="Stephen Richard" w:date="2014-03-02T12:04:00Z">
      <w:del w:id="5" w:author="Steve Richard" w:date="2015-10-19T06:59:00Z">
        <w:r w:rsidDel="001A758C">
          <w:rPr>
            <w:noProof/>
            <w:sz w:val="16"/>
            <w:szCs w:val="16"/>
            <w:lang w:eastAsia="ja-JP"/>
          </w:rPr>
          <w:delText>1 March 2014</w:delText>
        </w:r>
      </w:del>
    </w:ins>
    <w:del w:id="6" w:author="Steve Richard" w:date="2015-10-19T06:59:00Z">
      <w:r w:rsidDel="001A758C">
        <w:rPr>
          <w:noProof/>
          <w:sz w:val="16"/>
          <w:szCs w:val="16"/>
          <w:lang w:eastAsia="ja-JP"/>
        </w:rPr>
        <w:delText>23 January 2014</w:delText>
      </w:r>
    </w:del>
    <w:r>
      <w:rPr>
        <w:sz w:val="16"/>
        <w:szCs w:val="16"/>
        <w:lang w:eastAsia="ja-JP"/>
      </w:rPr>
      <w:fldChar w:fldCharType="end"/>
    </w:r>
  </w:p>
  <w:p w14:paraId="5CF84D50" w14:textId="77777777" w:rsidR="001A758C" w:rsidRDefault="001A758C">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2008–2013.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D55F94">
      <w:rPr>
        <w:rStyle w:val="PageNumber"/>
        <w:noProof/>
        <w:sz w:val="16"/>
        <w:szCs w:val="16"/>
      </w:rPr>
      <w:t>21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D55F94">
      <w:rPr>
        <w:rStyle w:val="PageNumber"/>
        <w:noProof/>
        <w:sz w:val="16"/>
        <w:szCs w:val="16"/>
      </w:rPr>
      <w:t>129</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BBA71" w14:textId="77777777" w:rsidR="001A758C" w:rsidRDefault="001A758C">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14:paraId="33AC635C" w14:textId="77777777" w:rsidR="001A758C" w:rsidRDefault="001A758C">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298F3" w14:textId="77777777" w:rsidR="005F7206" w:rsidRDefault="005F7206">
      <w:r>
        <w:separator/>
      </w:r>
    </w:p>
    <w:p w14:paraId="20625C59" w14:textId="77777777" w:rsidR="005F7206" w:rsidRDefault="005F7206"/>
    <w:p w14:paraId="787D9367" w14:textId="77777777" w:rsidR="005F7206" w:rsidRDefault="005F7206"/>
    <w:p w14:paraId="048CC4CB" w14:textId="77777777" w:rsidR="005F7206" w:rsidRDefault="005F7206"/>
    <w:p w14:paraId="2766424A" w14:textId="77777777" w:rsidR="005F7206" w:rsidRDefault="005F7206"/>
    <w:p w14:paraId="1909E09C" w14:textId="77777777" w:rsidR="005F7206" w:rsidRDefault="005F7206"/>
    <w:p w14:paraId="2AFA7E57" w14:textId="77777777" w:rsidR="005F7206" w:rsidRDefault="005F7206"/>
    <w:p w14:paraId="66CD95E3" w14:textId="77777777" w:rsidR="005F7206" w:rsidRDefault="005F7206"/>
    <w:p w14:paraId="77FC0DD6" w14:textId="77777777" w:rsidR="005F7206" w:rsidRDefault="005F7206"/>
  </w:footnote>
  <w:footnote w:type="continuationSeparator" w:id="0">
    <w:p w14:paraId="28BAD5E8" w14:textId="77777777" w:rsidR="005F7206" w:rsidRDefault="005F7206">
      <w:r>
        <w:continuationSeparator/>
      </w:r>
    </w:p>
    <w:p w14:paraId="22ACEF76" w14:textId="77777777" w:rsidR="005F7206" w:rsidRDefault="005F7206"/>
    <w:p w14:paraId="5F6B54F6" w14:textId="77777777" w:rsidR="005F7206" w:rsidRDefault="005F7206"/>
    <w:p w14:paraId="33A74C11" w14:textId="77777777" w:rsidR="005F7206" w:rsidRDefault="005F7206"/>
    <w:p w14:paraId="341DF4D4" w14:textId="77777777" w:rsidR="005F7206" w:rsidRDefault="005F7206"/>
    <w:p w14:paraId="7C463BE2" w14:textId="77777777" w:rsidR="005F7206" w:rsidRDefault="005F7206"/>
    <w:p w14:paraId="2D744942" w14:textId="77777777" w:rsidR="005F7206" w:rsidRDefault="005F7206"/>
    <w:p w14:paraId="612B4211" w14:textId="77777777" w:rsidR="005F7206" w:rsidRDefault="005F7206"/>
    <w:p w14:paraId="53925EE4" w14:textId="77777777" w:rsidR="005F7206" w:rsidRDefault="005F720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80461" w14:textId="77777777" w:rsidR="001A758C" w:rsidRDefault="001A758C"/>
  <w:p w14:paraId="49DCC4B8" w14:textId="77777777" w:rsidR="001A758C" w:rsidRDefault="001A75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2FB8A" w14:textId="77777777" w:rsidR="001A758C" w:rsidRDefault="001A758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10F47" w14:textId="77777777" w:rsidR="001A758C" w:rsidRDefault="001A75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15:restartNumberingAfterBreak="0">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15:restartNumberingAfterBreak="0">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15:restartNumberingAfterBreak="0">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15:restartNumberingAfterBreak="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15:restartNumberingAfterBreak="0">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embedSystemFonts/>
  <w:saveSubsetFonts/>
  <w:hideSpellingErrors/>
  <w:hideGrammaticalError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26FBC"/>
    <w:rsid w:val="000302AB"/>
    <w:rsid w:val="0003066A"/>
    <w:rsid w:val="00031CAA"/>
    <w:rsid w:val="00031DA7"/>
    <w:rsid w:val="00031E07"/>
    <w:rsid w:val="00033667"/>
    <w:rsid w:val="00033D84"/>
    <w:rsid w:val="00036AA0"/>
    <w:rsid w:val="00037BFD"/>
    <w:rsid w:val="000408F1"/>
    <w:rsid w:val="00040BA4"/>
    <w:rsid w:val="00040F33"/>
    <w:rsid w:val="0004205C"/>
    <w:rsid w:val="00044651"/>
    <w:rsid w:val="00045AD4"/>
    <w:rsid w:val="00051D5F"/>
    <w:rsid w:val="00052170"/>
    <w:rsid w:val="000578AC"/>
    <w:rsid w:val="000615A5"/>
    <w:rsid w:val="00063E56"/>
    <w:rsid w:val="000653B2"/>
    <w:rsid w:val="000663A6"/>
    <w:rsid w:val="00067853"/>
    <w:rsid w:val="000679B0"/>
    <w:rsid w:val="00072A35"/>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B7581"/>
    <w:rsid w:val="000C1C69"/>
    <w:rsid w:val="000C42B9"/>
    <w:rsid w:val="000C51A9"/>
    <w:rsid w:val="000C55D4"/>
    <w:rsid w:val="000C7093"/>
    <w:rsid w:val="000C7931"/>
    <w:rsid w:val="000D0DD2"/>
    <w:rsid w:val="000D0E7F"/>
    <w:rsid w:val="000D1A31"/>
    <w:rsid w:val="000D2DCD"/>
    <w:rsid w:val="000D3F95"/>
    <w:rsid w:val="000D444C"/>
    <w:rsid w:val="000D77C4"/>
    <w:rsid w:val="000D7AF5"/>
    <w:rsid w:val="000E0072"/>
    <w:rsid w:val="000E1C54"/>
    <w:rsid w:val="000E34AE"/>
    <w:rsid w:val="000E361D"/>
    <w:rsid w:val="000E528C"/>
    <w:rsid w:val="000E70F1"/>
    <w:rsid w:val="000F0E8F"/>
    <w:rsid w:val="000F0FF2"/>
    <w:rsid w:val="000F1EA0"/>
    <w:rsid w:val="000F42A0"/>
    <w:rsid w:val="000F63C7"/>
    <w:rsid w:val="000F7F2F"/>
    <w:rsid w:val="00101C4B"/>
    <w:rsid w:val="00102D07"/>
    <w:rsid w:val="001039C9"/>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08D"/>
    <w:rsid w:val="00137279"/>
    <w:rsid w:val="00140FD6"/>
    <w:rsid w:val="00142632"/>
    <w:rsid w:val="00142C20"/>
    <w:rsid w:val="0014378B"/>
    <w:rsid w:val="00144B9D"/>
    <w:rsid w:val="00144EEF"/>
    <w:rsid w:val="001450EE"/>
    <w:rsid w:val="001457A2"/>
    <w:rsid w:val="0014590C"/>
    <w:rsid w:val="00145C8B"/>
    <w:rsid w:val="0014672A"/>
    <w:rsid w:val="001467C6"/>
    <w:rsid w:val="00151818"/>
    <w:rsid w:val="001537E3"/>
    <w:rsid w:val="001542DD"/>
    <w:rsid w:val="001547B6"/>
    <w:rsid w:val="00155285"/>
    <w:rsid w:val="0015706C"/>
    <w:rsid w:val="00157A5C"/>
    <w:rsid w:val="001603C6"/>
    <w:rsid w:val="001606E9"/>
    <w:rsid w:val="001609D6"/>
    <w:rsid w:val="00162CF1"/>
    <w:rsid w:val="00163B44"/>
    <w:rsid w:val="00164632"/>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A758C"/>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01A"/>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17D"/>
    <w:rsid w:val="00245F58"/>
    <w:rsid w:val="002474C8"/>
    <w:rsid w:val="00247944"/>
    <w:rsid w:val="0025067F"/>
    <w:rsid w:val="002509E6"/>
    <w:rsid w:val="00254321"/>
    <w:rsid w:val="00254AD6"/>
    <w:rsid w:val="00254F82"/>
    <w:rsid w:val="00255C7B"/>
    <w:rsid w:val="0025660E"/>
    <w:rsid w:val="00256D0B"/>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36E"/>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28"/>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08D"/>
    <w:rsid w:val="002C544A"/>
    <w:rsid w:val="002C568B"/>
    <w:rsid w:val="002C6E7F"/>
    <w:rsid w:val="002D0AE3"/>
    <w:rsid w:val="002D0E36"/>
    <w:rsid w:val="002D2FC8"/>
    <w:rsid w:val="002D343C"/>
    <w:rsid w:val="002D5359"/>
    <w:rsid w:val="002D7F71"/>
    <w:rsid w:val="002E2AA1"/>
    <w:rsid w:val="002E30BA"/>
    <w:rsid w:val="002E705A"/>
    <w:rsid w:val="002E70D7"/>
    <w:rsid w:val="002F0149"/>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62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363"/>
    <w:rsid w:val="003C2BD6"/>
    <w:rsid w:val="003C42FB"/>
    <w:rsid w:val="003C5140"/>
    <w:rsid w:val="003C53A2"/>
    <w:rsid w:val="003C54F2"/>
    <w:rsid w:val="003C5B50"/>
    <w:rsid w:val="003C5EC0"/>
    <w:rsid w:val="003C6775"/>
    <w:rsid w:val="003C7E86"/>
    <w:rsid w:val="003D1227"/>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53C"/>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6B99"/>
    <w:rsid w:val="00417414"/>
    <w:rsid w:val="0042034B"/>
    <w:rsid w:val="00420D6E"/>
    <w:rsid w:val="00421934"/>
    <w:rsid w:val="00421BD0"/>
    <w:rsid w:val="00422CFB"/>
    <w:rsid w:val="00424F3D"/>
    <w:rsid w:val="0042550F"/>
    <w:rsid w:val="00425838"/>
    <w:rsid w:val="004258C2"/>
    <w:rsid w:val="004261BB"/>
    <w:rsid w:val="00427843"/>
    <w:rsid w:val="00432026"/>
    <w:rsid w:val="0043355B"/>
    <w:rsid w:val="0043436A"/>
    <w:rsid w:val="0043465E"/>
    <w:rsid w:val="00434C04"/>
    <w:rsid w:val="00435785"/>
    <w:rsid w:val="00435C51"/>
    <w:rsid w:val="0044331A"/>
    <w:rsid w:val="0044386C"/>
    <w:rsid w:val="0044473B"/>
    <w:rsid w:val="00445759"/>
    <w:rsid w:val="00446C28"/>
    <w:rsid w:val="00446ED2"/>
    <w:rsid w:val="00447B54"/>
    <w:rsid w:val="004508AC"/>
    <w:rsid w:val="0045178D"/>
    <w:rsid w:val="004572D9"/>
    <w:rsid w:val="00457550"/>
    <w:rsid w:val="00462857"/>
    <w:rsid w:val="00462CB7"/>
    <w:rsid w:val="004636CA"/>
    <w:rsid w:val="00464793"/>
    <w:rsid w:val="004651FB"/>
    <w:rsid w:val="00465F39"/>
    <w:rsid w:val="00465F45"/>
    <w:rsid w:val="00466F90"/>
    <w:rsid w:val="004704A1"/>
    <w:rsid w:val="00471BF3"/>
    <w:rsid w:val="00471EA5"/>
    <w:rsid w:val="00474023"/>
    <w:rsid w:val="00476940"/>
    <w:rsid w:val="00476F78"/>
    <w:rsid w:val="00482C0E"/>
    <w:rsid w:val="00482E91"/>
    <w:rsid w:val="004832C3"/>
    <w:rsid w:val="00485664"/>
    <w:rsid w:val="00486A88"/>
    <w:rsid w:val="004878F6"/>
    <w:rsid w:val="004903F9"/>
    <w:rsid w:val="00490C8D"/>
    <w:rsid w:val="00490CD5"/>
    <w:rsid w:val="00492983"/>
    <w:rsid w:val="00492E77"/>
    <w:rsid w:val="00492F96"/>
    <w:rsid w:val="00493145"/>
    <w:rsid w:val="004A1772"/>
    <w:rsid w:val="004A26C2"/>
    <w:rsid w:val="004A2CA3"/>
    <w:rsid w:val="004A30AA"/>
    <w:rsid w:val="004A39DF"/>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E22"/>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1469"/>
    <w:rsid w:val="005026DE"/>
    <w:rsid w:val="00506041"/>
    <w:rsid w:val="00506BB5"/>
    <w:rsid w:val="00507053"/>
    <w:rsid w:val="0051093A"/>
    <w:rsid w:val="00510B56"/>
    <w:rsid w:val="0051207F"/>
    <w:rsid w:val="00513D38"/>
    <w:rsid w:val="005165F9"/>
    <w:rsid w:val="00516A3D"/>
    <w:rsid w:val="00517019"/>
    <w:rsid w:val="00520DD3"/>
    <w:rsid w:val="00521030"/>
    <w:rsid w:val="00521F41"/>
    <w:rsid w:val="00522388"/>
    <w:rsid w:val="00522BCA"/>
    <w:rsid w:val="0052336D"/>
    <w:rsid w:val="005247FC"/>
    <w:rsid w:val="00524AAF"/>
    <w:rsid w:val="00524D67"/>
    <w:rsid w:val="00526240"/>
    <w:rsid w:val="00526444"/>
    <w:rsid w:val="005274E5"/>
    <w:rsid w:val="0053159E"/>
    <w:rsid w:val="00532705"/>
    <w:rsid w:val="00532828"/>
    <w:rsid w:val="00532847"/>
    <w:rsid w:val="00534011"/>
    <w:rsid w:val="00535784"/>
    <w:rsid w:val="0053799F"/>
    <w:rsid w:val="00540212"/>
    <w:rsid w:val="0054090A"/>
    <w:rsid w:val="00540B83"/>
    <w:rsid w:val="00541754"/>
    <w:rsid w:val="00541917"/>
    <w:rsid w:val="00541C99"/>
    <w:rsid w:val="005446EB"/>
    <w:rsid w:val="00544B44"/>
    <w:rsid w:val="0054633B"/>
    <w:rsid w:val="0054670D"/>
    <w:rsid w:val="00546806"/>
    <w:rsid w:val="00546D26"/>
    <w:rsid w:val="00550453"/>
    <w:rsid w:val="00551F06"/>
    <w:rsid w:val="005520B2"/>
    <w:rsid w:val="00557335"/>
    <w:rsid w:val="005576BF"/>
    <w:rsid w:val="0056069E"/>
    <w:rsid w:val="00561363"/>
    <w:rsid w:val="005650C3"/>
    <w:rsid w:val="005655A9"/>
    <w:rsid w:val="0056738D"/>
    <w:rsid w:val="0056790A"/>
    <w:rsid w:val="00570EA4"/>
    <w:rsid w:val="0057112F"/>
    <w:rsid w:val="00573D8C"/>
    <w:rsid w:val="00574DDE"/>
    <w:rsid w:val="00575831"/>
    <w:rsid w:val="00575AA5"/>
    <w:rsid w:val="00575AB1"/>
    <w:rsid w:val="005761EE"/>
    <w:rsid w:val="00576A45"/>
    <w:rsid w:val="005816C7"/>
    <w:rsid w:val="00582AEB"/>
    <w:rsid w:val="005831E5"/>
    <w:rsid w:val="005839E4"/>
    <w:rsid w:val="00583A0B"/>
    <w:rsid w:val="005849EB"/>
    <w:rsid w:val="005870B4"/>
    <w:rsid w:val="0058723A"/>
    <w:rsid w:val="00587E1E"/>
    <w:rsid w:val="00590B5E"/>
    <w:rsid w:val="005915FB"/>
    <w:rsid w:val="005918A2"/>
    <w:rsid w:val="005923AB"/>
    <w:rsid w:val="0059257F"/>
    <w:rsid w:val="005928B7"/>
    <w:rsid w:val="0059295F"/>
    <w:rsid w:val="00592AA7"/>
    <w:rsid w:val="00593A52"/>
    <w:rsid w:val="0059434A"/>
    <w:rsid w:val="005957CF"/>
    <w:rsid w:val="005A340C"/>
    <w:rsid w:val="005A7A1B"/>
    <w:rsid w:val="005B1314"/>
    <w:rsid w:val="005B270A"/>
    <w:rsid w:val="005B2A5C"/>
    <w:rsid w:val="005B3953"/>
    <w:rsid w:val="005B4071"/>
    <w:rsid w:val="005B4134"/>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1804"/>
    <w:rsid w:val="005D331A"/>
    <w:rsid w:val="005D3732"/>
    <w:rsid w:val="005D5042"/>
    <w:rsid w:val="005D5655"/>
    <w:rsid w:val="005D62F3"/>
    <w:rsid w:val="005E3C53"/>
    <w:rsid w:val="005E3FE2"/>
    <w:rsid w:val="005F0403"/>
    <w:rsid w:val="005F0DA3"/>
    <w:rsid w:val="005F2366"/>
    <w:rsid w:val="005F2DD6"/>
    <w:rsid w:val="005F6E33"/>
    <w:rsid w:val="005F7206"/>
    <w:rsid w:val="00602179"/>
    <w:rsid w:val="006038C1"/>
    <w:rsid w:val="006045F9"/>
    <w:rsid w:val="00606837"/>
    <w:rsid w:val="0061197D"/>
    <w:rsid w:val="00612080"/>
    <w:rsid w:val="00613A2C"/>
    <w:rsid w:val="0061661E"/>
    <w:rsid w:val="00621769"/>
    <w:rsid w:val="00621DFA"/>
    <w:rsid w:val="00622E42"/>
    <w:rsid w:val="006261AC"/>
    <w:rsid w:val="00630C72"/>
    <w:rsid w:val="00631691"/>
    <w:rsid w:val="006319E8"/>
    <w:rsid w:val="0063446C"/>
    <w:rsid w:val="0063463A"/>
    <w:rsid w:val="006359EB"/>
    <w:rsid w:val="00636857"/>
    <w:rsid w:val="00637CA1"/>
    <w:rsid w:val="00640586"/>
    <w:rsid w:val="0064195F"/>
    <w:rsid w:val="00644C6E"/>
    <w:rsid w:val="00646160"/>
    <w:rsid w:val="00646548"/>
    <w:rsid w:val="00646D48"/>
    <w:rsid w:val="00647152"/>
    <w:rsid w:val="00647615"/>
    <w:rsid w:val="0065207F"/>
    <w:rsid w:val="006543F8"/>
    <w:rsid w:val="00655363"/>
    <w:rsid w:val="00655AE9"/>
    <w:rsid w:val="00656AB9"/>
    <w:rsid w:val="0066556B"/>
    <w:rsid w:val="00666BFD"/>
    <w:rsid w:val="00673BA2"/>
    <w:rsid w:val="00673BDB"/>
    <w:rsid w:val="00673D7F"/>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87C26"/>
    <w:rsid w:val="006903D4"/>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5EB5"/>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2AC2"/>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38B6"/>
    <w:rsid w:val="00715102"/>
    <w:rsid w:val="0071625E"/>
    <w:rsid w:val="007172AD"/>
    <w:rsid w:val="00717650"/>
    <w:rsid w:val="00720036"/>
    <w:rsid w:val="00720D7F"/>
    <w:rsid w:val="00722050"/>
    <w:rsid w:val="007267F6"/>
    <w:rsid w:val="0072747F"/>
    <w:rsid w:val="007308F9"/>
    <w:rsid w:val="007328C5"/>
    <w:rsid w:val="007358DF"/>
    <w:rsid w:val="0073592C"/>
    <w:rsid w:val="00735C35"/>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5456"/>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061"/>
    <w:rsid w:val="007B6123"/>
    <w:rsid w:val="007B6D17"/>
    <w:rsid w:val="007B7259"/>
    <w:rsid w:val="007C0148"/>
    <w:rsid w:val="007C0B9D"/>
    <w:rsid w:val="007C0FFA"/>
    <w:rsid w:val="007C1A45"/>
    <w:rsid w:val="007C2B94"/>
    <w:rsid w:val="007C2BDB"/>
    <w:rsid w:val="007C5215"/>
    <w:rsid w:val="007C5372"/>
    <w:rsid w:val="007C65B1"/>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3CBF"/>
    <w:rsid w:val="007E4AAE"/>
    <w:rsid w:val="007E577C"/>
    <w:rsid w:val="007E5A95"/>
    <w:rsid w:val="007E5B2F"/>
    <w:rsid w:val="007E6F3B"/>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859"/>
    <w:rsid w:val="00804BF2"/>
    <w:rsid w:val="00807341"/>
    <w:rsid w:val="00812403"/>
    <w:rsid w:val="00812E0F"/>
    <w:rsid w:val="0081372A"/>
    <w:rsid w:val="00816309"/>
    <w:rsid w:val="00820C96"/>
    <w:rsid w:val="00820CB1"/>
    <w:rsid w:val="00821744"/>
    <w:rsid w:val="00821AF7"/>
    <w:rsid w:val="00822100"/>
    <w:rsid w:val="00822299"/>
    <w:rsid w:val="00822C00"/>
    <w:rsid w:val="00823AA9"/>
    <w:rsid w:val="0082487B"/>
    <w:rsid w:val="008263D0"/>
    <w:rsid w:val="00826C8B"/>
    <w:rsid w:val="00826E31"/>
    <w:rsid w:val="0082742E"/>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88E"/>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7CA"/>
    <w:rsid w:val="00880B98"/>
    <w:rsid w:val="00881BF8"/>
    <w:rsid w:val="008834A5"/>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96D64"/>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8E5"/>
    <w:rsid w:val="008D5C55"/>
    <w:rsid w:val="008D6679"/>
    <w:rsid w:val="008D68F0"/>
    <w:rsid w:val="008D6F13"/>
    <w:rsid w:val="008D7D72"/>
    <w:rsid w:val="008E1AAD"/>
    <w:rsid w:val="008E1DE0"/>
    <w:rsid w:val="008E27BD"/>
    <w:rsid w:val="008E6D12"/>
    <w:rsid w:val="008E73A0"/>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2AB8"/>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468A"/>
    <w:rsid w:val="00935EF3"/>
    <w:rsid w:val="00941BDA"/>
    <w:rsid w:val="00944126"/>
    <w:rsid w:val="0094535C"/>
    <w:rsid w:val="0094658D"/>
    <w:rsid w:val="00947019"/>
    <w:rsid w:val="00950394"/>
    <w:rsid w:val="00954128"/>
    <w:rsid w:val="009552BB"/>
    <w:rsid w:val="009556AB"/>
    <w:rsid w:val="00955E3E"/>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C6063"/>
    <w:rsid w:val="009D0119"/>
    <w:rsid w:val="009D0148"/>
    <w:rsid w:val="009D18D9"/>
    <w:rsid w:val="009D2EC6"/>
    <w:rsid w:val="009D3549"/>
    <w:rsid w:val="009D3AEB"/>
    <w:rsid w:val="009D3F71"/>
    <w:rsid w:val="009D41FB"/>
    <w:rsid w:val="009D6CF2"/>
    <w:rsid w:val="009E1FEF"/>
    <w:rsid w:val="009E344A"/>
    <w:rsid w:val="009E58B3"/>
    <w:rsid w:val="009E5D61"/>
    <w:rsid w:val="009E6A4D"/>
    <w:rsid w:val="009E7B1C"/>
    <w:rsid w:val="009F0C72"/>
    <w:rsid w:val="009F1118"/>
    <w:rsid w:val="009F1220"/>
    <w:rsid w:val="009F34F7"/>
    <w:rsid w:val="009F3950"/>
    <w:rsid w:val="009F5B3C"/>
    <w:rsid w:val="00A02510"/>
    <w:rsid w:val="00A04FFE"/>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629"/>
    <w:rsid w:val="00A66D79"/>
    <w:rsid w:val="00A70613"/>
    <w:rsid w:val="00A7119C"/>
    <w:rsid w:val="00A7271D"/>
    <w:rsid w:val="00A72D42"/>
    <w:rsid w:val="00A73C84"/>
    <w:rsid w:val="00A81B58"/>
    <w:rsid w:val="00A822F6"/>
    <w:rsid w:val="00A842D8"/>
    <w:rsid w:val="00A843D5"/>
    <w:rsid w:val="00A8764A"/>
    <w:rsid w:val="00A90BBF"/>
    <w:rsid w:val="00A91EE9"/>
    <w:rsid w:val="00A925B0"/>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2294"/>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527"/>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6C6D"/>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35C"/>
    <w:rsid w:val="00B90B08"/>
    <w:rsid w:val="00B90C08"/>
    <w:rsid w:val="00B90CBC"/>
    <w:rsid w:val="00B93E08"/>
    <w:rsid w:val="00B96A80"/>
    <w:rsid w:val="00BA05F1"/>
    <w:rsid w:val="00BA15E7"/>
    <w:rsid w:val="00BA1EB9"/>
    <w:rsid w:val="00BA256D"/>
    <w:rsid w:val="00BA28C1"/>
    <w:rsid w:val="00BA33D9"/>
    <w:rsid w:val="00BA4EAF"/>
    <w:rsid w:val="00BA687F"/>
    <w:rsid w:val="00BA7BCC"/>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4AAF"/>
    <w:rsid w:val="00BE6E9D"/>
    <w:rsid w:val="00BE7D1A"/>
    <w:rsid w:val="00BF0093"/>
    <w:rsid w:val="00BF1E47"/>
    <w:rsid w:val="00BF4377"/>
    <w:rsid w:val="00BF4BAC"/>
    <w:rsid w:val="00BF4C80"/>
    <w:rsid w:val="00BF5877"/>
    <w:rsid w:val="00BF6EE8"/>
    <w:rsid w:val="00C0079E"/>
    <w:rsid w:val="00C045A1"/>
    <w:rsid w:val="00C06453"/>
    <w:rsid w:val="00C1044C"/>
    <w:rsid w:val="00C10585"/>
    <w:rsid w:val="00C11577"/>
    <w:rsid w:val="00C13B83"/>
    <w:rsid w:val="00C1636F"/>
    <w:rsid w:val="00C163E4"/>
    <w:rsid w:val="00C16BDF"/>
    <w:rsid w:val="00C172EC"/>
    <w:rsid w:val="00C17556"/>
    <w:rsid w:val="00C2218D"/>
    <w:rsid w:val="00C23FBD"/>
    <w:rsid w:val="00C2578B"/>
    <w:rsid w:val="00C30D0D"/>
    <w:rsid w:val="00C31EC6"/>
    <w:rsid w:val="00C334DB"/>
    <w:rsid w:val="00C336A0"/>
    <w:rsid w:val="00C34314"/>
    <w:rsid w:val="00C403AF"/>
    <w:rsid w:val="00C41287"/>
    <w:rsid w:val="00C424A4"/>
    <w:rsid w:val="00C42F77"/>
    <w:rsid w:val="00C43FBA"/>
    <w:rsid w:val="00C45971"/>
    <w:rsid w:val="00C45F84"/>
    <w:rsid w:val="00C478BF"/>
    <w:rsid w:val="00C51573"/>
    <w:rsid w:val="00C528FE"/>
    <w:rsid w:val="00C544E9"/>
    <w:rsid w:val="00C54635"/>
    <w:rsid w:val="00C547D6"/>
    <w:rsid w:val="00C55311"/>
    <w:rsid w:val="00C56170"/>
    <w:rsid w:val="00C61578"/>
    <w:rsid w:val="00C63B14"/>
    <w:rsid w:val="00C65704"/>
    <w:rsid w:val="00C65A1F"/>
    <w:rsid w:val="00C65DDB"/>
    <w:rsid w:val="00C660CD"/>
    <w:rsid w:val="00C6628C"/>
    <w:rsid w:val="00C67B11"/>
    <w:rsid w:val="00C7013F"/>
    <w:rsid w:val="00C70B61"/>
    <w:rsid w:val="00C718D2"/>
    <w:rsid w:val="00C7287E"/>
    <w:rsid w:val="00C74322"/>
    <w:rsid w:val="00C76CF2"/>
    <w:rsid w:val="00C77761"/>
    <w:rsid w:val="00C80916"/>
    <w:rsid w:val="00C84406"/>
    <w:rsid w:val="00C85703"/>
    <w:rsid w:val="00C85E1F"/>
    <w:rsid w:val="00C866EB"/>
    <w:rsid w:val="00C86EAE"/>
    <w:rsid w:val="00C90615"/>
    <w:rsid w:val="00C90760"/>
    <w:rsid w:val="00C914FE"/>
    <w:rsid w:val="00C93170"/>
    <w:rsid w:val="00C940F2"/>
    <w:rsid w:val="00C94272"/>
    <w:rsid w:val="00C96670"/>
    <w:rsid w:val="00C9793B"/>
    <w:rsid w:val="00CA3212"/>
    <w:rsid w:val="00CA4825"/>
    <w:rsid w:val="00CA4F0C"/>
    <w:rsid w:val="00CA6330"/>
    <w:rsid w:val="00CA72B7"/>
    <w:rsid w:val="00CA7B0F"/>
    <w:rsid w:val="00CB0170"/>
    <w:rsid w:val="00CB22E9"/>
    <w:rsid w:val="00CB27F9"/>
    <w:rsid w:val="00CB2F1D"/>
    <w:rsid w:val="00CB2F3D"/>
    <w:rsid w:val="00CB3EB8"/>
    <w:rsid w:val="00CB475F"/>
    <w:rsid w:val="00CB66E5"/>
    <w:rsid w:val="00CB775D"/>
    <w:rsid w:val="00CC0620"/>
    <w:rsid w:val="00CC0E5C"/>
    <w:rsid w:val="00CC2570"/>
    <w:rsid w:val="00CC4B58"/>
    <w:rsid w:val="00CC4C6A"/>
    <w:rsid w:val="00CC6A75"/>
    <w:rsid w:val="00CD0D68"/>
    <w:rsid w:val="00CD23C9"/>
    <w:rsid w:val="00CD2E57"/>
    <w:rsid w:val="00CD39A3"/>
    <w:rsid w:val="00CD4E11"/>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4800"/>
    <w:rsid w:val="00D35EEC"/>
    <w:rsid w:val="00D371AD"/>
    <w:rsid w:val="00D37EDC"/>
    <w:rsid w:val="00D40B22"/>
    <w:rsid w:val="00D42CAE"/>
    <w:rsid w:val="00D44E7D"/>
    <w:rsid w:val="00D50D13"/>
    <w:rsid w:val="00D512FE"/>
    <w:rsid w:val="00D518C4"/>
    <w:rsid w:val="00D52254"/>
    <w:rsid w:val="00D551B8"/>
    <w:rsid w:val="00D55F94"/>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778D7"/>
    <w:rsid w:val="00D844BD"/>
    <w:rsid w:val="00D84B8B"/>
    <w:rsid w:val="00D850B3"/>
    <w:rsid w:val="00D90A17"/>
    <w:rsid w:val="00D91142"/>
    <w:rsid w:val="00D939AD"/>
    <w:rsid w:val="00D93CF1"/>
    <w:rsid w:val="00D94CB7"/>
    <w:rsid w:val="00D9564B"/>
    <w:rsid w:val="00D9568E"/>
    <w:rsid w:val="00DA08E3"/>
    <w:rsid w:val="00DA1228"/>
    <w:rsid w:val="00DA1738"/>
    <w:rsid w:val="00DA1CCF"/>
    <w:rsid w:val="00DA23E4"/>
    <w:rsid w:val="00DA2706"/>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78B"/>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493B"/>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2B75"/>
    <w:rsid w:val="00E8303E"/>
    <w:rsid w:val="00E84E64"/>
    <w:rsid w:val="00E86C35"/>
    <w:rsid w:val="00E8715A"/>
    <w:rsid w:val="00E9024B"/>
    <w:rsid w:val="00E9261D"/>
    <w:rsid w:val="00E95472"/>
    <w:rsid w:val="00E96799"/>
    <w:rsid w:val="00E96DD0"/>
    <w:rsid w:val="00E97320"/>
    <w:rsid w:val="00E97E4D"/>
    <w:rsid w:val="00E97F46"/>
    <w:rsid w:val="00EA102F"/>
    <w:rsid w:val="00EA193E"/>
    <w:rsid w:val="00EB0D80"/>
    <w:rsid w:val="00EB14C1"/>
    <w:rsid w:val="00EB2468"/>
    <w:rsid w:val="00EB31D1"/>
    <w:rsid w:val="00EB3CC2"/>
    <w:rsid w:val="00EB5E42"/>
    <w:rsid w:val="00EB6363"/>
    <w:rsid w:val="00EB682C"/>
    <w:rsid w:val="00EB7DFB"/>
    <w:rsid w:val="00EB7F29"/>
    <w:rsid w:val="00EC2851"/>
    <w:rsid w:val="00EC35F3"/>
    <w:rsid w:val="00EC413F"/>
    <w:rsid w:val="00ED1666"/>
    <w:rsid w:val="00ED19E0"/>
    <w:rsid w:val="00ED1F1E"/>
    <w:rsid w:val="00ED2925"/>
    <w:rsid w:val="00ED2BDE"/>
    <w:rsid w:val="00ED3B4C"/>
    <w:rsid w:val="00ED4990"/>
    <w:rsid w:val="00ED4FBF"/>
    <w:rsid w:val="00ED5CAB"/>
    <w:rsid w:val="00ED6D35"/>
    <w:rsid w:val="00ED6F83"/>
    <w:rsid w:val="00EE0367"/>
    <w:rsid w:val="00EE09FD"/>
    <w:rsid w:val="00EE3269"/>
    <w:rsid w:val="00EE6EBE"/>
    <w:rsid w:val="00EF35F2"/>
    <w:rsid w:val="00EF3983"/>
    <w:rsid w:val="00EF4AFD"/>
    <w:rsid w:val="00EF4F4E"/>
    <w:rsid w:val="00EF713F"/>
    <w:rsid w:val="00F01966"/>
    <w:rsid w:val="00F01FB0"/>
    <w:rsid w:val="00F029B5"/>
    <w:rsid w:val="00F03A6C"/>
    <w:rsid w:val="00F03D0F"/>
    <w:rsid w:val="00F0469A"/>
    <w:rsid w:val="00F11E8B"/>
    <w:rsid w:val="00F133DC"/>
    <w:rsid w:val="00F158E2"/>
    <w:rsid w:val="00F21004"/>
    <w:rsid w:val="00F230FD"/>
    <w:rsid w:val="00F239AB"/>
    <w:rsid w:val="00F26244"/>
    <w:rsid w:val="00F30B1C"/>
    <w:rsid w:val="00F323AA"/>
    <w:rsid w:val="00F32625"/>
    <w:rsid w:val="00F32F42"/>
    <w:rsid w:val="00F331E8"/>
    <w:rsid w:val="00F33A33"/>
    <w:rsid w:val="00F3538E"/>
    <w:rsid w:val="00F368F7"/>
    <w:rsid w:val="00F37909"/>
    <w:rsid w:val="00F4284F"/>
    <w:rsid w:val="00F4474A"/>
    <w:rsid w:val="00F45141"/>
    <w:rsid w:val="00F47B84"/>
    <w:rsid w:val="00F53BDB"/>
    <w:rsid w:val="00F55070"/>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0F25"/>
    <w:rsid w:val="00FC1015"/>
    <w:rsid w:val="00FC126C"/>
    <w:rsid w:val="00FC1808"/>
    <w:rsid w:val="00FC1F89"/>
    <w:rsid w:val="00FC28FF"/>
    <w:rsid w:val="00FC3E65"/>
    <w:rsid w:val="00FC4F5C"/>
    <w:rsid w:val="00FD0E3A"/>
    <w:rsid w:val="00FD2311"/>
    <w:rsid w:val="00FD2CEA"/>
    <w:rsid w:val="00FD616F"/>
    <w:rsid w:val="00FD6B16"/>
    <w:rsid w:val="00FD6B7E"/>
    <w:rsid w:val="00FD7F60"/>
    <w:rsid w:val="00FE1B43"/>
    <w:rsid w:val="00FE320C"/>
    <w:rsid w:val="00FE4898"/>
    <w:rsid w:val="00FE4C4D"/>
    <w:rsid w:val="00FE4DB7"/>
    <w:rsid w:val="00FE6932"/>
    <w:rsid w:val="00FE7100"/>
    <w:rsid w:val="00FE73C1"/>
    <w:rsid w:val="00FE74CF"/>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242C8"/>
  <w15:docId w15:val="{CA26AB98-9230-45FA-A93D-1629095F6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olumns1">
    <w:name w:val="Table Columns 1"/>
    <w:basedOn w:val="TableNormal"/>
    <w:rsid w:val="002838B4"/>
    <w:pPr>
      <w:spacing w:before="80" w:after="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840239831">
      <w:bodyDiv w:val="1"/>
      <w:marLeft w:val="0"/>
      <w:marRight w:val="0"/>
      <w:marTop w:val="0"/>
      <w:marBottom w:val="0"/>
      <w:divBdr>
        <w:top w:val="none" w:sz="0" w:space="0" w:color="auto"/>
        <w:left w:val="none" w:sz="0" w:space="0" w:color="auto"/>
        <w:bottom w:val="none" w:sz="0" w:space="0" w:color="auto"/>
        <w:right w:val="none" w:sz="0" w:space="0" w:color="auto"/>
      </w:divBdr>
    </w:div>
    <w:div w:id="1457914961">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ublincore.org/documents/dcmi-type-vocabulary/" TargetMode="External"/><Relationship Id="rId21" Type="http://schemas.openxmlformats.org/officeDocument/2006/relationships/hyperlink" Target="http://lab.usgin.org/node/269"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w3.org/TR/xmlschema11-2/" TargetMode="External"/><Relationship Id="rId47" Type="http://schemas.openxmlformats.org/officeDocument/2006/relationships/hyperlink" Target="http://www.w3.org/TR/xmlschema11-2/" TargetMode="External"/><Relationship Id="rId50" Type="http://schemas.openxmlformats.org/officeDocument/2006/relationships/hyperlink" Target="http://www.epsg-registry.org/" TargetMode="External"/><Relationship Id="rId55" Type="http://schemas.openxmlformats.org/officeDocument/2006/relationships/image" Target="media/image2.png"/><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fgdc.gov/nap/metadata/register" TargetMode="External"/><Relationship Id="rId76" Type="http://schemas.openxmlformats.org/officeDocument/2006/relationships/hyperlink" Target="http://www.ukoln.ac.uk/metadata/rslp/model/amcc-v31.pdf" TargetMode="External"/><Relationship Id="rId84" Type="http://schemas.openxmlformats.org/officeDocument/2006/relationships/hyperlink" Target="http://www.opengeospatial.org/standards/cat" TargetMode="External"/><Relationship Id="rId89" Type="http://schemas.openxmlformats.org/officeDocument/2006/relationships/hyperlink" Target="http://www.isotc211.org/2005/resources/Codelist/gmxCodelists.xml" TargetMode="External"/><Relationship Id="rId97" Type="http://schemas.openxmlformats.org/officeDocument/2006/relationships/hyperlink" Target="http://www.w3.org/2001/XMLSchema-instance" TargetMode="External"/><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hyperlink" Target="http://www.isotc211.org/2005/resources/Codelist/gmxCodelists.xml" TargetMode="External"/><Relationship Id="rId2" Type="http://schemas.openxmlformats.org/officeDocument/2006/relationships/numbering" Target="numbering.xml"/><Relationship Id="rId16" Type="http://schemas.openxmlformats.org/officeDocument/2006/relationships/hyperlink" Target="http://repository.usgin.org/uri_gin/usgin/dlio/499" TargetMode="External"/><Relationship Id="rId29" Type="http://schemas.openxmlformats.org/officeDocument/2006/relationships/hyperlink" Target="http://dublincore.org/documents/dcmi-type-vocabulary/" TargetMode="External"/><Relationship Id="rId11" Type="http://schemas.openxmlformats.org/officeDocument/2006/relationships/hyperlink" Target="http://usgin.org/" TargetMode="External"/><Relationship Id="rId24" Type="http://schemas.openxmlformats.org/officeDocument/2006/relationships/hyperlink" Target="http://dublincore.org/documents/dcmi-type-vocabulary/" TargetMode="External"/><Relationship Id="rId32" Type="http://schemas.openxmlformats.org/officeDocument/2006/relationships/hyperlink" Target="http://dublincore.org/documents/dcmi-type-vocabulary/" TargetMode="External"/><Relationship Id="rId37" Type="http://schemas.openxmlformats.org/officeDocument/2006/relationships/hyperlink" Target="http://www.epsg-registry.org/" TargetMode="External"/><Relationship Id="rId40" Type="http://schemas.openxmlformats.org/officeDocument/2006/relationships/hyperlink" Target="http://www.epsg-registry.org/" TargetMode="External"/><Relationship Id="rId45" Type="http://schemas.openxmlformats.org/officeDocument/2006/relationships/hyperlink" Target="http://www.w3.org/TR/xmlschema11-2/" TargetMode="External"/><Relationship Id="rId53" Type="http://schemas.openxmlformats.org/officeDocument/2006/relationships/hyperlink" Target="http://publicdocs.mnr.gov.on.ca/View.asp?Document_ID=9632&amp;Attachment_ID=18204%3c/gco:CharacterString" TargetMode="External"/><Relationship Id="rId58" Type="http://schemas.openxmlformats.org/officeDocument/2006/relationships/hyperlink" Target="http://www.geoconnections.org/developersCorner/nap/metadata/register/registerItems.html"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yperlink" Target="http://inspire.jrc.ec.europa.eu/index.cfm/pageid/101" TargetMode="External"/><Relationship Id="rId79" Type="http://schemas.openxmlformats.org/officeDocument/2006/relationships/comments" Target="comments.xml"/><Relationship Id="rId87" Type="http://schemas.openxmlformats.org/officeDocument/2006/relationships/hyperlink" Target="http://opendap.org/" TargetMode="External"/><Relationship Id="rId5" Type="http://schemas.openxmlformats.org/officeDocument/2006/relationships/webSettings" Target="webSetting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www.opengeospatial.org/standards/wfs" TargetMode="External"/><Relationship Id="rId90" Type="http://schemas.openxmlformats.org/officeDocument/2006/relationships/hyperlink" Target="http://www.isotc211.org/2005/gmd" TargetMode="External"/><Relationship Id="rId95" Type="http://schemas.openxmlformats.org/officeDocument/2006/relationships/hyperlink" Target="http://www.opengis.net/gml/3.2" TargetMode="External"/><Relationship Id="rId19" Type="http://schemas.openxmlformats.org/officeDocument/2006/relationships/hyperlink" Target="http://www.isotc211.org/2005/gmd/" TargetMode="External"/><Relationship Id="rId14" Type="http://schemas.openxmlformats.org/officeDocument/2006/relationships/footer" Target="footer1.xml"/><Relationship Id="rId22" Type="http://schemas.openxmlformats.org/officeDocument/2006/relationships/hyperlink" Target="http://schemas.opengis.net/csw/2.0.2/profiles/apiso/1.0.0/apiso.xsd"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w3.org/TR/xmlschema11-2/" TargetMode="External"/><Relationship Id="rId48" Type="http://schemas.openxmlformats.org/officeDocument/2006/relationships/hyperlink" Target="http://www.fgdc.gov/nap/metadata/register/codelists.html" TargetMode="External"/><Relationship Id="rId56" Type="http://schemas.openxmlformats.org/officeDocument/2006/relationships/hyperlink" Target="http://www.iana.org/assignments/media-types/" TargetMode="External"/><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fgdc.gov/nap/metadata/register/registerItemClasses.html" TargetMode="External"/><Relationship Id="rId77" Type="http://schemas.openxmlformats.org/officeDocument/2006/relationships/hyperlink" Target="http://lab.usgin.org/profiles/doc/metadata-content-recommendations" TargetMode="External"/><Relationship Id="rId100"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resources.azgs.org/geonetwork/srv/en/metadata.show?id=8717" TargetMode="External"/><Relationship Id="rId72" Type="http://schemas.openxmlformats.org/officeDocument/2006/relationships/hyperlink" Target="http://www.osdm.gov.au/Metadata/ANZLIC+metadata+resources/default.aspx" TargetMode="External"/><Relationship Id="rId80" Type="http://schemas.microsoft.com/office/2011/relationships/commentsExtended" Target="commentsExtended.xml"/><Relationship Id="rId85" Type="http://schemas.openxmlformats.org/officeDocument/2006/relationships/hyperlink" Target="http://www.opengeospatial.org/standards/sos" TargetMode="External"/><Relationship Id="rId93" Type="http://schemas.openxmlformats.org/officeDocument/2006/relationships/hyperlink" Target="http://www.isotc211.org/2005/gfc" TargetMode="External"/><Relationship Id="rId98" Type="http://schemas.openxmlformats.org/officeDocument/2006/relationships/hyperlink" Target="http://www.isotc211.org/2005/gfc%20http://www.isotc211.org/2005/gfc/gfc.xsd" TargetMode="External"/><Relationship Id="rId3" Type="http://schemas.openxmlformats.org/officeDocument/2006/relationships/styles" Target="styles.xml"/><Relationship Id="rId12" Type="http://schemas.openxmlformats.org/officeDocument/2006/relationships/hyperlink" Target="http://lab.usgin.org/" TargetMode="External"/><Relationship Id="rId17" Type="http://schemas.openxmlformats.org/officeDocument/2006/relationships/hyperlink" Target="http://www.w3.org/TR/REC-rdf-syntax" TargetMode="External"/><Relationship Id="rId25" Type="http://schemas.openxmlformats.org/officeDocument/2006/relationships/hyperlink" Target="http://www.ukoln.ac.uk/metadata/dcmi/collection-application-profile/"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www.w3.org/TR/xmlschema11-2" TargetMode="External"/><Relationship Id="rId46" Type="http://schemas.openxmlformats.org/officeDocument/2006/relationships/hyperlink" Target="http://www.w3.org/TR/xmlschema11-2/" TargetMode="External"/><Relationship Id="rId59" Type="http://schemas.openxmlformats.org/officeDocument/2006/relationships/hyperlink" Target="http://www.geoconnections.org/developersCorner/nap/metadata/register/registerItems.html"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schemas.opengis.net/iso/19139/" TargetMode="External"/><Relationship Id="rId41" Type="http://schemas.openxmlformats.org/officeDocument/2006/relationships/hyperlink" Target="http://www.w3.org/TR/xmlschema11-2/" TargetMode="External"/><Relationship Id="rId54" Type="http://schemas.openxmlformats.org/officeDocument/2006/relationships/hyperlink" Target="http://www.epsg-registry.org/"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loc.gov/standards/iso639-2/php/code_list.php" TargetMode="External"/><Relationship Id="rId75" Type="http://schemas.openxmlformats.org/officeDocument/2006/relationships/hyperlink" Target="http://www.loc.gov/cds/downloads/FRBR.PDF" TargetMode="External"/><Relationship Id="rId83" Type="http://schemas.openxmlformats.org/officeDocument/2006/relationships/hyperlink" Target="http://www.opengeospatial.org/ogc/glossary/c" TargetMode="External"/><Relationship Id="rId88" Type="http://schemas.openxmlformats.org/officeDocument/2006/relationships/hyperlink" Target="http://www.opendap.org/pdf/ESE-RFC-004v1.1.pdf" TargetMode="External"/><Relationship Id="rId91" Type="http://schemas.openxmlformats.org/officeDocument/2006/relationships/hyperlink" Target="http://www.isotc211.org/2005/resources/Codelist/gmxCodelists.xml" TargetMode="External"/><Relationship Id="rId96" Type="http://schemas.openxmlformats.org/officeDocument/2006/relationships/hyperlink" Target="http://www.isotc211.org/2005/gm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2.xml"/><Relationship Id="rId28" Type="http://schemas.openxmlformats.org/officeDocument/2006/relationships/hyperlink" Target="http://dublincore.org/documents/dcmi-type-vocabulary/"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schemas.opengis.net/iso/19139/20060504/srv/serviceMetadata.xsd" TargetMode="External"/><Relationship Id="rId57" Type="http://schemas.openxmlformats.org/officeDocument/2006/relationships/hyperlink" Target="http://lab.usgin.org/groups/metadata-interest-group/actionablelinks" TargetMode="External"/><Relationship Id="rId10" Type="http://schemas.openxmlformats.org/officeDocument/2006/relationships/hyperlink" Target="mailto:metadata@usgin.org" TargetMode="External"/><Relationship Id="rId31" Type="http://schemas.openxmlformats.org/officeDocument/2006/relationships/hyperlink" Target="http://dublincore.org/documents/dcmi-type-vocabulary/" TargetMode="External"/><Relationship Id="rId44" Type="http://schemas.openxmlformats.org/officeDocument/2006/relationships/hyperlink" Target="http://www.w3.org/TR/xmlschema11-2/" TargetMode="External"/><Relationship Id="rId52" Type="http://schemas.openxmlformats.org/officeDocument/2006/relationships/hyperlink" Target="http://www.iana.org/assignments/media-types"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dublincore.org/documents/dces/" TargetMode="External"/><Relationship Id="rId78" Type="http://schemas.openxmlformats.org/officeDocument/2006/relationships/hyperlink" Target="http://dclite4g.xmlns.com/ws.rdf" TargetMode="External"/><Relationship Id="rId81" Type="http://schemas.openxmlformats.org/officeDocument/2006/relationships/hyperlink" Target="http://www.opengeospatial.org/standards/wms" TargetMode="External"/><Relationship Id="rId86" Type="http://schemas.openxmlformats.org/officeDocument/2006/relationships/hyperlink" Target="http://www.opengeospatial.org/standards/wps" TargetMode="External"/><Relationship Id="rId94" Type="http://schemas.openxmlformats.org/officeDocument/2006/relationships/hyperlink" Target="http://www.isotc211.org/2005/gfc"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ab.usgin.org/profiles/usgin-iso-19139-profile" TargetMode="External"/><Relationship Id="rId13" Type="http://schemas.openxmlformats.org/officeDocument/2006/relationships/header" Target="header1.xml"/><Relationship Id="rId18" Type="http://schemas.openxmlformats.org/officeDocument/2006/relationships/hyperlink" Target="http://standards.iso.org/ittf/PubliclyAvailableStandards/ISO_19139_Schemas/gmd/" TargetMode="External"/><Relationship Id="rId39" Type="http://schemas.openxmlformats.org/officeDocument/2006/relationships/hyperlink" Target="http://www.loc.gov/standards/iso639-2/php/code_list.php.%20%20ISO%203166-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BC379-57F2-47A8-968A-2BD6EFA34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3013</TotalTime>
  <Pages>1</Pages>
  <Words>46969</Words>
  <Characters>267728</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314069</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Steve Richard</cp:lastModifiedBy>
  <cp:revision>70</cp:revision>
  <cp:lastPrinted>2010-11-18T22:34:00Z</cp:lastPrinted>
  <dcterms:created xsi:type="dcterms:W3CDTF">2013-07-17T20:45:00Z</dcterms:created>
  <dcterms:modified xsi:type="dcterms:W3CDTF">2015-10-19T15:15:00Z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