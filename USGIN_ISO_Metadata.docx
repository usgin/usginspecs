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148F" w:rsidRPr="00CB2F1D" w:rsidRDefault="00E37789">
      <w:pPr>
        <w:pStyle w:val="Header"/>
      </w:pPr>
      <w:r>
        <w:rPr>
          <w:noProof/>
        </w:rPr>
        <w:drawing>
          <wp:anchor distT="0" distB="0" distL="114300" distR="114300" simplePos="0" relativeHeight="251657728" behindDoc="0" locked="0" layoutInCell="1" allowOverlap="1" wp14:anchorId="673911D9" wp14:editId="136E8FDF">
            <wp:simplePos x="0" y="0"/>
            <wp:positionH relativeFrom="column">
              <wp:posOffset>276225</wp:posOffset>
            </wp:positionH>
            <wp:positionV relativeFrom="paragraph">
              <wp:posOffset>67945</wp:posOffset>
            </wp:positionV>
            <wp:extent cx="1228725" cy="1337945"/>
            <wp:effectExtent l="0" t="0" r="9525" b="0"/>
            <wp:wrapNone/>
            <wp:docPr id="2" name="Picture 2" descr="RingLogo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ngLogoSimp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8725" cy="133794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222" w:type="dxa"/>
        <w:tblInd w:w="-75" w:type="dxa"/>
        <w:tblLayout w:type="fixed"/>
        <w:tblCellMar>
          <w:left w:w="10" w:type="dxa"/>
          <w:right w:w="10" w:type="dxa"/>
        </w:tblCellMar>
        <w:tblLook w:val="0000" w:firstRow="0" w:lastRow="0" w:firstColumn="0" w:lastColumn="0" w:noHBand="0" w:noVBand="0"/>
      </w:tblPr>
      <w:tblGrid>
        <w:gridCol w:w="3835"/>
        <w:gridCol w:w="5387"/>
      </w:tblGrid>
      <w:tr w:rsidR="0032148F" w:rsidRPr="00CB2F1D" w:rsidTr="00C85703">
        <w:tc>
          <w:tcPr>
            <w:tcW w:w="3835" w:type="dxa"/>
            <w:tcMar>
              <w:top w:w="70" w:type="dxa"/>
              <w:left w:w="70" w:type="dxa"/>
              <w:bottom w:w="70" w:type="dxa"/>
              <w:right w:w="70" w:type="dxa"/>
            </w:tcMar>
          </w:tcPr>
          <w:p w:rsidR="0032148F" w:rsidRPr="00CB2F1D" w:rsidRDefault="0032148F" w:rsidP="00C85703"/>
        </w:tc>
        <w:tc>
          <w:tcPr>
            <w:tcW w:w="5387" w:type="dxa"/>
            <w:tcMar>
              <w:top w:w="70" w:type="dxa"/>
              <w:left w:w="70" w:type="dxa"/>
              <w:bottom w:w="70" w:type="dxa"/>
              <w:right w:w="70" w:type="dxa"/>
            </w:tcMar>
          </w:tcPr>
          <w:p w:rsidR="0032148F" w:rsidRPr="00CB2F1D" w:rsidRDefault="0032148F" w:rsidP="00C85703">
            <w:pPr>
              <w:pStyle w:val="Title"/>
            </w:pPr>
            <w:r w:rsidRPr="00CB2F1D">
              <w:t xml:space="preserve">USGIN </w:t>
            </w:r>
            <w:r w:rsidRPr="00CB2F1D">
              <w:br/>
              <w:t xml:space="preserve">U.S. Geoscience </w:t>
            </w:r>
            <w:r w:rsidRPr="00CB2F1D">
              <w:br/>
              <w:t>Information Network</w:t>
            </w:r>
          </w:p>
        </w:tc>
      </w:tr>
    </w:tbl>
    <w:p w:rsidR="0032148F" w:rsidRPr="00CB2F1D" w:rsidRDefault="0032148F" w:rsidP="002755C3"/>
    <w:p w:rsidR="0032148F" w:rsidRPr="00CB2F1D" w:rsidRDefault="009848F6" w:rsidP="000E0072">
      <w:pPr>
        <w:pStyle w:val="Title"/>
        <w:suppressAutoHyphens/>
      </w:pPr>
      <w:bookmarkStart w:id="0" w:name="OLE_LINK2"/>
      <w:bookmarkStart w:id="1" w:name="OLE_LINK3"/>
      <w:r>
        <w:rPr>
          <w:lang w:eastAsia="ja-JP"/>
        </w:rPr>
        <w:t xml:space="preserve">USGIN Metadata Profile: </w:t>
      </w:r>
      <w:r w:rsidR="0032148F" w:rsidRPr="00CB2F1D">
        <w:rPr>
          <w:lang w:eastAsia="ja-JP"/>
        </w:rPr>
        <w:t xml:space="preserve">Use of ISO </w:t>
      </w:r>
      <w:r w:rsidR="003D7CFD">
        <w:rPr>
          <w:lang w:eastAsia="ja-JP"/>
        </w:rPr>
        <w:t>metadata specifications</w:t>
      </w:r>
      <w:r w:rsidR="0032148F" w:rsidRPr="00CB2F1D">
        <w:rPr>
          <w:lang w:eastAsia="ja-JP"/>
        </w:rPr>
        <w:t xml:space="preserve"> to describe geoscience information resources</w:t>
      </w:r>
      <w:bookmarkEnd w:id="0"/>
      <w:bookmarkEnd w:id="1"/>
    </w:p>
    <w:p w:rsidR="0032148F" w:rsidRPr="00CB2F1D" w:rsidRDefault="0032148F" w:rsidP="00C85703">
      <w:pPr>
        <w:pStyle w:val="Title"/>
        <w:rPr>
          <w:b w:val="0"/>
          <w:sz w:val="36"/>
          <w:szCs w:val="36"/>
          <w:lang w:eastAsia="ja-JP"/>
        </w:rPr>
      </w:pPr>
      <w:r w:rsidRPr="00CB2F1D">
        <w:rPr>
          <w:b w:val="0"/>
          <w:sz w:val="36"/>
          <w:szCs w:val="36"/>
        </w:rPr>
        <w:t xml:space="preserve">Version </w:t>
      </w:r>
      <w:r w:rsidR="00574DDE">
        <w:rPr>
          <w:b w:val="0"/>
          <w:sz w:val="36"/>
          <w:szCs w:val="36"/>
          <w:lang w:eastAsia="ja-JP"/>
        </w:rPr>
        <w:t>1</w:t>
      </w:r>
      <w:r w:rsidR="008A2EE3" w:rsidRPr="00CB2F1D">
        <w:rPr>
          <w:b w:val="0"/>
          <w:sz w:val="36"/>
          <w:szCs w:val="36"/>
          <w:lang w:eastAsia="ja-JP"/>
        </w:rPr>
        <w:t>.</w:t>
      </w:r>
      <w:r w:rsidR="008E6D12">
        <w:rPr>
          <w:b w:val="0"/>
          <w:sz w:val="36"/>
          <w:szCs w:val="36"/>
          <w:lang w:eastAsia="ja-JP"/>
        </w:rPr>
        <w:t>2</w:t>
      </w:r>
      <w:r w:rsidR="00A66629">
        <w:rPr>
          <w:b w:val="0"/>
          <w:sz w:val="36"/>
          <w:szCs w:val="36"/>
          <w:lang w:eastAsia="ja-JP"/>
        </w:rPr>
        <w:t>draft</w:t>
      </w:r>
    </w:p>
    <w:p w:rsidR="0032148F" w:rsidRPr="00CB2F1D" w:rsidRDefault="0032148F">
      <w:pPr>
        <w:pStyle w:val="Titlepageinfo"/>
      </w:pPr>
      <w:r w:rsidRPr="00CB2F1D">
        <w:t xml:space="preserve">Title: </w:t>
      </w:r>
    </w:p>
    <w:p w:rsidR="0032148F" w:rsidRPr="00CB2F1D" w:rsidRDefault="009848F6" w:rsidP="00C85703">
      <w:pPr>
        <w:pStyle w:val="Titlepageinfodescription"/>
      </w:pPr>
      <w:r>
        <w:t xml:space="preserve">USGIN Metadata Profile: </w:t>
      </w:r>
      <w:r w:rsidR="003D7CFD" w:rsidRPr="003D7CFD">
        <w:t>Use of ISO metadata specifications to describe geoscience i</w:t>
      </w:r>
      <w:r w:rsidR="003D7CFD" w:rsidRPr="003D7CFD">
        <w:t>n</w:t>
      </w:r>
      <w:r w:rsidR="003D7CFD" w:rsidRPr="003D7CFD">
        <w:t>formation resources</w:t>
      </w:r>
    </w:p>
    <w:p w:rsidR="0032148F" w:rsidRPr="00CB2F1D" w:rsidRDefault="0032148F" w:rsidP="00D04228">
      <w:pPr>
        <w:pStyle w:val="Titlepageinfo"/>
      </w:pPr>
      <w:r w:rsidRPr="00CB2F1D">
        <w:t xml:space="preserve">Latest </w:t>
      </w:r>
      <w:r w:rsidR="00E23CF7">
        <w:t>released</w:t>
      </w:r>
      <w:r w:rsidR="00E23CF7" w:rsidRPr="00CB2F1D">
        <w:t xml:space="preserve"> </w:t>
      </w:r>
      <w:r w:rsidRPr="00CB2F1D">
        <w:t>version:</w:t>
      </w:r>
    </w:p>
    <w:p w:rsidR="0032148F" w:rsidRPr="00CB2F1D" w:rsidRDefault="006B5EB5" w:rsidP="00BD1A4A">
      <w:pPr>
        <w:pStyle w:val="Titlepageinfodescription"/>
        <w:rPr>
          <w:rStyle w:val="Hyperlink"/>
          <w:color w:val="auto"/>
        </w:rPr>
      </w:pPr>
      <w:hyperlink r:id="rId10" w:history="1">
        <w:r w:rsidR="00DE353D" w:rsidRPr="00DE353D">
          <w:rPr>
            <w:rStyle w:val="Hyperlink"/>
          </w:rPr>
          <w:t>http://lab.usgin.org/profiles/usgin-iso-19139-profile</w:t>
        </w:r>
      </w:hyperlink>
    </w:p>
    <w:p w:rsidR="0032148F" w:rsidRPr="00CB2F1D" w:rsidRDefault="0032148F">
      <w:pPr>
        <w:pStyle w:val="Titlepageinfo"/>
      </w:pPr>
      <w:r w:rsidRPr="00CB2F1D">
        <w:t>Creator:</w:t>
      </w:r>
    </w:p>
    <w:p w:rsidR="0032148F" w:rsidRDefault="0032148F">
      <w:pPr>
        <w:pStyle w:val="Titlepageinfodescription"/>
      </w:pPr>
      <w:r w:rsidRPr="00CB2F1D">
        <w:t xml:space="preserve">USGIN </w:t>
      </w:r>
      <w:r w:rsidRPr="00CB2F1D">
        <w:rPr>
          <w:lang w:eastAsia="ja-JP"/>
        </w:rPr>
        <w:t xml:space="preserve">Standards and Protocols </w:t>
      </w:r>
      <w:r w:rsidRPr="00CB2F1D">
        <w:t>Drafting Team</w:t>
      </w:r>
    </w:p>
    <w:p w:rsidR="009E58B3" w:rsidRDefault="009E58B3" w:rsidP="009E58B3">
      <w:pPr>
        <w:pStyle w:val="Titlepageinfo"/>
      </w:pPr>
      <w:r>
        <w:t>Editors:</w:t>
      </w:r>
    </w:p>
    <w:p w:rsidR="009E58B3" w:rsidRPr="009E58B3" w:rsidRDefault="009E58B3" w:rsidP="009E58B3">
      <w:pPr>
        <w:pStyle w:val="Titlepageinfodescription"/>
      </w:pPr>
      <w:r>
        <w:t xml:space="preserve">Stephen M. Richard and Wolfgang Grunberg </w:t>
      </w:r>
    </w:p>
    <w:p w:rsidR="0032148F" w:rsidRPr="00CB2F1D" w:rsidRDefault="0032148F" w:rsidP="00B833C7">
      <w:pPr>
        <w:pStyle w:val="Titlepageinfo"/>
      </w:pPr>
      <w:r w:rsidRPr="00CB2F1D">
        <w:t>Creation date:</w:t>
      </w:r>
    </w:p>
    <w:p w:rsidR="0032148F" w:rsidRPr="00CB2F1D" w:rsidRDefault="0032148F" w:rsidP="00B833C7">
      <w:pPr>
        <w:pStyle w:val="Titlepageinfodescription"/>
      </w:pPr>
      <w:r w:rsidRPr="00CB2F1D">
        <w:t>8/18/2009</w:t>
      </w:r>
    </w:p>
    <w:p w:rsidR="0032148F" w:rsidRPr="00CB2F1D" w:rsidRDefault="0032148F" w:rsidP="00B833C7">
      <w:pPr>
        <w:pStyle w:val="Titlepageinfo"/>
      </w:pPr>
      <w:r w:rsidRPr="00CB2F1D">
        <w:t>Last revision date:</w:t>
      </w:r>
    </w:p>
    <w:p w:rsidR="0032148F" w:rsidRPr="00CB2F1D" w:rsidRDefault="00FE320C" w:rsidP="00B833C7">
      <w:pPr>
        <w:pStyle w:val="Titlepageinfodescription"/>
      </w:pPr>
      <w:r w:rsidRPr="00CB2F1D">
        <w:fldChar w:fldCharType="begin"/>
      </w:r>
      <w:r w:rsidRPr="00CB2F1D">
        <w:instrText xml:space="preserve"> SAVEDATE  \@ "M/d/yyyy h:mm am/pm"  \* MERGEFORMAT </w:instrText>
      </w:r>
      <w:r w:rsidRPr="00CB2F1D">
        <w:fldChar w:fldCharType="separate"/>
      </w:r>
      <w:ins w:id="2" w:author="Stephen Richard" w:date="2014-03-02T12:04:00Z">
        <w:r w:rsidR="0052336D">
          <w:rPr>
            <w:noProof/>
          </w:rPr>
          <w:t>3/1/2014 1:59 PM</w:t>
        </w:r>
      </w:ins>
      <w:del w:id="3" w:author="Stephen Richard" w:date="2014-03-02T12:04:00Z">
        <w:r w:rsidR="006903D4" w:rsidDel="0052336D">
          <w:rPr>
            <w:noProof/>
          </w:rPr>
          <w:delText>1/23/2014 9:46 AM</w:delText>
        </w:r>
      </w:del>
      <w:r w:rsidRPr="00CB2F1D">
        <w:fldChar w:fldCharType="end"/>
      </w:r>
    </w:p>
    <w:p w:rsidR="0032148F" w:rsidRPr="00CB2F1D" w:rsidRDefault="00867787" w:rsidP="00B833C7">
      <w:pPr>
        <w:pStyle w:val="Titlepageinfo"/>
      </w:pPr>
      <w:r>
        <w:t xml:space="preserve">Document </w:t>
      </w:r>
      <w:r w:rsidR="0032148F" w:rsidRPr="00CB2F1D">
        <w:t>Status:</w:t>
      </w:r>
    </w:p>
    <w:p w:rsidR="0032148F" w:rsidRPr="00CB2F1D" w:rsidRDefault="00B93E08" w:rsidP="00B833C7">
      <w:pPr>
        <w:pStyle w:val="Titlepageinfodescription"/>
      </w:pPr>
      <w:r>
        <w:t>Live trunk version, post 1.2 edits</w:t>
      </w:r>
    </w:p>
    <w:p w:rsidR="0032148F" w:rsidRPr="00CB2F1D" w:rsidRDefault="0032148F" w:rsidP="004A728E">
      <w:pPr>
        <w:pStyle w:val="Titlepageinfo"/>
      </w:pPr>
      <w:r w:rsidRPr="00CB2F1D">
        <w:t>Publisher:</w:t>
      </w:r>
    </w:p>
    <w:p w:rsidR="0032148F" w:rsidRPr="00CB2F1D" w:rsidRDefault="0032148F" w:rsidP="004A728E">
      <w:pPr>
        <w:pStyle w:val="Titlepageinfodescription"/>
      </w:pPr>
      <w:r w:rsidRPr="00CB2F1D">
        <w:t>Arizona Geological Survey</w:t>
      </w:r>
    </w:p>
    <w:p w:rsidR="0032148F" w:rsidRPr="00CB2F1D" w:rsidRDefault="0032148F" w:rsidP="004A728E">
      <w:pPr>
        <w:pStyle w:val="Titlepageinfo"/>
      </w:pPr>
      <w:r w:rsidRPr="00CB2F1D">
        <w:t>Description:</w:t>
      </w:r>
    </w:p>
    <w:p w:rsidR="0032148F" w:rsidRPr="00CB2F1D" w:rsidRDefault="00CE1E1F" w:rsidP="004A728E">
      <w:pPr>
        <w:pStyle w:val="Titlepageinfodescription"/>
      </w:pPr>
      <w:r w:rsidRPr="00CB2F1D">
        <w:t xml:space="preserve">This document </w:t>
      </w:r>
      <w:r w:rsidR="003D7CFD">
        <w:t>describes recommended practices</w:t>
      </w:r>
      <w:r w:rsidRPr="00CB2F1D">
        <w:t xml:space="preserve"> </w:t>
      </w:r>
      <w:r w:rsidR="0032148F" w:rsidRPr="00CB2F1D">
        <w:t xml:space="preserve">for using ISO19139 xml </w:t>
      </w:r>
      <w:r w:rsidR="003D7CFD">
        <w:t>encoding</w:t>
      </w:r>
      <w:r w:rsidR="0032148F" w:rsidRPr="00CB2F1D">
        <w:t xml:space="preserve"> </w:t>
      </w:r>
      <w:r w:rsidRPr="00CB2F1D">
        <w:t>of ISO</w:t>
      </w:r>
      <w:r w:rsidR="0032148F" w:rsidRPr="00CB2F1D">
        <w:t xml:space="preserve"> 19115 and ISO 19119 metadata</w:t>
      </w:r>
      <w:r w:rsidR="003D7CFD">
        <w:t xml:space="preserve"> to describe a broad spectrum of geoscience r</w:t>
      </w:r>
      <w:r w:rsidR="003D7CFD">
        <w:t>e</w:t>
      </w:r>
      <w:r w:rsidR="003D7CFD">
        <w:t>sources</w:t>
      </w:r>
      <w:r w:rsidR="0032148F" w:rsidRPr="00CB2F1D">
        <w:t xml:space="preserve">. The </w:t>
      </w:r>
      <w:r w:rsidR="003D7CFD">
        <w:t>document</w:t>
      </w:r>
      <w:r w:rsidR="003D7CFD" w:rsidRPr="00CB2F1D">
        <w:t xml:space="preserve"> </w:t>
      </w:r>
      <w:r w:rsidR="0032148F" w:rsidRPr="00CB2F1D">
        <w:t xml:space="preserve">provides guidance for the population of ISO19139 </w:t>
      </w:r>
      <w:r w:rsidR="003D7CFD">
        <w:t>encoded metadata</w:t>
      </w:r>
      <w:r w:rsidR="00570EA4">
        <w:t xml:space="preserve"> </w:t>
      </w:r>
      <w:r w:rsidR="0032148F" w:rsidRPr="00CB2F1D">
        <w:t xml:space="preserve">documents to enable interoperability of catalog service clients with multiple servers conforming to this profile. </w:t>
      </w:r>
    </w:p>
    <w:p w:rsidR="0032148F" w:rsidRPr="00CB2F1D" w:rsidRDefault="0032148F">
      <w:pPr>
        <w:pStyle w:val="Titlepageinfo"/>
      </w:pPr>
      <w:r w:rsidRPr="00CB2F1D">
        <w:t>Contributor:</w:t>
      </w:r>
    </w:p>
    <w:p w:rsidR="0032148F" w:rsidRPr="00CB2F1D" w:rsidRDefault="0032148F" w:rsidP="00901E85">
      <w:pPr>
        <w:pStyle w:val="Contributor"/>
        <w:rPr>
          <w:lang w:eastAsia="ja-JP"/>
        </w:rPr>
      </w:pPr>
      <w:r w:rsidRPr="00CB2F1D">
        <w:rPr>
          <w:lang w:eastAsia="ja-JP"/>
        </w:rPr>
        <w:t>See acknowledgements</w:t>
      </w:r>
    </w:p>
    <w:p w:rsidR="0032148F" w:rsidRPr="00CB2F1D" w:rsidRDefault="00180DD5" w:rsidP="004A728E">
      <w:pPr>
        <w:pStyle w:val="Titlepageinfo"/>
      </w:pPr>
      <w:r>
        <w:t xml:space="preserve">Document </w:t>
      </w:r>
      <w:r w:rsidR="0032148F" w:rsidRPr="00CB2F1D">
        <w:t>Identifier:</w:t>
      </w:r>
    </w:p>
    <w:p w:rsidR="0032148F" w:rsidRPr="00CB2F1D" w:rsidRDefault="008F07AB" w:rsidP="004A728E">
      <w:pPr>
        <w:pStyle w:val="Titlepageinfodescription"/>
      </w:pPr>
      <w:r w:rsidRPr="008F07AB">
        <w:t>gin2010-009</w:t>
      </w:r>
      <w:r w:rsidR="000653B2">
        <w:t>.1.2</w:t>
      </w:r>
      <w:r w:rsidR="00B93E08">
        <w:t>.x</w:t>
      </w:r>
      <w:r w:rsidR="00C2578B">
        <w:t xml:space="preserve">   </w:t>
      </w:r>
      <w:r w:rsidR="00C2578B" w:rsidRPr="00C2578B">
        <w:t>http://repository.usgin.org/uri_gin/usgin/dlio/337</w:t>
      </w:r>
    </w:p>
    <w:p w:rsidR="0032148F" w:rsidRPr="00CB2F1D" w:rsidRDefault="0032148F">
      <w:pPr>
        <w:pStyle w:val="Notices"/>
      </w:pPr>
      <w:r w:rsidRPr="00CB2F1D">
        <w:lastRenderedPageBreak/>
        <w:t>Notices</w:t>
      </w:r>
    </w:p>
    <w:p w:rsidR="0032148F" w:rsidRPr="00CB2F1D" w:rsidRDefault="0032148F" w:rsidP="003C42FB">
      <w:r w:rsidRPr="00CB2F1D">
        <w:t xml:space="preserve">Neither the USGIN project, nor any of the participating agencies, take any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 they represent that there has been any effort to identify any such rights. </w:t>
      </w:r>
    </w:p>
    <w:p w:rsidR="0032148F" w:rsidRPr="00CB2F1D" w:rsidRDefault="0032148F">
      <w:r w:rsidRPr="00CB2F1D">
        <w:t xml:space="preserve">This document and the information contained herein is provided on an </w:t>
      </w:r>
      <w:r w:rsidR="00EE6EBE">
        <w:t>"</w:t>
      </w:r>
      <w:r w:rsidRPr="00CB2F1D">
        <w:t>AS IS</w:t>
      </w:r>
      <w:r w:rsidR="00EE6EBE">
        <w:t>"</w:t>
      </w:r>
      <w:r w:rsidRPr="00CB2F1D">
        <w:t xml:space="preserve"> basis and USGIN DISCLAIMS ALL WARRANTIES, EXPRESS OR IMPLIED, INCLUDING BUT NOT LIMITED TO ANY WARRANTY THAT THE USE OF THE INFORMATION HEREIN WILL NOT INFRINGE ANY RIGHTS OR ANY IMPLIED WARRANTIES OF MERCHANTABILITY OR FITNESS FOR A PARTICULAR PURPOSE.</w:t>
      </w:r>
    </w:p>
    <w:p w:rsidR="0032148F" w:rsidRPr="00CB2F1D" w:rsidRDefault="0032148F" w:rsidP="00FE4DB7"/>
    <w:p w:rsidR="0032148F" w:rsidRPr="00CB2F1D" w:rsidRDefault="0032148F" w:rsidP="00E95472">
      <w:pPr>
        <w:pStyle w:val="Notices"/>
      </w:pPr>
      <w:r w:rsidRPr="00CB2F1D">
        <w:lastRenderedPageBreak/>
        <w:t>Revision History</w:t>
      </w:r>
    </w:p>
    <w:p w:rsidR="0032148F" w:rsidRPr="00CB2F1D" w:rsidRDefault="0032148F" w:rsidP="00E95472"/>
    <w:tbl>
      <w:tblPr>
        <w:tblW w:w="10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080"/>
        <w:gridCol w:w="6120"/>
        <w:gridCol w:w="2076"/>
      </w:tblGrid>
      <w:tr w:rsidR="0032148F" w:rsidRPr="00CB2F1D" w:rsidTr="000E528C">
        <w:trPr>
          <w:cantSplit/>
          <w:tblHeader/>
        </w:trPr>
        <w:tc>
          <w:tcPr>
            <w:tcW w:w="1008" w:type="dxa"/>
          </w:tcPr>
          <w:p w:rsidR="0032148F" w:rsidRPr="00CB2F1D" w:rsidRDefault="0032148F" w:rsidP="009552BB">
            <w:pPr>
              <w:jc w:val="center"/>
              <w:rPr>
                <w:b/>
              </w:rPr>
            </w:pPr>
            <w:r w:rsidRPr="00CB2F1D">
              <w:rPr>
                <w:b/>
              </w:rPr>
              <w:t>Ve</w:t>
            </w:r>
            <w:r w:rsidRPr="00CB2F1D">
              <w:rPr>
                <w:b/>
              </w:rPr>
              <w:t>r</w:t>
            </w:r>
            <w:r w:rsidRPr="00CB2F1D">
              <w:rPr>
                <w:b/>
              </w:rPr>
              <w:t>sion</w:t>
            </w:r>
          </w:p>
        </w:tc>
        <w:tc>
          <w:tcPr>
            <w:tcW w:w="1080" w:type="dxa"/>
          </w:tcPr>
          <w:p w:rsidR="0032148F" w:rsidRPr="00CB2F1D" w:rsidRDefault="0032148F" w:rsidP="009552BB">
            <w:pPr>
              <w:jc w:val="center"/>
              <w:rPr>
                <w:b/>
              </w:rPr>
            </w:pPr>
            <w:r w:rsidRPr="00CB2F1D">
              <w:rPr>
                <w:b/>
              </w:rPr>
              <w:t>Date</w:t>
            </w:r>
          </w:p>
        </w:tc>
        <w:tc>
          <w:tcPr>
            <w:tcW w:w="6120" w:type="dxa"/>
          </w:tcPr>
          <w:p w:rsidR="0032148F" w:rsidRPr="00CB2F1D" w:rsidRDefault="0032148F" w:rsidP="009552BB">
            <w:pPr>
              <w:jc w:val="center"/>
              <w:rPr>
                <w:b/>
              </w:rPr>
            </w:pPr>
            <w:r w:rsidRPr="00CB2F1D">
              <w:rPr>
                <w:b/>
              </w:rPr>
              <w:t xml:space="preserve">Comments </w:t>
            </w:r>
          </w:p>
        </w:tc>
        <w:tc>
          <w:tcPr>
            <w:tcW w:w="2076" w:type="dxa"/>
          </w:tcPr>
          <w:p w:rsidR="0032148F" w:rsidRPr="00CB2F1D" w:rsidRDefault="0032148F" w:rsidP="009552BB">
            <w:pPr>
              <w:rPr>
                <w:b/>
              </w:rPr>
            </w:pPr>
            <w:r w:rsidRPr="00CB2F1D">
              <w:rPr>
                <w:b/>
              </w:rPr>
              <w:t>By</w:t>
            </w:r>
          </w:p>
        </w:tc>
      </w:tr>
      <w:tr w:rsidR="0032148F" w:rsidRPr="00CB2F1D" w:rsidTr="000E528C">
        <w:tc>
          <w:tcPr>
            <w:tcW w:w="1008" w:type="dxa"/>
          </w:tcPr>
          <w:p w:rsidR="0032148F" w:rsidRPr="000E528C" w:rsidRDefault="0032148F" w:rsidP="009552BB">
            <w:pPr>
              <w:rPr>
                <w:sz w:val="16"/>
                <w:szCs w:val="16"/>
                <w:lang w:eastAsia="ja-JP"/>
              </w:rPr>
            </w:pPr>
            <w:r w:rsidRPr="000E528C">
              <w:rPr>
                <w:sz w:val="16"/>
                <w:szCs w:val="16"/>
                <w:lang w:eastAsia="ja-JP"/>
              </w:rPr>
              <w:t>0.1</w:t>
            </w:r>
          </w:p>
        </w:tc>
        <w:tc>
          <w:tcPr>
            <w:tcW w:w="1080" w:type="dxa"/>
          </w:tcPr>
          <w:p w:rsidR="0032148F" w:rsidRPr="000E528C" w:rsidRDefault="0032148F" w:rsidP="009552BB">
            <w:pPr>
              <w:rPr>
                <w:sz w:val="16"/>
                <w:szCs w:val="16"/>
                <w:lang w:eastAsia="ja-JP"/>
              </w:rPr>
            </w:pPr>
            <w:r w:rsidRPr="000E528C">
              <w:rPr>
                <w:sz w:val="16"/>
                <w:szCs w:val="16"/>
                <w:lang w:eastAsia="ja-JP"/>
              </w:rPr>
              <w:t>2009-08-18</w:t>
            </w:r>
          </w:p>
        </w:tc>
        <w:tc>
          <w:tcPr>
            <w:tcW w:w="6120" w:type="dxa"/>
          </w:tcPr>
          <w:p w:rsidR="0032148F" w:rsidRPr="000E528C" w:rsidRDefault="0032148F" w:rsidP="009552BB">
            <w:pPr>
              <w:rPr>
                <w:sz w:val="16"/>
                <w:szCs w:val="16"/>
                <w:lang w:eastAsia="ja-JP"/>
              </w:rPr>
            </w:pPr>
            <w:r w:rsidRPr="000E528C">
              <w:rPr>
                <w:sz w:val="16"/>
                <w:szCs w:val="16"/>
                <w:lang w:eastAsia="ja-JP"/>
              </w:rPr>
              <w:t>Initial draft document</w:t>
            </w:r>
          </w:p>
        </w:tc>
        <w:tc>
          <w:tcPr>
            <w:tcW w:w="2076" w:type="dxa"/>
          </w:tcPr>
          <w:p w:rsidR="0032148F" w:rsidRPr="000E528C" w:rsidRDefault="0032148F" w:rsidP="005870B4">
            <w:pPr>
              <w:rPr>
                <w:sz w:val="16"/>
                <w:szCs w:val="16"/>
                <w:lang w:eastAsia="ja-JP"/>
              </w:rPr>
            </w:pPr>
            <w:r w:rsidRPr="000E528C">
              <w:rPr>
                <w:sz w:val="16"/>
                <w:szCs w:val="16"/>
                <w:lang w:eastAsia="ja-JP"/>
              </w:rPr>
              <w:t xml:space="preserve">Wolfgang Grunberg </w:t>
            </w:r>
          </w:p>
        </w:tc>
      </w:tr>
      <w:tr w:rsidR="0032148F" w:rsidRPr="00CB2F1D" w:rsidTr="000E528C">
        <w:tc>
          <w:tcPr>
            <w:tcW w:w="1008" w:type="dxa"/>
          </w:tcPr>
          <w:p w:rsidR="0032148F" w:rsidRPr="000E528C" w:rsidRDefault="008A2EE3" w:rsidP="009552BB">
            <w:pPr>
              <w:rPr>
                <w:sz w:val="16"/>
                <w:szCs w:val="16"/>
                <w:lang w:eastAsia="ja-JP"/>
              </w:rPr>
            </w:pPr>
            <w:r w:rsidRPr="000E528C">
              <w:rPr>
                <w:sz w:val="16"/>
                <w:szCs w:val="16"/>
                <w:lang w:eastAsia="ja-JP"/>
              </w:rPr>
              <w:t>0.7</w:t>
            </w:r>
          </w:p>
        </w:tc>
        <w:tc>
          <w:tcPr>
            <w:tcW w:w="1080" w:type="dxa"/>
          </w:tcPr>
          <w:p w:rsidR="0032148F" w:rsidRPr="000E528C" w:rsidRDefault="008A2EE3" w:rsidP="009552BB">
            <w:pPr>
              <w:rPr>
                <w:sz w:val="16"/>
                <w:szCs w:val="16"/>
                <w:lang w:eastAsia="ja-JP"/>
              </w:rPr>
            </w:pPr>
            <w:r w:rsidRPr="000E528C">
              <w:rPr>
                <w:sz w:val="16"/>
                <w:szCs w:val="16"/>
                <w:lang w:eastAsia="ja-JP"/>
              </w:rPr>
              <w:t>2009-10-28</w:t>
            </w:r>
          </w:p>
        </w:tc>
        <w:tc>
          <w:tcPr>
            <w:tcW w:w="6120" w:type="dxa"/>
          </w:tcPr>
          <w:p w:rsidR="0032148F" w:rsidRPr="000E528C" w:rsidRDefault="007B7259" w:rsidP="009552BB">
            <w:pPr>
              <w:rPr>
                <w:sz w:val="16"/>
                <w:szCs w:val="16"/>
                <w:lang w:eastAsia="ja-JP"/>
              </w:rPr>
            </w:pPr>
            <w:r w:rsidRPr="000E528C">
              <w:rPr>
                <w:sz w:val="16"/>
                <w:szCs w:val="16"/>
                <w:lang w:eastAsia="ja-JP"/>
              </w:rPr>
              <w:t>Revisions, addition of material, re-title, focus on use of ISO 19139</w:t>
            </w:r>
            <w:r>
              <w:rPr>
                <w:sz w:val="16"/>
                <w:szCs w:val="16"/>
                <w:lang w:eastAsia="ja-JP"/>
              </w:rPr>
              <w:t xml:space="preserve">. </w:t>
            </w:r>
            <w:r w:rsidR="008A2EE3" w:rsidRPr="000E528C">
              <w:rPr>
                <w:sz w:val="16"/>
                <w:szCs w:val="16"/>
                <w:lang w:eastAsia="ja-JP"/>
              </w:rPr>
              <w:t>Revising adding material done, circulate for review, comment</w:t>
            </w:r>
            <w:r w:rsidR="0016799D" w:rsidRPr="000E528C">
              <w:rPr>
                <w:sz w:val="16"/>
                <w:szCs w:val="16"/>
                <w:lang w:eastAsia="ja-JP"/>
              </w:rPr>
              <w:t>. No discussion of serviceIdentification section as yet; this will have to be added, at which point the file title will be revised.</w:t>
            </w:r>
          </w:p>
        </w:tc>
        <w:tc>
          <w:tcPr>
            <w:tcW w:w="2076" w:type="dxa"/>
          </w:tcPr>
          <w:p w:rsidR="0032148F" w:rsidRPr="000E528C" w:rsidRDefault="008A2EE3" w:rsidP="009552BB">
            <w:pPr>
              <w:rPr>
                <w:sz w:val="16"/>
                <w:szCs w:val="16"/>
                <w:lang w:eastAsia="ja-JP"/>
              </w:rPr>
            </w:pPr>
            <w:r w:rsidRPr="000E528C">
              <w:rPr>
                <w:sz w:val="16"/>
                <w:szCs w:val="16"/>
                <w:lang w:eastAsia="ja-JP"/>
              </w:rPr>
              <w:t>Stephen Richard</w:t>
            </w:r>
          </w:p>
        </w:tc>
      </w:tr>
      <w:tr w:rsidR="0032148F" w:rsidRPr="00CB2F1D" w:rsidTr="000E528C">
        <w:tc>
          <w:tcPr>
            <w:tcW w:w="1008" w:type="dxa"/>
          </w:tcPr>
          <w:p w:rsidR="0032148F" w:rsidRPr="000E528C" w:rsidRDefault="00F01966" w:rsidP="009552BB">
            <w:pPr>
              <w:rPr>
                <w:sz w:val="16"/>
                <w:szCs w:val="16"/>
                <w:lang w:eastAsia="ja-JP"/>
              </w:rPr>
            </w:pPr>
            <w:r w:rsidRPr="000E528C">
              <w:rPr>
                <w:sz w:val="16"/>
                <w:szCs w:val="16"/>
                <w:lang w:eastAsia="ja-JP"/>
              </w:rPr>
              <w:t>0.7.1</w:t>
            </w:r>
          </w:p>
        </w:tc>
        <w:tc>
          <w:tcPr>
            <w:tcW w:w="1080" w:type="dxa"/>
          </w:tcPr>
          <w:p w:rsidR="0032148F" w:rsidRPr="000E528C" w:rsidRDefault="004832C3" w:rsidP="009552BB">
            <w:pPr>
              <w:rPr>
                <w:sz w:val="16"/>
                <w:szCs w:val="16"/>
                <w:lang w:eastAsia="ja-JP"/>
              </w:rPr>
            </w:pPr>
            <w:r w:rsidRPr="000E528C">
              <w:rPr>
                <w:sz w:val="16"/>
                <w:szCs w:val="16"/>
                <w:lang w:eastAsia="ja-JP"/>
              </w:rPr>
              <w:t>2009-11-19</w:t>
            </w:r>
          </w:p>
        </w:tc>
        <w:tc>
          <w:tcPr>
            <w:tcW w:w="6120" w:type="dxa"/>
          </w:tcPr>
          <w:p w:rsidR="0032148F" w:rsidRPr="000E528C" w:rsidRDefault="004832C3" w:rsidP="004832C3">
            <w:pPr>
              <w:rPr>
                <w:sz w:val="16"/>
                <w:szCs w:val="16"/>
                <w:lang w:eastAsia="ja-JP"/>
              </w:rPr>
            </w:pPr>
            <w:r w:rsidRPr="000E528C">
              <w:rPr>
                <w:sz w:val="16"/>
                <w:szCs w:val="16"/>
                <w:lang w:eastAsia="ja-JP"/>
              </w:rPr>
              <w:t>Revisions, crosschecked with ISO 19139 and NAP Profile, added dataset metadata example</w:t>
            </w:r>
          </w:p>
        </w:tc>
        <w:tc>
          <w:tcPr>
            <w:tcW w:w="2076" w:type="dxa"/>
          </w:tcPr>
          <w:p w:rsidR="0032148F" w:rsidRPr="000E528C" w:rsidRDefault="004832C3" w:rsidP="009552BB">
            <w:pPr>
              <w:rPr>
                <w:sz w:val="16"/>
                <w:szCs w:val="16"/>
                <w:lang w:eastAsia="ja-JP"/>
              </w:rPr>
            </w:pPr>
            <w:r w:rsidRPr="000E528C">
              <w:rPr>
                <w:sz w:val="16"/>
                <w:szCs w:val="16"/>
                <w:lang w:eastAsia="ja-JP"/>
              </w:rPr>
              <w:t>Wolfgang Grunberg</w:t>
            </w:r>
          </w:p>
        </w:tc>
      </w:tr>
      <w:tr w:rsidR="007B6123" w:rsidRPr="00CB2F1D" w:rsidTr="000E528C">
        <w:tc>
          <w:tcPr>
            <w:tcW w:w="1008" w:type="dxa"/>
          </w:tcPr>
          <w:p w:rsidR="007B6123" w:rsidRPr="000E528C" w:rsidRDefault="007B6123" w:rsidP="009552BB">
            <w:pPr>
              <w:rPr>
                <w:sz w:val="16"/>
                <w:szCs w:val="16"/>
                <w:lang w:eastAsia="ja-JP"/>
              </w:rPr>
            </w:pPr>
            <w:r w:rsidRPr="000E528C">
              <w:rPr>
                <w:sz w:val="16"/>
                <w:szCs w:val="16"/>
                <w:lang w:eastAsia="ja-JP"/>
              </w:rPr>
              <w:t>0.8</w:t>
            </w:r>
          </w:p>
        </w:tc>
        <w:tc>
          <w:tcPr>
            <w:tcW w:w="1080" w:type="dxa"/>
          </w:tcPr>
          <w:p w:rsidR="007B6123" w:rsidRPr="000E528C" w:rsidRDefault="007B6123" w:rsidP="009552BB">
            <w:pPr>
              <w:rPr>
                <w:sz w:val="16"/>
                <w:szCs w:val="16"/>
                <w:lang w:eastAsia="ja-JP"/>
              </w:rPr>
            </w:pPr>
            <w:r w:rsidRPr="000E528C">
              <w:rPr>
                <w:sz w:val="16"/>
                <w:szCs w:val="16"/>
                <w:lang w:eastAsia="ja-JP"/>
              </w:rPr>
              <w:t>2009-11-24</w:t>
            </w:r>
          </w:p>
        </w:tc>
        <w:tc>
          <w:tcPr>
            <w:tcW w:w="6120" w:type="dxa"/>
          </w:tcPr>
          <w:p w:rsidR="007B6123" w:rsidRPr="000E528C" w:rsidRDefault="007B6123" w:rsidP="007B6123">
            <w:pPr>
              <w:tabs>
                <w:tab w:val="left" w:pos="2064"/>
              </w:tabs>
              <w:rPr>
                <w:sz w:val="16"/>
                <w:szCs w:val="16"/>
                <w:lang w:eastAsia="ja-JP"/>
              </w:rPr>
            </w:pPr>
            <w:r w:rsidRPr="000E528C">
              <w:rPr>
                <w:sz w:val="16"/>
                <w:szCs w:val="16"/>
                <w:lang w:eastAsia="ja-JP"/>
              </w:rPr>
              <w:t>SMR review, editing based on W. Grunberg comments</w:t>
            </w:r>
          </w:p>
        </w:tc>
        <w:tc>
          <w:tcPr>
            <w:tcW w:w="2076" w:type="dxa"/>
          </w:tcPr>
          <w:p w:rsidR="007B6123" w:rsidRPr="000E528C" w:rsidRDefault="007B6123" w:rsidP="009552BB">
            <w:pPr>
              <w:rPr>
                <w:sz w:val="16"/>
                <w:szCs w:val="16"/>
                <w:lang w:eastAsia="ja-JP"/>
              </w:rPr>
            </w:pPr>
            <w:r w:rsidRPr="000E528C">
              <w:rPr>
                <w:sz w:val="16"/>
                <w:szCs w:val="16"/>
                <w:lang w:eastAsia="ja-JP"/>
              </w:rPr>
              <w:t>Stephen Richard</w:t>
            </w:r>
          </w:p>
        </w:tc>
      </w:tr>
      <w:tr w:rsidR="007B6123" w:rsidRPr="00CB2F1D" w:rsidTr="000E528C">
        <w:tc>
          <w:tcPr>
            <w:tcW w:w="1008" w:type="dxa"/>
          </w:tcPr>
          <w:p w:rsidR="007B6123" w:rsidRPr="000E528C" w:rsidRDefault="00506BB5" w:rsidP="009552BB">
            <w:pPr>
              <w:rPr>
                <w:sz w:val="16"/>
                <w:szCs w:val="16"/>
                <w:lang w:eastAsia="ja-JP"/>
              </w:rPr>
            </w:pPr>
            <w:r w:rsidRPr="000E528C">
              <w:rPr>
                <w:sz w:val="16"/>
                <w:szCs w:val="16"/>
                <w:lang w:eastAsia="ja-JP"/>
              </w:rPr>
              <w:t>0.8.1</w:t>
            </w:r>
          </w:p>
        </w:tc>
        <w:tc>
          <w:tcPr>
            <w:tcW w:w="1080" w:type="dxa"/>
          </w:tcPr>
          <w:p w:rsidR="007B6123" w:rsidRPr="000E528C" w:rsidRDefault="00506BB5" w:rsidP="009552BB">
            <w:pPr>
              <w:rPr>
                <w:sz w:val="16"/>
                <w:szCs w:val="16"/>
                <w:lang w:eastAsia="ja-JP"/>
              </w:rPr>
            </w:pPr>
            <w:r w:rsidRPr="000E528C">
              <w:rPr>
                <w:sz w:val="16"/>
                <w:szCs w:val="16"/>
                <w:lang w:eastAsia="ja-JP"/>
              </w:rPr>
              <w:t>2009-11-30</w:t>
            </w:r>
          </w:p>
        </w:tc>
        <w:tc>
          <w:tcPr>
            <w:tcW w:w="6120" w:type="dxa"/>
          </w:tcPr>
          <w:p w:rsidR="007B6123" w:rsidRPr="000E528C" w:rsidRDefault="004D0871" w:rsidP="004D0871">
            <w:pPr>
              <w:tabs>
                <w:tab w:val="left" w:pos="2064"/>
              </w:tabs>
              <w:rPr>
                <w:sz w:val="16"/>
                <w:szCs w:val="16"/>
                <w:lang w:eastAsia="ja-JP"/>
              </w:rPr>
            </w:pPr>
            <w:r w:rsidRPr="000E528C">
              <w:rPr>
                <w:sz w:val="16"/>
                <w:szCs w:val="16"/>
                <w:lang w:eastAsia="ja-JP"/>
              </w:rPr>
              <w:t>C</w:t>
            </w:r>
            <w:r w:rsidR="00506BB5" w:rsidRPr="000E528C">
              <w:rPr>
                <w:sz w:val="16"/>
                <w:szCs w:val="16"/>
                <w:lang w:eastAsia="ja-JP"/>
              </w:rPr>
              <w:t>ode</w:t>
            </w:r>
            <w:r w:rsidRPr="000E528C">
              <w:rPr>
                <w:sz w:val="16"/>
                <w:szCs w:val="16"/>
                <w:lang w:eastAsia="ja-JP"/>
              </w:rPr>
              <w:t>list</w:t>
            </w:r>
            <w:r w:rsidR="00506BB5" w:rsidRPr="000E528C">
              <w:rPr>
                <w:sz w:val="16"/>
                <w:szCs w:val="16"/>
                <w:lang w:eastAsia="ja-JP"/>
              </w:rPr>
              <w:t xml:space="preserve"> </w:t>
            </w:r>
            <w:r w:rsidRPr="000E528C">
              <w:rPr>
                <w:sz w:val="16"/>
                <w:szCs w:val="16"/>
                <w:lang w:eastAsia="ja-JP"/>
              </w:rPr>
              <w:t>review, approved previous tracked changes</w:t>
            </w:r>
          </w:p>
        </w:tc>
        <w:tc>
          <w:tcPr>
            <w:tcW w:w="2076" w:type="dxa"/>
          </w:tcPr>
          <w:p w:rsidR="007B6123" w:rsidRPr="000E528C" w:rsidRDefault="00506BB5" w:rsidP="009552BB">
            <w:pPr>
              <w:rPr>
                <w:sz w:val="16"/>
                <w:szCs w:val="16"/>
                <w:lang w:eastAsia="ja-JP"/>
              </w:rPr>
            </w:pPr>
            <w:r w:rsidRPr="000E528C">
              <w:rPr>
                <w:sz w:val="16"/>
                <w:szCs w:val="16"/>
                <w:lang w:eastAsia="ja-JP"/>
              </w:rPr>
              <w:t>Wolfgang Grunberg</w:t>
            </w:r>
          </w:p>
        </w:tc>
      </w:tr>
      <w:tr w:rsidR="00506BB5" w:rsidRPr="00CB2F1D" w:rsidTr="000E528C">
        <w:tc>
          <w:tcPr>
            <w:tcW w:w="1008" w:type="dxa"/>
          </w:tcPr>
          <w:p w:rsidR="00506BB5" w:rsidRPr="000E528C" w:rsidRDefault="00506BB5" w:rsidP="009552BB">
            <w:pPr>
              <w:rPr>
                <w:sz w:val="16"/>
                <w:szCs w:val="16"/>
                <w:lang w:eastAsia="ja-JP"/>
              </w:rPr>
            </w:pPr>
            <w:r w:rsidRPr="000E528C">
              <w:rPr>
                <w:sz w:val="16"/>
                <w:szCs w:val="16"/>
                <w:lang w:eastAsia="ja-JP"/>
              </w:rPr>
              <w:t>0.</w:t>
            </w:r>
            <w:r w:rsidR="0029589F" w:rsidRPr="000E528C">
              <w:rPr>
                <w:sz w:val="16"/>
                <w:szCs w:val="16"/>
                <w:lang w:eastAsia="ja-JP"/>
              </w:rPr>
              <w:t>9</w:t>
            </w:r>
          </w:p>
        </w:tc>
        <w:tc>
          <w:tcPr>
            <w:tcW w:w="1080" w:type="dxa"/>
          </w:tcPr>
          <w:p w:rsidR="00506BB5" w:rsidRPr="000E528C" w:rsidRDefault="0029589F" w:rsidP="009552BB">
            <w:pPr>
              <w:rPr>
                <w:sz w:val="16"/>
                <w:szCs w:val="16"/>
                <w:lang w:eastAsia="ja-JP"/>
              </w:rPr>
            </w:pPr>
            <w:r w:rsidRPr="000E528C">
              <w:rPr>
                <w:sz w:val="16"/>
                <w:szCs w:val="16"/>
                <w:lang w:eastAsia="ja-JP"/>
              </w:rPr>
              <w:t>2009-12-03</w:t>
            </w:r>
          </w:p>
        </w:tc>
        <w:tc>
          <w:tcPr>
            <w:tcW w:w="6120" w:type="dxa"/>
          </w:tcPr>
          <w:p w:rsidR="00506BB5" w:rsidRPr="000E528C" w:rsidRDefault="0029589F" w:rsidP="007B6123">
            <w:pPr>
              <w:tabs>
                <w:tab w:val="left" w:pos="2064"/>
              </w:tabs>
              <w:rPr>
                <w:sz w:val="16"/>
                <w:szCs w:val="16"/>
                <w:lang w:eastAsia="ja-JP"/>
              </w:rPr>
            </w:pPr>
            <w:r w:rsidRPr="000E528C">
              <w:rPr>
                <w:sz w:val="16"/>
                <w:szCs w:val="16"/>
                <w:lang w:eastAsia="ja-JP"/>
              </w:rPr>
              <w:t>Add section on distribution and distributor, review and accept changes</w:t>
            </w:r>
          </w:p>
        </w:tc>
        <w:tc>
          <w:tcPr>
            <w:tcW w:w="2076" w:type="dxa"/>
          </w:tcPr>
          <w:p w:rsidR="00506BB5" w:rsidRPr="000E528C" w:rsidRDefault="00315A44" w:rsidP="00CB2F1D">
            <w:pPr>
              <w:rPr>
                <w:sz w:val="16"/>
                <w:szCs w:val="16"/>
                <w:lang w:eastAsia="ja-JP"/>
              </w:rPr>
            </w:pPr>
            <w:r w:rsidRPr="000E528C">
              <w:rPr>
                <w:sz w:val="16"/>
                <w:szCs w:val="16"/>
                <w:lang w:eastAsia="ja-JP"/>
              </w:rPr>
              <w:t>Stephen Richard</w:t>
            </w:r>
          </w:p>
        </w:tc>
      </w:tr>
      <w:tr w:rsidR="00CB2F1D" w:rsidRPr="00CB2F1D" w:rsidTr="000E528C">
        <w:tc>
          <w:tcPr>
            <w:tcW w:w="1008" w:type="dxa"/>
          </w:tcPr>
          <w:p w:rsidR="00CB2F1D" w:rsidRPr="000E528C" w:rsidRDefault="00CB2F1D" w:rsidP="009552BB">
            <w:pPr>
              <w:rPr>
                <w:sz w:val="16"/>
                <w:szCs w:val="16"/>
                <w:lang w:eastAsia="ja-JP"/>
              </w:rPr>
            </w:pPr>
            <w:r w:rsidRPr="000E528C">
              <w:rPr>
                <w:sz w:val="16"/>
                <w:szCs w:val="16"/>
                <w:lang w:eastAsia="ja-JP"/>
              </w:rPr>
              <w:t>0.9.1</w:t>
            </w:r>
          </w:p>
        </w:tc>
        <w:tc>
          <w:tcPr>
            <w:tcW w:w="1080" w:type="dxa"/>
          </w:tcPr>
          <w:p w:rsidR="00CB2F1D" w:rsidRPr="000E528C" w:rsidRDefault="00CB2F1D" w:rsidP="009552BB">
            <w:pPr>
              <w:rPr>
                <w:sz w:val="16"/>
                <w:szCs w:val="16"/>
                <w:lang w:eastAsia="ja-JP"/>
              </w:rPr>
            </w:pPr>
            <w:r w:rsidRPr="000E528C">
              <w:rPr>
                <w:sz w:val="16"/>
                <w:szCs w:val="16"/>
                <w:lang w:eastAsia="ja-JP"/>
              </w:rPr>
              <w:t>2009-12-04</w:t>
            </w:r>
          </w:p>
        </w:tc>
        <w:tc>
          <w:tcPr>
            <w:tcW w:w="6120" w:type="dxa"/>
          </w:tcPr>
          <w:p w:rsidR="00CB2F1D" w:rsidRPr="000E528C" w:rsidRDefault="00CB2F1D" w:rsidP="00CB2F1D">
            <w:pPr>
              <w:tabs>
                <w:tab w:val="left" w:pos="2064"/>
              </w:tabs>
              <w:rPr>
                <w:sz w:val="16"/>
                <w:szCs w:val="16"/>
                <w:lang w:eastAsia="ja-JP"/>
              </w:rPr>
            </w:pPr>
            <w:r w:rsidRPr="000E528C">
              <w:rPr>
                <w:sz w:val="16"/>
                <w:szCs w:val="16"/>
                <w:lang w:eastAsia="ja-JP"/>
              </w:rPr>
              <w:t>First public release</w:t>
            </w:r>
            <w:r w:rsidR="00570EA4" w:rsidRPr="000E528C">
              <w:rPr>
                <w:sz w:val="16"/>
                <w:szCs w:val="16"/>
                <w:lang w:eastAsia="ja-JP"/>
              </w:rPr>
              <w:t xml:space="preserve"> of draft dataset and dataset series profile</w:t>
            </w:r>
            <w:r w:rsidRPr="000E528C">
              <w:rPr>
                <w:sz w:val="16"/>
                <w:szCs w:val="16"/>
                <w:lang w:eastAsia="ja-JP"/>
              </w:rPr>
              <w:t>, Word and PDF file preparation</w:t>
            </w:r>
          </w:p>
        </w:tc>
        <w:tc>
          <w:tcPr>
            <w:tcW w:w="2076" w:type="dxa"/>
          </w:tcPr>
          <w:p w:rsidR="00CB2F1D" w:rsidRPr="000E528C" w:rsidRDefault="00CB2F1D" w:rsidP="00315A44">
            <w:pPr>
              <w:rPr>
                <w:sz w:val="16"/>
                <w:szCs w:val="16"/>
                <w:lang w:eastAsia="ja-JP"/>
              </w:rPr>
            </w:pPr>
            <w:r w:rsidRPr="000E528C">
              <w:rPr>
                <w:sz w:val="16"/>
                <w:szCs w:val="16"/>
                <w:lang w:eastAsia="ja-JP"/>
              </w:rPr>
              <w:t>Wolfgang Grunberg</w:t>
            </w:r>
          </w:p>
        </w:tc>
      </w:tr>
      <w:tr w:rsidR="00797E97" w:rsidRPr="00CB2F1D" w:rsidTr="000E528C">
        <w:tc>
          <w:tcPr>
            <w:tcW w:w="1008" w:type="dxa"/>
          </w:tcPr>
          <w:p w:rsidR="00797E97" w:rsidRPr="000E528C" w:rsidRDefault="00797E97" w:rsidP="009552BB">
            <w:pPr>
              <w:rPr>
                <w:sz w:val="16"/>
                <w:szCs w:val="16"/>
                <w:lang w:eastAsia="ja-JP"/>
              </w:rPr>
            </w:pPr>
            <w:r w:rsidRPr="000E528C">
              <w:rPr>
                <w:sz w:val="16"/>
                <w:szCs w:val="16"/>
                <w:lang w:eastAsia="ja-JP"/>
              </w:rPr>
              <w:t>0.9.</w:t>
            </w:r>
            <w:r w:rsidR="008639C2" w:rsidRPr="000E528C">
              <w:rPr>
                <w:sz w:val="16"/>
                <w:szCs w:val="16"/>
                <w:lang w:eastAsia="ja-JP"/>
              </w:rPr>
              <w:t>3</w:t>
            </w:r>
          </w:p>
        </w:tc>
        <w:tc>
          <w:tcPr>
            <w:tcW w:w="1080" w:type="dxa"/>
          </w:tcPr>
          <w:p w:rsidR="00797E97" w:rsidRPr="000E528C" w:rsidRDefault="00BA256D" w:rsidP="009552BB">
            <w:pPr>
              <w:rPr>
                <w:sz w:val="16"/>
                <w:szCs w:val="16"/>
                <w:lang w:eastAsia="ja-JP"/>
              </w:rPr>
            </w:pPr>
            <w:r w:rsidRPr="000E528C">
              <w:rPr>
                <w:sz w:val="16"/>
                <w:szCs w:val="16"/>
                <w:lang w:eastAsia="ja-JP"/>
              </w:rPr>
              <w:t>2009-12-</w:t>
            </w:r>
            <w:r w:rsidR="008639C2" w:rsidRPr="000E528C">
              <w:rPr>
                <w:sz w:val="16"/>
                <w:szCs w:val="16"/>
                <w:lang w:eastAsia="ja-JP"/>
              </w:rPr>
              <w:t>11</w:t>
            </w:r>
          </w:p>
        </w:tc>
        <w:tc>
          <w:tcPr>
            <w:tcW w:w="6120" w:type="dxa"/>
          </w:tcPr>
          <w:p w:rsidR="00797E97" w:rsidRPr="000E528C" w:rsidRDefault="007B7259" w:rsidP="00A273CD">
            <w:pPr>
              <w:tabs>
                <w:tab w:val="left" w:pos="2064"/>
              </w:tabs>
              <w:rPr>
                <w:sz w:val="16"/>
                <w:szCs w:val="16"/>
                <w:lang w:eastAsia="ja-JP"/>
              </w:rPr>
            </w:pPr>
            <w:r w:rsidRPr="000E528C">
              <w:rPr>
                <w:sz w:val="16"/>
                <w:szCs w:val="16"/>
                <w:lang w:eastAsia="ja-JP"/>
              </w:rPr>
              <w:t>Review edits</w:t>
            </w:r>
            <w:r>
              <w:rPr>
                <w:sz w:val="16"/>
                <w:szCs w:val="16"/>
                <w:lang w:eastAsia="ja-JP"/>
              </w:rPr>
              <w:t xml:space="preserve"> and</w:t>
            </w:r>
            <w:r w:rsidRPr="000E528C">
              <w:rPr>
                <w:sz w:val="16"/>
                <w:szCs w:val="16"/>
                <w:lang w:eastAsia="ja-JP"/>
              </w:rPr>
              <w:t xml:space="preserve"> comments</w:t>
            </w:r>
            <w:r>
              <w:rPr>
                <w:sz w:val="16"/>
                <w:szCs w:val="16"/>
                <w:lang w:eastAsia="ja-JP"/>
              </w:rPr>
              <w:t>.</w:t>
            </w:r>
            <w:r w:rsidRPr="000E528C">
              <w:rPr>
                <w:sz w:val="16"/>
                <w:szCs w:val="16"/>
                <w:lang w:eastAsia="ja-JP"/>
              </w:rPr>
              <w:t xml:space="preserve"> </w:t>
            </w:r>
            <w:r w:rsidR="00BA256D" w:rsidRPr="000E528C">
              <w:rPr>
                <w:sz w:val="16"/>
                <w:szCs w:val="16"/>
                <w:lang w:eastAsia="ja-JP"/>
              </w:rPr>
              <w:t>Split out data identification element into separate t</w:t>
            </w:r>
            <w:r w:rsidR="00BA256D" w:rsidRPr="000E528C">
              <w:rPr>
                <w:sz w:val="16"/>
                <w:szCs w:val="16"/>
                <w:lang w:eastAsia="ja-JP"/>
              </w:rPr>
              <w:t>a</w:t>
            </w:r>
            <w:r w:rsidR="00BA256D" w:rsidRPr="000E528C">
              <w:rPr>
                <w:sz w:val="16"/>
                <w:szCs w:val="16"/>
                <w:lang w:eastAsia="ja-JP"/>
              </w:rPr>
              <w:t>bles for MD_DataIdentification and SV_ServiceIdentification</w:t>
            </w:r>
            <w:r w:rsidR="008639C2" w:rsidRPr="000E528C">
              <w:rPr>
                <w:sz w:val="16"/>
                <w:szCs w:val="16"/>
                <w:lang w:eastAsia="ja-JP"/>
              </w:rPr>
              <w:t xml:space="preserve">; add service metadata elements. </w:t>
            </w:r>
          </w:p>
        </w:tc>
        <w:tc>
          <w:tcPr>
            <w:tcW w:w="2076" w:type="dxa"/>
          </w:tcPr>
          <w:p w:rsidR="00797E97" w:rsidRPr="000E528C" w:rsidRDefault="00BA256D" w:rsidP="00315A44">
            <w:pPr>
              <w:rPr>
                <w:sz w:val="16"/>
                <w:szCs w:val="16"/>
                <w:lang w:eastAsia="ja-JP"/>
              </w:rPr>
            </w:pPr>
            <w:r w:rsidRPr="000E528C">
              <w:rPr>
                <w:sz w:val="16"/>
                <w:szCs w:val="16"/>
                <w:lang w:eastAsia="ja-JP"/>
              </w:rPr>
              <w:t>Stephen Richard</w:t>
            </w:r>
          </w:p>
        </w:tc>
      </w:tr>
      <w:tr w:rsidR="009141A8" w:rsidRPr="00CB2F1D" w:rsidTr="000E528C">
        <w:tc>
          <w:tcPr>
            <w:tcW w:w="1008" w:type="dxa"/>
          </w:tcPr>
          <w:p w:rsidR="009141A8" w:rsidRPr="000E528C" w:rsidRDefault="009141A8" w:rsidP="003D272E">
            <w:pPr>
              <w:rPr>
                <w:sz w:val="16"/>
                <w:szCs w:val="16"/>
                <w:lang w:eastAsia="ja-JP"/>
              </w:rPr>
            </w:pPr>
            <w:r w:rsidRPr="000E528C">
              <w:rPr>
                <w:sz w:val="16"/>
                <w:szCs w:val="16"/>
                <w:lang w:eastAsia="ja-JP"/>
              </w:rPr>
              <w:t>1.0.0</w:t>
            </w:r>
          </w:p>
        </w:tc>
        <w:tc>
          <w:tcPr>
            <w:tcW w:w="1080" w:type="dxa"/>
          </w:tcPr>
          <w:p w:rsidR="009141A8" w:rsidRPr="000E528C" w:rsidRDefault="009141A8" w:rsidP="009552BB">
            <w:pPr>
              <w:rPr>
                <w:sz w:val="16"/>
                <w:szCs w:val="16"/>
                <w:lang w:eastAsia="ja-JP"/>
              </w:rPr>
            </w:pPr>
            <w:r w:rsidRPr="000E528C">
              <w:rPr>
                <w:sz w:val="16"/>
                <w:szCs w:val="16"/>
                <w:lang w:eastAsia="ja-JP"/>
              </w:rPr>
              <w:t>2010-01-11</w:t>
            </w:r>
          </w:p>
        </w:tc>
        <w:tc>
          <w:tcPr>
            <w:tcW w:w="6120" w:type="dxa"/>
          </w:tcPr>
          <w:p w:rsidR="009141A8" w:rsidRPr="000E528C" w:rsidRDefault="007B7259" w:rsidP="00CB2F1D">
            <w:pPr>
              <w:tabs>
                <w:tab w:val="left" w:pos="2064"/>
              </w:tabs>
              <w:rPr>
                <w:sz w:val="16"/>
                <w:szCs w:val="16"/>
                <w:lang w:eastAsia="ja-JP"/>
              </w:rPr>
            </w:pPr>
            <w:r w:rsidRPr="000E528C">
              <w:rPr>
                <w:sz w:val="16"/>
                <w:szCs w:val="16"/>
                <w:lang w:eastAsia="ja-JP"/>
              </w:rPr>
              <w:t>Review dataset and service metadata sections; update metadata examples</w:t>
            </w:r>
            <w:r>
              <w:rPr>
                <w:sz w:val="16"/>
                <w:szCs w:val="16"/>
                <w:lang w:eastAsia="ja-JP"/>
              </w:rPr>
              <w:t>.</w:t>
            </w:r>
            <w:r w:rsidRPr="000E528C">
              <w:rPr>
                <w:sz w:val="16"/>
                <w:szCs w:val="16"/>
                <w:lang w:eastAsia="ja-JP"/>
              </w:rPr>
              <w:t xml:space="preserve"> </w:t>
            </w:r>
            <w:r w:rsidR="009141A8" w:rsidRPr="000E528C">
              <w:rPr>
                <w:sz w:val="16"/>
                <w:szCs w:val="16"/>
                <w:lang w:eastAsia="ja-JP"/>
              </w:rPr>
              <w:t>Se</w:t>
            </w:r>
            <w:r w:rsidR="009141A8" w:rsidRPr="000E528C">
              <w:rPr>
                <w:sz w:val="16"/>
                <w:szCs w:val="16"/>
                <w:lang w:eastAsia="ja-JP"/>
              </w:rPr>
              <w:t>c</w:t>
            </w:r>
            <w:r w:rsidR="009141A8" w:rsidRPr="000E528C">
              <w:rPr>
                <w:sz w:val="16"/>
                <w:szCs w:val="16"/>
                <w:lang w:eastAsia="ja-JP"/>
              </w:rPr>
              <w:t>ond public release of draft dataset and dataset series profile, Word and PDF file preparation</w:t>
            </w:r>
          </w:p>
        </w:tc>
        <w:tc>
          <w:tcPr>
            <w:tcW w:w="2076" w:type="dxa"/>
          </w:tcPr>
          <w:p w:rsidR="009141A8" w:rsidRPr="000E528C" w:rsidRDefault="009141A8" w:rsidP="00315A44">
            <w:pPr>
              <w:rPr>
                <w:sz w:val="16"/>
                <w:szCs w:val="16"/>
                <w:lang w:eastAsia="ja-JP"/>
              </w:rPr>
            </w:pPr>
            <w:r w:rsidRPr="000E528C">
              <w:rPr>
                <w:sz w:val="16"/>
                <w:szCs w:val="16"/>
                <w:lang w:eastAsia="ja-JP"/>
              </w:rPr>
              <w:t>Wolfgang Grunberg</w:t>
            </w:r>
          </w:p>
        </w:tc>
      </w:tr>
      <w:tr w:rsidR="0044386C" w:rsidRPr="00CB2F1D" w:rsidTr="000E528C">
        <w:tc>
          <w:tcPr>
            <w:tcW w:w="1008" w:type="dxa"/>
          </w:tcPr>
          <w:p w:rsidR="0044386C" w:rsidRPr="000E528C" w:rsidRDefault="0044386C" w:rsidP="00346861">
            <w:pPr>
              <w:rPr>
                <w:sz w:val="16"/>
                <w:szCs w:val="16"/>
                <w:lang w:eastAsia="ja-JP"/>
              </w:rPr>
            </w:pPr>
            <w:r w:rsidRPr="000E528C">
              <w:rPr>
                <w:sz w:val="16"/>
                <w:szCs w:val="16"/>
                <w:lang w:eastAsia="ja-JP"/>
              </w:rPr>
              <w:t>1.0.</w:t>
            </w:r>
            <w:r w:rsidR="00346861" w:rsidRPr="000E528C">
              <w:rPr>
                <w:sz w:val="16"/>
                <w:szCs w:val="16"/>
                <w:lang w:eastAsia="ja-JP"/>
              </w:rPr>
              <w:t>1</w:t>
            </w:r>
          </w:p>
        </w:tc>
        <w:tc>
          <w:tcPr>
            <w:tcW w:w="1080" w:type="dxa"/>
          </w:tcPr>
          <w:p w:rsidR="0044386C" w:rsidRPr="000E528C" w:rsidRDefault="00FE4C4D" w:rsidP="009552BB">
            <w:pPr>
              <w:rPr>
                <w:sz w:val="16"/>
                <w:szCs w:val="16"/>
                <w:lang w:eastAsia="ja-JP"/>
              </w:rPr>
            </w:pPr>
            <w:r w:rsidRPr="000E528C">
              <w:rPr>
                <w:sz w:val="16"/>
                <w:szCs w:val="16"/>
                <w:lang w:eastAsia="ja-JP"/>
              </w:rPr>
              <w:t>2010-01-</w:t>
            </w:r>
            <w:r w:rsidR="00037BFD" w:rsidRPr="000E528C">
              <w:rPr>
                <w:sz w:val="16"/>
                <w:szCs w:val="16"/>
                <w:lang w:eastAsia="ja-JP"/>
              </w:rPr>
              <w:t>20</w:t>
            </w:r>
          </w:p>
        </w:tc>
        <w:tc>
          <w:tcPr>
            <w:tcW w:w="6120" w:type="dxa"/>
          </w:tcPr>
          <w:p w:rsidR="0044386C" w:rsidRPr="000E528C" w:rsidRDefault="00FC1F89" w:rsidP="00CB2F1D">
            <w:pPr>
              <w:tabs>
                <w:tab w:val="left" w:pos="2064"/>
              </w:tabs>
              <w:rPr>
                <w:sz w:val="16"/>
                <w:szCs w:val="16"/>
                <w:lang w:eastAsia="ja-JP"/>
              </w:rPr>
            </w:pPr>
            <w:r w:rsidRPr="000E528C">
              <w:rPr>
                <w:sz w:val="16"/>
                <w:szCs w:val="16"/>
                <w:lang w:eastAsia="ja-JP"/>
              </w:rPr>
              <w:t>Additional examples</w:t>
            </w:r>
            <w:r w:rsidR="00D850B3" w:rsidRPr="000E528C">
              <w:rPr>
                <w:sz w:val="16"/>
                <w:szCs w:val="16"/>
                <w:lang w:eastAsia="ja-JP"/>
              </w:rPr>
              <w:t>, codeList overhaul</w:t>
            </w:r>
          </w:p>
        </w:tc>
        <w:tc>
          <w:tcPr>
            <w:tcW w:w="2076" w:type="dxa"/>
          </w:tcPr>
          <w:p w:rsidR="0044386C" w:rsidRPr="000E528C" w:rsidRDefault="00346861" w:rsidP="00346861">
            <w:pPr>
              <w:rPr>
                <w:sz w:val="16"/>
                <w:szCs w:val="16"/>
                <w:lang w:eastAsia="ja-JP"/>
              </w:rPr>
            </w:pPr>
            <w:r w:rsidRPr="000E528C">
              <w:rPr>
                <w:sz w:val="16"/>
                <w:szCs w:val="16"/>
                <w:lang w:eastAsia="ja-JP"/>
              </w:rPr>
              <w:t>Wolfgang Grunberg</w:t>
            </w:r>
          </w:p>
        </w:tc>
      </w:tr>
      <w:tr w:rsidR="0020550D" w:rsidRPr="00CB2F1D" w:rsidTr="000E528C">
        <w:tc>
          <w:tcPr>
            <w:tcW w:w="1008" w:type="dxa"/>
          </w:tcPr>
          <w:p w:rsidR="0020550D" w:rsidRPr="000E528C" w:rsidRDefault="0020550D" w:rsidP="00346861">
            <w:pPr>
              <w:rPr>
                <w:sz w:val="16"/>
                <w:szCs w:val="16"/>
                <w:lang w:eastAsia="ja-JP"/>
              </w:rPr>
            </w:pPr>
            <w:r w:rsidRPr="000E528C">
              <w:rPr>
                <w:sz w:val="16"/>
                <w:szCs w:val="16"/>
                <w:lang w:eastAsia="ja-JP"/>
              </w:rPr>
              <w:t>1.1.0</w:t>
            </w:r>
          </w:p>
        </w:tc>
        <w:tc>
          <w:tcPr>
            <w:tcW w:w="1080" w:type="dxa"/>
          </w:tcPr>
          <w:p w:rsidR="0020550D" w:rsidRPr="000E528C" w:rsidRDefault="00D518C4" w:rsidP="009552BB">
            <w:pPr>
              <w:rPr>
                <w:sz w:val="16"/>
                <w:szCs w:val="16"/>
                <w:lang w:eastAsia="ja-JP"/>
              </w:rPr>
            </w:pPr>
            <w:r w:rsidRPr="000E528C">
              <w:rPr>
                <w:sz w:val="16"/>
                <w:szCs w:val="16"/>
                <w:lang w:eastAsia="ja-JP"/>
              </w:rPr>
              <w:t>2010-02-02</w:t>
            </w:r>
          </w:p>
        </w:tc>
        <w:tc>
          <w:tcPr>
            <w:tcW w:w="6120" w:type="dxa"/>
          </w:tcPr>
          <w:p w:rsidR="0020550D" w:rsidRPr="000E528C" w:rsidRDefault="007137CE" w:rsidP="00CB2F1D">
            <w:pPr>
              <w:tabs>
                <w:tab w:val="left" w:pos="2064"/>
              </w:tabs>
              <w:rPr>
                <w:sz w:val="16"/>
                <w:szCs w:val="16"/>
                <w:lang w:eastAsia="ja-JP"/>
              </w:rPr>
            </w:pPr>
            <w:r w:rsidRPr="000E528C">
              <w:rPr>
                <w:sz w:val="16"/>
                <w:szCs w:val="16"/>
                <w:lang w:eastAsia="ja-JP"/>
              </w:rPr>
              <w:t>Change recommendation for codelist usage to use ISO identifiers; update codelist discussion. Update distribution format discussion.</w:t>
            </w:r>
            <w:r>
              <w:rPr>
                <w:sz w:val="16"/>
                <w:szCs w:val="16"/>
                <w:lang w:eastAsia="ja-JP"/>
              </w:rPr>
              <w:t xml:space="preserve"> </w:t>
            </w:r>
            <w:r w:rsidRPr="000E528C">
              <w:rPr>
                <w:sz w:val="16"/>
                <w:szCs w:val="16"/>
                <w:lang w:eastAsia="ja-JP"/>
              </w:rPr>
              <w:t>Review and formatting</w:t>
            </w:r>
            <w:r>
              <w:rPr>
                <w:sz w:val="16"/>
                <w:szCs w:val="16"/>
                <w:lang w:eastAsia="ja-JP"/>
              </w:rPr>
              <w:t xml:space="preserve">. </w:t>
            </w:r>
            <w:r w:rsidR="00867787" w:rsidRPr="000E528C">
              <w:rPr>
                <w:sz w:val="16"/>
                <w:szCs w:val="16"/>
                <w:lang w:eastAsia="ja-JP"/>
              </w:rPr>
              <w:t>Public release</w:t>
            </w:r>
            <w:r w:rsidR="00207B04" w:rsidRPr="000E528C">
              <w:rPr>
                <w:sz w:val="16"/>
                <w:szCs w:val="16"/>
                <w:lang w:eastAsia="ja-JP"/>
              </w:rPr>
              <w:t>, Word and PDF file preparation</w:t>
            </w:r>
          </w:p>
        </w:tc>
        <w:tc>
          <w:tcPr>
            <w:tcW w:w="2076" w:type="dxa"/>
          </w:tcPr>
          <w:p w:rsidR="0020550D" w:rsidRPr="000E528C" w:rsidRDefault="007137CE" w:rsidP="00A273CD">
            <w:pPr>
              <w:suppressAutoHyphens/>
              <w:rPr>
                <w:sz w:val="16"/>
                <w:szCs w:val="16"/>
                <w:lang w:eastAsia="ja-JP"/>
              </w:rPr>
            </w:pPr>
            <w:r w:rsidRPr="000E528C">
              <w:rPr>
                <w:sz w:val="16"/>
                <w:szCs w:val="16"/>
                <w:lang w:eastAsia="ja-JP"/>
              </w:rPr>
              <w:t>Stephen Richard</w:t>
            </w:r>
            <w:r>
              <w:rPr>
                <w:sz w:val="16"/>
                <w:szCs w:val="16"/>
                <w:lang w:eastAsia="ja-JP"/>
              </w:rPr>
              <w:t xml:space="preserve">, </w:t>
            </w:r>
            <w:r w:rsidR="00D518C4" w:rsidRPr="000E528C">
              <w:rPr>
                <w:sz w:val="16"/>
                <w:szCs w:val="16"/>
                <w:lang w:eastAsia="ja-JP"/>
              </w:rPr>
              <w:t>Wolfgang Grunberg</w:t>
            </w:r>
          </w:p>
        </w:tc>
      </w:tr>
      <w:tr w:rsidR="000E528C" w:rsidRPr="00CB2F1D" w:rsidTr="000E528C">
        <w:tc>
          <w:tcPr>
            <w:tcW w:w="1008" w:type="dxa"/>
          </w:tcPr>
          <w:p w:rsidR="000E528C" w:rsidRPr="000E528C" w:rsidRDefault="000E528C" w:rsidP="00346861">
            <w:pPr>
              <w:rPr>
                <w:sz w:val="16"/>
                <w:szCs w:val="16"/>
                <w:lang w:eastAsia="ja-JP"/>
              </w:rPr>
            </w:pPr>
            <w:r>
              <w:rPr>
                <w:sz w:val="16"/>
                <w:szCs w:val="16"/>
                <w:lang w:eastAsia="ja-JP"/>
              </w:rPr>
              <w:t>1.1.1</w:t>
            </w:r>
          </w:p>
        </w:tc>
        <w:tc>
          <w:tcPr>
            <w:tcW w:w="1080" w:type="dxa"/>
          </w:tcPr>
          <w:p w:rsidR="000E528C" w:rsidRPr="000E528C" w:rsidRDefault="000E528C" w:rsidP="009552BB">
            <w:pPr>
              <w:rPr>
                <w:sz w:val="16"/>
                <w:szCs w:val="16"/>
                <w:lang w:eastAsia="ja-JP"/>
              </w:rPr>
            </w:pPr>
            <w:r>
              <w:rPr>
                <w:sz w:val="16"/>
                <w:szCs w:val="16"/>
                <w:lang w:eastAsia="ja-JP"/>
              </w:rPr>
              <w:t>2010-</w:t>
            </w:r>
            <w:r w:rsidR="00CF79F2">
              <w:rPr>
                <w:sz w:val="16"/>
                <w:szCs w:val="16"/>
                <w:lang w:eastAsia="ja-JP"/>
              </w:rPr>
              <w:t>03-04</w:t>
            </w:r>
          </w:p>
        </w:tc>
        <w:tc>
          <w:tcPr>
            <w:tcW w:w="6120" w:type="dxa"/>
          </w:tcPr>
          <w:p w:rsidR="000E528C" w:rsidRPr="000E528C" w:rsidRDefault="00A90BBF" w:rsidP="001C659B">
            <w:pPr>
              <w:tabs>
                <w:tab w:val="left" w:pos="2064"/>
              </w:tabs>
              <w:rPr>
                <w:sz w:val="16"/>
                <w:szCs w:val="16"/>
                <w:lang w:eastAsia="ja-JP"/>
              </w:rPr>
            </w:pPr>
            <w:r>
              <w:rPr>
                <w:sz w:val="16"/>
                <w:szCs w:val="16"/>
                <w:lang w:eastAsia="ja-JP"/>
              </w:rPr>
              <w:t xml:space="preserve"> </w:t>
            </w:r>
            <w:r w:rsidR="001C659B">
              <w:rPr>
                <w:sz w:val="16"/>
                <w:szCs w:val="16"/>
                <w:lang w:eastAsia="ja-JP"/>
              </w:rPr>
              <w:t>Review, title page changes</w:t>
            </w:r>
          </w:p>
        </w:tc>
        <w:tc>
          <w:tcPr>
            <w:tcW w:w="2076" w:type="dxa"/>
          </w:tcPr>
          <w:p w:rsidR="000E528C" w:rsidRPr="000E528C" w:rsidRDefault="00A90BBF" w:rsidP="00346861">
            <w:pPr>
              <w:rPr>
                <w:sz w:val="16"/>
                <w:szCs w:val="16"/>
                <w:lang w:eastAsia="ja-JP"/>
              </w:rPr>
            </w:pPr>
            <w:r>
              <w:rPr>
                <w:sz w:val="16"/>
                <w:szCs w:val="16"/>
                <w:lang w:eastAsia="ja-JP"/>
              </w:rPr>
              <w:t>Stephen Richard</w:t>
            </w:r>
          </w:p>
        </w:tc>
      </w:tr>
      <w:tr w:rsidR="00FC1808" w:rsidRPr="00CB2F1D" w:rsidTr="000E528C">
        <w:tc>
          <w:tcPr>
            <w:tcW w:w="1008" w:type="dxa"/>
          </w:tcPr>
          <w:p w:rsidR="00FC1808" w:rsidRDefault="00FC1808" w:rsidP="00346861">
            <w:pPr>
              <w:rPr>
                <w:sz w:val="16"/>
                <w:szCs w:val="16"/>
                <w:lang w:eastAsia="ja-JP"/>
              </w:rPr>
            </w:pPr>
            <w:r>
              <w:rPr>
                <w:sz w:val="16"/>
                <w:szCs w:val="16"/>
                <w:lang w:eastAsia="ja-JP"/>
              </w:rPr>
              <w:t>1.1.2</w:t>
            </w:r>
          </w:p>
        </w:tc>
        <w:tc>
          <w:tcPr>
            <w:tcW w:w="1080" w:type="dxa"/>
          </w:tcPr>
          <w:p w:rsidR="00FC1808" w:rsidRDefault="002C02E9" w:rsidP="009552BB">
            <w:pPr>
              <w:rPr>
                <w:sz w:val="16"/>
                <w:szCs w:val="16"/>
                <w:lang w:eastAsia="ja-JP"/>
              </w:rPr>
            </w:pPr>
            <w:r>
              <w:rPr>
                <w:sz w:val="16"/>
                <w:szCs w:val="16"/>
                <w:lang w:eastAsia="ja-JP"/>
              </w:rPr>
              <w:t>2010-03-04</w:t>
            </w:r>
          </w:p>
        </w:tc>
        <w:tc>
          <w:tcPr>
            <w:tcW w:w="6120" w:type="dxa"/>
          </w:tcPr>
          <w:p w:rsidR="00FC1808" w:rsidDel="00FC1808" w:rsidRDefault="002C02E9" w:rsidP="00CB2F1D">
            <w:pPr>
              <w:tabs>
                <w:tab w:val="left" w:pos="2064"/>
              </w:tabs>
              <w:rPr>
                <w:sz w:val="16"/>
                <w:szCs w:val="16"/>
                <w:lang w:eastAsia="ja-JP"/>
              </w:rPr>
            </w:pPr>
            <w:r>
              <w:rPr>
                <w:sz w:val="16"/>
                <w:szCs w:val="16"/>
                <w:lang w:eastAsia="ja-JP"/>
              </w:rPr>
              <w:t xml:space="preserve">AZGS Contributed Reports release, </w:t>
            </w:r>
            <w:r w:rsidRPr="000E528C">
              <w:rPr>
                <w:sz w:val="16"/>
                <w:szCs w:val="16"/>
                <w:lang w:eastAsia="ja-JP"/>
              </w:rPr>
              <w:t>Word and PDF file preparation</w:t>
            </w:r>
          </w:p>
        </w:tc>
        <w:tc>
          <w:tcPr>
            <w:tcW w:w="2076" w:type="dxa"/>
          </w:tcPr>
          <w:p w:rsidR="00FC1808" w:rsidRDefault="002C02E9" w:rsidP="00346861">
            <w:pPr>
              <w:rPr>
                <w:sz w:val="16"/>
                <w:szCs w:val="16"/>
                <w:lang w:eastAsia="ja-JP"/>
              </w:rPr>
            </w:pPr>
            <w:r>
              <w:rPr>
                <w:sz w:val="16"/>
                <w:szCs w:val="16"/>
                <w:lang w:eastAsia="ja-JP"/>
              </w:rPr>
              <w:t>Wolfgang Grunberg</w:t>
            </w:r>
          </w:p>
        </w:tc>
      </w:tr>
      <w:tr w:rsidR="00081BA7" w:rsidRPr="00CB2F1D" w:rsidTr="000E528C">
        <w:tc>
          <w:tcPr>
            <w:tcW w:w="1008" w:type="dxa"/>
          </w:tcPr>
          <w:p w:rsidR="00081BA7" w:rsidRDefault="002421FF" w:rsidP="00346861">
            <w:pPr>
              <w:rPr>
                <w:sz w:val="16"/>
                <w:szCs w:val="16"/>
                <w:lang w:eastAsia="ja-JP"/>
              </w:rPr>
            </w:pPr>
            <w:r>
              <w:rPr>
                <w:sz w:val="16"/>
                <w:szCs w:val="16"/>
                <w:lang w:eastAsia="ja-JP"/>
              </w:rPr>
              <w:t>1.1.3</w:t>
            </w:r>
          </w:p>
        </w:tc>
        <w:tc>
          <w:tcPr>
            <w:tcW w:w="1080" w:type="dxa"/>
          </w:tcPr>
          <w:p w:rsidR="00081BA7" w:rsidRDefault="002421FF" w:rsidP="009552BB">
            <w:pPr>
              <w:rPr>
                <w:sz w:val="16"/>
                <w:szCs w:val="16"/>
                <w:lang w:eastAsia="ja-JP"/>
              </w:rPr>
            </w:pPr>
            <w:r>
              <w:rPr>
                <w:sz w:val="16"/>
                <w:szCs w:val="16"/>
                <w:lang w:eastAsia="ja-JP"/>
              </w:rPr>
              <w:t>2010-11-16</w:t>
            </w:r>
          </w:p>
        </w:tc>
        <w:tc>
          <w:tcPr>
            <w:tcW w:w="6120" w:type="dxa"/>
          </w:tcPr>
          <w:p w:rsidR="00081BA7" w:rsidRDefault="006F46DC" w:rsidP="00CB2F1D">
            <w:pPr>
              <w:tabs>
                <w:tab w:val="left" w:pos="2064"/>
              </w:tabs>
              <w:rPr>
                <w:sz w:val="16"/>
                <w:szCs w:val="16"/>
                <w:lang w:eastAsia="ja-JP"/>
              </w:rPr>
            </w:pPr>
            <w:r>
              <w:rPr>
                <w:sz w:val="16"/>
                <w:szCs w:val="16"/>
                <w:lang w:eastAsia="ja-JP"/>
              </w:rPr>
              <w:t>Minor edits and bug fixes</w:t>
            </w:r>
            <w:r w:rsidR="003D7CFD">
              <w:rPr>
                <w:sz w:val="16"/>
                <w:szCs w:val="16"/>
                <w:lang w:eastAsia="ja-JP"/>
              </w:rPr>
              <w:t>, modify title and title page text.</w:t>
            </w:r>
          </w:p>
        </w:tc>
        <w:tc>
          <w:tcPr>
            <w:tcW w:w="2076" w:type="dxa"/>
          </w:tcPr>
          <w:p w:rsidR="00081BA7" w:rsidRDefault="006F46DC" w:rsidP="00346861">
            <w:pPr>
              <w:rPr>
                <w:sz w:val="16"/>
                <w:szCs w:val="16"/>
                <w:lang w:eastAsia="ja-JP"/>
              </w:rPr>
            </w:pPr>
            <w:r>
              <w:rPr>
                <w:sz w:val="16"/>
                <w:szCs w:val="16"/>
                <w:lang w:eastAsia="ja-JP"/>
              </w:rPr>
              <w:t>Wolfgang Grunberg, St</w:t>
            </w:r>
            <w:r>
              <w:rPr>
                <w:sz w:val="16"/>
                <w:szCs w:val="16"/>
                <w:lang w:eastAsia="ja-JP"/>
              </w:rPr>
              <w:t>e</w:t>
            </w:r>
            <w:r>
              <w:rPr>
                <w:sz w:val="16"/>
                <w:szCs w:val="16"/>
                <w:lang w:eastAsia="ja-JP"/>
              </w:rPr>
              <w:t>phen Richard</w:t>
            </w:r>
          </w:p>
        </w:tc>
      </w:tr>
      <w:tr w:rsidR="007C0B9D" w:rsidRPr="00CB2F1D" w:rsidTr="000E528C">
        <w:tc>
          <w:tcPr>
            <w:tcW w:w="1008" w:type="dxa"/>
          </w:tcPr>
          <w:p w:rsidR="007C0B9D" w:rsidRDefault="007C0B9D" w:rsidP="00A273CD">
            <w:pPr>
              <w:rPr>
                <w:sz w:val="16"/>
                <w:szCs w:val="16"/>
                <w:lang w:eastAsia="ja-JP"/>
              </w:rPr>
            </w:pPr>
            <w:r>
              <w:rPr>
                <w:sz w:val="16"/>
                <w:szCs w:val="16"/>
                <w:lang w:eastAsia="ja-JP"/>
              </w:rPr>
              <w:t>1</w:t>
            </w:r>
            <w:r w:rsidR="006E2601">
              <w:rPr>
                <w:sz w:val="16"/>
                <w:szCs w:val="16"/>
                <w:lang w:eastAsia="ja-JP"/>
              </w:rPr>
              <w:t>.1.4</w:t>
            </w:r>
          </w:p>
        </w:tc>
        <w:tc>
          <w:tcPr>
            <w:tcW w:w="1080" w:type="dxa"/>
          </w:tcPr>
          <w:p w:rsidR="007C0B9D" w:rsidRDefault="007C0B9D" w:rsidP="009552BB">
            <w:pPr>
              <w:rPr>
                <w:sz w:val="16"/>
                <w:szCs w:val="16"/>
                <w:lang w:eastAsia="ja-JP"/>
              </w:rPr>
            </w:pPr>
            <w:r>
              <w:rPr>
                <w:sz w:val="16"/>
                <w:szCs w:val="16"/>
                <w:lang w:eastAsia="ja-JP"/>
              </w:rPr>
              <w:t>2010-11-18</w:t>
            </w:r>
          </w:p>
        </w:tc>
        <w:tc>
          <w:tcPr>
            <w:tcW w:w="6120" w:type="dxa"/>
          </w:tcPr>
          <w:p w:rsidR="007C0B9D" w:rsidRDefault="007C0B9D" w:rsidP="00CB2F1D">
            <w:pPr>
              <w:tabs>
                <w:tab w:val="left" w:pos="2064"/>
              </w:tabs>
              <w:rPr>
                <w:sz w:val="16"/>
                <w:szCs w:val="16"/>
                <w:lang w:eastAsia="ja-JP"/>
              </w:rPr>
            </w:pPr>
            <w:r>
              <w:rPr>
                <w:sz w:val="16"/>
                <w:szCs w:val="16"/>
                <w:lang w:eastAsia="ja-JP"/>
              </w:rPr>
              <w:t>Correct example document for distribution element conventions, add simple data quality statement</w:t>
            </w:r>
            <w:r w:rsidR="008C4FEE">
              <w:rPr>
                <w:sz w:val="16"/>
                <w:szCs w:val="16"/>
                <w:lang w:eastAsia="ja-JP"/>
              </w:rPr>
              <w:t>, funding acknowledgement</w:t>
            </w:r>
            <w:r w:rsidR="007B7259">
              <w:rPr>
                <w:sz w:val="16"/>
                <w:szCs w:val="16"/>
                <w:lang w:eastAsia="ja-JP"/>
              </w:rPr>
              <w:t>, update use case section</w:t>
            </w:r>
          </w:p>
        </w:tc>
        <w:tc>
          <w:tcPr>
            <w:tcW w:w="2076" w:type="dxa"/>
          </w:tcPr>
          <w:p w:rsidR="007C0B9D" w:rsidRDefault="007C0B9D" w:rsidP="00346861">
            <w:pPr>
              <w:rPr>
                <w:sz w:val="16"/>
                <w:szCs w:val="16"/>
                <w:lang w:eastAsia="ja-JP"/>
              </w:rPr>
            </w:pPr>
            <w:r>
              <w:rPr>
                <w:sz w:val="16"/>
                <w:szCs w:val="16"/>
                <w:lang w:eastAsia="ja-JP"/>
              </w:rPr>
              <w:t>Stephen Richard</w:t>
            </w:r>
          </w:p>
        </w:tc>
      </w:tr>
      <w:tr w:rsidR="008E6D12" w:rsidRPr="00CB2F1D" w:rsidTr="000E528C">
        <w:tc>
          <w:tcPr>
            <w:tcW w:w="1008" w:type="dxa"/>
          </w:tcPr>
          <w:p w:rsidR="008E6D12" w:rsidRDefault="008E6D12" w:rsidP="00A273CD">
            <w:pPr>
              <w:rPr>
                <w:sz w:val="16"/>
                <w:szCs w:val="16"/>
                <w:lang w:eastAsia="ja-JP"/>
              </w:rPr>
            </w:pPr>
          </w:p>
        </w:tc>
        <w:tc>
          <w:tcPr>
            <w:tcW w:w="1080" w:type="dxa"/>
          </w:tcPr>
          <w:p w:rsidR="008E6D12" w:rsidRDefault="008E6D12" w:rsidP="009552BB">
            <w:pPr>
              <w:rPr>
                <w:sz w:val="16"/>
                <w:szCs w:val="16"/>
                <w:lang w:eastAsia="ja-JP"/>
              </w:rPr>
            </w:pPr>
            <w:r>
              <w:rPr>
                <w:sz w:val="16"/>
                <w:szCs w:val="16"/>
                <w:lang w:eastAsia="ja-JP"/>
              </w:rPr>
              <w:t>2011-12-28</w:t>
            </w:r>
          </w:p>
        </w:tc>
        <w:tc>
          <w:tcPr>
            <w:tcW w:w="6120" w:type="dxa"/>
          </w:tcPr>
          <w:p w:rsidR="008E6D12" w:rsidRDefault="008E6D12" w:rsidP="0076401E">
            <w:pPr>
              <w:tabs>
                <w:tab w:val="left" w:pos="2064"/>
              </w:tabs>
              <w:rPr>
                <w:sz w:val="16"/>
                <w:szCs w:val="16"/>
                <w:lang w:eastAsia="ja-JP"/>
              </w:rPr>
            </w:pPr>
            <w:r>
              <w:rPr>
                <w:sz w:val="16"/>
                <w:szCs w:val="16"/>
                <w:lang w:eastAsia="ja-JP"/>
              </w:rPr>
              <w:t>add ‘Recommended practices’ to title. Update language in distribution section.</w:t>
            </w:r>
          </w:p>
        </w:tc>
        <w:tc>
          <w:tcPr>
            <w:tcW w:w="2076" w:type="dxa"/>
          </w:tcPr>
          <w:p w:rsidR="00102D07" w:rsidRDefault="008E6D12" w:rsidP="00346861">
            <w:pPr>
              <w:rPr>
                <w:sz w:val="16"/>
                <w:szCs w:val="16"/>
                <w:lang w:eastAsia="ja-JP"/>
              </w:rPr>
            </w:pPr>
            <w:r>
              <w:rPr>
                <w:sz w:val="16"/>
                <w:szCs w:val="16"/>
                <w:lang w:eastAsia="ja-JP"/>
              </w:rPr>
              <w:t>Stephen Richard</w:t>
            </w:r>
          </w:p>
        </w:tc>
      </w:tr>
      <w:tr w:rsidR="00102D07" w:rsidRPr="00CB2F1D" w:rsidTr="000E528C">
        <w:tc>
          <w:tcPr>
            <w:tcW w:w="1008" w:type="dxa"/>
          </w:tcPr>
          <w:p w:rsidR="00102D07" w:rsidRDefault="00102D07" w:rsidP="00A273CD">
            <w:pPr>
              <w:rPr>
                <w:sz w:val="16"/>
                <w:szCs w:val="16"/>
                <w:lang w:eastAsia="ja-JP"/>
              </w:rPr>
            </w:pPr>
          </w:p>
        </w:tc>
        <w:tc>
          <w:tcPr>
            <w:tcW w:w="1080" w:type="dxa"/>
          </w:tcPr>
          <w:p w:rsidR="00102D07" w:rsidRDefault="00102D07" w:rsidP="009552BB">
            <w:pPr>
              <w:rPr>
                <w:sz w:val="16"/>
                <w:szCs w:val="16"/>
                <w:lang w:eastAsia="ja-JP"/>
              </w:rPr>
            </w:pPr>
            <w:r>
              <w:rPr>
                <w:sz w:val="16"/>
                <w:szCs w:val="16"/>
                <w:lang w:eastAsia="ja-JP"/>
              </w:rPr>
              <w:t>2013-06-13</w:t>
            </w:r>
          </w:p>
        </w:tc>
        <w:tc>
          <w:tcPr>
            <w:tcW w:w="6120" w:type="dxa"/>
          </w:tcPr>
          <w:p w:rsidR="00102D07" w:rsidRDefault="00102D07" w:rsidP="0076401E">
            <w:pPr>
              <w:tabs>
                <w:tab w:val="left" w:pos="2064"/>
              </w:tabs>
              <w:rPr>
                <w:sz w:val="16"/>
                <w:szCs w:val="16"/>
                <w:lang w:eastAsia="ja-JP"/>
              </w:rPr>
            </w:pPr>
            <w:r>
              <w:rPr>
                <w:sz w:val="16"/>
                <w:szCs w:val="16"/>
                <w:lang w:eastAsia="ja-JP"/>
              </w:rPr>
              <w:t>Finish major review and edit of text to bring in alignment with practice that has evolved since 2009. Remove 'Recommended practices' in title, add 'USGIN Metadata Profile'.  Remove 'service metadata example, it was too deeply flawed to fix. May add a service metadata example later.</w:t>
            </w:r>
          </w:p>
        </w:tc>
        <w:tc>
          <w:tcPr>
            <w:tcW w:w="2076" w:type="dxa"/>
          </w:tcPr>
          <w:p w:rsidR="00102D07" w:rsidRDefault="00687C26" w:rsidP="00346861">
            <w:pPr>
              <w:rPr>
                <w:sz w:val="16"/>
                <w:szCs w:val="16"/>
                <w:lang w:eastAsia="ja-JP"/>
              </w:rPr>
            </w:pPr>
            <w:r>
              <w:rPr>
                <w:sz w:val="16"/>
                <w:szCs w:val="16"/>
                <w:lang w:eastAsia="ja-JP"/>
              </w:rPr>
              <w:t>Stephen Richa</w:t>
            </w:r>
            <w:r w:rsidR="00102D07">
              <w:rPr>
                <w:sz w:val="16"/>
                <w:szCs w:val="16"/>
                <w:lang w:eastAsia="ja-JP"/>
              </w:rPr>
              <w:t>rd</w:t>
            </w:r>
          </w:p>
        </w:tc>
      </w:tr>
      <w:tr w:rsidR="00687C26" w:rsidRPr="00CB2F1D" w:rsidTr="000E528C">
        <w:tc>
          <w:tcPr>
            <w:tcW w:w="1008" w:type="dxa"/>
          </w:tcPr>
          <w:p w:rsidR="00687C26" w:rsidRDefault="00687C26" w:rsidP="00A273CD">
            <w:pPr>
              <w:rPr>
                <w:sz w:val="16"/>
                <w:szCs w:val="16"/>
                <w:lang w:eastAsia="ja-JP"/>
              </w:rPr>
            </w:pPr>
          </w:p>
        </w:tc>
        <w:tc>
          <w:tcPr>
            <w:tcW w:w="1080" w:type="dxa"/>
          </w:tcPr>
          <w:p w:rsidR="00687C26" w:rsidRDefault="00687C26" w:rsidP="009552BB">
            <w:pPr>
              <w:rPr>
                <w:sz w:val="16"/>
                <w:szCs w:val="16"/>
                <w:lang w:eastAsia="ja-JP"/>
              </w:rPr>
            </w:pPr>
            <w:r>
              <w:rPr>
                <w:sz w:val="16"/>
                <w:szCs w:val="16"/>
                <w:lang w:eastAsia="ja-JP"/>
              </w:rPr>
              <w:t>2014-01-23</w:t>
            </w:r>
          </w:p>
        </w:tc>
        <w:tc>
          <w:tcPr>
            <w:tcW w:w="6120" w:type="dxa"/>
          </w:tcPr>
          <w:p w:rsidR="00687C26" w:rsidRDefault="00687C26" w:rsidP="0076401E">
            <w:pPr>
              <w:tabs>
                <w:tab w:val="left" w:pos="2064"/>
              </w:tabs>
              <w:rPr>
                <w:sz w:val="16"/>
                <w:szCs w:val="16"/>
                <w:lang w:eastAsia="ja-JP"/>
              </w:rPr>
            </w:pPr>
            <w:r>
              <w:rPr>
                <w:sz w:val="16"/>
                <w:szCs w:val="16"/>
                <w:lang w:eastAsia="ja-JP"/>
              </w:rPr>
              <w:t>Add hierarchyLevelName string values for use in metadata document in Table 1</w:t>
            </w:r>
          </w:p>
        </w:tc>
        <w:tc>
          <w:tcPr>
            <w:tcW w:w="2076" w:type="dxa"/>
          </w:tcPr>
          <w:p w:rsidR="00687C26" w:rsidRDefault="00687C26" w:rsidP="00346861">
            <w:pPr>
              <w:rPr>
                <w:sz w:val="16"/>
                <w:szCs w:val="16"/>
                <w:lang w:eastAsia="ja-JP"/>
              </w:rPr>
            </w:pPr>
            <w:r>
              <w:rPr>
                <w:sz w:val="16"/>
                <w:szCs w:val="16"/>
                <w:lang w:eastAsia="ja-JP"/>
              </w:rPr>
              <w:t>Stephen Richard</w:t>
            </w:r>
          </w:p>
        </w:tc>
      </w:tr>
    </w:tbl>
    <w:p w:rsidR="0032148F" w:rsidRPr="00CB2F1D" w:rsidRDefault="0032148F" w:rsidP="00FE4DB7"/>
    <w:p w:rsidR="0032148F" w:rsidRPr="00CB2F1D" w:rsidRDefault="0032148F" w:rsidP="00E95472">
      <w:pPr>
        <w:pStyle w:val="Notices"/>
      </w:pPr>
      <w:r w:rsidRPr="00CB2F1D">
        <w:lastRenderedPageBreak/>
        <w:t>Acknowledgement</w:t>
      </w:r>
    </w:p>
    <w:p w:rsidR="0032148F" w:rsidRPr="00CB2F1D" w:rsidRDefault="0032148F" w:rsidP="00E95472">
      <w:pPr>
        <w:pStyle w:val="TextBody"/>
      </w:pPr>
      <w:r w:rsidRPr="00CB2F1D">
        <w:t>Many individuals and organizations have contributed to or inspired the development of these Guidelines.</w:t>
      </w:r>
    </w:p>
    <w:p w:rsidR="0032148F" w:rsidRPr="00CB2F1D" w:rsidRDefault="0032148F" w:rsidP="00E95472">
      <w:pPr>
        <w:pStyle w:val="Titlepageinfo"/>
      </w:pPr>
      <w:r w:rsidRPr="00CB2F1D">
        <w:t>The USGIN Standards and Protocol Drafting Team include</w:t>
      </w:r>
      <w:r w:rsidR="00C31EC6">
        <w:t xml:space="preserve"> (alphabetically)</w:t>
      </w:r>
      <w:r w:rsidRPr="00CB2F1D">
        <w:t xml:space="preserve">: </w:t>
      </w:r>
    </w:p>
    <w:p w:rsidR="0032148F" w:rsidRDefault="0032148F" w:rsidP="00E95472">
      <w:pPr>
        <w:pStyle w:val="Titlepageinfodescription"/>
      </w:pPr>
      <w:r w:rsidRPr="00CB2F1D">
        <w:t>Ryan Clark - AZGS</w:t>
      </w:r>
      <w:r w:rsidRPr="00CB2F1D">
        <w:br/>
        <w:t xml:space="preserve">Wolfgang Grunberg </w:t>
      </w:r>
      <w:r w:rsidR="007B3CCA">
        <w:t>–</w:t>
      </w:r>
      <w:r w:rsidRPr="00CB2F1D">
        <w:t xml:space="preserve"> AZGS</w:t>
      </w:r>
      <w:r w:rsidR="007B3CCA">
        <w:br/>
        <w:t>Dominic Owen - AZGS</w:t>
      </w:r>
      <w:r w:rsidRPr="00CB2F1D">
        <w:br/>
        <w:t xml:space="preserve">Stephen M. Richard </w:t>
      </w:r>
      <w:r w:rsidR="00BB7608">
        <w:t>–</w:t>
      </w:r>
      <w:r w:rsidRPr="00CB2F1D">
        <w:t xml:space="preserve"> AZGS</w:t>
      </w:r>
    </w:p>
    <w:p w:rsidR="00BB7608" w:rsidRPr="00CB2F1D" w:rsidRDefault="00AB6036" w:rsidP="00BB7608">
      <w:pPr>
        <w:pStyle w:val="Titlepageinfo"/>
      </w:pPr>
      <w:r>
        <w:t>Funding P</w:t>
      </w:r>
      <w:r w:rsidR="00BB7608">
        <w:t>rovided by</w:t>
      </w:r>
      <w:r w:rsidR="000E528C">
        <w:t xml:space="preserve"> (chronologically)</w:t>
      </w:r>
      <w:r w:rsidR="00BB7608" w:rsidRPr="00CB2F1D">
        <w:t xml:space="preserve">: </w:t>
      </w:r>
    </w:p>
    <w:p w:rsidR="001E7FF4" w:rsidRDefault="00BB7608" w:rsidP="001E7FF4">
      <w:pPr>
        <w:pStyle w:val="Titlepageinfodescription"/>
        <w:ind w:left="1080" w:hanging="270"/>
      </w:pPr>
      <w:r>
        <w:t>National Science Foundation under EAR-0753154 to the Arizona Geological Survey acting on behalf of the Association of American State Geologists</w:t>
      </w:r>
      <w:r w:rsidR="00A44DF2">
        <w:t>; 2009.</w:t>
      </w:r>
    </w:p>
    <w:p w:rsidR="008C4FEE" w:rsidRDefault="008C4FEE" w:rsidP="00A273CD">
      <w:pPr>
        <w:pStyle w:val="Titlepageinfodescription"/>
        <w:ind w:left="1080" w:hanging="270"/>
      </w:pPr>
      <w:r>
        <w:t>U.S. Department of Energy under award DE-EE0001120 to Boise State University; 2009.</w:t>
      </w:r>
    </w:p>
    <w:p w:rsidR="008C4FEE" w:rsidRPr="00A273CD" w:rsidRDefault="008C4FEE" w:rsidP="00A273CD">
      <w:pPr>
        <w:pStyle w:val="Titlepageinfodescription"/>
        <w:ind w:left="1080" w:hanging="270"/>
      </w:pPr>
      <w:r w:rsidRPr="008C4FEE">
        <w:t>U.S. Department of Energy under award DE-EE1002850 to the Arizona Geological Su</w:t>
      </w:r>
      <w:r w:rsidRPr="008C4FEE">
        <w:t>r</w:t>
      </w:r>
      <w:r w:rsidRPr="008C4FEE">
        <w:t>vey acting on behalf of the Association of American State Geologists</w:t>
      </w:r>
      <w:r>
        <w:t>, 2010</w:t>
      </w:r>
      <w:r w:rsidRPr="008C4FEE">
        <w:t>.</w:t>
      </w:r>
    </w:p>
    <w:p w:rsidR="0032148F" w:rsidRPr="00CB2F1D" w:rsidRDefault="0032148F" w:rsidP="00521030">
      <w:pPr>
        <w:pStyle w:val="Titlepageinfo"/>
      </w:pPr>
      <w:r w:rsidRPr="00CB2F1D">
        <w:t>Special Thanks to</w:t>
      </w:r>
      <w:r w:rsidR="00853B0A">
        <w:t xml:space="preserve"> (alphabetically)</w:t>
      </w:r>
      <w:r w:rsidRPr="00CB2F1D">
        <w:t>:</w:t>
      </w:r>
    </w:p>
    <w:p w:rsidR="0032148F" w:rsidRPr="00CB2F1D" w:rsidRDefault="00853B0A" w:rsidP="00521030">
      <w:pPr>
        <w:pStyle w:val="Titlepageinfodescription"/>
      </w:pPr>
      <w:r w:rsidRPr="00CB2F1D">
        <w:t>ANZLIC</w:t>
      </w:r>
      <w:r>
        <w:t xml:space="preserve"> </w:t>
      </w:r>
      <w:r>
        <w:br/>
      </w:r>
      <w:r w:rsidRPr="00CB2F1D">
        <w:t>INSPIRE</w:t>
      </w:r>
      <w:r>
        <w:t xml:space="preserve"> </w:t>
      </w:r>
      <w:r w:rsidRPr="00CB2F1D">
        <w:br/>
        <w:t xml:space="preserve">MEDIN </w:t>
      </w:r>
      <w:r>
        <w:br/>
        <w:t>NAP</w:t>
      </w:r>
      <w:r w:rsidR="008A5AED">
        <w:br/>
        <w:t>NOAA</w:t>
      </w:r>
    </w:p>
    <w:p w:rsidR="0032148F" w:rsidRPr="00CB2F1D" w:rsidRDefault="0032148F" w:rsidP="00E95472">
      <w:pPr>
        <w:pStyle w:val="Titlepageinfo"/>
      </w:pPr>
      <w:r w:rsidRPr="00CB2F1D">
        <w:t xml:space="preserve">Contact Information </w:t>
      </w:r>
    </w:p>
    <w:p w:rsidR="0032148F" w:rsidRPr="00CB2F1D" w:rsidRDefault="0032148F" w:rsidP="00E95472">
      <w:pPr>
        <w:pStyle w:val="Titlepageinfodescription"/>
      </w:pPr>
      <w:r w:rsidRPr="00CB2F1D">
        <w:t xml:space="preserve">Arizona Geological Survey </w:t>
      </w:r>
      <w:r w:rsidRPr="00CB2F1D">
        <w:br/>
        <w:t xml:space="preserve">416 W. Congress St., Suite </w:t>
      </w:r>
      <w:r w:rsidR="00804BF2" w:rsidRPr="00CB2F1D">
        <w:t>100.</w:t>
      </w:r>
      <w:r w:rsidRPr="00CB2F1D">
        <w:br/>
        <w:t xml:space="preserve">Tucson, Arizona 85701-1381 </w:t>
      </w:r>
      <w:r w:rsidRPr="00CB2F1D">
        <w:br/>
        <w:t xml:space="preserve">Phone: 520.770.3500 </w:t>
      </w:r>
      <w:r w:rsidRPr="00CB2F1D">
        <w:br/>
        <w:t>Fax: 520.770.3505</w:t>
      </w:r>
    </w:p>
    <w:p w:rsidR="0032148F" w:rsidRPr="00CB2F1D" w:rsidRDefault="0032148F" w:rsidP="006E3D05">
      <w:pPr>
        <w:pStyle w:val="Titlepageinfo"/>
      </w:pPr>
      <w:r w:rsidRPr="00CB2F1D">
        <w:t>Email</w:t>
      </w:r>
    </w:p>
    <w:p w:rsidR="0032148F" w:rsidRPr="00CB2F1D" w:rsidRDefault="006B5EB5" w:rsidP="006E3D05">
      <w:pPr>
        <w:pStyle w:val="Titlepageinfodescription"/>
      </w:pPr>
      <w:hyperlink r:id="rId11" w:history="1">
        <w:r w:rsidR="0032148F" w:rsidRPr="00CB2F1D">
          <w:rPr>
            <w:rStyle w:val="Hyperlink"/>
          </w:rPr>
          <w:t>metadata@usgin.org</w:t>
        </w:r>
      </w:hyperlink>
    </w:p>
    <w:p w:rsidR="0032148F" w:rsidRPr="00CB2F1D" w:rsidRDefault="0032148F" w:rsidP="006E3D05">
      <w:pPr>
        <w:pStyle w:val="Titlepageinfo"/>
      </w:pPr>
      <w:r w:rsidRPr="00CB2F1D">
        <w:t>Online</w:t>
      </w:r>
    </w:p>
    <w:p w:rsidR="0032148F" w:rsidRPr="00CB2F1D" w:rsidRDefault="006B5EB5" w:rsidP="00E95472">
      <w:pPr>
        <w:pStyle w:val="Titlepageinfodescription"/>
      </w:pPr>
      <w:hyperlink r:id="rId12" w:history="1">
        <w:r w:rsidR="0032148F" w:rsidRPr="00CB2F1D">
          <w:rPr>
            <w:rStyle w:val="Hyperlink"/>
          </w:rPr>
          <w:t>http://usgin.org</w:t>
        </w:r>
      </w:hyperlink>
      <w:r w:rsidR="0032148F" w:rsidRPr="00CB2F1D">
        <w:t xml:space="preserve"> </w:t>
      </w:r>
      <w:r w:rsidR="0032148F" w:rsidRPr="00CB2F1D">
        <w:br/>
      </w:r>
      <w:hyperlink r:id="rId13" w:history="1">
        <w:r w:rsidR="0032148F" w:rsidRPr="00CB2F1D">
          <w:rPr>
            <w:rStyle w:val="Hyperlink"/>
          </w:rPr>
          <w:t>http://lab.usgin.org</w:t>
        </w:r>
      </w:hyperlink>
    </w:p>
    <w:p w:rsidR="0032148F" w:rsidRPr="00CB2F1D" w:rsidRDefault="0032148F" w:rsidP="00FE4DB7"/>
    <w:p w:rsidR="0032148F" w:rsidRPr="00CB2F1D" w:rsidRDefault="0032148F">
      <w:pPr>
        <w:pStyle w:val="Notices"/>
      </w:pPr>
      <w:r w:rsidRPr="00CB2F1D">
        <w:lastRenderedPageBreak/>
        <w:t>Table of Contents</w:t>
      </w:r>
    </w:p>
    <w:p w:rsidR="00C1044C" w:rsidRDefault="00FE320C">
      <w:pPr>
        <w:pStyle w:val="TOC1"/>
        <w:tabs>
          <w:tab w:val="left" w:pos="480"/>
          <w:tab w:val="right" w:leader="dot" w:pos="9350"/>
        </w:tabs>
        <w:rPr>
          <w:rFonts w:asciiTheme="minorHAnsi" w:eastAsiaTheme="minorEastAsia" w:hAnsiTheme="minorHAnsi" w:cstheme="minorBidi"/>
          <w:noProof/>
          <w:color w:val="auto"/>
          <w:szCs w:val="22"/>
        </w:rPr>
      </w:pPr>
      <w:r w:rsidRPr="00CB2F1D">
        <w:fldChar w:fldCharType="begin"/>
      </w:r>
      <w:r w:rsidR="0032148F" w:rsidRPr="00CB2F1D">
        <w:instrText xml:space="preserve"> TOC \o "1-3" \h \z \u </w:instrText>
      </w:r>
      <w:r w:rsidRPr="00CB2F1D">
        <w:fldChar w:fldCharType="separate"/>
      </w:r>
      <w:hyperlink w:anchor="_Toc381426740" w:history="1">
        <w:r w:rsidR="00C1044C" w:rsidRPr="003C59F5">
          <w:rPr>
            <w:rStyle w:val="Hyperlink"/>
            <w:noProof/>
          </w:rPr>
          <w:t>1</w:t>
        </w:r>
        <w:r w:rsidR="00C1044C">
          <w:rPr>
            <w:rFonts w:asciiTheme="minorHAnsi" w:eastAsiaTheme="minorEastAsia" w:hAnsiTheme="minorHAnsi" w:cstheme="minorBidi"/>
            <w:noProof/>
            <w:color w:val="auto"/>
            <w:szCs w:val="22"/>
          </w:rPr>
          <w:tab/>
        </w:r>
        <w:r w:rsidR="00C1044C" w:rsidRPr="003C59F5">
          <w:rPr>
            <w:rStyle w:val="Hyperlink"/>
            <w:noProof/>
          </w:rPr>
          <w:t>Introduction</w:t>
        </w:r>
        <w:r w:rsidR="00C1044C">
          <w:rPr>
            <w:noProof/>
            <w:webHidden/>
          </w:rPr>
          <w:tab/>
        </w:r>
        <w:r w:rsidR="00C1044C">
          <w:rPr>
            <w:noProof/>
            <w:webHidden/>
          </w:rPr>
          <w:fldChar w:fldCharType="begin"/>
        </w:r>
        <w:r w:rsidR="00C1044C">
          <w:rPr>
            <w:noProof/>
            <w:webHidden/>
          </w:rPr>
          <w:instrText xml:space="preserve"> PAGEREF _Toc381426740 \h </w:instrText>
        </w:r>
        <w:r w:rsidR="00C1044C">
          <w:rPr>
            <w:noProof/>
            <w:webHidden/>
          </w:rPr>
        </w:r>
        <w:r w:rsidR="00C1044C">
          <w:rPr>
            <w:noProof/>
            <w:webHidden/>
          </w:rPr>
          <w:fldChar w:fldCharType="separate"/>
        </w:r>
        <w:r w:rsidR="00C1044C">
          <w:rPr>
            <w:noProof/>
            <w:webHidden/>
          </w:rPr>
          <w:t>8</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41" w:history="1">
        <w:r w:rsidR="00C1044C" w:rsidRPr="003C59F5">
          <w:rPr>
            <w:rStyle w:val="Hyperlink"/>
            <w:noProof/>
          </w:rPr>
          <w:t>1.1 Normative References</w:t>
        </w:r>
        <w:r w:rsidR="00C1044C">
          <w:rPr>
            <w:noProof/>
            <w:webHidden/>
          </w:rPr>
          <w:tab/>
        </w:r>
        <w:r w:rsidR="00C1044C">
          <w:rPr>
            <w:noProof/>
            <w:webHidden/>
          </w:rPr>
          <w:fldChar w:fldCharType="begin"/>
        </w:r>
        <w:r w:rsidR="00C1044C">
          <w:rPr>
            <w:noProof/>
            <w:webHidden/>
          </w:rPr>
          <w:instrText xml:space="preserve"> PAGEREF _Toc381426741 \h </w:instrText>
        </w:r>
        <w:r w:rsidR="00C1044C">
          <w:rPr>
            <w:noProof/>
            <w:webHidden/>
          </w:rPr>
        </w:r>
        <w:r w:rsidR="00C1044C">
          <w:rPr>
            <w:noProof/>
            <w:webHidden/>
          </w:rPr>
          <w:fldChar w:fldCharType="separate"/>
        </w:r>
        <w:r w:rsidR="00C1044C">
          <w:rPr>
            <w:noProof/>
            <w:webHidden/>
          </w:rPr>
          <w:t>8</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42" w:history="1">
        <w:r w:rsidR="00C1044C" w:rsidRPr="003C59F5">
          <w:rPr>
            <w:rStyle w:val="Hyperlink"/>
            <w:noProof/>
            <w:lang w:eastAsia="ja-JP"/>
          </w:rPr>
          <w:t>1.2 Purpose</w:t>
        </w:r>
        <w:r w:rsidR="00C1044C">
          <w:rPr>
            <w:noProof/>
            <w:webHidden/>
          </w:rPr>
          <w:tab/>
        </w:r>
        <w:r w:rsidR="00C1044C">
          <w:rPr>
            <w:noProof/>
            <w:webHidden/>
          </w:rPr>
          <w:fldChar w:fldCharType="begin"/>
        </w:r>
        <w:r w:rsidR="00C1044C">
          <w:rPr>
            <w:noProof/>
            <w:webHidden/>
          </w:rPr>
          <w:instrText xml:space="preserve"> PAGEREF _Toc381426742 \h </w:instrText>
        </w:r>
        <w:r w:rsidR="00C1044C">
          <w:rPr>
            <w:noProof/>
            <w:webHidden/>
          </w:rPr>
        </w:r>
        <w:r w:rsidR="00C1044C">
          <w:rPr>
            <w:noProof/>
            <w:webHidden/>
          </w:rPr>
          <w:fldChar w:fldCharType="separate"/>
        </w:r>
        <w:r w:rsidR="00C1044C">
          <w:rPr>
            <w:noProof/>
            <w:webHidden/>
          </w:rPr>
          <w:t>9</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43" w:history="1">
        <w:r w:rsidR="00C1044C" w:rsidRPr="003C59F5">
          <w:rPr>
            <w:rStyle w:val="Hyperlink"/>
            <w:noProof/>
            <w:lang w:eastAsia="ja-JP"/>
          </w:rPr>
          <w:t>1.3</w:t>
        </w:r>
        <w:r w:rsidR="00C1044C" w:rsidRPr="003C59F5">
          <w:rPr>
            <w:rStyle w:val="Hyperlink"/>
            <w:noProof/>
          </w:rPr>
          <w:t xml:space="preserve"> Terminology</w:t>
        </w:r>
        <w:r w:rsidR="00C1044C">
          <w:rPr>
            <w:noProof/>
            <w:webHidden/>
          </w:rPr>
          <w:tab/>
        </w:r>
        <w:r w:rsidR="00C1044C">
          <w:rPr>
            <w:noProof/>
            <w:webHidden/>
          </w:rPr>
          <w:fldChar w:fldCharType="begin"/>
        </w:r>
        <w:r w:rsidR="00C1044C">
          <w:rPr>
            <w:noProof/>
            <w:webHidden/>
          </w:rPr>
          <w:instrText xml:space="preserve"> PAGEREF _Toc381426743 \h </w:instrText>
        </w:r>
        <w:r w:rsidR="00C1044C">
          <w:rPr>
            <w:noProof/>
            <w:webHidden/>
          </w:rPr>
        </w:r>
        <w:r w:rsidR="00C1044C">
          <w:rPr>
            <w:noProof/>
            <w:webHidden/>
          </w:rPr>
          <w:fldChar w:fldCharType="separate"/>
        </w:r>
        <w:r w:rsidR="00C1044C">
          <w:rPr>
            <w:noProof/>
            <w:webHidden/>
          </w:rPr>
          <w:t>9</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44" w:history="1">
        <w:r w:rsidR="00C1044C" w:rsidRPr="003C59F5">
          <w:rPr>
            <w:rStyle w:val="Hyperlink"/>
            <w:noProof/>
          </w:rPr>
          <w:t>1.4 ISO Schemas Location</w:t>
        </w:r>
        <w:r w:rsidR="00C1044C">
          <w:rPr>
            <w:noProof/>
            <w:webHidden/>
          </w:rPr>
          <w:tab/>
        </w:r>
        <w:r w:rsidR="00C1044C">
          <w:rPr>
            <w:noProof/>
            <w:webHidden/>
          </w:rPr>
          <w:fldChar w:fldCharType="begin"/>
        </w:r>
        <w:r w:rsidR="00C1044C">
          <w:rPr>
            <w:noProof/>
            <w:webHidden/>
          </w:rPr>
          <w:instrText xml:space="preserve"> PAGEREF _Toc381426744 \h </w:instrText>
        </w:r>
        <w:r w:rsidR="00C1044C">
          <w:rPr>
            <w:noProof/>
            <w:webHidden/>
          </w:rPr>
        </w:r>
        <w:r w:rsidR="00C1044C">
          <w:rPr>
            <w:noProof/>
            <w:webHidden/>
          </w:rPr>
          <w:fldChar w:fldCharType="separate"/>
        </w:r>
        <w:r w:rsidR="00C1044C">
          <w:rPr>
            <w:noProof/>
            <w:webHidden/>
          </w:rPr>
          <w:t>10</w:t>
        </w:r>
        <w:r w:rsidR="00C1044C">
          <w:rPr>
            <w:noProof/>
            <w:webHidden/>
          </w:rPr>
          <w:fldChar w:fldCharType="end"/>
        </w:r>
      </w:hyperlink>
    </w:p>
    <w:p w:rsidR="00C1044C" w:rsidRDefault="006B5EB5">
      <w:pPr>
        <w:pStyle w:val="TOC1"/>
        <w:tabs>
          <w:tab w:val="left" w:pos="480"/>
          <w:tab w:val="right" w:leader="dot" w:pos="9350"/>
        </w:tabs>
        <w:rPr>
          <w:rFonts w:asciiTheme="minorHAnsi" w:eastAsiaTheme="minorEastAsia" w:hAnsiTheme="minorHAnsi" w:cstheme="minorBidi"/>
          <w:noProof/>
          <w:color w:val="auto"/>
          <w:szCs w:val="22"/>
        </w:rPr>
      </w:pPr>
      <w:hyperlink w:anchor="_Toc381426745" w:history="1">
        <w:r w:rsidR="00C1044C" w:rsidRPr="003C59F5">
          <w:rPr>
            <w:rStyle w:val="Hyperlink"/>
            <w:noProof/>
            <w:lang w:eastAsia="ja-JP"/>
          </w:rPr>
          <w:t>2</w:t>
        </w:r>
        <w:r w:rsidR="00C1044C">
          <w:rPr>
            <w:rFonts w:asciiTheme="minorHAnsi" w:eastAsiaTheme="minorEastAsia" w:hAnsiTheme="minorHAnsi" w:cstheme="minorBidi"/>
            <w:noProof/>
            <w:color w:val="auto"/>
            <w:szCs w:val="22"/>
          </w:rPr>
          <w:tab/>
        </w:r>
        <w:r w:rsidR="00C1044C" w:rsidRPr="003C59F5">
          <w:rPr>
            <w:rStyle w:val="Hyperlink"/>
            <w:noProof/>
          </w:rPr>
          <w:t>Overview of the Profile</w:t>
        </w:r>
        <w:r w:rsidR="00C1044C">
          <w:rPr>
            <w:noProof/>
            <w:webHidden/>
          </w:rPr>
          <w:tab/>
        </w:r>
        <w:r w:rsidR="00C1044C">
          <w:rPr>
            <w:noProof/>
            <w:webHidden/>
          </w:rPr>
          <w:fldChar w:fldCharType="begin"/>
        </w:r>
        <w:r w:rsidR="00C1044C">
          <w:rPr>
            <w:noProof/>
            <w:webHidden/>
          </w:rPr>
          <w:instrText xml:space="preserve"> PAGEREF _Toc381426745 \h </w:instrText>
        </w:r>
        <w:r w:rsidR="00C1044C">
          <w:rPr>
            <w:noProof/>
            <w:webHidden/>
          </w:rPr>
        </w:r>
        <w:r w:rsidR="00C1044C">
          <w:rPr>
            <w:noProof/>
            <w:webHidden/>
          </w:rPr>
          <w:fldChar w:fldCharType="separate"/>
        </w:r>
        <w:r w:rsidR="00C1044C">
          <w:rPr>
            <w:noProof/>
            <w:webHidden/>
          </w:rPr>
          <w:t>12</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46" w:history="1">
        <w:r w:rsidR="00C1044C" w:rsidRPr="003C59F5">
          <w:rPr>
            <w:rStyle w:val="Hyperlink"/>
            <w:noProof/>
            <w:lang w:eastAsia="ja-JP"/>
          </w:rPr>
          <w:t>2.1 Quick Reference</w:t>
        </w:r>
        <w:r w:rsidR="00C1044C">
          <w:rPr>
            <w:noProof/>
            <w:webHidden/>
          </w:rPr>
          <w:tab/>
        </w:r>
        <w:r w:rsidR="00C1044C">
          <w:rPr>
            <w:noProof/>
            <w:webHidden/>
          </w:rPr>
          <w:fldChar w:fldCharType="begin"/>
        </w:r>
        <w:r w:rsidR="00C1044C">
          <w:rPr>
            <w:noProof/>
            <w:webHidden/>
          </w:rPr>
          <w:instrText xml:space="preserve"> PAGEREF _Toc381426746 \h </w:instrText>
        </w:r>
        <w:r w:rsidR="00C1044C">
          <w:rPr>
            <w:noProof/>
            <w:webHidden/>
          </w:rPr>
        </w:r>
        <w:r w:rsidR="00C1044C">
          <w:rPr>
            <w:noProof/>
            <w:webHidden/>
          </w:rPr>
          <w:fldChar w:fldCharType="separate"/>
        </w:r>
        <w:r w:rsidR="00C1044C">
          <w:rPr>
            <w:noProof/>
            <w:webHidden/>
          </w:rPr>
          <w:t>12</w:t>
        </w:r>
        <w:r w:rsidR="00C1044C">
          <w:rPr>
            <w:noProof/>
            <w:webHidden/>
          </w:rPr>
          <w:fldChar w:fldCharType="end"/>
        </w:r>
      </w:hyperlink>
    </w:p>
    <w:p w:rsidR="00C1044C" w:rsidRDefault="006B5EB5">
      <w:pPr>
        <w:pStyle w:val="TOC3"/>
        <w:tabs>
          <w:tab w:val="right" w:leader="dot" w:pos="9350"/>
        </w:tabs>
        <w:rPr>
          <w:rFonts w:asciiTheme="minorHAnsi" w:eastAsiaTheme="minorEastAsia" w:hAnsiTheme="minorHAnsi" w:cstheme="minorBidi"/>
          <w:noProof/>
          <w:color w:val="auto"/>
          <w:szCs w:val="22"/>
        </w:rPr>
      </w:pPr>
      <w:hyperlink w:anchor="_Toc381426747" w:history="1">
        <w:r w:rsidR="00C1044C" w:rsidRPr="003C59F5">
          <w:rPr>
            <w:rStyle w:val="Hyperlink"/>
            <w:noProof/>
          </w:rPr>
          <w:t>2.1.1 Non-service resources</w:t>
        </w:r>
        <w:r w:rsidR="00C1044C">
          <w:rPr>
            <w:noProof/>
            <w:webHidden/>
          </w:rPr>
          <w:tab/>
        </w:r>
        <w:r w:rsidR="00C1044C">
          <w:rPr>
            <w:noProof/>
            <w:webHidden/>
          </w:rPr>
          <w:fldChar w:fldCharType="begin"/>
        </w:r>
        <w:r w:rsidR="00C1044C">
          <w:rPr>
            <w:noProof/>
            <w:webHidden/>
          </w:rPr>
          <w:instrText xml:space="preserve"> PAGEREF _Toc381426747 \h </w:instrText>
        </w:r>
        <w:r w:rsidR="00C1044C">
          <w:rPr>
            <w:noProof/>
            <w:webHidden/>
          </w:rPr>
        </w:r>
        <w:r w:rsidR="00C1044C">
          <w:rPr>
            <w:noProof/>
            <w:webHidden/>
          </w:rPr>
          <w:fldChar w:fldCharType="separate"/>
        </w:r>
        <w:r w:rsidR="00C1044C">
          <w:rPr>
            <w:noProof/>
            <w:webHidden/>
          </w:rPr>
          <w:t>14</w:t>
        </w:r>
        <w:r w:rsidR="00C1044C">
          <w:rPr>
            <w:noProof/>
            <w:webHidden/>
          </w:rPr>
          <w:fldChar w:fldCharType="end"/>
        </w:r>
      </w:hyperlink>
    </w:p>
    <w:p w:rsidR="00C1044C" w:rsidRDefault="006B5EB5">
      <w:pPr>
        <w:pStyle w:val="TOC3"/>
        <w:tabs>
          <w:tab w:val="right" w:leader="dot" w:pos="9350"/>
        </w:tabs>
        <w:rPr>
          <w:rFonts w:asciiTheme="minorHAnsi" w:eastAsiaTheme="minorEastAsia" w:hAnsiTheme="minorHAnsi" w:cstheme="minorBidi"/>
          <w:noProof/>
          <w:color w:val="auto"/>
          <w:szCs w:val="22"/>
        </w:rPr>
      </w:pPr>
      <w:hyperlink w:anchor="_Toc381426748" w:history="1">
        <w:r w:rsidR="00C1044C" w:rsidRPr="003C59F5">
          <w:rPr>
            <w:rStyle w:val="Hyperlink"/>
            <w:noProof/>
            <w:lang w:eastAsia="ja-JP"/>
          </w:rPr>
          <w:t>2.1.2 Service Resources</w:t>
        </w:r>
        <w:r w:rsidR="00C1044C">
          <w:rPr>
            <w:noProof/>
            <w:webHidden/>
          </w:rPr>
          <w:tab/>
        </w:r>
        <w:r w:rsidR="00C1044C">
          <w:rPr>
            <w:noProof/>
            <w:webHidden/>
          </w:rPr>
          <w:fldChar w:fldCharType="begin"/>
        </w:r>
        <w:r w:rsidR="00C1044C">
          <w:rPr>
            <w:noProof/>
            <w:webHidden/>
          </w:rPr>
          <w:instrText xml:space="preserve"> PAGEREF _Toc381426748 \h </w:instrText>
        </w:r>
        <w:r w:rsidR="00C1044C">
          <w:rPr>
            <w:noProof/>
            <w:webHidden/>
          </w:rPr>
        </w:r>
        <w:r w:rsidR="00C1044C">
          <w:rPr>
            <w:noProof/>
            <w:webHidden/>
          </w:rPr>
          <w:fldChar w:fldCharType="separate"/>
        </w:r>
        <w:r w:rsidR="00C1044C">
          <w:rPr>
            <w:noProof/>
            <w:webHidden/>
          </w:rPr>
          <w:t>14</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49" w:history="1">
        <w:r w:rsidR="00C1044C" w:rsidRPr="003C59F5">
          <w:rPr>
            <w:rStyle w:val="Hyperlink"/>
            <w:noProof/>
          </w:rPr>
          <w:t>2.2 USGIN specification constraints and recommendations</w:t>
        </w:r>
        <w:r w:rsidR="00C1044C">
          <w:rPr>
            <w:noProof/>
            <w:webHidden/>
          </w:rPr>
          <w:tab/>
        </w:r>
        <w:r w:rsidR="00C1044C">
          <w:rPr>
            <w:noProof/>
            <w:webHidden/>
          </w:rPr>
          <w:fldChar w:fldCharType="begin"/>
        </w:r>
        <w:r w:rsidR="00C1044C">
          <w:rPr>
            <w:noProof/>
            <w:webHidden/>
          </w:rPr>
          <w:instrText xml:space="preserve"> PAGEREF _Toc381426749 \h </w:instrText>
        </w:r>
        <w:r w:rsidR="00C1044C">
          <w:rPr>
            <w:noProof/>
            <w:webHidden/>
          </w:rPr>
        </w:r>
        <w:r w:rsidR="00C1044C">
          <w:rPr>
            <w:noProof/>
            <w:webHidden/>
          </w:rPr>
          <w:fldChar w:fldCharType="separate"/>
        </w:r>
        <w:r w:rsidR="00C1044C">
          <w:rPr>
            <w:noProof/>
            <w:webHidden/>
          </w:rPr>
          <w:t>15</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50" w:history="1">
        <w:r w:rsidR="00C1044C" w:rsidRPr="003C59F5">
          <w:rPr>
            <w:rStyle w:val="Hyperlink"/>
            <w:noProof/>
          </w:rPr>
          <w:t>2.3 USGIN specification extensions</w:t>
        </w:r>
        <w:r w:rsidR="00C1044C">
          <w:rPr>
            <w:noProof/>
            <w:webHidden/>
          </w:rPr>
          <w:tab/>
        </w:r>
        <w:r w:rsidR="00C1044C">
          <w:rPr>
            <w:noProof/>
            <w:webHidden/>
          </w:rPr>
          <w:fldChar w:fldCharType="begin"/>
        </w:r>
        <w:r w:rsidR="00C1044C">
          <w:rPr>
            <w:noProof/>
            <w:webHidden/>
          </w:rPr>
          <w:instrText xml:space="preserve"> PAGEREF _Toc381426750 \h </w:instrText>
        </w:r>
        <w:r w:rsidR="00C1044C">
          <w:rPr>
            <w:noProof/>
            <w:webHidden/>
          </w:rPr>
        </w:r>
        <w:r w:rsidR="00C1044C">
          <w:rPr>
            <w:noProof/>
            <w:webHidden/>
          </w:rPr>
          <w:fldChar w:fldCharType="separate"/>
        </w:r>
        <w:r w:rsidR="00C1044C">
          <w:rPr>
            <w:noProof/>
            <w:webHidden/>
          </w:rPr>
          <w:t>15</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51" w:history="1">
        <w:r w:rsidR="00C1044C" w:rsidRPr="003C59F5">
          <w:rPr>
            <w:rStyle w:val="Hyperlink"/>
            <w:noProof/>
            <w:lang w:eastAsia="ja-JP"/>
          </w:rPr>
          <w:t>2.4</w:t>
        </w:r>
        <w:r w:rsidR="00C1044C" w:rsidRPr="003C59F5">
          <w:rPr>
            <w:rStyle w:val="Hyperlink"/>
            <w:noProof/>
          </w:rPr>
          <w:t xml:space="preserve"> General Objectives</w:t>
        </w:r>
        <w:r w:rsidR="00C1044C">
          <w:rPr>
            <w:noProof/>
            <w:webHidden/>
          </w:rPr>
          <w:tab/>
        </w:r>
        <w:r w:rsidR="00C1044C">
          <w:rPr>
            <w:noProof/>
            <w:webHidden/>
          </w:rPr>
          <w:fldChar w:fldCharType="begin"/>
        </w:r>
        <w:r w:rsidR="00C1044C">
          <w:rPr>
            <w:noProof/>
            <w:webHidden/>
          </w:rPr>
          <w:instrText xml:space="preserve"> PAGEREF _Toc381426751 \h </w:instrText>
        </w:r>
        <w:r w:rsidR="00C1044C">
          <w:rPr>
            <w:noProof/>
            <w:webHidden/>
          </w:rPr>
        </w:r>
        <w:r w:rsidR="00C1044C">
          <w:rPr>
            <w:noProof/>
            <w:webHidden/>
          </w:rPr>
          <w:fldChar w:fldCharType="separate"/>
        </w:r>
        <w:r w:rsidR="00C1044C">
          <w:rPr>
            <w:noProof/>
            <w:webHidden/>
          </w:rPr>
          <w:t>15</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52" w:history="1">
        <w:r w:rsidR="00C1044C" w:rsidRPr="003C59F5">
          <w:rPr>
            <w:rStyle w:val="Hyperlink"/>
            <w:noProof/>
            <w:lang w:eastAsia="ja-JP"/>
          </w:rPr>
          <w:t>2.5</w:t>
        </w:r>
        <w:r w:rsidR="00C1044C" w:rsidRPr="003C59F5">
          <w:rPr>
            <w:rStyle w:val="Hyperlink"/>
            <w:noProof/>
          </w:rPr>
          <w:t xml:space="preserve"> Requirements</w:t>
        </w:r>
        <w:r w:rsidR="00C1044C">
          <w:rPr>
            <w:noProof/>
            <w:webHidden/>
          </w:rPr>
          <w:tab/>
        </w:r>
        <w:r w:rsidR="00C1044C">
          <w:rPr>
            <w:noProof/>
            <w:webHidden/>
          </w:rPr>
          <w:fldChar w:fldCharType="begin"/>
        </w:r>
        <w:r w:rsidR="00C1044C">
          <w:rPr>
            <w:noProof/>
            <w:webHidden/>
          </w:rPr>
          <w:instrText xml:space="preserve"> PAGEREF _Toc381426752 \h </w:instrText>
        </w:r>
        <w:r w:rsidR="00C1044C">
          <w:rPr>
            <w:noProof/>
            <w:webHidden/>
          </w:rPr>
        </w:r>
        <w:r w:rsidR="00C1044C">
          <w:rPr>
            <w:noProof/>
            <w:webHidden/>
          </w:rPr>
          <w:fldChar w:fldCharType="separate"/>
        </w:r>
        <w:r w:rsidR="00C1044C">
          <w:rPr>
            <w:noProof/>
            <w:webHidden/>
          </w:rPr>
          <w:t>16</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53" w:history="1">
        <w:r w:rsidR="00C1044C" w:rsidRPr="003C59F5">
          <w:rPr>
            <w:rStyle w:val="Hyperlink"/>
            <w:noProof/>
            <w:lang w:eastAsia="ja-JP"/>
          </w:rPr>
          <w:t>2.6 Use cases to be supported</w:t>
        </w:r>
        <w:r w:rsidR="00C1044C">
          <w:rPr>
            <w:noProof/>
            <w:webHidden/>
          </w:rPr>
          <w:tab/>
        </w:r>
        <w:r w:rsidR="00C1044C">
          <w:rPr>
            <w:noProof/>
            <w:webHidden/>
          </w:rPr>
          <w:fldChar w:fldCharType="begin"/>
        </w:r>
        <w:r w:rsidR="00C1044C">
          <w:rPr>
            <w:noProof/>
            <w:webHidden/>
          </w:rPr>
          <w:instrText xml:space="preserve"> PAGEREF _Toc381426753 \h </w:instrText>
        </w:r>
        <w:r w:rsidR="00C1044C">
          <w:rPr>
            <w:noProof/>
            <w:webHidden/>
          </w:rPr>
        </w:r>
        <w:r w:rsidR="00C1044C">
          <w:rPr>
            <w:noProof/>
            <w:webHidden/>
          </w:rPr>
          <w:fldChar w:fldCharType="separate"/>
        </w:r>
        <w:r w:rsidR="00C1044C">
          <w:rPr>
            <w:noProof/>
            <w:webHidden/>
          </w:rPr>
          <w:t>16</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54" w:history="1">
        <w:r w:rsidR="00C1044C" w:rsidRPr="003C59F5">
          <w:rPr>
            <w:rStyle w:val="Hyperlink"/>
            <w:noProof/>
            <w:lang w:eastAsia="ja-JP"/>
          </w:rPr>
          <w:t>2.7 Resources of interest</w:t>
        </w:r>
        <w:r w:rsidR="00C1044C">
          <w:rPr>
            <w:noProof/>
            <w:webHidden/>
          </w:rPr>
          <w:tab/>
        </w:r>
        <w:r w:rsidR="00C1044C">
          <w:rPr>
            <w:noProof/>
            <w:webHidden/>
          </w:rPr>
          <w:fldChar w:fldCharType="begin"/>
        </w:r>
        <w:r w:rsidR="00C1044C">
          <w:rPr>
            <w:noProof/>
            <w:webHidden/>
          </w:rPr>
          <w:instrText xml:space="preserve"> PAGEREF _Toc381426754 \h </w:instrText>
        </w:r>
        <w:r w:rsidR="00C1044C">
          <w:rPr>
            <w:noProof/>
            <w:webHidden/>
          </w:rPr>
        </w:r>
        <w:r w:rsidR="00C1044C">
          <w:rPr>
            <w:noProof/>
            <w:webHidden/>
          </w:rPr>
          <w:fldChar w:fldCharType="separate"/>
        </w:r>
        <w:r w:rsidR="00C1044C">
          <w:rPr>
            <w:noProof/>
            <w:webHidden/>
          </w:rPr>
          <w:t>17</w:t>
        </w:r>
        <w:r w:rsidR="00C1044C">
          <w:rPr>
            <w:noProof/>
            <w:webHidden/>
          </w:rPr>
          <w:fldChar w:fldCharType="end"/>
        </w:r>
      </w:hyperlink>
    </w:p>
    <w:p w:rsidR="00C1044C" w:rsidRDefault="006B5EB5">
      <w:pPr>
        <w:pStyle w:val="TOC1"/>
        <w:tabs>
          <w:tab w:val="left" w:pos="480"/>
          <w:tab w:val="right" w:leader="dot" w:pos="9350"/>
        </w:tabs>
        <w:rPr>
          <w:rFonts w:asciiTheme="minorHAnsi" w:eastAsiaTheme="minorEastAsia" w:hAnsiTheme="minorHAnsi" w:cstheme="minorBidi"/>
          <w:noProof/>
          <w:color w:val="auto"/>
          <w:szCs w:val="22"/>
        </w:rPr>
      </w:pPr>
      <w:hyperlink w:anchor="_Toc381426755" w:history="1">
        <w:r w:rsidR="00C1044C" w:rsidRPr="003C59F5">
          <w:rPr>
            <w:rStyle w:val="Hyperlink"/>
            <w:noProof/>
          </w:rPr>
          <w:t>3</w:t>
        </w:r>
        <w:r w:rsidR="00C1044C">
          <w:rPr>
            <w:rFonts w:asciiTheme="minorHAnsi" w:eastAsiaTheme="minorEastAsia" w:hAnsiTheme="minorHAnsi" w:cstheme="minorBidi"/>
            <w:noProof/>
            <w:color w:val="auto"/>
            <w:szCs w:val="22"/>
          </w:rPr>
          <w:tab/>
        </w:r>
        <w:r w:rsidR="00C1044C" w:rsidRPr="003C59F5">
          <w:rPr>
            <w:rStyle w:val="Hyperlink"/>
            <w:noProof/>
          </w:rPr>
          <w:t>USGIN Usage of Metadata Elements</w:t>
        </w:r>
        <w:r w:rsidR="00C1044C">
          <w:rPr>
            <w:noProof/>
            <w:webHidden/>
          </w:rPr>
          <w:tab/>
        </w:r>
        <w:r w:rsidR="00C1044C">
          <w:rPr>
            <w:noProof/>
            <w:webHidden/>
          </w:rPr>
          <w:fldChar w:fldCharType="begin"/>
        </w:r>
        <w:r w:rsidR="00C1044C">
          <w:rPr>
            <w:noProof/>
            <w:webHidden/>
          </w:rPr>
          <w:instrText xml:space="preserve"> PAGEREF _Toc381426755 \h </w:instrText>
        </w:r>
        <w:r w:rsidR="00C1044C">
          <w:rPr>
            <w:noProof/>
            <w:webHidden/>
          </w:rPr>
        </w:r>
        <w:r w:rsidR="00C1044C">
          <w:rPr>
            <w:noProof/>
            <w:webHidden/>
          </w:rPr>
          <w:fldChar w:fldCharType="separate"/>
        </w:r>
        <w:r w:rsidR="00C1044C">
          <w:rPr>
            <w:noProof/>
            <w:webHidden/>
          </w:rPr>
          <w:t>23</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56" w:history="1">
        <w:r w:rsidR="00C1044C" w:rsidRPr="003C59F5">
          <w:rPr>
            <w:rStyle w:val="Hyperlink"/>
            <w:noProof/>
          </w:rPr>
          <w:t>3.1 Core spatial dataset, dataset series, and service elements</w:t>
        </w:r>
        <w:r w:rsidR="00C1044C">
          <w:rPr>
            <w:noProof/>
            <w:webHidden/>
          </w:rPr>
          <w:tab/>
        </w:r>
        <w:r w:rsidR="00C1044C">
          <w:rPr>
            <w:noProof/>
            <w:webHidden/>
          </w:rPr>
          <w:fldChar w:fldCharType="begin"/>
        </w:r>
        <w:r w:rsidR="00C1044C">
          <w:rPr>
            <w:noProof/>
            <w:webHidden/>
          </w:rPr>
          <w:instrText xml:space="preserve"> PAGEREF _Toc381426756 \h </w:instrText>
        </w:r>
        <w:r w:rsidR="00C1044C">
          <w:rPr>
            <w:noProof/>
            <w:webHidden/>
          </w:rPr>
        </w:r>
        <w:r w:rsidR="00C1044C">
          <w:rPr>
            <w:noProof/>
            <w:webHidden/>
          </w:rPr>
          <w:fldChar w:fldCharType="separate"/>
        </w:r>
        <w:r w:rsidR="00C1044C">
          <w:rPr>
            <w:noProof/>
            <w:webHidden/>
          </w:rPr>
          <w:t>23</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57" w:history="1">
        <w:r w:rsidR="00C1044C" w:rsidRPr="003C59F5">
          <w:rPr>
            <w:rStyle w:val="Hyperlink"/>
            <w:noProof/>
          </w:rPr>
          <w:t>3.2 Dataset Identification properties (MD_DataIdentification)</w:t>
        </w:r>
        <w:r w:rsidR="00C1044C">
          <w:rPr>
            <w:noProof/>
            <w:webHidden/>
          </w:rPr>
          <w:tab/>
        </w:r>
        <w:r w:rsidR="00C1044C">
          <w:rPr>
            <w:noProof/>
            <w:webHidden/>
          </w:rPr>
          <w:fldChar w:fldCharType="begin"/>
        </w:r>
        <w:r w:rsidR="00C1044C">
          <w:rPr>
            <w:noProof/>
            <w:webHidden/>
          </w:rPr>
          <w:instrText xml:space="preserve"> PAGEREF _Toc381426757 \h </w:instrText>
        </w:r>
        <w:r w:rsidR="00C1044C">
          <w:rPr>
            <w:noProof/>
            <w:webHidden/>
          </w:rPr>
        </w:r>
        <w:r w:rsidR="00C1044C">
          <w:rPr>
            <w:noProof/>
            <w:webHidden/>
          </w:rPr>
          <w:fldChar w:fldCharType="separate"/>
        </w:r>
        <w:r w:rsidR="00C1044C">
          <w:rPr>
            <w:noProof/>
            <w:webHidden/>
          </w:rPr>
          <w:t>40</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58" w:history="1">
        <w:r w:rsidR="00C1044C" w:rsidRPr="003C59F5">
          <w:rPr>
            <w:rStyle w:val="Hyperlink"/>
            <w:noProof/>
          </w:rPr>
          <w:t>3.3 Service identification elements (SV_ServiceIdentification)</w:t>
        </w:r>
        <w:r w:rsidR="00C1044C">
          <w:rPr>
            <w:noProof/>
            <w:webHidden/>
          </w:rPr>
          <w:tab/>
        </w:r>
        <w:r w:rsidR="00C1044C">
          <w:rPr>
            <w:noProof/>
            <w:webHidden/>
          </w:rPr>
          <w:fldChar w:fldCharType="begin"/>
        </w:r>
        <w:r w:rsidR="00C1044C">
          <w:rPr>
            <w:noProof/>
            <w:webHidden/>
          </w:rPr>
          <w:instrText xml:space="preserve"> PAGEREF _Toc381426758 \h </w:instrText>
        </w:r>
        <w:r w:rsidR="00C1044C">
          <w:rPr>
            <w:noProof/>
            <w:webHidden/>
          </w:rPr>
        </w:r>
        <w:r w:rsidR="00C1044C">
          <w:rPr>
            <w:noProof/>
            <w:webHidden/>
          </w:rPr>
          <w:fldChar w:fldCharType="separate"/>
        </w:r>
        <w:r w:rsidR="00C1044C">
          <w:rPr>
            <w:noProof/>
            <w:webHidden/>
          </w:rPr>
          <w:t>50</w:t>
        </w:r>
        <w:r w:rsidR="00C1044C">
          <w:rPr>
            <w:noProof/>
            <w:webHidden/>
          </w:rPr>
          <w:fldChar w:fldCharType="end"/>
        </w:r>
      </w:hyperlink>
    </w:p>
    <w:p w:rsidR="00C1044C" w:rsidRDefault="006B5EB5">
      <w:pPr>
        <w:pStyle w:val="TOC1"/>
        <w:tabs>
          <w:tab w:val="left" w:pos="480"/>
          <w:tab w:val="right" w:leader="dot" w:pos="9350"/>
        </w:tabs>
        <w:rPr>
          <w:rFonts w:asciiTheme="minorHAnsi" w:eastAsiaTheme="minorEastAsia" w:hAnsiTheme="minorHAnsi" w:cstheme="minorBidi"/>
          <w:noProof/>
          <w:color w:val="auto"/>
          <w:szCs w:val="22"/>
        </w:rPr>
      </w:pPr>
      <w:hyperlink w:anchor="_Toc381426759" w:history="1">
        <w:r w:rsidR="00C1044C" w:rsidRPr="003C59F5">
          <w:rPr>
            <w:rStyle w:val="Hyperlink"/>
            <w:noProof/>
          </w:rPr>
          <w:t>4</w:t>
        </w:r>
        <w:r w:rsidR="00C1044C">
          <w:rPr>
            <w:rFonts w:asciiTheme="minorHAnsi" w:eastAsiaTheme="minorEastAsia" w:hAnsiTheme="minorHAnsi" w:cstheme="minorBidi"/>
            <w:noProof/>
            <w:color w:val="auto"/>
            <w:szCs w:val="22"/>
          </w:rPr>
          <w:tab/>
        </w:r>
        <w:r w:rsidR="00C1044C" w:rsidRPr="003C59F5">
          <w:rPr>
            <w:rStyle w:val="Hyperlink"/>
            <w:noProof/>
          </w:rPr>
          <w:t>Usage notes for Metadata Elements</w:t>
        </w:r>
        <w:r w:rsidR="00C1044C">
          <w:rPr>
            <w:noProof/>
            <w:webHidden/>
          </w:rPr>
          <w:tab/>
        </w:r>
        <w:r w:rsidR="00C1044C">
          <w:rPr>
            <w:noProof/>
            <w:webHidden/>
          </w:rPr>
          <w:fldChar w:fldCharType="begin"/>
        </w:r>
        <w:r w:rsidR="00C1044C">
          <w:rPr>
            <w:noProof/>
            <w:webHidden/>
          </w:rPr>
          <w:instrText xml:space="preserve"> PAGEREF _Toc381426759 \h </w:instrText>
        </w:r>
        <w:r w:rsidR="00C1044C">
          <w:rPr>
            <w:noProof/>
            <w:webHidden/>
          </w:rPr>
        </w:r>
        <w:r w:rsidR="00C1044C">
          <w:rPr>
            <w:noProof/>
            <w:webHidden/>
          </w:rPr>
          <w:fldChar w:fldCharType="separate"/>
        </w:r>
        <w:r w:rsidR="00C1044C">
          <w:rPr>
            <w:noProof/>
            <w:webHidden/>
          </w:rPr>
          <w:t>63</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60" w:history="1">
        <w:r w:rsidR="00C1044C" w:rsidRPr="003C59F5">
          <w:rPr>
            <w:rStyle w:val="Hyperlink"/>
            <w:bCs/>
            <w:noProof/>
          </w:rPr>
          <w:t>4.1</w:t>
        </w:r>
        <w:r w:rsidR="00C1044C" w:rsidRPr="003C59F5">
          <w:rPr>
            <w:rStyle w:val="Hyperlink"/>
            <w:noProof/>
          </w:rPr>
          <w:t xml:space="preserve"> Metadata file identifier</w:t>
        </w:r>
        <w:r w:rsidR="00C1044C">
          <w:rPr>
            <w:noProof/>
            <w:webHidden/>
          </w:rPr>
          <w:tab/>
        </w:r>
        <w:r w:rsidR="00C1044C">
          <w:rPr>
            <w:noProof/>
            <w:webHidden/>
          </w:rPr>
          <w:fldChar w:fldCharType="begin"/>
        </w:r>
        <w:r w:rsidR="00C1044C">
          <w:rPr>
            <w:noProof/>
            <w:webHidden/>
          </w:rPr>
          <w:instrText xml:space="preserve"> PAGEREF _Toc381426760 \h </w:instrText>
        </w:r>
        <w:r w:rsidR="00C1044C">
          <w:rPr>
            <w:noProof/>
            <w:webHidden/>
          </w:rPr>
        </w:r>
        <w:r w:rsidR="00C1044C">
          <w:rPr>
            <w:noProof/>
            <w:webHidden/>
          </w:rPr>
          <w:fldChar w:fldCharType="separate"/>
        </w:r>
        <w:r w:rsidR="00C1044C">
          <w:rPr>
            <w:noProof/>
            <w:webHidden/>
          </w:rPr>
          <w:t>63</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61" w:history="1">
        <w:r w:rsidR="00C1044C" w:rsidRPr="003C59F5">
          <w:rPr>
            <w:rStyle w:val="Hyperlink"/>
            <w:noProof/>
            <w:lang w:eastAsia="ja-JP"/>
          </w:rPr>
          <w:t>4.2 Metadata hierarchy</w:t>
        </w:r>
        <w:r w:rsidR="00C1044C">
          <w:rPr>
            <w:noProof/>
            <w:webHidden/>
          </w:rPr>
          <w:tab/>
        </w:r>
        <w:r w:rsidR="00C1044C">
          <w:rPr>
            <w:noProof/>
            <w:webHidden/>
          </w:rPr>
          <w:fldChar w:fldCharType="begin"/>
        </w:r>
        <w:r w:rsidR="00C1044C">
          <w:rPr>
            <w:noProof/>
            <w:webHidden/>
          </w:rPr>
          <w:instrText xml:space="preserve"> PAGEREF _Toc381426761 \h </w:instrText>
        </w:r>
        <w:r w:rsidR="00C1044C">
          <w:rPr>
            <w:noProof/>
            <w:webHidden/>
          </w:rPr>
        </w:r>
        <w:r w:rsidR="00C1044C">
          <w:rPr>
            <w:noProof/>
            <w:webHidden/>
          </w:rPr>
          <w:fldChar w:fldCharType="separate"/>
        </w:r>
        <w:r w:rsidR="00C1044C">
          <w:rPr>
            <w:noProof/>
            <w:webHidden/>
          </w:rPr>
          <w:t>63</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62" w:history="1">
        <w:r w:rsidR="00C1044C" w:rsidRPr="003C59F5">
          <w:rPr>
            <w:rStyle w:val="Hyperlink"/>
            <w:noProof/>
            <w:lang w:eastAsia="ja-JP"/>
          </w:rPr>
          <w:t>4.3 Metadata Contact vs. Resource Citation vs. Resource Contact</w:t>
        </w:r>
        <w:r w:rsidR="00C1044C">
          <w:rPr>
            <w:noProof/>
            <w:webHidden/>
          </w:rPr>
          <w:tab/>
        </w:r>
        <w:r w:rsidR="00C1044C">
          <w:rPr>
            <w:noProof/>
            <w:webHidden/>
          </w:rPr>
          <w:fldChar w:fldCharType="begin"/>
        </w:r>
        <w:r w:rsidR="00C1044C">
          <w:rPr>
            <w:noProof/>
            <w:webHidden/>
          </w:rPr>
          <w:instrText xml:space="preserve"> PAGEREF _Toc381426762 \h </w:instrText>
        </w:r>
        <w:r w:rsidR="00C1044C">
          <w:rPr>
            <w:noProof/>
            <w:webHidden/>
          </w:rPr>
        </w:r>
        <w:r w:rsidR="00C1044C">
          <w:rPr>
            <w:noProof/>
            <w:webHidden/>
          </w:rPr>
          <w:fldChar w:fldCharType="separate"/>
        </w:r>
        <w:r w:rsidR="00C1044C">
          <w:rPr>
            <w:noProof/>
            <w:webHidden/>
          </w:rPr>
          <w:t>63</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63" w:history="1">
        <w:r w:rsidR="00C1044C" w:rsidRPr="003C59F5">
          <w:rPr>
            <w:rStyle w:val="Hyperlink"/>
            <w:noProof/>
          </w:rPr>
          <w:t>4.4 Resource Title</w:t>
        </w:r>
        <w:r w:rsidR="00C1044C">
          <w:rPr>
            <w:noProof/>
            <w:webHidden/>
          </w:rPr>
          <w:tab/>
        </w:r>
        <w:r w:rsidR="00C1044C">
          <w:rPr>
            <w:noProof/>
            <w:webHidden/>
          </w:rPr>
          <w:fldChar w:fldCharType="begin"/>
        </w:r>
        <w:r w:rsidR="00C1044C">
          <w:rPr>
            <w:noProof/>
            <w:webHidden/>
          </w:rPr>
          <w:instrText xml:space="preserve"> PAGEREF _Toc381426763 \h </w:instrText>
        </w:r>
        <w:r w:rsidR="00C1044C">
          <w:rPr>
            <w:noProof/>
            <w:webHidden/>
          </w:rPr>
        </w:r>
        <w:r w:rsidR="00C1044C">
          <w:rPr>
            <w:noProof/>
            <w:webHidden/>
          </w:rPr>
          <w:fldChar w:fldCharType="separate"/>
        </w:r>
        <w:r w:rsidR="00C1044C">
          <w:rPr>
            <w:noProof/>
            <w:webHidden/>
          </w:rPr>
          <w:t>64</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64" w:history="1">
        <w:r w:rsidR="00C1044C" w:rsidRPr="003C59F5">
          <w:rPr>
            <w:rStyle w:val="Hyperlink"/>
            <w:noProof/>
          </w:rPr>
          <w:t>4.5 Resource Abstract</w:t>
        </w:r>
        <w:r w:rsidR="00C1044C">
          <w:rPr>
            <w:noProof/>
            <w:webHidden/>
          </w:rPr>
          <w:tab/>
        </w:r>
        <w:r w:rsidR="00C1044C">
          <w:rPr>
            <w:noProof/>
            <w:webHidden/>
          </w:rPr>
          <w:fldChar w:fldCharType="begin"/>
        </w:r>
        <w:r w:rsidR="00C1044C">
          <w:rPr>
            <w:noProof/>
            <w:webHidden/>
          </w:rPr>
          <w:instrText xml:space="preserve"> PAGEREF _Toc381426764 \h </w:instrText>
        </w:r>
        <w:r w:rsidR="00C1044C">
          <w:rPr>
            <w:noProof/>
            <w:webHidden/>
          </w:rPr>
        </w:r>
        <w:r w:rsidR="00C1044C">
          <w:rPr>
            <w:noProof/>
            <w:webHidden/>
          </w:rPr>
          <w:fldChar w:fldCharType="separate"/>
        </w:r>
        <w:r w:rsidR="00C1044C">
          <w:rPr>
            <w:noProof/>
            <w:webHidden/>
          </w:rPr>
          <w:t>64</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65" w:history="1">
        <w:r w:rsidR="00C1044C" w:rsidRPr="003C59F5">
          <w:rPr>
            <w:rStyle w:val="Hyperlink"/>
            <w:noProof/>
          </w:rPr>
          <w:t>4.6 Resource Type</w:t>
        </w:r>
        <w:r w:rsidR="00C1044C">
          <w:rPr>
            <w:noProof/>
            <w:webHidden/>
          </w:rPr>
          <w:tab/>
        </w:r>
        <w:r w:rsidR="00C1044C">
          <w:rPr>
            <w:noProof/>
            <w:webHidden/>
          </w:rPr>
          <w:fldChar w:fldCharType="begin"/>
        </w:r>
        <w:r w:rsidR="00C1044C">
          <w:rPr>
            <w:noProof/>
            <w:webHidden/>
          </w:rPr>
          <w:instrText xml:space="preserve"> PAGEREF _Toc381426765 \h </w:instrText>
        </w:r>
        <w:r w:rsidR="00C1044C">
          <w:rPr>
            <w:noProof/>
            <w:webHidden/>
          </w:rPr>
        </w:r>
        <w:r w:rsidR="00C1044C">
          <w:rPr>
            <w:noProof/>
            <w:webHidden/>
          </w:rPr>
          <w:fldChar w:fldCharType="separate"/>
        </w:r>
        <w:r w:rsidR="00C1044C">
          <w:rPr>
            <w:noProof/>
            <w:webHidden/>
          </w:rPr>
          <w:t>64</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66" w:history="1">
        <w:r w:rsidR="00C1044C" w:rsidRPr="003C59F5">
          <w:rPr>
            <w:rStyle w:val="Hyperlink"/>
            <w:noProof/>
          </w:rPr>
          <w:t>4.7 Resource Locator</w:t>
        </w:r>
        <w:r w:rsidR="00C1044C">
          <w:rPr>
            <w:noProof/>
            <w:webHidden/>
          </w:rPr>
          <w:tab/>
        </w:r>
        <w:r w:rsidR="00C1044C">
          <w:rPr>
            <w:noProof/>
            <w:webHidden/>
          </w:rPr>
          <w:fldChar w:fldCharType="begin"/>
        </w:r>
        <w:r w:rsidR="00C1044C">
          <w:rPr>
            <w:noProof/>
            <w:webHidden/>
          </w:rPr>
          <w:instrText xml:space="preserve"> PAGEREF _Toc381426766 \h </w:instrText>
        </w:r>
        <w:r w:rsidR="00C1044C">
          <w:rPr>
            <w:noProof/>
            <w:webHidden/>
          </w:rPr>
        </w:r>
        <w:r w:rsidR="00C1044C">
          <w:rPr>
            <w:noProof/>
            <w:webHidden/>
          </w:rPr>
          <w:fldChar w:fldCharType="separate"/>
        </w:r>
        <w:r w:rsidR="00C1044C">
          <w:rPr>
            <w:noProof/>
            <w:webHidden/>
          </w:rPr>
          <w:t>65</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67" w:history="1">
        <w:r w:rsidR="00C1044C" w:rsidRPr="003C59F5">
          <w:rPr>
            <w:rStyle w:val="Hyperlink"/>
            <w:noProof/>
          </w:rPr>
          <w:t>4.8 Unique Resource Identifier</w:t>
        </w:r>
        <w:r w:rsidR="00C1044C">
          <w:rPr>
            <w:noProof/>
            <w:webHidden/>
          </w:rPr>
          <w:tab/>
        </w:r>
        <w:r w:rsidR="00C1044C">
          <w:rPr>
            <w:noProof/>
            <w:webHidden/>
          </w:rPr>
          <w:fldChar w:fldCharType="begin"/>
        </w:r>
        <w:r w:rsidR="00C1044C">
          <w:rPr>
            <w:noProof/>
            <w:webHidden/>
          </w:rPr>
          <w:instrText xml:space="preserve"> PAGEREF _Toc381426767 \h </w:instrText>
        </w:r>
        <w:r w:rsidR="00C1044C">
          <w:rPr>
            <w:noProof/>
            <w:webHidden/>
          </w:rPr>
        </w:r>
        <w:r w:rsidR="00C1044C">
          <w:rPr>
            <w:noProof/>
            <w:webHidden/>
          </w:rPr>
          <w:fldChar w:fldCharType="separate"/>
        </w:r>
        <w:r w:rsidR="00C1044C">
          <w:rPr>
            <w:noProof/>
            <w:webHidden/>
          </w:rPr>
          <w:t>65</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68" w:history="1">
        <w:r w:rsidR="00C1044C" w:rsidRPr="003C59F5">
          <w:rPr>
            <w:rStyle w:val="Hyperlink"/>
            <w:noProof/>
          </w:rPr>
          <w:t>4.9 Browse Graphics</w:t>
        </w:r>
        <w:r w:rsidR="00C1044C">
          <w:rPr>
            <w:noProof/>
            <w:webHidden/>
          </w:rPr>
          <w:tab/>
        </w:r>
        <w:r w:rsidR="00C1044C">
          <w:rPr>
            <w:noProof/>
            <w:webHidden/>
          </w:rPr>
          <w:fldChar w:fldCharType="begin"/>
        </w:r>
        <w:r w:rsidR="00C1044C">
          <w:rPr>
            <w:noProof/>
            <w:webHidden/>
          </w:rPr>
          <w:instrText xml:space="preserve"> PAGEREF _Toc381426768 \h </w:instrText>
        </w:r>
        <w:r w:rsidR="00C1044C">
          <w:rPr>
            <w:noProof/>
            <w:webHidden/>
          </w:rPr>
        </w:r>
        <w:r w:rsidR="00C1044C">
          <w:rPr>
            <w:noProof/>
            <w:webHidden/>
          </w:rPr>
          <w:fldChar w:fldCharType="separate"/>
        </w:r>
        <w:r w:rsidR="00C1044C">
          <w:rPr>
            <w:noProof/>
            <w:webHidden/>
          </w:rPr>
          <w:t>65</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69" w:history="1">
        <w:r w:rsidR="00C1044C" w:rsidRPr="003C59F5">
          <w:rPr>
            <w:rStyle w:val="Hyperlink"/>
            <w:noProof/>
          </w:rPr>
          <w:t>4.10 Resolution and equivalentScale</w:t>
        </w:r>
        <w:r w:rsidR="00C1044C">
          <w:rPr>
            <w:noProof/>
            <w:webHidden/>
          </w:rPr>
          <w:tab/>
        </w:r>
        <w:r w:rsidR="00C1044C">
          <w:rPr>
            <w:noProof/>
            <w:webHidden/>
          </w:rPr>
          <w:fldChar w:fldCharType="begin"/>
        </w:r>
        <w:r w:rsidR="00C1044C">
          <w:rPr>
            <w:noProof/>
            <w:webHidden/>
          </w:rPr>
          <w:instrText xml:space="preserve"> PAGEREF _Toc381426769 \h </w:instrText>
        </w:r>
        <w:r w:rsidR="00C1044C">
          <w:rPr>
            <w:noProof/>
            <w:webHidden/>
          </w:rPr>
        </w:r>
        <w:r w:rsidR="00C1044C">
          <w:rPr>
            <w:noProof/>
            <w:webHidden/>
          </w:rPr>
          <w:fldChar w:fldCharType="separate"/>
        </w:r>
        <w:r w:rsidR="00C1044C">
          <w:rPr>
            <w:noProof/>
            <w:webHidden/>
          </w:rPr>
          <w:t>66</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70" w:history="1">
        <w:r w:rsidR="00C1044C" w:rsidRPr="003C59F5">
          <w:rPr>
            <w:rStyle w:val="Hyperlink"/>
            <w:noProof/>
          </w:rPr>
          <w:t>4.11 Resource Language</w:t>
        </w:r>
        <w:r w:rsidR="00C1044C">
          <w:rPr>
            <w:noProof/>
            <w:webHidden/>
          </w:rPr>
          <w:tab/>
        </w:r>
        <w:r w:rsidR="00C1044C">
          <w:rPr>
            <w:noProof/>
            <w:webHidden/>
          </w:rPr>
          <w:fldChar w:fldCharType="begin"/>
        </w:r>
        <w:r w:rsidR="00C1044C">
          <w:rPr>
            <w:noProof/>
            <w:webHidden/>
          </w:rPr>
          <w:instrText xml:space="preserve"> PAGEREF _Toc381426770 \h </w:instrText>
        </w:r>
        <w:r w:rsidR="00C1044C">
          <w:rPr>
            <w:noProof/>
            <w:webHidden/>
          </w:rPr>
        </w:r>
        <w:r w:rsidR="00C1044C">
          <w:rPr>
            <w:noProof/>
            <w:webHidden/>
          </w:rPr>
          <w:fldChar w:fldCharType="separate"/>
        </w:r>
        <w:r w:rsidR="00C1044C">
          <w:rPr>
            <w:noProof/>
            <w:webHidden/>
          </w:rPr>
          <w:t>66</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71" w:history="1">
        <w:r w:rsidR="00C1044C" w:rsidRPr="003C59F5">
          <w:rPr>
            <w:rStyle w:val="Hyperlink"/>
            <w:noProof/>
          </w:rPr>
          <w:t>4.12 Encoding of Vertical Extents</w:t>
        </w:r>
        <w:r w:rsidR="00C1044C">
          <w:rPr>
            <w:noProof/>
            <w:webHidden/>
          </w:rPr>
          <w:tab/>
        </w:r>
        <w:r w:rsidR="00C1044C">
          <w:rPr>
            <w:noProof/>
            <w:webHidden/>
          </w:rPr>
          <w:fldChar w:fldCharType="begin"/>
        </w:r>
        <w:r w:rsidR="00C1044C">
          <w:rPr>
            <w:noProof/>
            <w:webHidden/>
          </w:rPr>
          <w:instrText xml:space="preserve"> PAGEREF _Toc381426771 \h </w:instrText>
        </w:r>
        <w:r w:rsidR="00C1044C">
          <w:rPr>
            <w:noProof/>
            <w:webHidden/>
          </w:rPr>
        </w:r>
        <w:r w:rsidR="00C1044C">
          <w:rPr>
            <w:noProof/>
            <w:webHidden/>
          </w:rPr>
          <w:fldChar w:fldCharType="separate"/>
        </w:r>
        <w:r w:rsidR="00C1044C">
          <w:rPr>
            <w:noProof/>
            <w:webHidden/>
          </w:rPr>
          <w:t>66</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72" w:history="1">
        <w:r w:rsidR="00C1044C" w:rsidRPr="003C59F5">
          <w:rPr>
            <w:rStyle w:val="Hyperlink"/>
            <w:noProof/>
          </w:rPr>
          <w:t>4.13 Content information: Entities and Attributes</w:t>
        </w:r>
        <w:r w:rsidR="00C1044C">
          <w:rPr>
            <w:noProof/>
            <w:webHidden/>
          </w:rPr>
          <w:tab/>
        </w:r>
        <w:r w:rsidR="00C1044C">
          <w:rPr>
            <w:noProof/>
            <w:webHidden/>
          </w:rPr>
          <w:fldChar w:fldCharType="begin"/>
        </w:r>
        <w:r w:rsidR="00C1044C">
          <w:rPr>
            <w:noProof/>
            <w:webHidden/>
          </w:rPr>
          <w:instrText xml:space="preserve"> PAGEREF _Toc381426772 \h </w:instrText>
        </w:r>
        <w:r w:rsidR="00C1044C">
          <w:rPr>
            <w:noProof/>
            <w:webHidden/>
          </w:rPr>
        </w:r>
        <w:r w:rsidR="00C1044C">
          <w:rPr>
            <w:noProof/>
            <w:webHidden/>
          </w:rPr>
          <w:fldChar w:fldCharType="separate"/>
        </w:r>
        <w:r w:rsidR="00C1044C">
          <w:rPr>
            <w:noProof/>
            <w:webHidden/>
          </w:rPr>
          <w:t>66</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73" w:history="1">
        <w:r w:rsidR="00C1044C" w:rsidRPr="003C59F5">
          <w:rPr>
            <w:rStyle w:val="Hyperlink"/>
            <w:noProof/>
          </w:rPr>
          <w:t>4.14 Use of MD_Distribution and MD_Distributor</w:t>
        </w:r>
        <w:r w:rsidR="00C1044C">
          <w:rPr>
            <w:noProof/>
            <w:webHidden/>
          </w:rPr>
          <w:tab/>
        </w:r>
        <w:r w:rsidR="00C1044C">
          <w:rPr>
            <w:noProof/>
            <w:webHidden/>
          </w:rPr>
          <w:fldChar w:fldCharType="begin"/>
        </w:r>
        <w:r w:rsidR="00C1044C">
          <w:rPr>
            <w:noProof/>
            <w:webHidden/>
          </w:rPr>
          <w:instrText xml:space="preserve"> PAGEREF _Toc381426773 \h </w:instrText>
        </w:r>
        <w:r w:rsidR="00C1044C">
          <w:rPr>
            <w:noProof/>
            <w:webHidden/>
          </w:rPr>
        </w:r>
        <w:r w:rsidR="00C1044C">
          <w:rPr>
            <w:noProof/>
            <w:webHidden/>
          </w:rPr>
          <w:fldChar w:fldCharType="separate"/>
        </w:r>
        <w:r w:rsidR="00C1044C">
          <w:rPr>
            <w:noProof/>
            <w:webHidden/>
          </w:rPr>
          <w:t>67</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74" w:history="1">
        <w:r w:rsidR="00C1044C" w:rsidRPr="003C59F5">
          <w:rPr>
            <w:rStyle w:val="Hyperlink"/>
            <w:noProof/>
          </w:rPr>
          <w:t>4.15 Distribution Format</w:t>
        </w:r>
        <w:r w:rsidR="00C1044C">
          <w:rPr>
            <w:noProof/>
            <w:webHidden/>
          </w:rPr>
          <w:tab/>
        </w:r>
        <w:r w:rsidR="00C1044C">
          <w:rPr>
            <w:noProof/>
            <w:webHidden/>
          </w:rPr>
          <w:fldChar w:fldCharType="begin"/>
        </w:r>
        <w:r w:rsidR="00C1044C">
          <w:rPr>
            <w:noProof/>
            <w:webHidden/>
          </w:rPr>
          <w:instrText xml:space="preserve"> PAGEREF _Toc381426774 \h </w:instrText>
        </w:r>
        <w:r w:rsidR="00C1044C">
          <w:rPr>
            <w:noProof/>
            <w:webHidden/>
          </w:rPr>
        </w:r>
        <w:r w:rsidR="00C1044C">
          <w:rPr>
            <w:noProof/>
            <w:webHidden/>
          </w:rPr>
          <w:fldChar w:fldCharType="separate"/>
        </w:r>
        <w:r w:rsidR="00C1044C">
          <w:rPr>
            <w:noProof/>
            <w:webHidden/>
          </w:rPr>
          <w:t>69</w:t>
        </w:r>
        <w:r w:rsidR="00C1044C">
          <w:rPr>
            <w:noProof/>
            <w:webHidden/>
          </w:rPr>
          <w:fldChar w:fldCharType="end"/>
        </w:r>
      </w:hyperlink>
    </w:p>
    <w:p w:rsidR="00C1044C" w:rsidRDefault="006B5EB5">
      <w:pPr>
        <w:pStyle w:val="TOC3"/>
        <w:tabs>
          <w:tab w:val="right" w:leader="dot" w:pos="9350"/>
        </w:tabs>
        <w:rPr>
          <w:rFonts w:asciiTheme="minorHAnsi" w:eastAsiaTheme="minorEastAsia" w:hAnsiTheme="minorHAnsi" w:cstheme="minorBidi"/>
          <w:noProof/>
          <w:color w:val="auto"/>
          <w:szCs w:val="22"/>
        </w:rPr>
      </w:pPr>
      <w:hyperlink w:anchor="_Toc381426775" w:history="1">
        <w:r w:rsidR="00C1044C" w:rsidRPr="003C59F5">
          <w:rPr>
            <w:rStyle w:val="Hyperlink"/>
            <w:noProof/>
          </w:rPr>
          <w:t>4.15.1 Digital resources</w:t>
        </w:r>
        <w:r w:rsidR="00C1044C">
          <w:rPr>
            <w:noProof/>
            <w:webHidden/>
          </w:rPr>
          <w:tab/>
        </w:r>
        <w:r w:rsidR="00C1044C">
          <w:rPr>
            <w:noProof/>
            <w:webHidden/>
          </w:rPr>
          <w:fldChar w:fldCharType="begin"/>
        </w:r>
        <w:r w:rsidR="00C1044C">
          <w:rPr>
            <w:noProof/>
            <w:webHidden/>
          </w:rPr>
          <w:instrText xml:space="preserve"> PAGEREF _Toc381426775 \h </w:instrText>
        </w:r>
        <w:r w:rsidR="00C1044C">
          <w:rPr>
            <w:noProof/>
            <w:webHidden/>
          </w:rPr>
        </w:r>
        <w:r w:rsidR="00C1044C">
          <w:rPr>
            <w:noProof/>
            <w:webHidden/>
          </w:rPr>
          <w:fldChar w:fldCharType="separate"/>
        </w:r>
        <w:r w:rsidR="00C1044C">
          <w:rPr>
            <w:noProof/>
            <w:webHidden/>
          </w:rPr>
          <w:t>69</w:t>
        </w:r>
        <w:r w:rsidR="00C1044C">
          <w:rPr>
            <w:noProof/>
            <w:webHidden/>
          </w:rPr>
          <w:fldChar w:fldCharType="end"/>
        </w:r>
      </w:hyperlink>
    </w:p>
    <w:p w:rsidR="00C1044C" w:rsidRDefault="006B5EB5">
      <w:pPr>
        <w:pStyle w:val="TOC3"/>
        <w:tabs>
          <w:tab w:val="right" w:leader="dot" w:pos="9350"/>
        </w:tabs>
        <w:rPr>
          <w:rFonts w:asciiTheme="minorHAnsi" w:eastAsiaTheme="minorEastAsia" w:hAnsiTheme="minorHAnsi" w:cstheme="minorBidi"/>
          <w:noProof/>
          <w:color w:val="auto"/>
          <w:szCs w:val="22"/>
        </w:rPr>
      </w:pPr>
      <w:hyperlink w:anchor="_Toc381426776" w:history="1">
        <w:r w:rsidR="00C1044C" w:rsidRPr="003C59F5">
          <w:rPr>
            <w:rStyle w:val="Hyperlink"/>
            <w:noProof/>
          </w:rPr>
          <w:t>4.15.2 Non digital resources</w:t>
        </w:r>
        <w:r w:rsidR="00C1044C">
          <w:rPr>
            <w:noProof/>
            <w:webHidden/>
          </w:rPr>
          <w:tab/>
        </w:r>
        <w:r w:rsidR="00C1044C">
          <w:rPr>
            <w:noProof/>
            <w:webHidden/>
          </w:rPr>
          <w:fldChar w:fldCharType="begin"/>
        </w:r>
        <w:r w:rsidR="00C1044C">
          <w:rPr>
            <w:noProof/>
            <w:webHidden/>
          </w:rPr>
          <w:instrText xml:space="preserve"> PAGEREF _Toc381426776 \h </w:instrText>
        </w:r>
        <w:r w:rsidR="00C1044C">
          <w:rPr>
            <w:noProof/>
            <w:webHidden/>
          </w:rPr>
        </w:r>
        <w:r w:rsidR="00C1044C">
          <w:rPr>
            <w:noProof/>
            <w:webHidden/>
          </w:rPr>
          <w:fldChar w:fldCharType="separate"/>
        </w:r>
        <w:r w:rsidR="00C1044C">
          <w:rPr>
            <w:noProof/>
            <w:webHidden/>
          </w:rPr>
          <w:t>70</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77" w:history="1">
        <w:r w:rsidR="00C1044C" w:rsidRPr="003C59F5">
          <w:rPr>
            <w:rStyle w:val="Hyperlink"/>
            <w:noProof/>
          </w:rPr>
          <w:t>4.16 CI_OnlineResource</w:t>
        </w:r>
        <w:r w:rsidR="00C1044C">
          <w:rPr>
            <w:noProof/>
            <w:webHidden/>
          </w:rPr>
          <w:tab/>
        </w:r>
        <w:r w:rsidR="00C1044C">
          <w:rPr>
            <w:noProof/>
            <w:webHidden/>
          </w:rPr>
          <w:fldChar w:fldCharType="begin"/>
        </w:r>
        <w:r w:rsidR="00C1044C">
          <w:rPr>
            <w:noProof/>
            <w:webHidden/>
          </w:rPr>
          <w:instrText xml:space="preserve"> PAGEREF _Toc381426777 \h </w:instrText>
        </w:r>
        <w:r w:rsidR="00C1044C">
          <w:rPr>
            <w:noProof/>
            <w:webHidden/>
          </w:rPr>
        </w:r>
        <w:r w:rsidR="00C1044C">
          <w:rPr>
            <w:noProof/>
            <w:webHidden/>
          </w:rPr>
          <w:fldChar w:fldCharType="separate"/>
        </w:r>
        <w:r w:rsidR="00C1044C">
          <w:rPr>
            <w:noProof/>
            <w:webHidden/>
          </w:rPr>
          <w:t>72</w:t>
        </w:r>
        <w:r w:rsidR="00C1044C">
          <w:rPr>
            <w:noProof/>
            <w:webHidden/>
          </w:rPr>
          <w:fldChar w:fldCharType="end"/>
        </w:r>
      </w:hyperlink>
    </w:p>
    <w:p w:rsidR="00C1044C" w:rsidRDefault="006B5EB5">
      <w:pPr>
        <w:pStyle w:val="TOC3"/>
        <w:tabs>
          <w:tab w:val="right" w:leader="dot" w:pos="9350"/>
        </w:tabs>
        <w:rPr>
          <w:rFonts w:asciiTheme="minorHAnsi" w:eastAsiaTheme="minorEastAsia" w:hAnsiTheme="minorHAnsi" w:cstheme="minorBidi"/>
          <w:noProof/>
          <w:color w:val="auto"/>
          <w:szCs w:val="22"/>
        </w:rPr>
      </w:pPr>
      <w:hyperlink w:anchor="_Toc381426778" w:history="1">
        <w:r w:rsidR="00C1044C" w:rsidRPr="003C59F5">
          <w:rPr>
            <w:rStyle w:val="Hyperlink"/>
            <w:noProof/>
          </w:rPr>
          <w:t>4.16.1 CI_OnlineResource protocol</w:t>
        </w:r>
        <w:r w:rsidR="00C1044C">
          <w:rPr>
            <w:noProof/>
            <w:webHidden/>
          </w:rPr>
          <w:tab/>
        </w:r>
        <w:r w:rsidR="00C1044C">
          <w:rPr>
            <w:noProof/>
            <w:webHidden/>
          </w:rPr>
          <w:fldChar w:fldCharType="begin"/>
        </w:r>
        <w:r w:rsidR="00C1044C">
          <w:rPr>
            <w:noProof/>
            <w:webHidden/>
          </w:rPr>
          <w:instrText xml:space="preserve"> PAGEREF _Toc381426778 \h </w:instrText>
        </w:r>
        <w:r w:rsidR="00C1044C">
          <w:rPr>
            <w:noProof/>
            <w:webHidden/>
          </w:rPr>
        </w:r>
        <w:r w:rsidR="00C1044C">
          <w:rPr>
            <w:noProof/>
            <w:webHidden/>
          </w:rPr>
          <w:fldChar w:fldCharType="separate"/>
        </w:r>
        <w:r w:rsidR="00C1044C">
          <w:rPr>
            <w:noProof/>
            <w:webHidden/>
          </w:rPr>
          <w:t>73</w:t>
        </w:r>
        <w:r w:rsidR="00C1044C">
          <w:rPr>
            <w:noProof/>
            <w:webHidden/>
          </w:rPr>
          <w:fldChar w:fldCharType="end"/>
        </w:r>
      </w:hyperlink>
    </w:p>
    <w:p w:rsidR="00C1044C" w:rsidRDefault="006B5EB5">
      <w:pPr>
        <w:pStyle w:val="TOC3"/>
        <w:tabs>
          <w:tab w:val="right" w:leader="dot" w:pos="9350"/>
        </w:tabs>
        <w:rPr>
          <w:rFonts w:asciiTheme="minorHAnsi" w:eastAsiaTheme="minorEastAsia" w:hAnsiTheme="minorHAnsi" w:cstheme="minorBidi"/>
          <w:noProof/>
          <w:color w:val="auto"/>
          <w:szCs w:val="22"/>
        </w:rPr>
      </w:pPr>
      <w:hyperlink w:anchor="_Toc381426779" w:history="1">
        <w:r w:rsidR="00C1044C" w:rsidRPr="003C59F5">
          <w:rPr>
            <w:rStyle w:val="Hyperlink"/>
            <w:noProof/>
          </w:rPr>
          <w:t>4.16.2 CI_OnlineResource applicationProfile</w:t>
        </w:r>
        <w:r w:rsidR="00C1044C">
          <w:rPr>
            <w:noProof/>
            <w:webHidden/>
          </w:rPr>
          <w:tab/>
        </w:r>
        <w:r w:rsidR="00C1044C">
          <w:rPr>
            <w:noProof/>
            <w:webHidden/>
          </w:rPr>
          <w:fldChar w:fldCharType="begin"/>
        </w:r>
        <w:r w:rsidR="00C1044C">
          <w:rPr>
            <w:noProof/>
            <w:webHidden/>
          </w:rPr>
          <w:instrText xml:space="preserve"> PAGEREF _Toc381426779 \h </w:instrText>
        </w:r>
        <w:r w:rsidR="00C1044C">
          <w:rPr>
            <w:noProof/>
            <w:webHidden/>
          </w:rPr>
        </w:r>
        <w:r w:rsidR="00C1044C">
          <w:rPr>
            <w:noProof/>
            <w:webHidden/>
          </w:rPr>
          <w:fldChar w:fldCharType="separate"/>
        </w:r>
        <w:r w:rsidR="00C1044C">
          <w:rPr>
            <w:noProof/>
            <w:webHidden/>
          </w:rPr>
          <w:t>73</w:t>
        </w:r>
        <w:r w:rsidR="00C1044C">
          <w:rPr>
            <w:noProof/>
            <w:webHidden/>
          </w:rPr>
          <w:fldChar w:fldCharType="end"/>
        </w:r>
      </w:hyperlink>
    </w:p>
    <w:p w:rsidR="00C1044C" w:rsidRDefault="006B5EB5">
      <w:pPr>
        <w:pStyle w:val="TOC3"/>
        <w:tabs>
          <w:tab w:val="right" w:leader="dot" w:pos="9350"/>
        </w:tabs>
        <w:rPr>
          <w:rFonts w:asciiTheme="minorHAnsi" w:eastAsiaTheme="minorEastAsia" w:hAnsiTheme="minorHAnsi" w:cstheme="minorBidi"/>
          <w:noProof/>
          <w:color w:val="auto"/>
          <w:szCs w:val="22"/>
        </w:rPr>
      </w:pPr>
      <w:hyperlink w:anchor="_Toc381426780" w:history="1">
        <w:r w:rsidR="00C1044C" w:rsidRPr="003C59F5">
          <w:rPr>
            <w:rStyle w:val="Hyperlink"/>
            <w:noProof/>
          </w:rPr>
          <w:t>4.16.3 CI_OnlineResource name and description</w:t>
        </w:r>
        <w:r w:rsidR="00C1044C">
          <w:rPr>
            <w:noProof/>
            <w:webHidden/>
          </w:rPr>
          <w:tab/>
        </w:r>
        <w:r w:rsidR="00C1044C">
          <w:rPr>
            <w:noProof/>
            <w:webHidden/>
          </w:rPr>
          <w:fldChar w:fldCharType="begin"/>
        </w:r>
        <w:r w:rsidR="00C1044C">
          <w:rPr>
            <w:noProof/>
            <w:webHidden/>
          </w:rPr>
          <w:instrText xml:space="preserve"> PAGEREF _Toc381426780 \h </w:instrText>
        </w:r>
        <w:r w:rsidR="00C1044C">
          <w:rPr>
            <w:noProof/>
            <w:webHidden/>
          </w:rPr>
        </w:r>
        <w:r w:rsidR="00C1044C">
          <w:rPr>
            <w:noProof/>
            <w:webHidden/>
          </w:rPr>
          <w:fldChar w:fldCharType="separate"/>
        </w:r>
        <w:r w:rsidR="00C1044C">
          <w:rPr>
            <w:noProof/>
            <w:webHidden/>
          </w:rPr>
          <w:t>73</w:t>
        </w:r>
        <w:r w:rsidR="00C1044C">
          <w:rPr>
            <w:noProof/>
            <w:webHidden/>
          </w:rPr>
          <w:fldChar w:fldCharType="end"/>
        </w:r>
      </w:hyperlink>
    </w:p>
    <w:p w:rsidR="00C1044C" w:rsidRDefault="006B5EB5">
      <w:pPr>
        <w:pStyle w:val="TOC3"/>
        <w:tabs>
          <w:tab w:val="right" w:leader="dot" w:pos="9350"/>
        </w:tabs>
        <w:rPr>
          <w:rFonts w:asciiTheme="minorHAnsi" w:eastAsiaTheme="minorEastAsia" w:hAnsiTheme="minorHAnsi" w:cstheme="minorBidi"/>
          <w:noProof/>
          <w:color w:val="auto"/>
          <w:szCs w:val="22"/>
        </w:rPr>
      </w:pPr>
      <w:hyperlink w:anchor="_Toc381426781" w:history="1">
        <w:r w:rsidR="00C1044C" w:rsidRPr="003C59F5">
          <w:rPr>
            <w:rStyle w:val="Hyperlink"/>
            <w:noProof/>
          </w:rPr>
          <w:t>4.16.4 CI_OnlineResource function property</w:t>
        </w:r>
        <w:r w:rsidR="00C1044C">
          <w:rPr>
            <w:noProof/>
            <w:webHidden/>
          </w:rPr>
          <w:tab/>
        </w:r>
        <w:r w:rsidR="00C1044C">
          <w:rPr>
            <w:noProof/>
            <w:webHidden/>
          </w:rPr>
          <w:fldChar w:fldCharType="begin"/>
        </w:r>
        <w:r w:rsidR="00C1044C">
          <w:rPr>
            <w:noProof/>
            <w:webHidden/>
          </w:rPr>
          <w:instrText xml:space="preserve"> PAGEREF _Toc381426781 \h </w:instrText>
        </w:r>
        <w:r w:rsidR="00C1044C">
          <w:rPr>
            <w:noProof/>
            <w:webHidden/>
          </w:rPr>
        </w:r>
        <w:r w:rsidR="00C1044C">
          <w:rPr>
            <w:noProof/>
            <w:webHidden/>
          </w:rPr>
          <w:fldChar w:fldCharType="separate"/>
        </w:r>
        <w:r w:rsidR="00C1044C">
          <w:rPr>
            <w:noProof/>
            <w:webHidden/>
          </w:rPr>
          <w:t>74</w:t>
        </w:r>
        <w:r w:rsidR="00C1044C">
          <w:rPr>
            <w:noProof/>
            <w:webHidden/>
          </w:rPr>
          <w:fldChar w:fldCharType="end"/>
        </w:r>
      </w:hyperlink>
    </w:p>
    <w:p w:rsidR="00C1044C" w:rsidRDefault="006B5EB5">
      <w:pPr>
        <w:pStyle w:val="TOC3"/>
        <w:tabs>
          <w:tab w:val="right" w:leader="dot" w:pos="9350"/>
        </w:tabs>
        <w:rPr>
          <w:rFonts w:asciiTheme="minorHAnsi" w:eastAsiaTheme="minorEastAsia" w:hAnsiTheme="minorHAnsi" w:cstheme="minorBidi"/>
          <w:noProof/>
          <w:color w:val="auto"/>
          <w:szCs w:val="22"/>
        </w:rPr>
      </w:pPr>
      <w:hyperlink w:anchor="_Toc381426782" w:history="1">
        <w:r w:rsidR="00C1044C" w:rsidRPr="003C59F5">
          <w:rPr>
            <w:rStyle w:val="Hyperlink"/>
            <w:noProof/>
          </w:rPr>
          <w:t>4.16.5 Scoped name in service distributions</w:t>
        </w:r>
        <w:r w:rsidR="00C1044C">
          <w:rPr>
            <w:noProof/>
            <w:webHidden/>
          </w:rPr>
          <w:tab/>
        </w:r>
        <w:r w:rsidR="00C1044C">
          <w:rPr>
            <w:noProof/>
            <w:webHidden/>
          </w:rPr>
          <w:fldChar w:fldCharType="begin"/>
        </w:r>
        <w:r w:rsidR="00C1044C">
          <w:rPr>
            <w:noProof/>
            <w:webHidden/>
          </w:rPr>
          <w:instrText xml:space="preserve"> PAGEREF _Toc381426782 \h </w:instrText>
        </w:r>
        <w:r w:rsidR="00C1044C">
          <w:rPr>
            <w:noProof/>
            <w:webHidden/>
          </w:rPr>
        </w:r>
        <w:r w:rsidR="00C1044C">
          <w:rPr>
            <w:noProof/>
            <w:webHidden/>
          </w:rPr>
          <w:fldChar w:fldCharType="separate"/>
        </w:r>
        <w:r w:rsidR="00C1044C">
          <w:rPr>
            <w:noProof/>
            <w:webHidden/>
          </w:rPr>
          <w:t>75</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83" w:history="1">
        <w:r w:rsidR="00C1044C" w:rsidRPr="003C59F5">
          <w:rPr>
            <w:rStyle w:val="Hyperlink"/>
            <w:noProof/>
          </w:rPr>
          <w:t>4.17 Responsible parties and logos</w:t>
        </w:r>
        <w:r w:rsidR="00C1044C">
          <w:rPr>
            <w:noProof/>
            <w:webHidden/>
          </w:rPr>
          <w:tab/>
        </w:r>
        <w:r w:rsidR="00C1044C">
          <w:rPr>
            <w:noProof/>
            <w:webHidden/>
          </w:rPr>
          <w:fldChar w:fldCharType="begin"/>
        </w:r>
        <w:r w:rsidR="00C1044C">
          <w:rPr>
            <w:noProof/>
            <w:webHidden/>
          </w:rPr>
          <w:instrText xml:space="preserve"> PAGEREF _Toc381426783 \h </w:instrText>
        </w:r>
        <w:r w:rsidR="00C1044C">
          <w:rPr>
            <w:noProof/>
            <w:webHidden/>
          </w:rPr>
        </w:r>
        <w:r w:rsidR="00C1044C">
          <w:rPr>
            <w:noProof/>
            <w:webHidden/>
          </w:rPr>
          <w:fldChar w:fldCharType="separate"/>
        </w:r>
        <w:r w:rsidR="00C1044C">
          <w:rPr>
            <w:noProof/>
            <w:webHidden/>
          </w:rPr>
          <w:t>75</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84" w:history="1">
        <w:r w:rsidR="00C1044C" w:rsidRPr="003C59F5">
          <w:rPr>
            <w:rStyle w:val="Hyperlink"/>
            <w:noProof/>
          </w:rPr>
          <w:t>4.18 Extensions to CharacterString</w:t>
        </w:r>
        <w:r w:rsidR="00C1044C">
          <w:rPr>
            <w:noProof/>
            <w:webHidden/>
          </w:rPr>
          <w:tab/>
        </w:r>
        <w:r w:rsidR="00C1044C">
          <w:rPr>
            <w:noProof/>
            <w:webHidden/>
          </w:rPr>
          <w:fldChar w:fldCharType="begin"/>
        </w:r>
        <w:r w:rsidR="00C1044C">
          <w:rPr>
            <w:noProof/>
            <w:webHidden/>
          </w:rPr>
          <w:instrText xml:space="preserve"> PAGEREF _Toc381426784 \h </w:instrText>
        </w:r>
        <w:r w:rsidR="00C1044C">
          <w:rPr>
            <w:noProof/>
            <w:webHidden/>
          </w:rPr>
        </w:r>
        <w:r w:rsidR="00C1044C">
          <w:rPr>
            <w:noProof/>
            <w:webHidden/>
          </w:rPr>
          <w:fldChar w:fldCharType="separate"/>
        </w:r>
        <w:r w:rsidR="00C1044C">
          <w:rPr>
            <w:noProof/>
            <w:webHidden/>
          </w:rPr>
          <w:t>76</w:t>
        </w:r>
        <w:r w:rsidR="00C1044C">
          <w:rPr>
            <w:noProof/>
            <w:webHidden/>
          </w:rPr>
          <w:fldChar w:fldCharType="end"/>
        </w:r>
      </w:hyperlink>
    </w:p>
    <w:p w:rsidR="00C1044C" w:rsidRDefault="006B5EB5">
      <w:pPr>
        <w:pStyle w:val="TOC3"/>
        <w:tabs>
          <w:tab w:val="right" w:leader="dot" w:pos="9350"/>
        </w:tabs>
        <w:rPr>
          <w:rFonts w:asciiTheme="minorHAnsi" w:eastAsiaTheme="minorEastAsia" w:hAnsiTheme="minorHAnsi" w:cstheme="minorBidi"/>
          <w:noProof/>
          <w:color w:val="auto"/>
          <w:szCs w:val="22"/>
        </w:rPr>
      </w:pPr>
      <w:hyperlink w:anchor="_Toc381426785" w:history="1">
        <w:r w:rsidR="00C1044C" w:rsidRPr="003C59F5">
          <w:rPr>
            <w:rStyle w:val="Hyperlink"/>
            <w:noProof/>
          </w:rPr>
          <w:t>4.18.1 Web extensions</w:t>
        </w:r>
        <w:r w:rsidR="00C1044C">
          <w:rPr>
            <w:noProof/>
            <w:webHidden/>
          </w:rPr>
          <w:tab/>
        </w:r>
        <w:r w:rsidR="00C1044C">
          <w:rPr>
            <w:noProof/>
            <w:webHidden/>
          </w:rPr>
          <w:fldChar w:fldCharType="begin"/>
        </w:r>
        <w:r w:rsidR="00C1044C">
          <w:rPr>
            <w:noProof/>
            <w:webHidden/>
          </w:rPr>
          <w:instrText xml:space="preserve"> PAGEREF _Toc381426785 \h </w:instrText>
        </w:r>
        <w:r w:rsidR="00C1044C">
          <w:rPr>
            <w:noProof/>
            <w:webHidden/>
          </w:rPr>
        </w:r>
        <w:r w:rsidR="00C1044C">
          <w:rPr>
            <w:noProof/>
            <w:webHidden/>
          </w:rPr>
          <w:fldChar w:fldCharType="separate"/>
        </w:r>
        <w:r w:rsidR="00C1044C">
          <w:rPr>
            <w:noProof/>
            <w:webHidden/>
          </w:rPr>
          <w:t>76</w:t>
        </w:r>
        <w:r w:rsidR="00C1044C">
          <w:rPr>
            <w:noProof/>
            <w:webHidden/>
          </w:rPr>
          <w:fldChar w:fldCharType="end"/>
        </w:r>
      </w:hyperlink>
    </w:p>
    <w:p w:rsidR="00C1044C" w:rsidRDefault="006B5EB5">
      <w:pPr>
        <w:pStyle w:val="TOC3"/>
        <w:tabs>
          <w:tab w:val="right" w:leader="dot" w:pos="9350"/>
        </w:tabs>
        <w:rPr>
          <w:rFonts w:asciiTheme="minorHAnsi" w:eastAsiaTheme="minorEastAsia" w:hAnsiTheme="minorHAnsi" w:cstheme="minorBidi"/>
          <w:noProof/>
          <w:color w:val="auto"/>
          <w:szCs w:val="22"/>
        </w:rPr>
      </w:pPr>
      <w:hyperlink w:anchor="_Toc381426786" w:history="1">
        <w:r w:rsidR="00C1044C" w:rsidRPr="003C59F5">
          <w:rPr>
            <w:rStyle w:val="Hyperlink"/>
            <w:noProof/>
          </w:rPr>
          <w:t>4.18.2 Language localization</w:t>
        </w:r>
        <w:r w:rsidR="00C1044C">
          <w:rPr>
            <w:noProof/>
            <w:webHidden/>
          </w:rPr>
          <w:tab/>
        </w:r>
        <w:r w:rsidR="00C1044C">
          <w:rPr>
            <w:noProof/>
            <w:webHidden/>
          </w:rPr>
          <w:fldChar w:fldCharType="begin"/>
        </w:r>
        <w:r w:rsidR="00C1044C">
          <w:rPr>
            <w:noProof/>
            <w:webHidden/>
          </w:rPr>
          <w:instrText xml:space="preserve"> PAGEREF _Toc381426786 \h </w:instrText>
        </w:r>
        <w:r w:rsidR="00C1044C">
          <w:rPr>
            <w:noProof/>
            <w:webHidden/>
          </w:rPr>
        </w:r>
        <w:r w:rsidR="00C1044C">
          <w:rPr>
            <w:noProof/>
            <w:webHidden/>
          </w:rPr>
          <w:fldChar w:fldCharType="separate"/>
        </w:r>
        <w:r w:rsidR="00C1044C">
          <w:rPr>
            <w:noProof/>
            <w:webHidden/>
          </w:rPr>
          <w:t>76</w:t>
        </w:r>
        <w:r w:rsidR="00C1044C">
          <w:rPr>
            <w:noProof/>
            <w:webHidden/>
          </w:rPr>
          <w:fldChar w:fldCharType="end"/>
        </w:r>
      </w:hyperlink>
    </w:p>
    <w:p w:rsidR="00C1044C" w:rsidRDefault="006B5EB5">
      <w:pPr>
        <w:pStyle w:val="TOC3"/>
        <w:tabs>
          <w:tab w:val="right" w:leader="dot" w:pos="9350"/>
        </w:tabs>
        <w:rPr>
          <w:rFonts w:asciiTheme="minorHAnsi" w:eastAsiaTheme="minorEastAsia" w:hAnsiTheme="minorHAnsi" w:cstheme="minorBidi"/>
          <w:noProof/>
          <w:color w:val="auto"/>
          <w:szCs w:val="22"/>
        </w:rPr>
      </w:pPr>
      <w:hyperlink w:anchor="_Toc381426787" w:history="1">
        <w:r w:rsidR="00C1044C" w:rsidRPr="003C59F5">
          <w:rPr>
            <w:rStyle w:val="Hyperlink"/>
            <w:noProof/>
          </w:rPr>
          <w:t>4.18.3 Codelists</w:t>
        </w:r>
        <w:r w:rsidR="00C1044C">
          <w:rPr>
            <w:noProof/>
            <w:webHidden/>
          </w:rPr>
          <w:tab/>
        </w:r>
        <w:r w:rsidR="00C1044C">
          <w:rPr>
            <w:noProof/>
            <w:webHidden/>
          </w:rPr>
          <w:fldChar w:fldCharType="begin"/>
        </w:r>
        <w:r w:rsidR="00C1044C">
          <w:rPr>
            <w:noProof/>
            <w:webHidden/>
          </w:rPr>
          <w:instrText xml:space="preserve"> PAGEREF _Toc381426787 \h </w:instrText>
        </w:r>
        <w:r w:rsidR="00C1044C">
          <w:rPr>
            <w:noProof/>
            <w:webHidden/>
          </w:rPr>
        </w:r>
        <w:r w:rsidR="00C1044C">
          <w:rPr>
            <w:noProof/>
            <w:webHidden/>
          </w:rPr>
          <w:fldChar w:fldCharType="separate"/>
        </w:r>
        <w:r w:rsidR="00C1044C">
          <w:rPr>
            <w:noProof/>
            <w:webHidden/>
          </w:rPr>
          <w:t>77</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88" w:history="1">
        <w:r w:rsidR="00C1044C" w:rsidRPr="003C59F5">
          <w:rPr>
            <w:rStyle w:val="Hyperlink"/>
            <w:noProof/>
          </w:rPr>
          <w:t>4.19 Geographic bounding box</w:t>
        </w:r>
        <w:r w:rsidR="00C1044C">
          <w:rPr>
            <w:noProof/>
            <w:webHidden/>
          </w:rPr>
          <w:tab/>
        </w:r>
        <w:r w:rsidR="00C1044C">
          <w:rPr>
            <w:noProof/>
            <w:webHidden/>
          </w:rPr>
          <w:fldChar w:fldCharType="begin"/>
        </w:r>
        <w:r w:rsidR="00C1044C">
          <w:rPr>
            <w:noProof/>
            <w:webHidden/>
          </w:rPr>
          <w:instrText xml:space="preserve"> PAGEREF _Toc381426788 \h </w:instrText>
        </w:r>
        <w:r w:rsidR="00C1044C">
          <w:rPr>
            <w:noProof/>
            <w:webHidden/>
          </w:rPr>
        </w:r>
        <w:r w:rsidR="00C1044C">
          <w:rPr>
            <w:noProof/>
            <w:webHidden/>
          </w:rPr>
          <w:fldChar w:fldCharType="separate"/>
        </w:r>
        <w:r w:rsidR="00C1044C">
          <w:rPr>
            <w:noProof/>
            <w:webHidden/>
          </w:rPr>
          <w:t>84</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89" w:history="1">
        <w:r w:rsidR="00C1044C" w:rsidRPr="003C59F5">
          <w:rPr>
            <w:rStyle w:val="Hyperlink"/>
            <w:noProof/>
          </w:rPr>
          <w:t>4.20 Data Quality</w:t>
        </w:r>
        <w:r w:rsidR="00C1044C">
          <w:rPr>
            <w:noProof/>
            <w:webHidden/>
          </w:rPr>
          <w:tab/>
        </w:r>
        <w:r w:rsidR="00C1044C">
          <w:rPr>
            <w:noProof/>
            <w:webHidden/>
          </w:rPr>
          <w:fldChar w:fldCharType="begin"/>
        </w:r>
        <w:r w:rsidR="00C1044C">
          <w:rPr>
            <w:noProof/>
            <w:webHidden/>
          </w:rPr>
          <w:instrText xml:space="preserve"> PAGEREF _Toc381426789 \h </w:instrText>
        </w:r>
        <w:r w:rsidR="00C1044C">
          <w:rPr>
            <w:noProof/>
            <w:webHidden/>
          </w:rPr>
        </w:r>
        <w:r w:rsidR="00C1044C">
          <w:rPr>
            <w:noProof/>
            <w:webHidden/>
          </w:rPr>
          <w:fldChar w:fldCharType="separate"/>
        </w:r>
        <w:r w:rsidR="00C1044C">
          <w:rPr>
            <w:noProof/>
            <w:webHidden/>
          </w:rPr>
          <w:t>84</w:t>
        </w:r>
        <w:r w:rsidR="00C1044C">
          <w:rPr>
            <w:noProof/>
            <w:webHidden/>
          </w:rPr>
          <w:fldChar w:fldCharType="end"/>
        </w:r>
      </w:hyperlink>
    </w:p>
    <w:p w:rsidR="00C1044C" w:rsidRDefault="006B5EB5">
      <w:pPr>
        <w:pStyle w:val="TOC3"/>
        <w:tabs>
          <w:tab w:val="right" w:leader="dot" w:pos="9350"/>
        </w:tabs>
        <w:rPr>
          <w:rFonts w:asciiTheme="minorHAnsi" w:eastAsiaTheme="minorEastAsia" w:hAnsiTheme="minorHAnsi" w:cstheme="minorBidi"/>
          <w:noProof/>
          <w:color w:val="auto"/>
          <w:szCs w:val="22"/>
        </w:rPr>
      </w:pPr>
      <w:hyperlink w:anchor="_Toc381426790" w:history="1">
        <w:r w:rsidR="00C1044C" w:rsidRPr="003C59F5">
          <w:rPr>
            <w:rStyle w:val="Hyperlink"/>
            <w:noProof/>
          </w:rPr>
          <w:t>4.20.1 Simple quality statement</w:t>
        </w:r>
        <w:r w:rsidR="00C1044C">
          <w:rPr>
            <w:noProof/>
            <w:webHidden/>
          </w:rPr>
          <w:tab/>
        </w:r>
        <w:r w:rsidR="00C1044C">
          <w:rPr>
            <w:noProof/>
            <w:webHidden/>
          </w:rPr>
          <w:fldChar w:fldCharType="begin"/>
        </w:r>
        <w:r w:rsidR="00C1044C">
          <w:rPr>
            <w:noProof/>
            <w:webHidden/>
          </w:rPr>
          <w:instrText xml:space="preserve"> PAGEREF _Toc381426790 \h </w:instrText>
        </w:r>
        <w:r w:rsidR="00C1044C">
          <w:rPr>
            <w:noProof/>
            <w:webHidden/>
          </w:rPr>
        </w:r>
        <w:r w:rsidR="00C1044C">
          <w:rPr>
            <w:noProof/>
            <w:webHidden/>
          </w:rPr>
          <w:fldChar w:fldCharType="separate"/>
        </w:r>
        <w:r w:rsidR="00C1044C">
          <w:rPr>
            <w:noProof/>
            <w:webHidden/>
          </w:rPr>
          <w:t>84</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91" w:history="1">
        <w:r w:rsidR="00C1044C" w:rsidRPr="003C59F5">
          <w:rPr>
            <w:rStyle w:val="Hyperlink"/>
            <w:noProof/>
          </w:rPr>
          <w:t>4.21 Lineage</w:t>
        </w:r>
        <w:r w:rsidR="00C1044C">
          <w:rPr>
            <w:noProof/>
            <w:webHidden/>
          </w:rPr>
          <w:tab/>
        </w:r>
        <w:r w:rsidR="00C1044C">
          <w:rPr>
            <w:noProof/>
            <w:webHidden/>
          </w:rPr>
          <w:fldChar w:fldCharType="begin"/>
        </w:r>
        <w:r w:rsidR="00C1044C">
          <w:rPr>
            <w:noProof/>
            <w:webHidden/>
          </w:rPr>
          <w:instrText xml:space="preserve"> PAGEREF _Toc381426791 \h </w:instrText>
        </w:r>
        <w:r w:rsidR="00C1044C">
          <w:rPr>
            <w:noProof/>
            <w:webHidden/>
          </w:rPr>
        </w:r>
        <w:r w:rsidR="00C1044C">
          <w:rPr>
            <w:noProof/>
            <w:webHidden/>
          </w:rPr>
          <w:fldChar w:fldCharType="separate"/>
        </w:r>
        <w:r w:rsidR="00C1044C">
          <w:rPr>
            <w:noProof/>
            <w:webHidden/>
          </w:rPr>
          <w:t>84</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92" w:history="1">
        <w:r w:rsidR="00C1044C" w:rsidRPr="003C59F5">
          <w:rPr>
            <w:rStyle w:val="Hyperlink"/>
            <w:noProof/>
          </w:rPr>
          <w:t>4.22 Temporal extents</w:t>
        </w:r>
        <w:r w:rsidR="00C1044C">
          <w:rPr>
            <w:noProof/>
            <w:webHidden/>
          </w:rPr>
          <w:tab/>
        </w:r>
        <w:r w:rsidR="00C1044C">
          <w:rPr>
            <w:noProof/>
            <w:webHidden/>
          </w:rPr>
          <w:fldChar w:fldCharType="begin"/>
        </w:r>
        <w:r w:rsidR="00C1044C">
          <w:rPr>
            <w:noProof/>
            <w:webHidden/>
          </w:rPr>
          <w:instrText xml:space="preserve"> PAGEREF _Toc381426792 \h </w:instrText>
        </w:r>
        <w:r w:rsidR="00C1044C">
          <w:rPr>
            <w:noProof/>
            <w:webHidden/>
          </w:rPr>
        </w:r>
        <w:r w:rsidR="00C1044C">
          <w:rPr>
            <w:noProof/>
            <w:webHidden/>
          </w:rPr>
          <w:fldChar w:fldCharType="separate"/>
        </w:r>
        <w:r w:rsidR="00C1044C">
          <w:rPr>
            <w:noProof/>
            <w:webHidden/>
          </w:rPr>
          <w:t>86</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93" w:history="1">
        <w:r w:rsidR="00C1044C" w:rsidRPr="003C59F5">
          <w:rPr>
            <w:rStyle w:val="Hyperlink"/>
            <w:noProof/>
          </w:rPr>
          <w:t>4.23 Operation metadata</w:t>
        </w:r>
        <w:r w:rsidR="00C1044C">
          <w:rPr>
            <w:noProof/>
            <w:webHidden/>
          </w:rPr>
          <w:tab/>
        </w:r>
        <w:r w:rsidR="00C1044C">
          <w:rPr>
            <w:noProof/>
            <w:webHidden/>
          </w:rPr>
          <w:fldChar w:fldCharType="begin"/>
        </w:r>
        <w:r w:rsidR="00C1044C">
          <w:rPr>
            <w:noProof/>
            <w:webHidden/>
          </w:rPr>
          <w:instrText xml:space="preserve"> PAGEREF _Toc381426793 \h </w:instrText>
        </w:r>
        <w:r w:rsidR="00C1044C">
          <w:rPr>
            <w:noProof/>
            <w:webHidden/>
          </w:rPr>
        </w:r>
        <w:r w:rsidR="00C1044C">
          <w:rPr>
            <w:noProof/>
            <w:webHidden/>
          </w:rPr>
          <w:fldChar w:fldCharType="separate"/>
        </w:r>
        <w:r w:rsidR="00C1044C">
          <w:rPr>
            <w:noProof/>
            <w:webHidden/>
          </w:rPr>
          <w:t>87</w:t>
        </w:r>
        <w:r w:rsidR="00C1044C">
          <w:rPr>
            <w:noProof/>
            <w:webHidden/>
          </w:rPr>
          <w:fldChar w:fldCharType="end"/>
        </w:r>
      </w:hyperlink>
    </w:p>
    <w:p w:rsidR="00C1044C" w:rsidRDefault="006B5EB5">
      <w:pPr>
        <w:pStyle w:val="TOC1"/>
        <w:tabs>
          <w:tab w:val="left" w:pos="480"/>
          <w:tab w:val="right" w:leader="dot" w:pos="9350"/>
        </w:tabs>
        <w:rPr>
          <w:rFonts w:asciiTheme="minorHAnsi" w:eastAsiaTheme="minorEastAsia" w:hAnsiTheme="minorHAnsi" w:cstheme="minorBidi"/>
          <w:noProof/>
          <w:color w:val="auto"/>
          <w:szCs w:val="22"/>
        </w:rPr>
      </w:pPr>
      <w:hyperlink w:anchor="_Toc381426794" w:history="1">
        <w:r w:rsidR="00C1044C" w:rsidRPr="003C59F5">
          <w:rPr>
            <w:rStyle w:val="Hyperlink"/>
            <w:noProof/>
          </w:rPr>
          <w:t>5</w:t>
        </w:r>
        <w:r w:rsidR="00C1044C">
          <w:rPr>
            <w:rFonts w:asciiTheme="minorHAnsi" w:eastAsiaTheme="minorEastAsia" w:hAnsiTheme="minorHAnsi" w:cstheme="minorBidi"/>
            <w:noProof/>
            <w:color w:val="auto"/>
            <w:szCs w:val="22"/>
          </w:rPr>
          <w:tab/>
        </w:r>
        <w:r w:rsidR="00C1044C" w:rsidRPr="003C59F5">
          <w:rPr>
            <w:rStyle w:val="Hyperlink"/>
            <w:noProof/>
          </w:rPr>
          <w:t>Abbreviations</w:t>
        </w:r>
        <w:r w:rsidR="00C1044C">
          <w:rPr>
            <w:noProof/>
            <w:webHidden/>
          </w:rPr>
          <w:tab/>
        </w:r>
        <w:r w:rsidR="00C1044C">
          <w:rPr>
            <w:noProof/>
            <w:webHidden/>
          </w:rPr>
          <w:fldChar w:fldCharType="begin"/>
        </w:r>
        <w:r w:rsidR="00C1044C">
          <w:rPr>
            <w:noProof/>
            <w:webHidden/>
          </w:rPr>
          <w:instrText xml:space="preserve"> PAGEREF _Toc381426794 \h </w:instrText>
        </w:r>
        <w:r w:rsidR="00C1044C">
          <w:rPr>
            <w:noProof/>
            <w:webHidden/>
          </w:rPr>
        </w:r>
        <w:r w:rsidR="00C1044C">
          <w:rPr>
            <w:noProof/>
            <w:webHidden/>
          </w:rPr>
          <w:fldChar w:fldCharType="separate"/>
        </w:r>
        <w:r w:rsidR="00C1044C">
          <w:rPr>
            <w:noProof/>
            <w:webHidden/>
          </w:rPr>
          <w:t>88</w:t>
        </w:r>
        <w:r w:rsidR="00C1044C">
          <w:rPr>
            <w:noProof/>
            <w:webHidden/>
          </w:rPr>
          <w:fldChar w:fldCharType="end"/>
        </w:r>
      </w:hyperlink>
    </w:p>
    <w:p w:rsidR="00C1044C" w:rsidRDefault="006B5EB5">
      <w:pPr>
        <w:pStyle w:val="TOC1"/>
        <w:tabs>
          <w:tab w:val="left" w:pos="480"/>
          <w:tab w:val="right" w:leader="dot" w:pos="9350"/>
        </w:tabs>
        <w:rPr>
          <w:rFonts w:asciiTheme="minorHAnsi" w:eastAsiaTheme="minorEastAsia" w:hAnsiTheme="minorHAnsi" w:cstheme="minorBidi"/>
          <w:noProof/>
          <w:color w:val="auto"/>
          <w:szCs w:val="22"/>
        </w:rPr>
      </w:pPr>
      <w:hyperlink w:anchor="_Toc381426795" w:history="1">
        <w:r w:rsidR="00C1044C" w:rsidRPr="003C59F5">
          <w:rPr>
            <w:rStyle w:val="Hyperlink"/>
            <w:noProof/>
            <w:lang w:eastAsia="ja-JP"/>
          </w:rPr>
          <w:t>6</w:t>
        </w:r>
        <w:r w:rsidR="00C1044C">
          <w:rPr>
            <w:rFonts w:asciiTheme="minorHAnsi" w:eastAsiaTheme="minorEastAsia" w:hAnsiTheme="minorHAnsi" w:cstheme="minorBidi"/>
            <w:noProof/>
            <w:color w:val="auto"/>
            <w:szCs w:val="22"/>
          </w:rPr>
          <w:tab/>
        </w:r>
        <w:r w:rsidR="00C1044C" w:rsidRPr="003C59F5">
          <w:rPr>
            <w:rStyle w:val="Hyperlink"/>
            <w:noProof/>
          </w:rPr>
          <w:t>References</w:t>
        </w:r>
        <w:r w:rsidR="00C1044C">
          <w:rPr>
            <w:noProof/>
            <w:webHidden/>
          </w:rPr>
          <w:tab/>
        </w:r>
        <w:r w:rsidR="00C1044C">
          <w:rPr>
            <w:noProof/>
            <w:webHidden/>
          </w:rPr>
          <w:fldChar w:fldCharType="begin"/>
        </w:r>
        <w:r w:rsidR="00C1044C">
          <w:rPr>
            <w:noProof/>
            <w:webHidden/>
          </w:rPr>
          <w:instrText xml:space="preserve"> PAGEREF _Toc381426795 \h </w:instrText>
        </w:r>
        <w:r w:rsidR="00C1044C">
          <w:rPr>
            <w:noProof/>
            <w:webHidden/>
          </w:rPr>
        </w:r>
        <w:r w:rsidR="00C1044C">
          <w:rPr>
            <w:noProof/>
            <w:webHidden/>
          </w:rPr>
          <w:fldChar w:fldCharType="separate"/>
        </w:r>
        <w:r w:rsidR="00C1044C">
          <w:rPr>
            <w:noProof/>
            <w:webHidden/>
          </w:rPr>
          <w:t>89</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96" w:history="1">
        <w:r w:rsidR="00C1044C" w:rsidRPr="003C59F5">
          <w:rPr>
            <w:rStyle w:val="Hyperlink"/>
            <w:noProof/>
          </w:rPr>
          <w:t>6.1 Cited literature</w:t>
        </w:r>
        <w:r w:rsidR="00C1044C">
          <w:rPr>
            <w:noProof/>
            <w:webHidden/>
          </w:rPr>
          <w:tab/>
        </w:r>
        <w:r w:rsidR="00C1044C">
          <w:rPr>
            <w:noProof/>
            <w:webHidden/>
          </w:rPr>
          <w:fldChar w:fldCharType="begin"/>
        </w:r>
        <w:r w:rsidR="00C1044C">
          <w:rPr>
            <w:noProof/>
            <w:webHidden/>
          </w:rPr>
          <w:instrText xml:space="preserve"> PAGEREF _Toc381426796 \h </w:instrText>
        </w:r>
        <w:r w:rsidR="00C1044C">
          <w:rPr>
            <w:noProof/>
            <w:webHidden/>
          </w:rPr>
        </w:r>
        <w:r w:rsidR="00C1044C">
          <w:rPr>
            <w:noProof/>
            <w:webHidden/>
          </w:rPr>
          <w:fldChar w:fldCharType="separate"/>
        </w:r>
        <w:r w:rsidR="00C1044C">
          <w:rPr>
            <w:noProof/>
            <w:webHidden/>
          </w:rPr>
          <w:t>89</w:t>
        </w:r>
        <w:r w:rsidR="00C1044C">
          <w:rPr>
            <w:noProof/>
            <w:webHidden/>
          </w:rPr>
          <w:fldChar w:fldCharType="end"/>
        </w:r>
      </w:hyperlink>
    </w:p>
    <w:p w:rsidR="00C1044C" w:rsidRDefault="006B5EB5">
      <w:pPr>
        <w:pStyle w:val="TOC1"/>
        <w:tabs>
          <w:tab w:val="left" w:pos="480"/>
          <w:tab w:val="right" w:leader="dot" w:pos="9350"/>
        </w:tabs>
        <w:rPr>
          <w:rFonts w:asciiTheme="minorHAnsi" w:eastAsiaTheme="minorEastAsia" w:hAnsiTheme="minorHAnsi" w:cstheme="minorBidi"/>
          <w:noProof/>
          <w:color w:val="auto"/>
          <w:szCs w:val="22"/>
        </w:rPr>
      </w:pPr>
      <w:hyperlink w:anchor="_Toc381426797" w:history="1">
        <w:r w:rsidR="00C1044C" w:rsidRPr="003C59F5">
          <w:rPr>
            <w:rStyle w:val="Hyperlink"/>
            <w:noProof/>
          </w:rPr>
          <w:t>7</w:t>
        </w:r>
        <w:r w:rsidR="00C1044C">
          <w:rPr>
            <w:rFonts w:asciiTheme="minorHAnsi" w:eastAsiaTheme="minorEastAsia" w:hAnsiTheme="minorHAnsi" w:cstheme="minorBidi"/>
            <w:noProof/>
            <w:color w:val="auto"/>
            <w:szCs w:val="22"/>
          </w:rPr>
          <w:tab/>
        </w:r>
        <w:r w:rsidR="00C1044C" w:rsidRPr="003C59F5">
          <w:rPr>
            <w:rStyle w:val="Hyperlink"/>
            <w:noProof/>
          </w:rPr>
          <w:t>Codelists</w:t>
        </w:r>
        <w:r w:rsidR="00C1044C">
          <w:rPr>
            <w:noProof/>
            <w:webHidden/>
          </w:rPr>
          <w:tab/>
        </w:r>
        <w:r w:rsidR="00C1044C">
          <w:rPr>
            <w:noProof/>
            <w:webHidden/>
          </w:rPr>
          <w:fldChar w:fldCharType="begin"/>
        </w:r>
        <w:r w:rsidR="00C1044C">
          <w:rPr>
            <w:noProof/>
            <w:webHidden/>
          </w:rPr>
          <w:instrText xml:space="preserve"> PAGEREF _Toc381426797 \h </w:instrText>
        </w:r>
        <w:r w:rsidR="00C1044C">
          <w:rPr>
            <w:noProof/>
            <w:webHidden/>
          </w:rPr>
        </w:r>
        <w:r w:rsidR="00C1044C">
          <w:rPr>
            <w:noProof/>
            <w:webHidden/>
          </w:rPr>
          <w:fldChar w:fldCharType="separate"/>
        </w:r>
        <w:r w:rsidR="00C1044C">
          <w:rPr>
            <w:noProof/>
            <w:webHidden/>
          </w:rPr>
          <w:t>90</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98" w:history="1">
        <w:r w:rsidR="00C1044C" w:rsidRPr="003C59F5">
          <w:rPr>
            <w:rStyle w:val="Hyperlink"/>
            <w:noProof/>
          </w:rPr>
          <w:t>7.1 ServiceType</w:t>
        </w:r>
        <w:r w:rsidR="00C1044C">
          <w:rPr>
            <w:noProof/>
            <w:webHidden/>
          </w:rPr>
          <w:tab/>
        </w:r>
        <w:r w:rsidR="00C1044C">
          <w:rPr>
            <w:noProof/>
            <w:webHidden/>
          </w:rPr>
          <w:fldChar w:fldCharType="begin"/>
        </w:r>
        <w:r w:rsidR="00C1044C">
          <w:rPr>
            <w:noProof/>
            <w:webHidden/>
          </w:rPr>
          <w:instrText xml:space="preserve"> PAGEREF _Toc381426798 \h </w:instrText>
        </w:r>
        <w:r w:rsidR="00C1044C">
          <w:rPr>
            <w:noProof/>
            <w:webHidden/>
          </w:rPr>
        </w:r>
        <w:r w:rsidR="00C1044C">
          <w:rPr>
            <w:noProof/>
            <w:webHidden/>
          </w:rPr>
          <w:fldChar w:fldCharType="separate"/>
        </w:r>
        <w:r w:rsidR="00C1044C">
          <w:rPr>
            <w:noProof/>
            <w:webHidden/>
          </w:rPr>
          <w:t>90</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799" w:history="1">
        <w:r w:rsidR="00C1044C" w:rsidRPr="003C59F5">
          <w:rPr>
            <w:rStyle w:val="Hyperlink"/>
            <w:noProof/>
          </w:rPr>
          <w:t>7.2 Linkage name conventions</w:t>
        </w:r>
        <w:r w:rsidR="00C1044C">
          <w:rPr>
            <w:noProof/>
            <w:webHidden/>
          </w:rPr>
          <w:tab/>
        </w:r>
        <w:r w:rsidR="00C1044C">
          <w:rPr>
            <w:noProof/>
            <w:webHidden/>
          </w:rPr>
          <w:fldChar w:fldCharType="begin"/>
        </w:r>
        <w:r w:rsidR="00C1044C">
          <w:rPr>
            <w:noProof/>
            <w:webHidden/>
          </w:rPr>
          <w:instrText xml:space="preserve"> PAGEREF _Toc381426799 \h </w:instrText>
        </w:r>
        <w:r w:rsidR="00C1044C">
          <w:rPr>
            <w:noProof/>
            <w:webHidden/>
          </w:rPr>
        </w:r>
        <w:r w:rsidR="00C1044C">
          <w:rPr>
            <w:noProof/>
            <w:webHidden/>
          </w:rPr>
          <w:fldChar w:fldCharType="separate"/>
        </w:r>
        <w:r w:rsidR="00C1044C">
          <w:rPr>
            <w:noProof/>
            <w:webHidden/>
          </w:rPr>
          <w:t>92</w:t>
        </w:r>
        <w:r w:rsidR="00C1044C">
          <w:rPr>
            <w:noProof/>
            <w:webHidden/>
          </w:rPr>
          <w:fldChar w:fldCharType="end"/>
        </w:r>
      </w:hyperlink>
    </w:p>
    <w:p w:rsidR="00C1044C" w:rsidRDefault="006B5EB5">
      <w:pPr>
        <w:pStyle w:val="TOC1"/>
        <w:tabs>
          <w:tab w:val="left" w:pos="480"/>
          <w:tab w:val="right" w:leader="dot" w:pos="9350"/>
        </w:tabs>
        <w:rPr>
          <w:rFonts w:asciiTheme="minorHAnsi" w:eastAsiaTheme="minorEastAsia" w:hAnsiTheme="minorHAnsi" w:cstheme="minorBidi"/>
          <w:noProof/>
          <w:color w:val="auto"/>
          <w:szCs w:val="22"/>
        </w:rPr>
      </w:pPr>
      <w:hyperlink w:anchor="_Toc381426800" w:history="1">
        <w:r w:rsidR="00C1044C" w:rsidRPr="003C59F5">
          <w:rPr>
            <w:rStyle w:val="Hyperlink"/>
            <w:noProof/>
          </w:rPr>
          <w:t>8</w:t>
        </w:r>
        <w:r w:rsidR="00C1044C">
          <w:rPr>
            <w:rFonts w:asciiTheme="minorHAnsi" w:eastAsiaTheme="minorEastAsia" w:hAnsiTheme="minorHAnsi" w:cstheme="minorBidi"/>
            <w:noProof/>
            <w:color w:val="auto"/>
            <w:szCs w:val="22"/>
          </w:rPr>
          <w:tab/>
        </w:r>
        <w:r w:rsidR="00C1044C" w:rsidRPr="003C59F5">
          <w:rPr>
            <w:rStyle w:val="Hyperlink"/>
            <w:noProof/>
          </w:rPr>
          <w:t>Examples</w:t>
        </w:r>
        <w:r w:rsidR="00C1044C">
          <w:rPr>
            <w:noProof/>
            <w:webHidden/>
          </w:rPr>
          <w:tab/>
        </w:r>
        <w:r w:rsidR="00C1044C">
          <w:rPr>
            <w:noProof/>
            <w:webHidden/>
          </w:rPr>
          <w:fldChar w:fldCharType="begin"/>
        </w:r>
        <w:r w:rsidR="00C1044C">
          <w:rPr>
            <w:noProof/>
            <w:webHidden/>
          </w:rPr>
          <w:instrText xml:space="preserve"> PAGEREF _Toc381426800 \h </w:instrText>
        </w:r>
        <w:r w:rsidR="00C1044C">
          <w:rPr>
            <w:noProof/>
            <w:webHidden/>
          </w:rPr>
        </w:r>
        <w:r w:rsidR="00C1044C">
          <w:rPr>
            <w:noProof/>
            <w:webHidden/>
          </w:rPr>
          <w:fldChar w:fldCharType="separate"/>
        </w:r>
        <w:r w:rsidR="00C1044C">
          <w:rPr>
            <w:noProof/>
            <w:webHidden/>
          </w:rPr>
          <w:t>94</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801" w:history="1">
        <w:r w:rsidR="00C1044C" w:rsidRPr="003C59F5">
          <w:rPr>
            <w:rStyle w:val="Hyperlink"/>
            <w:noProof/>
          </w:rPr>
          <w:t>8.1 USGIN ISO 19139 Minimum Dataset Metadata</w:t>
        </w:r>
        <w:r w:rsidR="00C1044C">
          <w:rPr>
            <w:noProof/>
            <w:webHidden/>
          </w:rPr>
          <w:tab/>
        </w:r>
        <w:r w:rsidR="00C1044C">
          <w:rPr>
            <w:noProof/>
            <w:webHidden/>
          </w:rPr>
          <w:fldChar w:fldCharType="begin"/>
        </w:r>
        <w:r w:rsidR="00C1044C">
          <w:rPr>
            <w:noProof/>
            <w:webHidden/>
          </w:rPr>
          <w:instrText xml:space="preserve"> PAGEREF _Toc381426801 \h </w:instrText>
        </w:r>
        <w:r w:rsidR="00C1044C">
          <w:rPr>
            <w:noProof/>
            <w:webHidden/>
          </w:rPr>
        </w:r>
        <w:r w:rsidR="00C1044C">
          <w:rPr>
            <w:noProof/>
            <w:webHidden/>
          </w:rPr>
          <w:fldChar w:fldCharType="separate"/>
        </w:r>
        <w:r w:rsidR="00C1044C">
          <w:rPr>
            <w:noProof/>
            <w:webHidden/>
          </w:rPr>
          <w:t>94</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802" w:history="1">
        <w:r w:rsidR="00C1044C" w:rsidRPr="003C59F5">
          <w:rPr>
            <w:rStyle w:val="Hyperlink"/>
            <w:noProof/>
          </w:rPr>
          <w:t>8.2 USGIN ISO 19139 Dataset Metadata</w:t>
        </w:r>
        <w:r w:rsidR="00C1044C">
          <w:rPr>
            <w:noProof/>
            <w:webHidden/>
          </w:rPr>
          <w:tab/>
        </w:r>
        <w:r w:rsidR="00C1044C">
          <w:rPr>
            <w:noProof/>
            <w:webHidden/>
          </w:rPr>
          <w:fldChar w:fldCharType="begin"/>
        </w:r>
        <w:r w:rsidR="00C1044C">
          <w:rPr>
            <w:noProof/>
            <w:webHidden/>
          </w:rPr>
          <w:instrText xml:space="preserve"> PAGEREF _Toc381426802 \h </w:instrText>
        </w:r>
        <w:r w:rsidR="00C1044C">
          <w:rPr>
            <w:noProof/>
            <w:webHidden/>
          </w:rPr>
        </w:r>
        <w:r w:rsidR="00C1044C">
          <w:rPr>
            <w:noProof/>
            <w:webHidden/>
          </w:rPr>
          <w:fldChar w:fldCharType="separate"/>
        </w:r>
        <w:r w:rsidR="00C1044C">
          <w:rPr>
            <w:noProof/>
            <w:webHidden/>
          </w:rPr>
          <w:t>102</w:t>
        </w:r>
        <w:r w:rsidR="00C1044C">
          <w:rPr>
            <w:noProof/>
            <w:webHidden/>
          </w:rPr>
          <w:fldChar w:fldCharType="end"/>
        </w:r>
      </w:hyperlink>
    </w:p>
    <w:p w:rsidR="00C1044C" w:rsidRDefault="006B5EB5">
      <w:pPr>
        <w:pStyle w:val="TOC2"/>
        <w:tabs>
          <w:tab w:val="right" w:leader="dot" w:pos="9350"/>
        </w:tabs>
        <w:rPr>
          <w:rFonts w:asciiTheme="minorHAnsi" w:eastAsiaTheme="minorEastAsia" w:hAnsiTheme="minorHAnsi" w:cstheme="minorBidi"/>
          <w:noProof/>
          <w:color w:val="auto"/>
          <w:szCs w:val="22"/>
        </w:rPr>
      </w:pPr>
      <w:hyperlink w:anchor="_Toc381426803" w:history="1">
        <w:r w:rsidR="00C1044C" w:rsidRPr="003C59F5">
          <w:rPr>
            <w:rStyle w:val="Hyperlink"/>
            <w:noProof/>
            <w:highlight w:val="yellow"/>
          </w:rPr>
          <w:t>8.3 ISO19110 Feature Catalog example</w:t>
        </w:r>
        <w:r w:rsidR="00C1044C">
          <w:rPr>
            <w:noProof/>
            <w:webHidden/>
          </w:rPr>
          <w:tab/>
        </w:r>
        <w:r w:rsidR="00C1044C">
          <w:rPr>
            <w:noProof/>
            <w:webHidden/>
          </w:rPr>
          <w:fldChar w:fldCharType="begin"/>
        </w:r>
        <w:r w:rsidR="00C1044C">
          <w:rPr>
            <w:noProof/>
            <w:webHidden/>
          </w:rPr>
          <w:instrText xml:space="preserve"> PAGEREF _Toc381426803 \h </w:instrText>
        </w:r>
        <w:r w:rsidR="00C1044C">
          <w:rPr>
            <w:noProof/>
            <w:webHidden/>
          </w:rPr>
        </w:r>
        <w:r w:rsidR="00C1044C">
          <w:rPr>
            <w:noProof/>
            <w:webHidden/>
          </w:rPr>
          <w:fldChar w:fldCharType="separate"/>
        </w:r>
        <w:r w:rsidR="00C1044C">
          <w:rPr>
            <w:noProof/>
            <w:webHidden/>
          </w:rPr>
          <w:t>125</w:t>
        </w:r>
        <w:r w:rsidR="00C1044C">
          <w:rPr>
            <w:noProof/>
            <w:webHidden/>
          </w:rPr>
          <w:fldChar w:fldCharType="end"/>
        </w:r>
      </w:hyperlink>
    </w:p>
    <w:p w:rsidR="0032148F" w:rsidRDefault="00FE320C" w:rsidP="00990C8E">
      <w:pPr>
        <w:pStyle w:val="Notices"/>
      </w:pPr>
      <w:r w:rsidRPr="00CB2F1D">
        <w:lastRenderedPageBreak/>
        <w:fldChar w:fldCharType="end"/>
      </w:r>
      <w:r w:rsidR="00990C8E">
        <w:t>Tables and Figures</w:t>
      </w:r>
    </w:p>
    <w:p w:rsidR="00856D7A" w:rsidRPr="00B47236" w:rsidRDefault="00990C8E">
      <w:pPr>
        <w:pStyle w:val="TableofFigures"/>
        <w:tabs>
          <w:tab w:val="right" w:leader="dot" w:pos="9350"/>
        </w:tabs>
        <w:rPr>
          <w:rFonts w:ascii="Calibri" w:eastAsia="Times New Roman" w:hAnsi="Calibri"/>
          <w:noProof/>
          <w:szCs w:val="22"/>
        </w:rPr>
      </w:pPr>
      <w:r>
        <w:fldChar w:fldCharType="begin"/>
      </w:r>
      <w:r>
        <w:instrText xml:space="preserve"> TOC \h \z \c "Table" </w:instrText>
      </w:r>
      <w:r>
        <w:fldChar w:fldCharType="separate"/>
      </w:r>
      <w:hyperlink w:anchor="_Toc277856260" w:history="1">
        <w:r w:rsidR="00856D7A" w:rsidRPr="00B0223B">
          <w:rPr>
            <w:rStyle w:val="Hyperlink"/>
            <w:noProof/>
          </w:rPr>
          <w:t>Table 1. Summary of resource types described by metadata for US Geoscience Information Network catalogs..</w:t>
        </w:r>
        <w:r w:rsidR="00856D7A">
          <w:rPr>
            <w:noProof/>
            <w:webHidden/>
          </w:rPr>
          <w:tab/>
        </w:r>
        <w:r w:rsidR="00856D7A">
          <w:rPr>
            <w:noProof/>
            <w:webHidden/>
          </w:rPr>
          <w:fldChar w:fldCharType="begin"/>
        </w:r>
        <w:r w:rsidR="00856D7A">
          <w:rPr>
            <w:noProof/>
            <w:webHidden/>
          </w:rPr>
          <w:instrText xml:space="preserve"> PAGEREF _Toc277856260 \h </w:instrText>
        </w:r>
        <w:r w:rsidR="00856D7A">
          <w:rPr>
            <w:noProof/>
            <w:webHidden/>
          </w:rPr>
        </w:r>
        <w:r w:rsidR="00856D7A">
          <w:rPr>
            <w:noProof/>
            <w:webHidden/>
          </w:rPr>
          <w:fldChar w:fldCharType="separate"/>
        </w:r>
        <w:r w:rsidR="002C0A6A">
          <w:rPr>
            <w:noProof/>
            <w:webHidden/>
          </w:rPr>
          <w:t>14</w:t>
        </w:r>
        <w:r w:rsidR="00856D7A">
          <w:rPr>
            <w:noProof/>
            <w:webHidden/>
          </w:rPr>
          <w:fldChar w:fldCharType="end"/>
        </w:r>
      </w:hyperlink>
    </w:p>
    <w:p w:rsidR="00856D7A" w:rsidRPr="00B47236" w:rsidRDefault="006B5EB5">
      <w:pPr>
        <w:pStyle w:val="TableofFigures"/>
        <w:tabs>
          <w:tab w:val="right" w:leader="dot" w:pos="9350"/>
        </w:tabs>
        <w:rPr>
          <w:rFonts w:ascii="Calibri" w:eastAsia="Times New Roman" w:hAnsi="Calibri"/>
          <w:noProof/>
          <w:szCs w:val="22"/>
        </w:rPr>
      </w:pPr>
      <w:hyperlink w:anchor="_Toc277856261" w:history="1">
        <w:r w:rsidR="00856D7A" w:rsidRPr="00B0223B">
          <w:rPr>
            <w:rStyle w:val="Hyperlink"/>
            <w:noProof/>
          </w:rPr>
          <w:t>Table 2. Description best practices for ISO19139 metadata elements in USGIN profile..</w:t>
        </w:r>
        <w:r w:rsidR="00856D7A">
          <w:rPr>
            <w:noProof/>
            <w:webHidden/>
          </w:rPr>
          <w:tab/>
        </w:r>
        <w:r w:rsidR="00856D7A">
          <w:rPr>
            <w:noProof/>
            <w:webHidden/>
          </w:rPr>
          <w:fldChar w:fldCharType="begin"/>
        </w:r>
        <w:r w:rsidR="00856D7A">
          <w:rPr>
            <w:noProof/>
            <w:webHidden/>
          </w:rPr>
          <w:instrText xml:space="preserve"> PAGEREF _Toc277856261 \h </w:instrText>
        </w:r>
        <w:r w:rsidR="00856D7A">
          <w:rPr>
            <w:noProof/>
            <w:webHidden/>
          </w:rPr>
        </w:r>
        <w:r w:rsidR="00856D7A">
          <w:rPr>
            <w:noProof/>
            <w:webHidden/>
          </w:rPr>
          <w:fldChar w:fldCharType="separate"/>
        </w:r>
        <w:r w:rsidR="002C0A6A">
          <w:rPr>
            <w:noProof/>
            <w:webHidden/>
          </w:rPr>
          <w:t>18</w:t>
        </w:r>
        <w:r w:rsidR="00856D7A">
          <w:rPr>
            <w:noProof/>
            <w:webHidden/>
          </w:rPr>
          <w:fldChar w:fldCharType="end"/>
        </w:r>
      </w:hyperlink>
    </w:p>
    <w:p w:rsidR="00856D7A" w:rsidRPr="00B47236" w:rsidRDefault="006B5EB5">
      <w:pPr>
        <w:pStyle w:val="TableofFigures"/>
        <w:tabs>
          <w:tab w:val="right" w:leader="dot" w:pos="9350"/>
        </w:tabs>
        <w:rPr>
          <w:rFonts w:ascii="Calibri" w:eastAsia="Times New Roman" w:hAnsi="Calibri"/>
          <w:noProof/>
          <w:szCs w:val="22"/>
        </w:rPr>
      </w:pPr>
      <w:hyperlink w:anchor="_Toc277856262" w:history="1">
        <w:r w:rsidR="00856D7A" w:rsidRPr="00B0223B">
          <w:rPr>
            <w:rStyle w:val="Hyperlink"/>
            <w:noProof/>
          </w:rPr>
          <w:t>Table 3. Dataset Identification properties (MD_DataIdentification)</w:t>
        </w:r>
        <w:r w:rsidR="00856D7A">
          <w:rPr>
            <w:noProof/>
            <w:webHidden/>
          </w:rPr>
          <w:tab/>
        </w:r>
        <w:r w:rsidR="00856D7A">
          <w:rPr>
            <w:noProof/>
            <w:webHidden/>
          </w:rPr>
          <w:fldChar w:fldCharType="begin"/>
        </w:r>
        <w:r w:rsidR="00856D7A">
          <w:rPr>
            <w:noProof/>
            <w:webHidden/>
          </w:rPr>
          <w:instrText xml:space="preserve"> PAGEREF _Toc277856262 \h </w:instrText>
        </w:r>
        <w:r w:rsidR="00856D7A">
          <w:rPr>
            <w:noProof/>
            <w:webHidden/>
          </w:rPr>
        </w:r>
        <w:r w:rsidR="00856D7A">
          <w:rPr>
            <w:noProof/>
            <w:webHidden/>
          </w:rPr>
          <w:fldChar w:fldCharType="separate"/>
        </w:r>
        <w:r w:rsidR="002C0A6A">
          <w:rPr>
            <w:noProof/>
            <w:webHidden/>
          </w:rPr>
          <w:t>34</w:t>
        </w:r>
        <w:r w:rsidR="00856D7A">
          <w:rPr>
            <w:noProof/>
            <w:webHidden/>
          </w:rPr>
          <w:fldChar w:fldCharType="end"/>
        </w:r>
      </w:hyperlink>
    </w:p>
    <w:p w:rsidR="00856D7A" w:rsidRPr="00B47236" w:rsidRDefault="006B5EB5">
      <w:pPr>
        <w:pStyle w:val="TableofFigures"/>
        <w:tabs>
          <w:tab w:val="right" w:leader="dot" w:pos="9350"/>
        </w:tabs>
        <w:rPr>
          <w:rFonts w:ascii="Calibri" w:eastAsia="Times New Roman" w:hAnsi="Calibri"/>
          <w:noProof/>
          <w:szCs w:val="22"/>
        </w:rPr>
      </w:pPr>
      <w:hyperlink w:anchor="_Toc277856263" w:history="1">
        <w:r w:rsidR="00856D7A" w:rsidRPr="00B0223B">
          <w:rPr>
            <w:rStyle w:val="Hyperlink"/>
            <w:noProof/>
          </w:rPr>
          <w:t>Table 4. Service Identification properties (SV_ServiceIdentification)</w:t>
        </w:r>
        <w:r w:rsidR="00856D7A">
          <w:rPr>
            <w:noProof/>
            <w:webHidden/>
          </w:rPr>
          <w:tab/>
        </w:r>
        <w:r w:rsidR="00856D7A">
          <w:rPr>
            <w:noProof/>
            <w:webHidden/>
          </w:rPr>
          <w:fldChar w:fldCharType="begin"/>
        </w:r>
        <w:r w:rsidR="00856D7A">
          <w:rPr>
            <w:noProof/>
            <w:webHidden/>
          </w:rPr>
          <w:instrText xml:space="preserve"> PAGEREF _Toc277856263 \h </w:instrText>
        </w:r>
        <w:r w:rsidR="00856D7A">
          <w:rPr>
            <w:noProof/>
            <w:webHidden/>
          </w:rPr>
        </w:r>
        <w:r w:rsidR="00856D7A">
          <w:rPr>
            <w:noProof/>
            <w:webHidden/>
          </w:rPr>
          <w:fldChar w:fldCharType="separate"/>
        </w:r>
        <w:r w:rsidR="002C0A6A">
          <w:rPr>
            <w:noProof/>
            <w:webHidden/>
          </w:rPr>
          <w:t>43</w:t>
        </w:r>
        <w:r w:rsidR="00856D7A">
          <w:rPr>
            <w:noProof/>
            <w:webHidden/>
          </w:rPr>
          <w:fldChar w:fldCharType="end"/>
        </w:r>
      </w:hyperlink>
    </w:p>
    <w:p w:rsidR="00856D7A" w:rsidRPr="00B47236" w:rsidRDefault="006B5EB5">
      <w:pPr>
        <w:pStyle w:val="TableofFigures"/>
        <w:tabs>
          <w:tab w:val="right" w:leader="dot" w:pos="9350"/>
        </w:tabs>
        <w:rPr>
          <w:rFonts w:ascii="Calibri" w:eastAsia="Times New Roman" w:hAnsi="Calibri"/>
          <w:noProof/>
          <w:szCs w:val="22"/>
        </w:rPr>
      </w:pPr>
      <w:hyperlink w:anchor="_Toc277856264" w:history="1">
        <w:r w:rsidR="00856D7A" w:rsidRPr="00B0223B">
          <w:rPr>
            <w:rStyle w:val="Hyperlink"/>
            <w:noProof/>
          </w:rPr>
          <w:t>Table 5. Example format strings for digital files..</w:t>
        </w:r>
        <w:r w:rsidR="00856D7A">
          <w:rPr>
            <w:noProof/>
            <w:webHidden/>
          </w:rPr>
          <w:tab/>
        </w:r>
        <w:r w:rsidR="00856D7A">
          <w:rPr>
            <w:noProof/>
            <w:webHidden/>
          </w:rPr>
          <w:fldChar w:fldCharType="begin"/>
        </w:r>
        <w:r w:rsidR="00856D7A">
          <w:rPr>
            <w:noProof/>
            <w:webHidden/>
          </w:rPr>
          <w:instrText xml:space="preserve"> PAGEREF _Toc277856264 \h </w:instrText>
        </w:r>
        <w:r w:rsidR="00856D7A">
          <w:rPr>
            <w:noProof/>
            <w:webHidden/>
          </w:rPr>
        </w:r>
        <w:r w:rsidR="00856D7A">
          <w:rPr>
            <w:noProof/>
            <w:webHidden/>
          </w:rPr>
          <w:fldChar w:fldCharType="separate"/>
        </w:r>
        <w:r w:rsidR="002C0A6A">
          <w:rPr>
            <w:noProof/>
            <w:webHidden/>
          </w:rPr>
          <w:t>61</w:t>
        </w:r>
        <w:r w:rsidR="00856D7A">
          <w:rPr>
            <w:noProof/>
            <w:webHidden/>
          </w:rPr>
          <w:fldChar w:fldCharType="end"/>
        </w:r>
      </w:hyperlink>
    </w:p>
    <w:p w:rsidR="00856D7A" w:rsidRPr="00B47236" w:rsidRDefault="006B5EB5">
      <w:pPr>
        <w:pStyle w:val="TableofFigures"/>
        <w:tabs>
          <w:tab w:val="right" w:leader="dot" w:pos="9350"/>
        </w:tabs>
        <w:rPr>
          <w:rFonts w:ascii="Calibri" w:eastAsia="Times New Roman" w:hAnsi="Calibri"/>
          <w:noProof/>
          <w:szCs w:val="22"/>
        </w:rPr>
      </w:pPr>
      <w:hyperlink w:anchor="_Toc277856265" w:history="1">
        <w:r w:rsidR="00856D7A" w:rsidRPr="00B0223B">
          <w:rPr>
            <w:rStyle w:val="Hyperlink"/>
            <w:noProof/>
          </w:rPr>
          <w:t>Table 6. USGIN Distribution formats for non digital resources.</w:t>
        </w:r>
        <w:r w:rsidR="00856D7A">
          <w:rPr>
            <w:noProof/>
            <w:webHidden/>
          </w:rPr>
          <w:tab/>
        </w:r>
        <w:r w:rsidR="00856D7A">
          <w:rPr>
            <w:noProof/>
            <w:webHidden/>
          </w:rPr>
          <w:fldChar w:fldCharType="begin"/>
        </w:r>
        <w:r w:rsidR="00856D7A">
          <w:rPr>
            <w:noProof/>
            <w:webHidden/>
          </w:rPr>
          <w:instrText xml:space="preserve"> PAGEREF _Toc277856265 \h </w:instrText>
        </w:r>
        <w:r w:rsidR="00856D7A">
          <w:rPr>
            <w:noProof/>
            <w:webHidden/>
          </w:rPr>
        </w:r>
        <w:r w:rsidR="00856D7A">
          <w:rPr>
            <w:noProof/>
            <w:webHidden/>
          </w:rPr>
          <w:fldChar w:fldCharType="separate"/>
        </w:r>
        <w:r w:rsidR="002C0A6A">
          <w:rPr>
            <w:noProof/>
            <w:webHidden/>
          </w:rPr>
          <w:t>62</w:t>
        </w:r>
        <w:r w:rsidR="00856D7A">
          <w:rPr>
            <w:noProof/>
            <w:webHidden/>
          </w:rPr>
          <w:fldChar w:fldCharType="end"/>
        </w:r>
      </w:hyperlink>
    </w:p>
    <w:p w:rsidR="00856D7A" w:rsidRPr="00B47236" w:rsidRDefault="006B5EB5">
      <w:pPr>
        <w:pStyle w:val="TableofFigures"/>
        <w:tabs>
          <w:tab w:val="right" w:leader="dot" w:pos="9350"/>
        </w:tabs>
        <w:rPr>
          <w:rFonts w:ascii="Calibri" w:eastAsia="Times New Roman" w:hAnsi="Calibri"/>
          <w:noProof/>
          <w:szCs w:val="22"/>
        </w:rPr>
      </w:pPr>
      <w:hyperlink w:anchor="_Toc277856266" w:history="1">
        <w:r w:rsidR="00856D7A" w:rsidRPr="00B0223B">
          <w:rPr>
            <w:rStyle w:val="Hyperlink"/>
            <w:noProof/>
          </w:rPr>
          <w:t>Table 7. OnlineFunctionCode values from NAP (INCITS 453) and ESRI Geoportal toolkit v. 3.1..</w:t>
        </w:r>
        <w:r w:rsidR="00856D7A">
          <w:rPr>
            <w:noProof/>
            <w:webHidden/>
          </w:rPr>
          <w:tab/>
        </w:r>
        <w:r w:rsidR="00856D7A">
          <w:rPr>
            <w:noProof/>
            <w:webHidden/>
          </w:rPr>
          <w:fldChar w:fldCharType="begin"/>
        </w:r>
        <w:r w:rsidR="00856D7A">
          <w:rPr>
            <w:noProof/>
            <w:webHidden/>
          </w:rPr>
          <w:instrText xml:space="preserve"> PAGEREF _Toc277856266 \h </w:instrText>
        </w:r>
        <w:r w:rsidR="00856D7A">
          <w:rPr>
            <w:noProof/>
            <w:webHidden/>
          </w:rPr>
        </w:r>
        <w:r w:rsidR="00856D7A">
          <w:rPr>
            <w:noProof/>
            <w:webHidden/>
          </w:rPr>
          <w:fldChar w:fldCharType="separate"/>
        </w:r>
        <w:r w:rsidR="002C0A6A">
          <w:rPr>
            <w:noProof/>
            <w:webHidden/>
          </w:rPr>
          <w:t>63</w:t>
        </w:r>
        <w:r w:rsidR="00856D7A">
          <w:rPr>
            <w:noProof/>
            <w:webHidden/>
          </w:rPr>
          <w:fldChar w:fldCharType="end"/>
        </w:r>
      </w:hyperlink>
    </w:p>
    <w:p w:rsidR="00856D7A" w:rsidRPr="00B47236" w:rsidRDefault="006B5EB5">
      <w:pPr>
        <w:pStyle w:val="TableofFigures"/>
        <w:tabs>
          <w:tab w:val="right" w:leader="dot" w:pos="9350"/>
        </w:tabs>
        <w:rPr>
          <w:rFonts w:ascii="Calibri" w:eastAsia="Times New Roman" w:hAnsi="Calibri"/>
          <w:noProof/>
          <w:szCs w:val="22"/>
        </w:rPr>
      </w:pPr>
      <w:hyperlink w:anchor="_Toc277856267" w:history="1">
        <w:r w:rsidR="00856D7A" w:rsidRPr="00B0223B">
          <w:rPr>
            <w:rStyle w:val="Hyperlink"/>
            <w:noProof/>
          </w:rPr>
          <w:t>Table 8. Codelist crosswalk between ISO, NAP and USGIN.</w:t>
        </w:r>
        <w:r w:rsidR="00856D7A">
          <w:rPr>
            <w:noProof/>
            <w:webHidden/>
          </w:rPr>
          <w:tab/>
        </w:r>
        <w:r w:rsidR="00856D7A">
          <w:rPr>
            <w:noProof/>
            <w:webHidden/>
          </w:rPr>
          <w:fldChar w:fldCharType="begin"/>
        </w:r>
        <w:r w:rsidR="00856D7A">
          <w:rPr>
            <w:noProof/>
            <w:webHidden/>
          </w:rPr>
          <w:instrText xml:space="preserve"> PAGEREF _Toc277856267 \h </w:instrText>
        </w:r>
        <w:r w:rsidR="00856D7A">
          <w:rPr>
            <w:noProof/>
            <w:webHidden/>
          </w:rPr>
        </w:r>
        <w:r w:rsidR="00856D7A">
          <w:rPr>
            <w:noProof/>
            <w:webHidden/>
          </w:rPr>
          <w:fldChar w:fldCharType="separate"/>
        </w:r>
        <w:r w:rsidR="002C0A6A">
          <w:rPr>
            <w:noProof/>
            <w:webHidden/>
          </w:rPr>
          <w:t>69</w:t>
        </w:r>
        <w:r w:rsidR="00856D7A">
          <w:rPr>
            <w:noProof/>
            <w:webHidden/>
          </w:rPr>
          <w:fldChar w:fldCharType="end"/>
        </w:r>
      </w:hyperlink>
    </w:p>
    <w:p w:rsidR="00856D7A" w:rsidRPr="00B47236" w:rsidRDefault="006B5EB5">
      <w:pPr>
        <w:pStyle w:val="TableofFigures"/>
        <w:tabs>
          <w:tab w:val="right" w:leader="dot" w:pos="9350"/>
        </w:tabs>
        <w:rPr>
          <w:rFonts w:ascii="Calibri" w:eastAsia="Times New Roman" w:hAnsi="Calibri"/>
          <w:noProof/>
          <w:szCs w:val="22"/>
        </w:rPr>
      </w:pPr>
      <w:hyperlink w:anchor="_Toc277856268" w:history="1">
        <w:r w:rsidR="00856D7A" w:rsidRPr="00B0223B">
          <w:rPr>
            <w:rStyle w:val="Hyperlink"/>
            <w:noProof/>
          </w:rPr>
          <w:t>Table 9. Usage of data quality scope description elements</w:t>
        </w:r>
        <w:r w:rsidR="00856D7A">
          <w:rPr>
            <w:noProof/>
            <w:webHidden/>
          </w:rPr>
          <w:tab/>
        </w:r>
        <w:r w:rsidR="00856D7A">
          <w:rPr>
            <w:noProof/>
            <w:webHidden/>
          </w:rPr>
          <w:fldChar w:fldCharType="begin"/>
        </w:r>
        <w:r w:rsidR="00856D7A">
          <w:rPr>
            <w:noProof/>
            <w:webHidden/>
          </w:rPr>
          <w:instrText xml:space="preserve"> PAGEREF _Toc277856268 \h </w:instrText>
        </w:r>
        <w:r w:rsidR="00856D7A">
          <w:rPr>
            <w:noProof/>
            <w:webHidden/>
          </w:rPr>
        </w:r>
        <w:r w:rsidR="00856D7A">
          <w:rPr>
            <w:noProof/>
            <w:webHidden/>
          </w:rPr>
          <w:fldChar w:fldCharType="separate"/>
        </w:r>
        <w:r w:rsidR="002C0A6A">
          <w:rPr>
            <w:noProof/>
            <w:webHidden/>
          </w:rPr>
          <w:t>75</w:t>
        </w:r>
        <w:r w:rsidR="00856D7A">
          <w:rPr>
            <w:noProof/>
            <w:webHidden/>
          </w:rPr>
          <w:fldChar w:fldCharType="end"/>
        </w:r>
      </w:hyperlink>
    </w:p>
    <w:p w:rsidR="00856D7A" w:rsidRPr="00B47236" w:rsidRDefault="006B5EB5">
      <w:pPr>
        <w:pStyle w:val="TableofFigures"/>
        <w:tabs>
          <w:tab w:val="right" w:leader="dot" w:pos="9350"/>
        </w:tabs>
        <w:rPr>
          <w:rFonts w:ascii="Calibri" w:eastAsia="Times New Roman" w:hAnsi="Calibri"/>
          <w:noProof/>
          <w:szCs w:val="22"/>
        </w:rPr>
      </w:pPr>
      <w:hyperlink w:anchor="_Toc277856269" w:history="1">
        <w:r w:rsidR="00856D7A" w:rsidRPr="00B0223B">
          <w:rPr>
            <w:rStyle w:val="Hyperlink"/>
            <w:noProof/>
          </w:rPr>
          <w:t>Table 10. Insp</w:t>
        </w:r>
        <w:r w:rsidR="00856D7A">
          <w:rPr>
            <w:rStyle w:val="Hyperlink"/>
            <w:noProof/>
          </w:rPr>
          <w:t xml:space="preserve">ire spatial data service type </w:t>
        </w:r>
        <w:r w:rsidR="00856D7A">
          <w:rPr>
            <w:noProof/>
            <w:webHidden/>
          </w:rPr>
          <w:tab/>
        </w:r>
        <w:r w:rsidR="00856D7A">
          <w:rPr>
            <w:noProof/>
            <w:webHidden/>
          </w:rPr>
          <w:fldChar w:fldCharType="begin"/>
        </w:r>
        <w:r w:rsidR="00856D7A">
          <w:rPr>
            <w:noProof/>
            <w:webHidden/>
          </w:rPr>
          <w:instrText xml:space="preserve"> PAGEREF _Toc277856269 \h </w:instrText>
        </w:r>
        <w:r w:rsidR="00856D7A">
          <w:rPr>
            <w:noProof/>
            <w:webHidden/>
          </w:rPr>
        </w:r>
        <w:r w:rsidR="00856D7A">
          <w:rPr>
            <w:noProof/>
            <w:webHidden/>
          </w:rPr>
          <w:fldChar w:fldCharType="separate"/>
        </w:r>
        <w:r w:rsidR="002C0A6A">
          <w:rPr>
            <w:noProof/>
            <w:webHidden/>
          </w:rPr>
          <w:t>82</w:t>
        </w:r>
        <w:r w:rsidR="00856D7A">
          <w:rPr>
            <w:noProof/>
            <w:webHidden/>
          </w:rPr>
          <w:fldChar w:fldCharType="end"/>
        </w:r>
      </w:hyperlink>
    </w:p>
    <w:p w:rsidR="00856D7A" w:rsidRPr="00B47236" w:rsidRDefault="006B5EB5">
      <w:pPr>
        <w:pStyle w:val="TableofFigures"/>
        <w:tabs>
          <w:tab w:val="right" w:leader="dot" w:pos="9350"/>
        </w:tabs>
        <w:rPr>
          <w:rFonts w:ascii="Calibri" w:eastAsia="Times New Roman" w:hAnsi="Calibri"/>
          <w:noProof/>
          <w:szCs w:val="22"/>
        </w:rPr>
      </w:pPr>
      <w:hyperlink w:anchor="_Toc277856270" w:history="1">
        <w:r w:rsidR="00856D7A" w:rsidRPr="00B0223B">
          <w:rPr>
            <w:rStyle w:val="Hyperlink"/>
            <w:noProof/>
          </w:rPr>
          <w:t>Table 11. USGIN service type vocabulary..</w:t>
        </w:r>
        <w:r w:rsidR="00856D7A">
          <w:rPr>
            <w:noProof/>
            <w:webHidden/>
          </w:rPr>
          <w:tab/>
        </w:r>
        <w:r w:rsidR="00856D7A">
          <w:rPr>
            <w:noProof/>
            <w:webHidden/>
          </w:rPr>
          <w:fldChar w:fldCharType="begin"/>
        </w:r>
        <w:r w:rsidR="00856D7A">
          <w:rPr>
            <w:noProof/>
            <w:webHidden/>
          </w:rPr>
          <w:instrText xml:space="preserve"> PAGEREF _Toc277856270 \h </w:instrText>
        </w:r>
        <w:r w:rsidR="00856D7A">
          <w:rPr>
            <w:noProof/>
            <w:webHidden/>
          </w:rPr>
        </w:r>
        <w:r w:rsidR="00856D7A">
          <w:rPr>
            <w:noProof/>
            <w:webHidden/>
          </w:rPr>
          <w:fldChar w:fldCharType="separate"/>
        </w:r>
        <w:r w:rsidR="002C0A6A">
          <w:rPr>
            <w:noProof/>
            <w:webHidden/>
          </w:rPr>
          <w:t>82</w:t>
        </w:r>
        <w:r w:rsidR="00856D7A">
          <w:rPr>
            <w:noProof/>
            <w:webHidden/>
          </w:rPr>
          <w:fldChar w:fldCharType="end"/>
        </w:r>
      </w:hyperlink>
    </w:p>
    <w:p w:rsidR="00856D7A" w:rsidRPr="00B47236" w:rsidRDefault="006B5EB5">
      <w:pPr>
        <w:pStyle w:val="TableofFigures"/>
        <w:tabs>
          <w:tab w:val="right" w:leader="dot" w:pos="9350"/>
        </w:tabs>
        <w:rPr>
          <w:rFonts w:ascii="Calibri" w:eastAsia="Times New Roman" w:hAnsi="Calibri"/>
          <w:noProof/>
          <w:szCs w:val="22"/>
        </w:rPr>
      </w:pPr>
      <w:hyperlink w:anchor="_Toc277856271" w:history="1">
        <w:r w:rsidR="00856D7A" w:rsidRPr="00B0223B">
          <w:rPr>
            <w:rStyle w:val="Hyperlink"/>
            <w:noProof/>
          </w:rPr>
          <w:t>Table 12. USGIN Names to identify special linkage URL's for CI_Online Resource.</w:t>
        </w:r>
        <w:r w:rsidR="00856D7A">
          <w:rPr>
            <w:noProof/>
            <w:webHidden/>
          </w:rPr>
          <w:tab/>
        </w:r>
        <w:r w:rsidR="00856D7A">
          <w:rPr>
            <w:noProof/>
            <w:webHidden/>
          </w:rPr>
          <w:fldChar w:fldCharType="begin"/>
        </w:r>
        <w:r w:rsidR="00856D7A">
          <w:rPr>
            <w:noProof/>
            <w:webHidden/>
          </w:rPr>
          <w:instrText xml:space="preserve"> PAGEREF _Toc277856271 \h </w:instrText>
        </w:r>
        <w:r w:rsidR="00856D7A">
          <w:rPr>
            <w:noProof/>
            <w:webHidden/>
          </w:rPr>
        </w:r>
        <w:r w:rsidR="00856D7A">
          <w:rPr>
            <w:noProof/>
            <w:webHidden/>
          </w:rPr>
          <w:fldChar w:fldCharType="separate"/>
        </w:r>
        <w:r w:rsidR="002C0A6A">
          <w:rPr>
            <w:noProof/>
            <w:webHidden/>
          </w:rPr>
          <w:t>83</w:t>
        </w:r>
        <w:r w:rsidR="00856D7A">
          <w:rPr>
            <w:noProof/>
            <w:webHidden/>
          </w:rPr>
          <w:fldChar w:fldCharType="end"/>
        </w:r>
      </w:hyperlink>
    </w:p>
    <w:p w:rsidR="00F83A21" w:rsidRPr="0079383E" w:rsidRDefault="00990C8E" w:rsidP="00F83A21">
      <w:pPr>
        <w:pStyle w:val="TableofFigures"/>
        <w:tabs>
          <w:tab w:val="right" w:leader="dot" w:pos="9360"/>
        </w:tabs>
        <w:ind w:right="1260"/>
        <w:rPr>
          <w:rFonts w:ascii="Calibri" w:eastAsia="Times New Roman" w:hAnsi="Calibri"/>
          <w:noProof/>
          <w:szCs w:val="22"/>
        </w:rPr>
      </w:pPr>
      <w:r>
        <w:fldChar w:fldCharType="end"/>
      </w:r>
      <w:r>
        <w:fldChar w:fldCharType="begin"/>
      </w:r>
      <w:r>
        <w:instrText xml:space="preserve"> TOC \h \z \c "Figure" </w:instrText>
      </w:r>
      <w:r>
        <w:fldChar w:fldCharType="separate"/>
      </w:r>
      <w:hyperlink w:anchor="_Toc277754632" w:history="1">
        <w:r w:rsidR="00F83A21" w:rsidRPr="00E957B4">
          <w:rPr>
            <w:rStyle w:val="Hyperlink"/>
            <w:noProof/>
          </w:rPr>
          <w:t>Figure 1. gmd:MD_Distribution_Type diagram</w:t>
        </w:r>
        <w:r w:rsidR="00F83A21">
          <w:rPr>
            <w:noProof/>
            <w:webHidden/>
          </w:rPr>
          <w:tab/>
        </w:r>
        <w:r w:rsidR="00F83A21">
          <w:rPr>
            <w:noProof/>
            <w:webHidden/>
          </w:rPr>
          <w:fldChar w:fldCharType="begin"/>
        </w:r>
        <w:r w:rsidR="00F83A21">
          <w:rPr>
            <w:noProof/>
            <w:webHidden/>
          </w:rPr>
          <w:instrText xml:space="preserve"> PAGEREF _Toc277754632 \h </w:instrText>
        </w:r>
        <w:r w:rsidR="00F83A21">
          <w:rPr>
            <w:noProof/>
            <w:webHidden/>
          </w:rPr>
        </w:r>
        <w:r w:rsidR="00F83A21">
          <w:rPr>
            <w:noProof/>
            <w:webHidden/>
          </w:rPr>
          <w:fldChar w:fldCharType="separate"/>
        </w:r>
        <w:r w:rsidR="002C0A6A">
          <w:rPr>
            <w:noProof/>
            <w:webHidden/>
          </w:rPr>
          <w:t>60</w:t>
        </w:r>
        <w:r w:rsidR="00F83A21">
          <w:rPr>
            <w:noProof/>
            <w:webHidden/>
          </w:rPr>
          <w:fldChar w:fldCharType="end"/>
        </w:r>
      </w:hyperlink>
    </w:p>
    <w:p w:rsidR="00990C8E" w:rsidRPr="00CB2F1D" w:rsidRDefault="00990C8E" w:rsidP="00F83A21">
      <w:pPr>
        <w:pStyle w:val="TextBody"/>
        <w:tabs>
          <w:tab w:val="right" w:leader="dot" w:pos="9360"/>
        </w:tabs>
        <w:ind w:left="720" w:right="1260" w:hanging="720"/>
      </w:pPr>
      <w:r>
        <w:fldChar w:fldCharType="end"/>
      </w:r>
    </w:p>
    <w:p w:rsidR="0032148F" w:rsidRPr="00CB2F1D" w:rsidRDefault="0032148F">
      <w:pPr>
        <w:pStyle w:val="TextBody"/>
      </w:pPr>
    </w:p>
    <w:p w:rsidR="0032148F" w:rsidRPr="00CB2F1D" w:rsidRDefault="0032148F">
      <w:pPr>
        <w:pStyle w:val="TextBody"/>
        <w:sectPr w:rsidR="0032148F" w:rsidRPr="00CB2F1D" w:rsidSect="0004205C">
          <w:headerReference w:type="even" r:id="rId14"/>
          <w:footerReference w:type="default" r:id="rId15"/>
          <w:footerReference w:type="first" r:id="rId16"/>
          <w:pgSz w:w="12240" w:h="15840" w:code="1"/>
          <w:pgMar w:top="1440" w:right="1440" w:bottom="720" w:left="1440" w:header="720" w:footer="720" w:gutter="0"/>
          <w:cols w:space="720"/>
          <w:docGrid w:linePitch="360"/>
        </w:sectPr>
      </w:pPr>
    </w:p>
    <w:p w:rsidR="0032148F" w:rsidRPr="00CB2F1D" w:rsidRDefault="0032148F">
      <w:pPr>
        <w:pStyle w:val="Heading1"/>
      </w:pPr>
      <w:bookmarkStart w:id="6" w:name="_Ref244487330"/>
      <w:bookmarkStart w:id="7" w:name="_Toc381426740"/>
      <w:r w:rsidRPr="00CB2F1D">
        <w:lastRenderedPageBreak/>
        <w:t>Introduction</w:t>
      </w:r>
      <w:bookmarkEnd w:id="6"/>
      <w:bookmarkEnd w:id="7"/>
    </w:p>
    <w:p w:rsidR="0032148F" w:rsidRPr="00CB2F1D" w:rsidRDefault="0032148F" w:rsidP="007B5DC4">
      <w:r w:rsidRPr="00CB2F1D">
        <w:t>A key component of a distributed information network is a catalog system, a collection of resources that allow data and service providers to register resources, and data consumers to locate and use those resources. Currently, many online catalogs are web pages with collections of URLs for se</w:t>
      </w:r>
      <w:r w:rsidRPr="00CB2F1D">
        <w:t>r</w:t>
      </w:r>
      <w:r w:rsidRPr="00CB2F1D">
        <w:t>vices, or services are discovered accidently or by word of mouth. The vision is to enable a web client (portal) to search across one or more metadata registries without having to configure the client ind</w:t>
      </w:r>
      <w:r w:rsidRPr="00CB2F1D">
        <w:t>i</w:t>
      </w:r>
      <w:r w:rsidRPr="00CB2F1D">
        <w:t xml:space="preserve">vidually for each of the registries that will be searched. Thus, metadata providers can focus on data development, without having to also develop web clients to enable search of that metadata. </w:t>
      </w:r>
    </w:p>
    <w:p w:rsidR="007745CA" w:rsidRPr="00CB2F1D" w:rsidRDefault="0032148F" w:rsidP="007B5DC4">
      <w:r w:rsidRPr="00CB2F1D">
        <w:t>The Open Geospatial Consortium (OGC) Catalog Service for the Web (CSW) specification defines a collection of basic operations for searching catalogs of metadata via the web. Engineering the d</w:t>
      </w:r>
      <w:r w:rsidRPr="00CB2F1D">
        <w:t>e</w:t>
      </w:r>
      <w:r w:rsidRPr="00CB2F1D">
        <w:t>sired interoperability requires adding additional constraints on CSW operation</w:t>
      </w:r>
      <w:r w:rsidR="00FC1015" w:rsidRPr="00CB2F1D">
        <w:t>; one of the major co</w:t>
      </w:r>
      <w:r w:rsidR="00FC1015" w:rsidRPr="00CB2F1D">
        <w:t>n</w:t>
      </w:r>
      <w:r w:rsidR="00FC1015" w:rsidRPr="00CB2F1D">
        <w:t>straints is selection of the xml schema that will be used to encode metadata for the service</w:t>
      </w:r>
      <w:r w:rsidR="007745CA" w:rsidRPr="00CB2F1D">
        <w:t>.</w:t>
      </w:r>
      <w:r w:rsidR="00C940F2" w:rsidRPr="00CB2F1D">
        <w:t xml:space="preserve"> </w:t>
      </w:r>
      <w:r w:rsidR="00FC1015" w:rsidRPr="00CB2F1D">
        <w:t>The core CSW specification requires use of a basic xml schema that includes content defined by the Dubl</w:t>
      </w:r>
      <w:r w:rsidR="00F230FD">
        <w:t>in Core Metadata specification</w:t>
      </w:r>
      <w:r w:rsidR="00144B9D">
        <w:t xml:space="preserve"> [Dublin Core, 2008-01-14]</w:t>
      </w:r>
      <w:r w:rsidR="00F230FD">
        <w:t xml:space="preserve">. </w:t>
      </w:r>
      <w:r w:rsidR="007745CA" w:rsidRPr="00CB2F1D">
        <w:t xml:space="preserve">This document concerns </w:t>
      </w:r>
      <w:r w:rsidR="00C940F2" w:rsidRPr="00CB2F1D">
        <w:t>use of the ISO19115</w:t>
      </w:r>
      <w:r w:rsidR="00144B9D">
        <w:t xml:space="preserve"> and </w:t>
      </w:r>
      <w:r w:rsidR="00144B9D" w:rsidRPr="00CB2F1D">
        <w:t>ISO1911</w:t>
      </w:r>
      <w:r w:rsidR="00144B9D">
        <w:t>9</w:t>
      </w:r>
      <w:r w:rsidR="00144B9D" w:rsidRPr="00CB2F1D">
        <w:t xml:space="preserve"> </w:t>
      </w:r>
      <w:r w:rsidR="00C940F2" w:rsidRPr="00CB2F1D">
        <w:t>content models implemented using the ISO19139</w:t>
      </w:r>
      <w:r w:rsidR="007745CA" w:rsidRPr="00CB2F1D">
        <w:t xml:space="preserve"> xml schema fo</w:t>
      </w:r>
      <w:r w:rsidR="00893105" w:rsidRPr="00CB2F1D">
        <w:t>r enco</w:t>
      </w:r>
      <w:r w:rsidR="00893105" w:rsidRPr="00CB2F1D">
        <w:t>d</w:t>
      </w:r>
      <w:r w:rsidR="00893105" w:rsidRPr="00CB2F1D">
        <w:t>ing of metadata content.</w:t>
      </w:r>
      <w:r w:rsidR="00C940F2" w:rsidRPr="00CB2F1D">
        <w:t xml:space="preserve"> Some more specific constraints on use of this implementation may be i</w:t>
      </w:r>
      <w:r w:rsidR="00C940F2" w:rsidRPr="00CB2F1D">
        <w:t>n</w:t>
      </w:r>
      <w:r w:rsidR="00C940F2" w:rsidRPr="00CB2F1D">
        <w:t xml:space="preserve">cluded in </w:t>
      </w:r>
      <w:r w:rsidR="00144B9D">
        <w:t>a</w:t>
      </w:r>
      <w:r w:rsidR="00144B9D" w:rsidRPr="00CB2F1D">
        <w:t xml:space="preserve"> </w:t>
      </w:r>
      <w:r w:rsidR="00C940F2" w:rsidRPr="00CB2F1D">
        <w:t>separate document (</w:t>
      </w:r>
      <w:hyperlink r:id="rId17" w:history="1">
        <w:r w:rsidR="00F679E3">
          <w:rPr>
            <w:rStyle w:val="Hyperlink"/>
          </w:rPr>
          <w:t>USGIN, 2012</w:t>
        </w:r>
      </w:hyperlink>
      <w:r w:rsidR="00C940F2" w:rsidRPr="00CB2F1D">
        <w:t xml:space="preserve">) describing metadata constraints for different kinds of resources. </w:t>
      </w:r>
    </w:p>
    <w:p w:rsidR="0032148F" w:rsidRPr="00CB2F1D" w:rsidRDefault="0032148F" w:rsidP="00C10585">
      <w:pPr>
        <w:pStyle w:val="Heading2"/>
        <w:tabs>
          <w:tab w:val="clear" w:pos="720"/>
        </w:tabs>
      </w:pPr>
      <w:bookmarkStart w:id="8" w:name="_Toc244419013"/>
      <w:bookmarkStart w:id="9" w:name="_Toc381426741"/>
      <w:bookmarkEnd w:id="8"/>
      <w:r w:rsidRPr="00CB2F1D">
        <w:t>Normative References</w:t>
      </w:r>
      <w:bookmarkEnd w:id="9"/>
    </w:p>
    <w:p w:rsidR="0032148F" w:rsidRPr="00CB2F1D" w:rsidRDefault="0032148F" w:rsidP="00C10585">
      <w:r w:rsidRPr="00CB2F1D">
        <w:t>The following referenced documents are indispensable for the application of this document. For da</w:t>
      </w:r>
      <w:r w:rsidRPr="00CB2F1D">
        <w:t>t</w:t>
      </w:r>
      <w:r w:rsidRPr="00CB2F1D">
        <w:t>ed references, only the edition cited applies. For undated references, the latest edition of the refe</w:t>
      </w:r>
      <w:r w:rsidRPr="00CB2F1D">
        <w:t>r</w:t>
      </w:r>
      <w:r w:rsidRPr="00CB2F1D">
        <w:t xml:space="preserve">enced document (including any amendments) applies. </w:t>
      </w:r>
    </w:p>
    <w:p w:rsidR="0032148F" w:rsidRPr="00CB2F1D" w:rsidRDefault="0032148F" w:rsidP="00C10585">
      <w:r w:rsidRPr="00CB2F1D">
        <w:rPr>
          <w:b/>
          <w:bCs/>
        </w:rPr>
        <w:t>ISO 19115</w:t>
      </w:r>
      <w:r w:rsidRPr="00CB2F1D">
        <w:t xml:space="preserve"> designates these two normative references: </w:t>
      </w:r>
    </w:p>
    <w:p w:rsidR="0032148F" w:rsidRPr="00CB2F1D" w:rsidRDefault="0032148F" w:rsidP="00C10585">
      <w:r w:rsidRPr="00CB2F1D">
        <w:t>•</w:t>
      </w:r>
      <w:r w:rsidRPr="00CB2F1D">
        <w:tab/>
        <w:t xml:space="preserve">ISO 19115:2005, </w:t>
      </w:r>
      <w:r w:rsidRPr="00CB2F1D">
        <w:rPr>
          <w:i/>
          <w:iCs/>
        </w:rPr>
        <w:t>Geographic information - Metadata</w:t>
      </w:r>
      <w:r w:rsidRPr="00CB2F1D">
        <w:t xml:space="preserve"> </w:t>
      </w:r>
    </w:p>
    <w:p w:rsidR="0032148F" w:rsidRPr="00CB2F1D" w:rsidRDefault="0032148F" w:rsidP="00C10585">
      <w:r w:rsidRPr="00CB2F1D">
        <w:t>•</w:t>
      </w:r>
      <w:r w:rsidRPr="00CB2F1D">
        <w:tab/>
        <w:t xml:space="preserve">ISO 19115/Cor.1:2006, </w:t>
      </w:r>
      <w:r w:rsidRPr="00CB2F1D">
        <w:rPr>
          <w:i/>
          <w:iCs/>
        </w:rPr>
        <w:t>Geographic information – Metadata, Technical Corrigendum</w:t>
      </w:r>
      <w:r w:rsidRPr="00CB2F1D">
        <w:t xml:space="preserve"> </w:t>
      </w:r>
    </w:p>
    <w:p w:rsidR="0032148F" w:rsidRPr="00CB2F1D" w:rsidRDefault="0032148F" w:rsidP="00C10585">
      <w:r w:rsidRPr="00CB2F1D">
        <w:rPr>
          <w:b/>
          <w:bCs/>
        </w:rPr>
        <w:t>ISO 19119</w:t>
      </w:r>
      <w:r w:rsidRPr="00CB2F1D">
        <w:t xml:space="preserve"> designates these normative references: </w:t>
      </w:r>
    </w:p>
    <w:p w:rsidR="0032148F" w:rsidRPr="00CB2F1D" w:rsidRDefault="0032148F" w:rsidP="00C10585">
      <w:r w:rsidRPr="00CB2F1D">
        <w:t>•</w:t>
      </w:r>
      <w:r w:rsidRPr="00CB2F1D">
        <w:tab/>
        <w:t xml:space="preserve">ISO 19119:2005, </w:t>
      </w:r>
      <w:r w:rsidRPr="00CB2F1D">
        <w:rPr>
          <w:i/>
          <w:iCs/>
        </w:rPr>
        <w:t>Geographic information - Services</w:t>
      </w:r>
      <w:r w:rsidRPr="00CB2F1D">
        <w:t xml:space="preserve"> </w:t>
      </w:r>
    </w:p>
    <w:p w:rsidR="0032148F" w:rsidRPr="00CB2F1D" w:rsidRDefault="0032148F" w:rsidP="00C10585">
      <w:r w:rsidRPr="00CB2F1D">
        <w:t>•</w:t>
      </w:r>
      <w:r w:rsidRPr="00CB2F1D">
        <w:tab/>
        <w:t xml:space="preserve">ISO 19119:2005/Amd 1:2008, </w:t>
      </w:r>
      <w:r w:rsidRPr="00CB2F1D">
        <w:rPr>
          <w:i/>
          <w:iCs/>
        </w:rPr>
        <w:t>Extensions of the service metadata model ISO 19108 desi</w:t>
      </w:r>
      <w:r w:rsidRPr="00CB2F1D">
        <w:rPr>
          <w:i/>
          <w:iCs/>
        </w:rPr>
        <w:t>g</w:t>
      </w:r>
      <w:r w:rsidRPr="00CB2F1D">
        <w:rPr>
          <w:i/>
          <w:iCs/>
        </w:rPr>
        <w:t>nates</w:t>
      </w:r>
      <w:r w:rsidRPr="00CB2F1D">
        <w:t xml:space="preserve">: </w:t>
      </w:r>
    </w:p>
    <w:p w:rsidR="0032148F" w:rsidRPr="00CB2F1D" w:rsidRDefault="0032148F" w:rsidP="00C10585">
      <w:r w:rsidRPr="00CB2F1D">
        <w:t>•</w:t>
      </w:r>
      <w:r w:rsidRPr="00CB2F1D">
        <w:tab/>
        <w:t xml:space="preserve">ISO 19108:2005, </w:t>
      </w:r>
      <w:r w:rsidRPr="00CB2F1D">
        <w:rPr>
          <w:i/>
          <w:iCs/>
        </w:rPr>
        <w:t>Geographic information – Temporal Schema</w:t>
      </w:r>
      <w:r w:rsidRPr="00CB2F1D">
        <w:t xml:space="preserve"> </w:t>
      </w:r>
    </w:p>
    <w:p w:rsidR="0032148F" w:rsidRPr="00CB2F1D" w:rsidRDefault="0032148F" w:rsidP="00C10585"/>
    <w:p w:rsidR="0032148F" w:rsidRPr="00CB2F1D" w:rsidRDefault="0032148F" w:rsidP="00C10585">
      <w:r w:rsidRPr="00CB2F1D">
        <w:rPr>
          <w:b/>
          <w:bCs/>
        </w:rPr>
        <w:t>ISO 639-2</w:t>
      </w:r>
      <w:r w:rsidRPr="00CB2F1D">
        <w:t xml:space="preserve">, Codes for the representation of names of languages - Part 2: Alpha-3 code control ISO 8601, Data elements and interchange formats - Information interchange - Representation of dates and times  </w:t>
      </w:r>
    </w:p>
    <w:p w:rsidR="0032148F" w:rsidRPr="00CB2F1D" w:rsidRDefault="0032148F" w:rsidP="00C10585">
      <w:r w:rsidRPr="00CB2F1D">
        <w:rPr>
          <w:b/>
          <w:bCs/>
        </w:rPr>
        <w:t>ISO/TS 19139:2007</w:t>
      </w:r>
      <w:r w:rsidRPr="00CB2F1D">
        <w:t xml:space="preserve">, Geographic information - Metadata – XML Schema Implementation </w:t>
      </w:r>
    </w:p>
    <w:p w:rsidR="0032148F" w:rsidRPr="00CB2F1D" w:rsidRDefault="0032148F" w:rsidP="00C10585">
      <w:r w:rsidRPr="00CB2F1D">
        <w:rPr>
          <w:b/>
          <w:bCs/>
        </w:rPr>
        <w:t>OGC 07-006r1</w:t>
      </w:r>
      <w:r w:rsidRPr="00CB2F1D">
        <w:t>¸ OpenGIS Catalog Services Specification version 2.0.2, Corrigendum 2 release, 2007</w:t>
      </w:r>
    </w:p>
    <w:p w:rsidR="0032148F" w:rsidRPr="00CB2F1D" w:rsidRDefault="0032148F" w:rsidP="00C10585">
      <w:r w:rsidRPr="00CB2F1D">
        <w:rPr>
          <w:b/>
          <w:bCs/>
        </w:rPr>
        <w:t>OGC 07-045</w:t>
      </w:r>
      <w:r w:rsidRPr="00CB2F1D">
        <w:t xml:space="preserve">, OpenGIS Catalogue Services Specification 2.0.2 - ISO Metadata Application Profile, Version 1.0.0, 2007 </w:t>
      </w:r>
    </w:p>
    <w:p w:rsidR="0032148F" w:rsidRPr="00CB2F1D" w:rsidRDefault="0032148F" w:rsidP="00C10585">
      <w:r w:rsidRPr="00CB2F1D">
        <w:rPr>
          <w:rStyle w:val="Strong"/>
        </w:rPr>
        <w:t>INCITS 453-2009</w:t>
      </w:r>
      <w:r w:rsidRPr="00CB2F1D">
        <w:t>, North American Profile of ISO 19115:2003 – Geographic Information – Metadata (NAP-Metadata), 2009, American National Standards Institute, Inc.</w:t>
      </w:r>
    </w:p>
    <w:p w:rsidR="0032148F" w:rsidRPr="00CB2F1D" w:rsidRDefault="0032148F" w:rsidP="00C10585">
      <w:r w:rsidRPr="00CB2F1D">
        <w:rPr>
          <w:b/>
          <w:bCs/>
        </w:rPr>
        <w:lastRenderedPageBreak/>
        <w:t>ISO 10646-1</w:t>
      </w:r>
      <w:r w:rsidRPr="00CB2F1D">
        <w:t>, Information technology ― Universal Multiple-Octet Coded Character Set (UCS</w:t>
      </w:r>
      <w:r w:rsidR="00804BF2" w:rsidRPr="00CB2F1D">
        <w:t>) ―</w:t>
      </w:r>
      <w:r w:rsidRPr="00CB2F1D">
        <w:t xml:space="preserve"> Part 1: Architecture and Basic Multilingual Plane</w:t>
      </w:r>
    </w:p>
    <w:p w:rsidR="0032148F" w:rsidRPr="00CB2F1D" w:rsidRDefault="0032148F" w:rsidP="00C10585">
      <w:pPr>
        <w:rPr>
          <w:rStyle w:val="Strong"/>
        </w:rPr>
      </w:pPr>
      <w:r w:rsidRPr="00CB2F1D">
        <w:rPr>
          <w:rStyle w:val="Strong"/>
        </w:rPr>
        <w:t xml:space="preserve">RFC 2119, </w:t>
      </w:r>
      <w:r w:rsidRPr="00CB2F1D">
        <w:t>Key words for use in RFCs to Indicate Requirement Levels, Network Working Group, 1997.</w:t>
      </w:r>
    </w:p>
    <w:p w:rsidR="0032148F" w:rsidRPr="00CB2F1D" w:rsidRDefault="0032148F" w:rsidP="00E31FD0">
      <w:pPr>
        <w:pStyle w:val="Heading2"/>
        <w:tabs>
          <w:tab w:val="clear" w:pos="720"/>
        </w:tabs>
        <w:rPr>
          <w:lang w:eastAsia="ja-JP"/>
        </w:rPr>
      </w:pPr>
      <w:bookmarkStart w:id="10" w:name="_Toc381426742"/>
      <w:r w:rsidRPr="00CB2F1D">
        <w:rPr>
          <w:lang w:eastAsia="ja-JP"/>
        </w:rPr>
        <w:t>Purpose</w:t>
      </w:r>
      <w:bookmarkEnd w:id="10"/>
    </w:p>
    <w:p w:rsidR="0032148F" w:rsidRPr="00CB2F1D" w:rsidRDefault="002B082E" w:rsidP="00E31FD0">
      <w:pPr>
        <w:rPr>
          <w:lang w:eastAsia="ja-JP"/>
        </w:rPr>
      </w:pPr>
      <w:r w:rsidRPr="00CB2F1D">
        <w:t>The USGIN use</w:t>
      </w:r>
      <w:r w:rsidR="00F679E3">
        <w:t>s the</w:t>
      </w:r>
      <w:r w:rsidRPr="00CB2F1D">
        <w:t xml:space="preserve"> ISO 19115/19119 </w:t>
      </w:r>
      <w:r w:rsidR="00F679E3">
        <w:t>specifications for metadata content</w:t>
      </w:r>
      <w:r w:rsidRPr="00CB2F1D">
        <w:t xml:space="preserve">, and the ISO 19139 </w:t>
      </w:r>
      <w:r w:rsidR="00F679E3">
        <w:t>XML</w:t>
      </w:r>
      <w:r w:rsidR="00F679E3" w:rsidRPr="00CB2F1D">
        <w:t xml:space="preserve"> </w:t>
      </w:r>
      <w:r w:rsidRPr="00CB2F1D">
        <w:t xml:space="preserve">schema for encoding this content </w:t>
      </w:r>
      <w:r w:rsidR="00F679E3">
        <w:t>search results</w:t>
      </w:r>
      <w:r w:rsidRPr="00CB2F1D">
        <w:t xml:space="preserve"> provided by USGIN CSW services. </w:t>
      </w:r>
      <w:r w:rsidR="00920036">
        <w:t>This profile co</w:t>
      </w:r>
      <w:r w:rsidR="00920036">
        <w:t>n</w:t>
      </w:r>
      <w:r w:rsidR="00920036">
        <w:t xml:space="preserve">forms to most of the provisions of the </w:t>
      </w:r>
      <w:r w:rsidR="00920036" w:rsidRPr="00CB2F1D">
        <w:t>North American Profile of</w:t>
      </w:r>
      <w:r w:rsidR="00920036">
        <w:t xml:space="preserve"> ISO metadata </w:t>
      </w:r>
      <w:r w:rsidR="00920036" w:rsidRPr="00CB2F1D">
        <w:t>(INCITS 453-2009</w:t>
      </w:r>
      <w:r w:rsidR="00920036">
        <w:t>, r</w:t>
      </w:r>
      <w:r w:rsidR="00920036">
        <w:t>e</w:t>
      </w:r>
      <w:r w:rsidR="00920036">
        <w:t>ferred to as NAP</w:t>
      </w:r>
      <w:r w:rsidR="00920036" w:rsidRPr="00CB2F1D">
        <w:t>)</w:t>
      </w:r>
      <w:r w:rsidR="00920036">
        <w:t>, except it allows multiple distributor-format-transferOptions bindings for resource distribution, and recommends use of ISO19115 codelist values.</w:t>
      </w:r>
      <w:r w:rsidR="00920036" w:rsidRPr="00CB2F1D">
        <w:t xml:space="preserve"> Th</w:t>
      </w:r>
      <w:r w:rsidR="00920036">
        <w:t>is USGIN</w:t>
      </w:r>
      <w:r w:rsidR="00920036" w:rsidRPr="00CB2F1D">
        <w:t xml:space="preserve"> </w:t>
      </w:r>
      <w:r w:rsidRPr="00CB2F1D">
        <w:t>document is meant to provide guidance on the use of the ISO19139 XML schema to encode metadata for geoscience r</w:t>
      </w:r>
      <w:r w:rsidRPr="00CB2F1D">
        <w:t>e</w:t>
      </w:r>
      <w:r w:rsidRPr="00CB2F1D">
        <w:t>sources, with</w:t>
      </w:r>
      <w:r w:rsidR="0032148F" w:rsidRPr="00CB2F1D">
        <w:t xml:space="preserve"> sufficient </w:t>
      </w:r>
      <w:r w:rsidR="00F83A21">
        <w:t>detail</w:t>
      </w:r>
      <w:r w:rsidR="00F83A21" w:rsidRPr="00CB2F1D">
        <w:t xml:space="preserve"> </w:t>
      </w:r>
      <w:r w:rsidR="0032148F" w:rsidRPr="00CB2F1D">
        <w:t xml:space="preserve">that </w:t>
      </w:r>
      <w:r w:rsidR="00F679E3">
        <w:t xml:space="preserve">application </w:t>
      </w:r>
      <w:r w:rsidR="0032148F" w:rsidRPr="00CB2F1D">
        <w:t xml:space="preserve">developers </w:t>
      </w:r>
      <w:r w:rsidR="00F679E3">
        <w:t>can produce software clients that utilize the metadata for automated discovery, evaluation, and utilization workflows</w:t>
      </w:r>
      <w:r w:rsidR="0032148F" w:rsidRPr="00CB2F1D">
        <w:t xml:space="preserve">. </w:t>
      </w:r>
      <w:r w:rsidR="00920036" w:rsidRPr="00B96A80">
        <w:t>The focus of the profile is to enable interoperable catalog services for discovery, evaluation, and access to information resource of interest to geoscientists.</w:t>
      </w:r>
      <w:r w:rsidR="00920036">
        <w:t xml:space="preserve"> </w:t>
      </w:r>
    </w:p>
    <w:p w:rsidR="0032148F" w:rsidRPr="00CB2F1D" w:rsidRDefault="0032148F" w:rsidP="00C67B11">
      <w:pPr>
        <w:pStyle w:val="Heading2"/>
        <w:tabs>
          <w:tab w:val="clear" w:pos="720"/>
        </w:tabs>
        <w:rPr>
          <w:lang w:eastAsia="ja-JP"/>
        </w:rPr>
      </w:pPr>
      <w:bookmarkStart w:id="11" w:name="_Toc381426743"/>
      <w:r w:rsidRPr="00CB2F1D">
        <w:t>Terminology</w:t>
      </w:r>
      <w:bookmarkEnd w:id="11"/>
    </w:p>
    <w:p w:rsidR="0032148F" w:rsidRPr="00CB2F1D" w:rsidRDefault="0032148F">
      <w:r w:rsidRPr="00CB2F1D">
        <w:t xml:space="preserve">The key words </w:t>
      </w:r>
      <w:r w:rsidR="00EE6EBE">
        <w:t>"</w:t>
      </w:r>
      <w:r w:rsidRPr="00CB2F1D">
        <w:t>MUST</w:t>
      </w:r>
      <w:r w:rsidR="00EE6EBE">
        <w:t>"</w:t>
      </w:r>
      <w:r w:rsidRPr="00CB2F1D">
        <w:t xml:space="preserve">, </w:t>
      </w:r>
      <w:r w:rsidR="00EE6EBE">
        <w:t>"</w:t>
      </w:r>
      <w:r w:rsidRPr="00CB2F1D">
        <w:t>MUST NOT</w:t>
      </w:r>
      <w:r w:rsidR="00EE6EBE">
        <w:t>"</w:t>
      </w:r>
      <w:r w:rsidRPr="00CB2F1D">
        <w:t xml:space="preserve">, </w:t>
      </w:r>
      <w:r w:rsidR="00EE6EBE">
        <w:t>"</w:t>
      </w:r>
      <w:r w:rsidRPr="00CB2F1D">
        <w:t>REQUIRED</w:t>
      </w:r>
      <w:r w:rsidR="00EE6EBE">
        <w:t>"</w:t>
      </w:r>
      <w:r w:rsidRPr="00CB2F1D">
        <w:t xml:space="preserve">, </w:t>
      </w:r>
      <w:r w:rsidR="00EE6EBE">
        <w:t>"</w:t>
      </w:r>
      <w:r w:rsidRPr="00CB2F1D">
        <w:t>SHALL</w:t>
      </w:r>
      <w:r w:rsidR="00EE6EBE">
        <w:t>"</w:t>
      </w:r>
      <w:r w:rsidRPr="00CB2F1D">
        <w:t xml:space="preserve">, </w:t>
      </w:r>
      <w:r w:rsidR="00EE6EBE">
        <w:t>"</w:t>
      </w:r>
      <w:r w:rsidRPr="00CB2F1D">
        <w:t>SHALL NOT</w:t>
      </w:r>
      <w:r w:rsidR="00EE6EBE">
        <w:t>"</w:t>
      </w:r>
      <w:r w:rsidRPr="00CB2F1D">
        <w:t xml:space="preserve">, </w:t>
      </w:r>
      <w:r w:rsidR="00EE6EBE">
        <w:t>"</w:t>
      </w:r>
      <w:r w:rsidRPr="00CB2F1D">
        <w:t>SHOULD</w:t>
      </w:r>
      <w:r w:rsidR="00EE6EBE">
        <w:t>"</w:t>
      </w:r>
      <w:r w:rsidRPr="00CB2F1D">
        <w:t xml:space="preserve">, </w:t>
      </w:r>
      <w:r w:rsidR="00EE6EBE">
        <w:t>"</w:t>
      </w:r>
      <w:r w:rsidRPr="00CB2F1D">
        <w:t>SHOULD NOT</w:t>
      </w:r>
      <w:r w:rsidR="00EE6EBE">
        <w:t>"</w:t>
      </w:r>
      <w:r w:rsidRPr="00CB2F1D">
        <w:t xml:space="preserve">, </w:t>
      </w:r>
      <w:r w:rsidR="00EE6EBE">
        <w:t>"</w:t>
      </w:r>
      <w:r w:rsidRPr="00CB2F1D">
        <w:t>RECOMMENDED</w:t>
      </w:r>
      <w:r w:rsidR="00EE6EBE">
        <w:t>"</w:t>
      </w:r>
      <w:r w:rsidRPr="00CB2F1D">
        <w:t xml:space="preserve">, </w:t>
      </w:r>
      <w:r w:rsidR="00EE6EBE">
        <w:t>"</w:t>
      </w:r>
      <w:r w:rsidRPr="00CB2F1D">
        <w:t>MAY</w:t>
      </w:r>
      <w:r w:rsidR="00EE6EBE">
        <w:t>"</w:t>
      </w:r>
      <w:r w:rsidRPr="00CB2F1D">
        <w:t xml:space="preserve">, and </w:t>
      </w:r>
      <w:r w:rsidR="00EE6EBE">
        <w:t>"</w:t>
      </w:r>
      <w:r w:rsidRPr="00CB2F1D">
        <w:t>OPTIONAL</w:t>
      </w:r>
      <w:r w:rsidR="00EE6EBE">
        <w:t>"</w:t>
      </w:r>
      <w:r w:rsidRPr="00CB2F1D">
        <w:t xml:space="preserve"> in this document are to be inte</w:t>
      </w:r>
      <w:r w:rsidRPr="00CB2F1D">
        <w:t>r</w:t>
      </w:r>
      <w:r w:rsidRPr="00CB2F1D">
        <w:t>preted as described in Internet RFC 2119.</w:t>
      </w:r>
    </w:p>
    <w:p w:rsidR="00EB14C1" w:rsidRPr="00CB2F1D" w:rsidDel="002B082E" w:rsidRDefault="00EB14C1" w:rsidP="008D526D"/>
    <w:p w:rsidR="00EB14C1" w:rsidRPr="00CB2F1D" w:rsidRDefault="00EB14C1" w:rsidP="001C0B42">
      <w:r w:rsidRPr="00CB2F1D">
        <w:rPr>
          <w:b/>
        </w:rPr>
        <w:t>Application profile</w:t>
      </w:r>
      <w:r w:rsidRPr="00CB2F1D">
        <w:t>: a schema that consists of data elements drawn from one or more namespaces, combined together by implementers, and optimized for a particular local application. (Rachel Heery and Manjula Patel, 2000, http://www.ariadne.ac.uk/issue25/app-profiles/)</w:t>
      </w:r>
    </w:p>
    <w:p w:rsidR="00EB14C1" w:rsidRPr="00CB2F1D" w:rsidRDefault="00EB14C1" w:rsidP="008D526D">
      <w:pPr>
        <w:rPr>
          <w:lang w:eastAsia="ja-JP"/>
        </w:rPr>
      </w:pPr>
      <w:r w:rsidRPr="00CB2F1D">
        <w:rPr>
          <w:b/>
          <w:lang w:eastAsia="ja-JP"/>
        </w:rPr>
        <w:t>Catalog application</w:t>
      </w:r>
      <w:r w:rsidRPr="00CB2F1D">
        <w:rPr>
          <w:lang w:eastAsia="ja-JP"/>
        </w:rPr>
        <w:t>: Software that implements a searchable metadata registry. The application must support the ability to register information resources, to search the registered metadata, to su</w:t>
      </w:r>
      <w:r w:rsidRPr="00CB2F1D">
        <w:rPr>
          <w:lang w:eastAsia="ja-JP"/>
        </w:rPr>
        <w:t>p</w:t>
      </w:r>
      <w:r w:rsidRPr="00CB2F1D">
        <w:rPr>
          <w:lang w:eastAsia="ja-JP"/>
        </w:rPr>
        <w:t xml:space="preserve">port the discovery and binding to registered information resources within an information community. </w:t>
      </w:r>
    </w:p>
    <w:p w:rsidR="00EB14C1" w:rsidRPr="00CB2F1D" w:rsidRDefault="00EB14C1" w:rsidP="008D526D">
      <w:pPr>
        <w:rPr>
          <w:lang w:eastAsia="ja-JP"/>
        </w:rPr>
      </w:pPr>
      <w:r w:rsidRPr="00CB2F1D">
        <w:rPr>
          <w:b/>
          <w:lang w:eastAsia="ja-JP"/>
        </w:rPr>
        <w:t>Codelist</w:t>
      </w:r>
      <w:r w:rsidR="00C31EC6">
        <w:rPr>
          <w:b/>
          <w:lang w:eastAsia="ja-JP"/>
        </w:rPr>
        <w:t xml:space="preserve"> (also as Code list)</w:t>
      </w:r>
      <w:r w:rsidRPr="00CB2F1D">
        <w:rPr>
          <w:lang w:eastAsia="ja-JP"/>
        </w:rPr>
        <w:t xml:space="preserve">: a controlled vocabulary that is used to populate values for an </w:t>
      </w:r>
      <w:r w:rsidR="00EB5E42">
        <w:rPr>
          <w:lang w:eastAsia="ja-JP"/>
        </w:rPr>
        <w:t>XML</w:t>
      </w:r>
      <w:r w:rsidR="00EB5E42" w:rsidRPr="00CB2F1D">
        <w:rPr>
          <w:lang w:eastAsia="ja-JP"/>
        </w:rPr>
        <w:t xml:space="preserve"> </w:t>
      </w:r>
      <w:r w:rsidRPr="00CB2F1D">
        <w:rPr>
          <w:lang w:eastAsia="ja-JP"/>
        </w:rPr>
        <w:t>e</w:t>
      </w:r>
      <w:r w:rsidRPr="00CB2F1D">
        <w:rPr>
          <w:lang w:eastAsia="ja-JP"/>
        </w:rPr>
        <w:t>l</w:t>
      </w:r>
      <w:r w:rsidRPr="00CB2F1D">
        <w:rPr>
          <w:lang w:eastAsia="ja-JP"/>
        </w:rPr>
        <w:t xml:space="preserve">ement. </w:t>
      </w:r>
    </w:p>
    <w:p w:rsidR="00EB14C1" w:rsidRPr="00CB2F1D" w:rsidRDefault="00EB14C1" w:rsidP="008D526D">
      <w:pPr>
        <w:rPr>
          <w:lang w:eastAsia="ja-JP"/>
        </w:rPr>
      </w:pPr>
      <w:r w:rsidRPr="00CB2F1D">
        <w:rPr>
          <w:b/>
          <w:lang w:eastAsia="ja-JP"/>
        </w:rPr>
        <w:t>Data product specification</w:t>
      </w:r>
      <w:r w:rsidRPr="00CB2F1D">
        <w:rPr>
          <w:lang w:eastAsia="ja-JP"/>
        </w:rPr>
        <w:t xml:space="preserve">:  a definition of the data schema and value domains for a dataset. The data schema specifies entities (features), properties associated with each entity, the data type used to specify property values, cardinality for property values, and if applicable, other logical constraints that determine data validity. Value domains are specified for simple data types—strings or numbers, and may include controlled vocabularies for terminology required to specify some properties. </w:t>
      </w:r>
    </w:p>
    <w:p w:rsidR="007B6123" w:rsidRPr="00CB2F1D" w:rsidRDefault="00EB14C1" w:rsidP="007B6123">
      <w:pPr>
        <w:rPr>
          <w:lang w:eastAsia="ja-JP"/>
        </w:rPr>
      </w:pPr>
      <w:r w:rsidRPr="00CB2F1D">
        <w:rPr>
          <w:b/>
          <w:lang w:eastAsia="ja-JP"/>
        </w:rPr>
        <w:t>Dataset series</w:t>
      </w:r>
      <w:r w:rsidRPr="00CB2F1D">
        <w:rPr>
          <w:lang w:eastAsia="ja-JP"/>
        </w:rPr>
        <w:t xml:space="preserve">: </w:t>
      </w:r>
      <w:r w:rsidRPr="00CB2F1D">
        <w:rPr>
          <w:rFonts w:eastAsia="Times New Roman" w:cs="Arial"/>
          <w:szCs w:val="20"/>
        </w:rPr>
        <w:t>collection of datasets sharing the same product specification (ISO 19115). ISO 19115 does not define product specification.</w:t>
      </w:r>
      <w:r w:rsidR="007B6123" w:rsidRPr="00CB2F1D">
        <w:rPr>
          <w:rFonts w:eastAsia="Times New Roman" w:cs="Arial"/>
          <w:szCs w:val="20"/>
        </w:rPr>
        <w:t xml:space="preserve"> For the purposes of USGIN, a product specification d</w:t>
      </w:r>
      <w:r w:rsidR="007B6123" w:rsidRPr="00CB2F1D">
        <w:rPr>
          <w:rFonts w:eastAsia="Times New Roman" w:cs="Arial"/>
          <w:szCs w:val="20"/>
        </w:rPr>
        <w:t>e</w:t>
      </w:r>
      <w:r w:rsidR="007B6123" w:rsidRPr="00CB2F1D">
        <w:rPr>
          <w:rFonts w:eastAsia="Times New Roman" w:cs="Arial"/>
          <w:szCs w:val="20"/>
        </w:rPr>
        <w:t>fines a data schema, any required controlled vocabularies, and recommended practices for use of schema</w:t>
      </w:r>
      <w:r w:rsidR="00920036">
        <w:rPr>
          <w:rFonts w:eastAsia="Times New Roman" w:cs="Arial"/>
          <w:szCs w:val="20"/>
        </w:rPr>
        <w:t xml:space="preserve"> (see Data product specification)</w:t>
      </w:r>
      <w:r w:rsidR="007B6123" w:rsidRPr="00CB2F1D">
        <w:rPr>
          <w:rFonts w:eastAsia="Times New Roman" w:cs="Arial"/>
          <w:szCs w:val="20"/>
        </w:rPr>
        <w:t>.</w:t>
      </w:r>
    </w:p>
    <w:p w:rsidR="00EB14C1" w:rsidRPr="00CB2F1D" w:rsidRDefault="00EB14C1" w:rsidP="00BD7054">
      <w:pPr>
        <w:rPr>
          <w:lang w:eastAsia="ja-JP"/>
        </w:rPr>
      </w:pPr>
      <w:r w:rsidRPr="00CB2F1D">
        <w:rPr>
          <w:b/>
          <w:lang w:eastAsia="ja-JP"/>
        </w:rPr>
        <w:t>Dataset</w:t>
      </w:r>
      <w:r w:rsidRPr="00CB2F1D">
        <w:rPr>
          <w:lang w:eastAsia="ja-JP"/>
        </w:rPr>
        <w:t xml:space="preserve">: an identifiable collection of data (ISO19115). </w:t>
      </w:r>
      <w:r w:rsidR="00920036">
        <w:rPr>
          <w:lang w:eastAsia="ja-JP"/>
        </w:rPr>
        <w:t>USGIN extends the concept of data items to include physical artifacts like books, printed maps and diagrams, photographs, and material sa</w:t>
      </w:r>
      <w:r w:rsidR="00920036">
        <w:rPr>
          <w:lang w:eastAsia="ja-JP"/>
        </w:rPr>
        <w:t>m</w:t>
      </w:r>
      <w:r w:rsidR="00920036">
        <w:rPr>
          <w:lang w:eastAsia="ja-JP"/>
        </w:rPr>
        <w:t>ples</w:t>
      </w:r>
      <w:r w:rsidR="006C65CD">
        <w:rPr>
          <w:lang w:eastAsia="ja-JP"/>
        </w:rPr>
        <w:t>--any identifiable resource of interest</w:t>
      </w:r>
      <w:r w:rsidR="00920036">
        <w:rPr>
          <w:lang w:eastAsia="ja-JP"/>
        </w:rPr>
        <w:t xml:space="preserve">. </w:t>
      </w:r>
      <w:r w:rsidRPr="00CB2F1D">
        <w:rPr>
          <w:lang w:eastAsia="ja-JP"/>
        </w:rPr>
        <w:t xml:space="preserve">DCMI definition is </w:t>
      </w:r>
      <w:r w:rsidR="00EE6EBE">
        <w:rPr>
          <w:lang w:eastAsia="ja-JP"/>
        </w:rPr>
        <w:t>"</w:t>
      </w:r>
      <w:r w:rsidRPr="00CB2F1D">
        <w:rPr>
          <w:lang w:eastAsia="ja-JP"/>
        </w:rPr>
        <w:t>Data encoded in a defined structure</w:t>
      </w:r>
      <w:r w:rsidR="00EE6EBE">
        <w:rPr>
          <w:lang w:eastAsia="ja-JP"/>
        </w:rPr>
        <w:t>"</w:t>
      </w:r>
      <w:r w:rsidRPr="00CB2F1D">
        <w:rPr>
          <w:lang w:eastAsia="ja-JP"/>
        </w:rPr>
        <w:t xml:space="preserve"> with additional comment </w:t>
      </w:r>
      <w:r w:rsidR="00EE6EBE">
        <w:rPr>
          <w:lang w:eastAsia="ja-JP"/>
        </w:rPr>
        <w:t>"</w:t>
      </w:r>
      <w:r w:rsidRPr="00CB2F1D">
        <w:rPr>
          <w:lang w:eastAsia="ja-JP"/>
        </w:rPr>
        <w:t>Examples include lists, tables, and databases. A dataset may be useful for direct machine processing.</w:t>
      </w:r>
      <w:r w:rsidR="00EE6EBE">
        <w:rPr>
          <w:lang w:eastAsia="ja-JP"/>
        </w:rPr>
        <w:t>"</w:t>
      </w:r>
      <w:r w:rsidRPr="00CB2F1D">
        <w:rPr>
          <w:lang w:eastAsia="ja-JP"/>
        </w:rPr>
        <w:t xml:space="preserve">  </w:t>
      </w:r>
      <w:r w:rsidR="00EB5E42">
        <w:rPr>
          <w:lang w:eastAsia="ja-JP"/>
        </w:rPr>
        <w:t>A digital dataset is</w:t>
      </w:r>
      <w:r w:rsidR="00EB5E42" w:rsidRPr="00CB2F1D">
        <w:rPr>
          <w:lang w:eastAsia="ja-JP"/>
        </w:rPr>
        <w:t xml:space="preserve"> a collection of data items in which individual data items are identified and accessible. </w:t>
      </w:r>
      <w:r w:rsidRPr="00CB2F1D">
        <w:rPr>
          <w:lang w:eastAsia="ja-JP"/>
        </w:rPr>
        <w:t>Metadata for the collection is a different type than metadata for individual items in the collection (dataset vs. features). Criteria for what unifies the collection are va</w:t>
      </w:r>
      <w:r w:rsidRPr="00CB2F1D">
        <w:rPr>
          <w:lang w:eastAsia="ja-JP"/>
        </w:rPr>
        <w:t>r</w:t>
      </w:r>
      <w:r w:rsidRPr="00CB2F1D">
        <w:rPr>
          <w:lang w:eastAsia="ja-JP"/>
        </w:rPr>
        <w:t xml:space="preserve">iable (topic, area, author...). </w:t>
      </w:r>
      <w:r w:rsidR="006C65CD">
        <w:rPr>
          <w:lang w:eastAsia="ja-JP"/>
        </w:rPr>
        <w:t>Data items may represent intellectual content</w:t>
      </w:r>
      <w:r w:rsidR="001A1846">
        <w:rPr>
          <w:lang w:eastAsia="ja-JP"/>
        </w:rPr>
        <w:t xml:space="preserve"> </w:t>
      </w:r>
      <w:r w:rsidR="006C65CD">
        <w:rPr>
          <w:lang w:eastAsia="ja-JP"/>
        </w:rPr>
        <w:t>--</w:t>
      </w:r>
      <w:r w:rsidR="006C65CD" w:rsidRPr="00CB2F1D">
        <w:rPr>
          <w:lang w:eastAsia="ja-JP"/>
        </w:rPr>
        <w:t xml:space="preserve"> </w:t>
      </w:r>
      <w:r w:rsidRPr="00CB2F1D">
        <w:rPr>
          <w:lang w:eastAsia="ja-JP"/>
        </w:rPr>
        <w:t xml:space="preserve">information content and </w:t>
      </w:r>
      <w:r w:rsidRPr="00CB2F1D">
        <w:rPr>
          <w:lang w:eastAsia="ja-JP"/>
        </w:rPr>
        <w:lastRenderedPageBreak/>
        <w:t>organization (data schema)</w:t>
      </w:r>
      <w:r w:rsidR="001A1846">
        <w:rPr>
          <w:lang w:eastAsia="ja-JP"/>
        </w:rPr>
        <w:t xml:space="preserve"> </w:t>
      </w:r>
      <w:r w:rsidR="006C65CD">
        <w:rPr>
          <w:lang w:eastAsia="ja-JP"/>
        </w:rPr>
        <w:t>-- or may represent particular</w:t>
      </w:r>
      <w:r w:rsidRPr="00CB2F1D">
        <w:rPr>
          <w:lang w:eastAsia="ja-JP"/>
        </w:rPr>
        <w:t xml:space="preserve"> manifestation</w:t>
      </w:r>
      <w:r w:rsidR="006C65CD">
        <w:rPr>
          <w:lang w:eastAsia="ja-JP"/>
        </w:rPr>
        <w:t>s</w:t>
      </w:r>
      <w:r w:rsidRPr="00CB2F1D">
        <w:rPr>
          <w:lang w:eastAsia="ja-JP"/>
        </w:rPr>
        <w:t xml:space="preserve"> (format</w:t>
      </w:r>
      <w:r w:rsidR="006C65CD">
        <w:rPr>
          <w:lang w:eastAsia="ja-JP"/>
        </w:rPr>
        <w:t>s</w:t>
      </w:r>
      <w:r w:rsidRPr="00CB2F1D">
        <w:rPr>
          <w:lang w:eastAsia="ja-JP"/>
        </w:rPr>
        <w:t>)</w:t>
      </w:r>
      <w:r w:rsidR="006C65CD">
        <w:rPr>
          <w:lang w:eastAsia="ja-JP"/>
        </w:rPr>
        <w:t xml:space="preserve"> of an intellectual artifact</w:t>
      </w:r>
      <w:r w:rsidRPr="00CB2F1D">
        <w:rPr>
          <w:lang w:eastAsia="ja-JP"/>
        </w:rPr>
        <w:t>.</w:t>
      </w:r>
    </w:p>
    <w:p w:rsidR="00EB14C1" w:rsidRPr="00CB2F1D" w:rsidRDefault="00EB14C1" w:rsidP="002B082E">
      <w:r w:rsidRPr="00CB2F1D">
        <w:rPr>
          <w:b/>
        </w:rPr>
        <w:t>Interoperability</w:t>
      </w:r>
      <w:r w:rsidRPr="00CB2F1D">
        <w:t xml:space="preserve">: </w:t>
      </w:r>
      <w:r w:rsidR="00EE6EBE">
        <w:t>"</w:t>
      </w:r>
      <w:r w:rsidRPr="00CB2F1D">
        <w:t>The capability to communicate, execute programs, or transfer data among various functional units in a manner that requires the user to have little or no knowledge of the unique cha</w:t>
      </w:r>
      <w:r w:rsidRPr="00CB2F1D">
        <w:t>r</w:t>
      </w:r>
      <w:r w:rsidRPr="00CB2F1D">
        <w:t>acteristics of those units.</w:t>
      </w:r>
      <w:r w:rsidR="00EE6EBE">
        <w:t>"</w:t>
      </w:r>
      <w:r w:rsidRPr="00CB2F1D">
        <w:t xml:space="preserve"> ISO/IEC 2382-01 (SC36 Secretariat, 2003)</w:t>
      </w:r>
    </w:p>
    <w:p w:rsidR="00EB14C1" w:rsidRPr="00CB2F1D" w:rsidRDefault="00EB14C1" w:rsidP="008D526D">
      <w:pPr>
        <w:rPr>
          <w:lang w:eastAsia="ja-JP"/>
        </w:rPr>
      </w:pPr>
      <w:r w:rsidRPr="00CB2F1D">
        <w:rPr>
          <w:b/>
          <w:lang w:eastAsia="ja-JP"/>
        </w:rPr>
        <w:t>Metadata element</w:t>
      </w:r>
      <w:r w:rsidRPr="00CB2F1D">
        <w:rPr>
          <w:lang w:eastAsia="ja-JP"/>
        </w:rPr>
        <w:t>: a discrete unit of metadata (ISO 19115), an attribute of a metadata entity. A metadata element contains some content specifying the value of the element; this content may be simple—a number or string, or may be another metadata entity.</w:t>
      </w:r>
    </w:p>
    <w:p w:rsidR="00EB14C1" w:rsidRPr="00CB2F1D" w:rsidRDefault="00EB14C1" w:rsidP="008D526D">
      <w:pPr>
        <w:rPr>
          <w:lang w:eastAsia="ja-JP"/>
        </w:rPr>
      </w:pPr>
      <w:r w:rsidRPr="00CB2F1D">
        <w:rPr>
          <w:b/>
          <w:lang w:eastAsia="ja-JP"/>
        </w:rPr>
        <w:t>Metadata entity</w:t>
      </w:r>
      <w:r w:rsidRPr="00CB2F1D">
        <w:rPr>
          <w:lang w:eastAsia="ja-JP"/>
        </w:rPr>
        <w:t xml:space="preserve">: a named set of metadata elements describing some aspect of a resource. </w:t>
      </w:r>
    </w:p>
    <w:p w:rsidR="00EB14C1" w:rsidRPr="00CB2F1D" w:rsidRDefault="00EB14C1" w:rsidP="008D526D">
      <w:pPr>
        <w:rPr>
          <w:lang w:eastAsia="ja-JP"/>
        </w:rPr>
      </w:pPr>
      <w:r w:rsidRPr="00CB2F1D">
        <w:rPr>
          <w:b/>
          <w:lang w:eastAsia="ja-JP"/>
        </w:rPr>
        <w:t>Metadata register</w:t>
      </w:r>
      <w:r w:rsidRPr="00CB2F1D">
        <w:rPr>
          <w:lang w:eastAsia="ja-JP"/>
        </w:rPr>
        <w:t>: an information store that contains a collection of registered metadata records, maintained by a metadata registry. (ISO 11179)</w:t>
      </w:r>
    </w:p>
    <w:p w:rsidR="00EB14C1" w:rsidRPr="00CB2F1D" w:rsidRDefault="00EB14C1" w:rsidP="008D526D">
      <w:pPr>
        <w:rPr>
          <w:lang w:eastAsia="ja-JP"/>
        </w:rPr>
      </w:pPr>
      <w:r w:rsidRPr="00CB2F1D">
        <w:rPr>
          <w:b/>
          <w:lang w:eastAsia="ja-JP"/>
        </w:rPr>
        <w:t>Metadata registry</w:t>
      </w:r>
      <w:r w:rsidRPr="00CB2F1D">
        <w:rPr>
          <w:lang w:eastAsia="ja-JP"/>
        </w:rPr>
        <w:t>: an information system for assignment of unambiguous identifiers to admini</w:t>
      </w:r>
      <w:r w:rsidRPr="00CB2F1D">
        <w:rPr>
          <w:lang w:eastAsia="ja-JP"/>
        </w:rPr>
        <w:t>s</w:t>
      </w:r>
      <w:r w:rsidRPr="00CB2F1D">
        <w:rPr>
          <w:lang w:eastAsia="ja-JP"/>
        </w:rPr>
        <w:t xml:space="preserve">tered metadata records. (ISO 11179) </w:t>
      </w:r>
    </w:p>
    <w:p w:rsidR="00EB14C1" w:rsidRPr="00CB2F1D" w:rsidRDefault="00EB14C1" w:rsidP="008D526D">
      <w:pPr>
        <w:rPr>
          <w:lang w:eastAsia="ja-JP"/>
        </w:rPr>
      </w:pPr>
      <w:r w:rsidRPr="00CB2F1D">
        <w:rPr>
          <w:b/>
          <w:lang w:eastAsia="ja-JP"/>
        </w:rPr>
        <w:t>Metadata section</w:t>
      </w:r>
      <w:r w:rsidRPr="00CB2F1D">
        <w:rPr>
          <w:lang w:eastAsia="ja-JP"/>
        </w:rPr>
        <w:t>: Part of a metadata document consisting of a collection of related metadata ent</w:t>
      </w:r>
      <w:r w:rsidRPr="00CB2F1D">
        <w:rPr>
          <w:lang w:eastAsia="ja-JP"/>
        </w:rPr>
        <w:t>i</w:t>
      </w:r>
      <w:r w:rsidRPr="00CB2F1D">
        <w:rPr>
          <w:lang w:eastAsia="ja-JP"/>
        </w:rPr>
        <w:t>ties and metadata elements (ISO 191115).</w:t>
      </w:r>
    </w:p>
    <w:p w:rsidR="00EB14C1" w:rsidRPr="00CB2F1D" w:rsidRDefault="00EB14C1" w:rsidP="008D526D">
      <w:pPr>
        <w:rPr>
          <w:lang w:eastAsia="ja-JP"/>
        </w:rPr>
      </w:pPr>
      <w:r w:rsidRPr="00CB2F1D">
        <w:rPr>
          <w:b/>
          <w:lang w:eastAsia="ja-JP"/>
        </w:rPr>
        <w:t>Metadata</w:t>
      </w:r>
      <w:r w:rsidRPr="00CB2F1D">
        <w:rPr>
          <w:lang w:eastAsia="ja-JP"/>
        </w:rPr>
        <w:t xml:space="preserve">: data about a resource in some context. Generalize from ISO 11179 definition of metadata, which constrains the scope to data about data. For USGIN purposes, metadata may describe any resource—including electronic, intellectual, and physical artifacts. Metadata </w:t>
      </w:r>
      <w:r w:rsidR="00EB5E42">
        <w:rPr>
          <w:lang w:eastAsia="ja-JP"/>
        </w:rPr>
        <w:t>specify</w:t>
      </w:r>
      <w:r w:rsidRPr="00CB2F1D">
        <w:rPr>
          <w:lang w:eastAsia="ja-JP"/>
        </w:rPr>
        <w:t xml:space="preserve"> characteristics that can be queried and presented for evaluation and further processing by both humans and sof</w:t>
      </w:r>
      <w:r w:rsidRPr="00CB2F1D">
        <w:rPr>
          <w:lang w:eastAsia="ja-JP"/>
        </w:rPr>
        <w:t>t</w:t>
      </w:r>
      <w:r w:rsidRPr="00CB2F1D">
        <w:rPr>
          <w:lang w:eastAsia="ja-JP"/>
        </w:rPr>
        <w:t>ware.</w:t>
      </w:r>
    </w:p>
    <w:p w:rsidR="00EB14C1" w:rsidRPr="00CB2F1D" w:rsidRDefault="00EB14C1" w:rsidP="008D526D">
      <w:pPr>
        <w:rPr>
          <w:lang w:eastAsia="ja-JP"/>
        </w:rPr>
      </w:pPr>
      <w:r w:rsidRPr="00CB2F1D">
        <w:rPr>
          <w:b/>
          <w:lang w:eastAsia="ja-JP"/>
        </w:rPr>
        <w:t>Profile</w:t>
      </w:r>
      <w:r w:rsidRPr="00CB2F1D">
        <w:rPr>
          <w:lang w:eastAsia="ja-JP"/>
        </w:rPr>
        <w:t>: set of one or more base standards and - where applicable - the identification of chosen clauses, classes, subsets, options and parameters of those base standards that are necessary for accomplishing a particular function [ISO 19101, ISO 19106]</w:t>
      </w:r>
    </w:p>
    <w:p w:rsidR="00EB14C1" w:rsidRPr="00CB2F1D" w:rsidRDefault="00EB14C1" w:rsidP="008D526D">
      <w:pPr>
        <w:rPr>
          <w:lang w:eastAsia="ja-JP"/>
        </w:rPr>
      </w:pPr>
      <w:r w:rsidRPr="00CB2F1D">
        <w:rPr>
          <w:b/>
          <w:lang w:eastAsia="ja-JP"/>
        </w:rPr>
        <w:t>Resource</w:t>
      </w:r>
      <w:r w:rsidRPr="00CB2F1D">
        <w:rPr>
          <w:lang w:eastAsia="ja-JP"/>
        </w:rPr>
        <w:t>: An identifiable thing that fulfills a requirement. Usage here is closer to definition used in RDF (</w:t>
      </w:r>
      <w:hyperlink r:id="rId18" w:history="1">
        <w:r w:rsidRPr="00CB2F1D">
          <w:rPr>
            <w:rStyle w:val="Hyperlink"/>
          </w:rPr>
          <w:t>www.w3.org/TR/REC-rdf-syntax</w:t>
        </w:r>
      </w:hyperlink>
      <w:r w:rsidRPr="00CB2F1D">
        <w:rPr>
          <w:rStyle w:val="HTMLCite"/>
        </w:rPr>
        <w:t xml:space="preserve">), </w:t>
      </w:r>
      <w:r w:rsidRPr="00CB2F1D">
        <w:t>generalized from ISO19115, which defines resource as an ‘asset or means</w:t>
      </w:r>
      <w:r w:rsidRPr="00CB2F1D">
        <w:rPr>
          <w:lang w:eastAsia="ja-JP"/>
        </w:rPr>
        <w:t xml:space="preserve"> that fulfills a requirement’ without defining asset or means. </w:t>
      </w:r>
      <w:r w:rsidR="00EE6EBE">
        <w:rPr>
          <w:lang w:eastAsia="ja-JP"/>
        </w:rPr>
        <w:t>"</w:t>
      </w:r>
      <w:r w:rsidRPr="00CB2F1D">
        <w:rPr>
          <w:lang w:eastAsia="ja-JP"/>
        </w:rPr>
        <w:t>An object or artifact that is described by a record in the information model of a catalogue</w:t>
      </w:r>
      <w:r w:rsidR="00EE6EBE">
        <w:rPr>
          <w:lang w:eastAsia="ja-JP"/>
        </w:rPr>
        <w:t>"</w:t>
      </w:r>
      <w:r w:rsidRPr="00CB2F1D">
        <w:rPr>
          <w:lang w:eastAsia="ja-JP"/>
        </w:rPr>
        <w:t xml:space="preserve"> (OGC 07-006r1)</w:t>
      </w:r>
    </w:p>
    <w:p w:rsidR="00EB14C1" w:rsidRPr="00CB2F1D" w:rsidRDefault="00EB14C1" w:rsidP="008D526D">
      <w:pPr>
        <w:rPr>
          <w:lang w:eastAsia="ja-JP"/>
        </w:rPr>
      </w:pPr>
      <w:r w:rsidRPr="00CB2F1D">
        <w:rPr>
          <w:b/>
          <w:lang w:eastAsia="ja-JP"/>
        </w:rPr>
        <w:t>Service metadata</w:t>
      </w:r>
      <w:r w:rsidRPr="00CB2F1D">
        <w:rPr>
          <w:lang w:eastAsia="ja-JP"/>
        </w:rPr>
        <w:t>: metadata describing the operations and information available from a server.</w:t>
      </w:r>
    </w:p>
    <w:p w:rsidR="00EB14C1" w:rsidRPr="00CB2F1D" w:rsidRDefault="00EB14C1">
      <w:r w:rsidRPr="00CB2F1D">
        <w:rPr>
          <w:b/>
        </w:rPr>
        <w:t>Source Specification</w:t>
      </w:r>
      <w:r w:rsidRPr="00CB2F1D">
        <w:t xml:space="preserve">: The specification or standard that is </w:t>
      </w:r>
      <w:r w:rsidR="001C0767">
        <w:t>the subject of a</w:t>
      </w:r>
      <w:r w:rsidR="001C0767" w:rsidRPr="00CB2F1D">
        <w:t xml:space="preserve"> </w:t>
      </w:r>
      <w:r w:rsidRPr="00CB2F1D">
        <w:t>profile.</w:t>
      </w:r>
    </w:p>
    <w:p w:rsidR="00EB14C1" w:rsidRPr="00CB2F1D" w:rsidRDefault="00EB14C1">
      <w:r w:rsidRPr="00CB2F1D">
        <w:rPr>
          <w:b/>
        </w:rPr>
        <w:t>User Community</w:t>
      </w:r>
      <w:r w:rsidRPr="00CB2F1D">
        <w:t xml:space="preserve">: A group of </w:t>
      </w:r>
      <w:r w:rsidR="001C0767">
        <w:t>agents who</w:t>
      </w:r>
      <w:r w:rsidRPr="00CB2F1D">
        <w:t xml:space="preserve"> decide to make a similar usage of </w:t>
      </w:r>
      <w:r w:rsidR="001C0767">
        <w:t>a</w:t>
      </w:r>
      <w:r w:rsidR="001C0767" w:rsidRPr="00CB2F1D">
        <w:t xml:space="preserve"> </w:t>
      </w:r>
      <w:r w:rsidRPr="00CB2F1D">
        <w:t>source specification in order to be able to interoperate.</w:t>
      </w:r>
    </w:p>
    <w:p w:rsidR="0032148F" w:rsidRDefault="0032148F">
      <w:pPr>
        <w:rPr>
          <w:lang w:eastAsia="ja-JP"/>
        </w:rPr>
      </w:pPr>
    </w:p>
    <w:p w:rsidR="000A18AD" w:rsidRPr="000A18AD" w:rsidRDefault="000A18AD">
      <w:r>
        <w:rPr>
          <w:lang w:eastAsia="ja-JP"/>
        </w:rPr>
        <w:t xml:space="preserve">Note that throughout this document, the names of </w:t>
      </w:r>
      <w:r w:rsidR="001C0767">
        <w:rPr>
          <w:lang w:eastAsia="ja-JP"/>
        </w:rPr>
        <w:t xml:space="preserve">XML </w:t>
      </w:r>
      <w:r>
        <w:rPr>
          <w:lang w:eastAsia="ja-JP"/>
        </w:rPr>
        <w:t xml:space="preserve">elements are shown in </w:t>
      </w:r>
      <w:r w:rsidR="001C0767" w:rsidRPr="000A18AD">
        <w:rPr>
          <w:rStyle w:val="ElementxPath"/>
        </w:rPr>
        <w:t>this</w:t>
      </w:r>
      <w:r w:rsidR="001C0767">
        <w:rPr>
          <w:rStyle w:val="ElementxPath"/>
        </w:rPr>
        <w:t xml:space="preserve"> </w:t>
      </w:r>
      <w:r w:rsidRPr="000A18AD">
        <w:rPr>
          <w:rStyle w:val="ElementxPath"/>
        </w:rPr>
        <w:t>typecase</w:t>
      </w:r>
      <w:r>
        <w:t xml:space="preserve">. Long X-paths have been broken with non-breaking hyphen characters. Note that hyphens are not used in any </w:t>
      </w:r>
      <w:r w:rsidR="001C0767">
        <w:t xml:space="preserve">XML </w:t>
      </w:r>
      <w:r>
        <w:t xml:space="preserve">attribute or element name, so if they appear in the text, they are strictly for better text wrapping. In Xpath expressions </w:t>
      </w:r>
      <w:r w:rsidRPr="000A18AD">
        <w:rPr>
          <w:rStyle w:val="ElementxPath"/>
        </w:rPr>
        <w:t>/../</w:t>
      </w:r>
      <w:r>
        <w:t xml:space="preserve"> indicates that some elements have been omitted from the path.</w:t>
      </w:r>
    </w:p>
    <w:p w:rsidR="009611B8" w:rsidRPr="00CB2F1D" w:rsidRDefault="009611B8" w:rsidP="009611B8">
      <w:pPr>
        <w:pStyle w:val="Heading2"/>
      </w:pPr>
      <w:bookmarkStart w:id="12" w:name="_Toc381426744"/>
      <w:bookmarkStart w:id="13" w:name="_Toc161664987"/>
      <w:r w:rsidRPr="00CB2F1D">
        <w:t>ISO Schemas Location</w:t>
      </w:r>
      <w:bookmarkEnd w:id="12"/>
    </w:p>
    <w:p w:rsidR="008857F3" w:rsidRDefault="009611B8" w:rsidP="004D25AF">
      <w:r w:rsidRPr="00CB2F1D">
        <w:t>ISO I9139 xml schemas are</w:t>
      </w:r>
      <w:r w:rsidR="008857F3">
        <w:t xml:space="preserve"> hosted by the International Organization for Standardization (ISO) at </w:t>
      </w:r>
      <w:hyperlink r:id="rId19" w:history="1">
        <w:r w:rsidR="008857F3">
          <w:rPr>
            <w:rStyle w:val="Hyperlink"/>
          </w:rPr>
          <w:t>http://standards.iso.org/ittf/PubliclyAvailable-Standards/ISO_19139_Schemas/gmd/</w:t>
        </w:r>
      </w:hyperlink>
      <w:r w:rsidR="008857F3">
        <w:t>. The ISO Tec</w:t>
      </w:r>
      <w:r w:rsidR="008857F3">
        <w:t>h</w:t>
      </w:r>
      <w:r w:rsidR="008857F3">
        <w:t xml:space="preserve">nical Committee 211 (TC211) also hosts the schemas at </w:t>
      </w:r>
      <w:hyperlink r:id="rId20" w:history="1">
        <w:r w:rsidR="008857F3" w:rsidRPr="00252338">
          <w:rPr>
            <w:rStyle w:val="Hyperlink"/>
          </w:rPr>
          <w:t>http://www.isotc211.org/2005/gmd/</w:t>
        </w:r>
      </w:hyperlink>
      <w:r w:rsidR="008857F3">
        <w:t>.  These schema</w:t>
      </w:r>
      <w:r w:rsidR="008857F3" w:rsidRPr="008857F3">
        <w:t xml:space="preserve"> </w:t>
      </w:r>
      <w:r w:rsidR="008857F3" w:rsidRPr="00CB2F1D">
        <w:t>implement ISO Technical Specification 19139:2007 (dated 2007 Apr 17), which appear</w:t>
      </w:r>
      <w:r w:rsidR="008857F3">
        <w:t>s</w:t>
      </w:r>
      <w:r w:rsidR="008857F3" w:rsidRPr="00CB2F1D">
        <w:t xml:space="preserve"> to include the changes fr</w:t>
      </w:r>
      <w:r w:rsidR="008857F3">
        <w:t>om ISO 19115:2003 Cor 1;2006(E), but do not include any of the service metadata content.</w:t>
      </w:r>
    </w:p>
    <w:p w:rsidR="009611B8" w:rsidRDefault="008857F3" w:rsidP="004D25AF">
      <w:r>
        <w:lastRenderedPageBreak/>
        <w:t xml:space="preserve">The Open Geospatial Consortium (OGC) hosts a copy of the schemas </w:t>
      </w:r>
      <w:r w:rsidR="009611B8" w:rsidRPr="00CB2F1D">
        <w:t xml:space="preserve"> in an online repository at </w:t>
      </w:r>
      <w:hyperlink r:id="rId21" w:history="1">
        <w:r w:rsidR="009611B8" w:rsidRPr="00CB2F1D">
          <w:rPr>
            <w:rStyle w:val="Hyperlink"/>
          </w:rPr>
          <w:t>http://schemas.opengis.net/iso/19139/</w:t>
        </w:r>
      </w:hyperlink>
      <w:r>
        <w:t>. In the OGC repository, t</w:t>
      </w:r>
      <w:r w:rsidR="009611B8" w:rsidRPr="00CB2F1D">
        <w:t xml:space="preserve">wo versions are posted: 20060504 and 20070417. Unfortunately, these two directories both contain schema with the same target namespace, so there is no clear way to distinguish applications that are based on one or the other. The medatadaEntity.xsd in the two directories is identical; other schema </w:t>
      </w:r>
      <w:r w:rsidR="007B6123" w:rsidRPr="00CB2F1D">
        <w:t xml:space="preserve">have </w:t>
      </w:r>
      <w:r w:rsidR="009611B8" w:rsidRPr="00CB2F1D">
        <w:t xml:space="preserve">not been </w:t>
      </w:r>
      <w:r w:rsidR="007B6123" w:rsidRPr="00CB2F1D">
        <w:t>compared (but see</w:t>
      </w:r>
      <w:r w:rsidR="00447B54">
        <w:t xml:space="preserve"> discussion paper gin2009-005 at</w:t>
      </w:r>
      <w:r w:rsidR="007B6123" w:rsidRPr="00CB2F1D">
        <w:t xml:space="preserve"> </w:t>
      </w:r>
      <w:hyperlink r:id="rId22" w:history="1">
        <w:r w:rsidR="0043465E" w:rsidRPr="00F0011C">
          <w:rPr>
            <w:rStyle w:val="Hyperlink"/>
          </w:rPr>
          <w:t>http://lab.usgin.org/node/269</w:t>
        </w:r>
      </w:hyperlink>
      <w:r w:rsidR="0043465E">
        <w:t xml:space="preserve"> </w:t>
      </w:r>
      <w:r w:rsidR="007B6123" w:rsidRPr="00CB2F1D">
        <w:t>)</w:t>
      </w:r>
      <w:r w:rsidR="009611B8" w:rsidRPr="00CB2F1D">
        <w:t>. The 20070417 directory contains schema implementing ISO Technical Specification 19139:2007 (dated 2007 Apr 17),</w:t>
      </w:r>
      <w:r>
        <w:t xml:space="preserve"> a</w:t>
      </w:r>
      <w:r>
        <w:t>p</w:t>
      </w:r>
      <w:r>
        <w:t>parently identical to that in the ISO repositories</w:t>
      </w:r>
      <w:r w:rsidR="009611B8" w:rsidRPr="00CB2F1D">
        <w:t>, but this is not declared in any included document</w:t>
      </w:r>
      <w:r w:rsidR="009611B8" w:rsidRPr="00CB2F1D">
        <w:t>a</w:t>
      </w:r>
      <w:r w:rsidR="009611B8" w:rsidRPr="00CB2F1D">
        <w:t>tion (need metadata on the metadata schema!).</w:t>
      </w:r>
      <w:r w:rsidR="00063E56">
        <w:t xml:space="preserve"> </w:t>
      </w:r>
    </w:p>
    <w:p w:rsidR="00E56E0E" w:rsidRDefault="00E56E0E" w:rsidP="004D25AF">
      <w:r>
        <w:t>The</w:t>
      </w:r>
      <w:r w:rsidRPr="00E56E0E">
        <w:t xml:space="preserve"> </w:t>
      </w:r>
      <w:r w:rsidRPr="00CB2F1D">
        <w:t xml:space="preserve">20070417 </w:t>
      </w:r>
      <w:r w:rsidRPr="00E56E0E">
        <w:t xml:space="preserve">version of the ISO 19139 schemas references GML 3.2.1. However, </w:t>
      </w:r>
      <w:r w:rsidR="00843E22" w:rsidRPr="00E56E0E">
        <w:t>there</w:t>
      </w:r>
      <w:r w:rsidR="00843E22">
        <w:t xml:space="preserve"> i</w:t>
      </w:r>
      <w:r w:rsidR="00843E22" w:rsidRPr="00E56E0E">
        <w:t xml:space="preserve">s </w:t>
      </w:r>
      <w:r w:rsidRPr="00E56E0E">
        <w:t>no me</w:t>
      </w:r>
      <w:r w:rsidRPr="00E56E0E">
        <w:t>n</w:t>
      </w:r>
      <w:r w:rsidRPr="00E56E0E">
        <w:t xml:space="preserve">tion of the SRV namespace (http://www.isotc211.org/2005/srv) in this </w:t>
      </w:r>
      <w:r w:rsidR="00AE034B">
        <w:t>schema</w:t>
      </w:r>
      <w:r w:rsidRPr="00E56E0E">
        <w:t xml:space="preserve">. The SRV namespace </w:t>
      </w:r>
      <w:r w:rsidR="00AE034B">
        <w:t>is required to</w:t>
      </w:r>
      <w:r w:rsidRPr="00E56E0E">
        <w:t xml:space="preserve"> specif</w:t>
      </w:r>
      <w:r w:rsidR="00AE034B">
        <w:t>y</w:t>
      </w:r>
      <w:r w:rsidRPr="00E56E0E">
        <w:t xml:space="preserve"> information about dynamic, online services such as WFS and WMS</w:t>
      </w:r>
      <w:r>
        <w:t>, so the 20070417 version is not useful for metadata catalogs that register services.</w:t>
      </w:r>
    </w:p>
    <w:p w:rsidR="00E56E0E" w:rsidRPr="00E56E0E" w:rsidRDefault="00E56E0E" w:rsidP="004D25AF">
      <w:r w:rsidRPr="00E56E0E">
        <w:t xml:space="preserve">In order to create metadata for both static datasets and dynamic, online services and for use with CSW, the OGC created an xml schema that merges the schema for ISO19115 (dataset metadata) and ISO19119 (service metadata) (see </w:t>
      </w:r>
      <w:r w:rsidR="00377FD3" w:rsidRPr="00E56E0E">
        <w:t>section</w:t>
      </w:r>
      <w:r w:rsidRPr="00E56E0E">
        <w:t xml:space="preserve"> D.1.5, page 105 in OGC 07-045). The way that was accomplished was by creating a schema located at </w:t>
      </w:r>
      <w:hyperlink r:id="rId23" w:history="1">
        <w:r w:rsidRPr="00004EEF">
          <w:rPr>
            <w:rStyle w:val="Hyperlink"/>
          </w:rPr>
          <w:t>http://schemas.opengis.net/csw/2.0.2/profiles/apiso/1.0.0/apiso.xsd</w:t>
        </w:r>
      </w:hyperlink>
      <w:r w:rsidRPr="00E56E0E">
        <w:t>. Th</w:t>
      </w:r>
      <w:r w:rsidR="001136DA">
        <w:t>is</w:t>
      </w:r>
      <w:r w:rsidRPr="00E56E0E">
        <w:t xml:space="preserve"> schema simpl</w:t>
      </w:r>
      <w:r w:rsidR="001136DA">
        <w:t xml:space="preserve">y </w:t>
      </w:r>
      <w:r>
        <w:t>imports ..</w:t>
      </w:r>
      <w:r w:rsidRPr="00E56E0E">
        <w:t xml:space="preserve"> iso/19139/20060504/gmd/gmd.xsd</w:t>
      </w:r>
      <w:r>
        <w:t xml:space="preserve"> and ..</w:t>
      </w:r>
      <w:r w:rsidRPr="00E56E0E">
        <w:t xml:space="preserve"> iso/19139/20060504/srv/srv.xsd</w:t>
      </w:r>
      <w:r>
        <w:t>. Thus for CSW 2.0.2 i</w:t>
      </w:r>
      <w:r>
        <w:t>m</w:t>
      </w:r>
      <w:r>
        <w:t>plementations, the 20060504 versions of the ISO19139 schema must be used.</w:t>
      </w:r>
    </w:p>
    <w:p w:rsidR="0032148F" w:rsidRPr="00CB2F1D" w:rsidRDefault="0032148F">
      <w:pPr>
        <w:pStyle w:val="Heading1"/>
        <w:rPr>
          <w:lang w:eastAsia="ja-JP"/>
        </w:rPr>
      </w:pPr>
      <w:bookmarkStart w:id="14" w:name="_Toc381426745"/>
      <w:r w:rsidRPr="00CB2F1D">
        <w:lastRenderedPageBreak/>
        <w:t>Overview of the Profile</w:t>
      </w:r>
      <w:bookmarkEnd w:id="13"/>
      <w:bookmarkEnd w:id="14"/>
    </w:p>
    <w:p w:rsidR="000E70F1" w:rsidRDefault="000E70F1" w:rsidP="000E70F1">
      <w:pPr>
        <w:pStyle w:val="Heading2"/>
        <w:tabs>
          <w:tab w:val="clear" w:pos="720"/>
        </w:tabs>
        <w:rPr>
          <w:lang w:eastAsia="ja-JP"/>
        </w:rPr>
      </w:pPr>
      <w:bookmarkStart w:id="15" w:name="_Toc381426746"/>
      <w:bookmarkStart w:id="16" w:name="_Toc161664988"/>
      <w:r>
        <w:rPr>
          <w:lang w:eastAsia="ja-JP"/>
        </w:rPr>
        <w:t>Quick Reference</w:t>
      </w:r>
      <w:bookmarkEnd w:id="15"/>
    </w:p>
    <w:p w:rsidR="000E70F1" w:rsidRDefault="000E70F1" w:rsidP="000E70F1">
      <w:pPr>
        <w:rPr>
          <w:lang w:eastAsia="ja-JP"/>
        </w:rPr>
      </w:pPr>
      <w:r>
        <w:rPr>
          <w:lang w:eastAsia="ja-JP"/>
        </w:rPr>
        <w:t>This section provides a summary of the rules for an ISO 19139 XML document to be considered a valid USGIN metadata record</w:t>
      </w:r>
    </w:p>
    <w:p w:rsidR="00D240E5" w:rsidRPr="00D240E5" w:rsidRDefault="000E70F1" w:rsidP="00D240E5">
      <w:pPr>
        <w:numPr>
          <w:ilvl w:val="0"/>
          <w:numId w:val="51"/>
        </w:numPr>
        <w:rPr>
          <w:lang w:eastAsia="ja-JP"/>
        </w:rPr>
      </w:pPr>
      <w:r>
        <w:rPr>
          <w:lang w:eastAsia="ja-JP"/>
        </w:rPr>
        <w:t>MD_Metadata/fileIdentifier</w:t>
      </w:r>
      <w:r w:rsidR="00F331E8">
        <w:rPr>
          <w:lang w:eastAsia="ja-JP"/>
        </w:rPr>
        <w:t>/gco:CharacterString</w:t>
      </w:r>
      <w:r>
        <w:rPr>
          <w:lang w:eastAsia="ja-JP"/>
        </w:rPr>
        <w:t xml:space="preserve"> must be present, and may be interpreted by client applications as a string that is unique to each particular metadata record in the scope of the catalog from which it was obtained.</w:t>
      </w:r>
      <w:r w:rsidR="00D240E5" w:rsidRPr="00D240E5">
        <w:t xml:space="preserve"> </w:t>
      </w:r>
      <w:r w:rsidR="00D240E5" w:rsidRPr="00D240E5">
        <w:rPr>
          <w:lang w:eastAsia="ja-JP"/>
        </w:rPr>
        <w:t>This is typically a UUID autogenerated by the metadata editing tool or import process</w:t>
      </w:r>
    </w:p>
    <w:p w:rsidR="00F331E8" w:rsidRDefault="00F331E8" w:rsidP="009851E6">
      <w:pPr>
        <w:numPr>
          <w:ilvl w:val="0"/>
          <w:numId w:val="51"/>
        </w:numPr>
        <w:rPr>
          <w:lang w:eastAsia="ja-JP"/>
        </w:rPr>
      </w:pPr>
      <w:r>
        <w:rPr>
          <w:lang w:eastAsia="ja-JP"/>
        </w:rPr>
        <w:t>MD_Metadata/language/gco:CharacterString will be assumed to be 'eng' (English) unless another value is specified. Any characters after the first three letters in this character string may be ignored by client applications.</w:t>
      </w:r>
    </w:p>
    <w:p w:rsidR="00EC413F" w:rsidRDefault="002A50B3" w:rsidP="009851E6">
      <w:pPr>
        <w:numPr>
          <w:ilvl w:val="0"/>
          <w:numId w:val="51"/>
        </w:numPr>
        <w:rPr>
          <w:lang w:eastAsia="ja-JP"/>
        </w:rPr>
      </w:pPr>
      <w:r>
        <w:rPr>
          <w:lang w:eastAsia="ja-JP"/>
        </w:rPr>
        <w:t>Unless otherwise specified, t</w:t>
      </w:r>
      <w:r w:rsidR="00F331E8">
        <w:rPr>
          <w:lang w:eastAsia="ja-JP"/>
        </w:rPr>
        <w:t>he character set element will be assumed to be:</w:t>
      </w:r>
    </w:p>
    <w:p w:rsidR="00EC413F" w:rsidRPr="00A8764A" w:rsidRDefault="00F331E8" w:rsidP="003D1227">
      <w:pPr>
        <w:pStyle w:val="XMLelement0"/>
        <w:rPr>
          <w:lang w:eastAsia="ja-JP"/>
        </w:rPr>
      </w:pPr>
      <w:r>
        <w:rPr>
          <w:lang w:eastAsia="ja-JP"/>
        </w:rPr>
        <w:tab/>
      </w:r>
      <w:r w:rsidR="00EC413F" w:rsidRPr="00A8764A">
        <w:rPr>
          <w:lang w:eastAsia="ja-JP"/>
        </w:rPr>
        <w:t>&lt;gmd:characterSet&gt;</w:t>
      </w:r>
    </w:p>
    <w:p w:rsidR="003D1227" w:rsidRPr="003D1227" w:rsidRDefault="00A8764A" w:rsidP="003D1227">
      <w:pPr>
        <w:pStyle w:val="XMLelement0"/>
        <w:ind w:left="144"/>
        <w:rPr>
          <w:lang w:eastAsia="ja-JP"/>
        </w:rPr>
      </w:pPr>
      <w:r>
        <w:rPr>
          <w:lang w:eastAsia="ja-JP"/>
        </w:rPr>
        <w:tab/>
      </w:r>
      <w:r>
        <w:rPr>
          <w:lang w:eastAsia="ja-JP"/>
        </w:rPr>
        <w:tab/>
        <w:t xml:space="preserve"> </w:t>
      </w:r>
      <w:r w:rsidR="00EC413F" w:rsidRPr="00A8764A">
        <w:rPr>
          <w:lang w:eastAsia="ja-JP"/>
        </w:rPr>
        <w:t xml:space="preserve">&lt;gmd:MD_CharacterSetCode </w:t>
      </w:r>
      <w:r w:rsidR="00EC413F" w:rsidRPr="00A8764A">
        <w:rPr>
          <w:color w:val="FF0000"/>
          <w:lang w:eastAsia="ja-JP"/>
        </w:rPr>
        <w:t>codeListValue</w:t>
      </w:r>
      <w:r w:rsidR="00EC413F" w:rsidRPr="00A8764A">
        <w:rPr>
          <w:lang w:eastAsia="ja-JP"/>
        </w:rPr>
        <w:t>=</w:t>
      </w:r>
      <w:r w:rsidR="00EC413F" w:rsidRPr="00A8764A">
        <w:rPr>
          <w:rStyle w:val="XMLattributeValueChar"/>
          <w:szCs w:val="22"/>
          <w:lang w:eastAsia="ja-JP"/>
        </w:rPr>
        <w:t>"utf8"</w:t>
      </w:r>
      <w:r w:rsidR="00EC413F" w:rsidRPr="00A8764A">
        <w:rPr>
          <w:lang w:eastAsia="ja-JP"/>
        </w:rPr>
        <w:t>&gt;</w:t>
      </w:r>
      <w:r>
        <w:rPr>
          <w:color w:val="auto"/>
          <w:lang w:eastAsia="ja-JP"/>
        </w:rPr>
        <w:t>UTF-</w:t>
      </w:r>
      <w:r w:rsidR="00EC413F" w:rsidRPr="00A8764A">
        <w:rPr>
          <w:color w:val="auto"/>
          <w:lang w:eastAsia="ja-JP"/>
        </w:rPr>
        <w:t>8</w:t>
      </w:r>
      <w:r w:rsidR="00EC413F" w:rsidRPr="00A8764A">
        <w:rPr>
          <w:lang w:eastAsia="ja-JP"/>
        </w:rPr>
        <w:t>&lt;/gmd:MD_CharacterSetCode&gt;</w:t>
      </w:r>
      <w:r w:rsidR="003D1227">
        <w:rPr>
          <w:lang w:eastAsia="ja-JP"/>
        </w:rPr>
        <w:t xml:space="preserve">   </w:t>
      </w:r>
      <w:r w:rsidR="00EC413F" w:rsidRPr="00A8764A">
        <w:rPr>
          <w:lang w:eastAsia="ja-JP"/>
        </w:rPr>
        <w:t>&lt;/gmd:characterSet&gt;</w:t>
      </w:r>
      <w:r w:rsidR="00EF713F">
        <w:rPr>
          <w:lang w:eastAsia="ja-JP"/>
        </w:rPr>
        <w:t xml:space="preserve"> </w:t>
      </w:r>
    </w:p>
    <w:p w:rsidR="002A50B3" w:rsidRPr="00C55311" w:rsidRDefault="003D1227" w:rsidP="00522388">
      <w:pPr>
        <w:pStyle w:val="XMLExample"/>
        <w:tabs>
          <w:tab w:val="clear" w:pos="180"/>
          <w:tab w:val="clear" w:pos="720"/>
          <w:tab w:val="left" w:pos="700"/>
        </w:tabs>
        <w:ind w:left="400" w:hanging="400"/>
        <w:rPr>
          <w:rFonts w:ascii="Arial" w:hAnsi="Arial" w:cs="Arial"/>
          <w:sz w:val="22"/>
          <w:szCs w:val="22"/>
          <w:lang w:eastAsia="ja-JP"/>
        </w:rPr>
      </w:pPr>
      <w:r>
        <w:rPr>
          <w:lang w:eastAsia="ja-JP"/>
        </w:rPr>
        <w:tab/>
      </w:r>
      <w:r w:rsidR="002A50B3" w:rsidRPr="00C55311">
        <w:rPr>
          <w:rFonts w:ascii="Arial" w:hAnsi="Arial" w:cs="Arial"/>
          <w:sz w:val="22"/>
          <w:szCs w:val="22"/>
          <w:lang w:eastAsia="ja-JP"/>
        </w:rPr>
        <w:t xml:space="preserve">Unless otherwise specified MD_Metadata/hierarchyLevel/MD_ScopeCode will be assumed to be: </w:t>
      </w:r>
    </w:p>
    <w:p w:rsidR="002A50B3" w:rsidRPr="00A8764A" w:rsidRDefault="00A8764A" w:rsidP="003D1227">
      <w:pPr>
        <w:pStyle w:val="XMLelement0"/>
      </w:pPr>
      <w:r>
        <w:rPr>
          <w:rStyle w:val="XMLExampleChar0"/>
          <w:bCs/>
        </w:rPr>
        <w:t xml:space="preserve">  </w:t>
      </w:r>
      <w:r w:rsidR="002A50B3" w:rsidRPr="00A8764A">
        <w:rPr>
          <w:rStyle w:val="XMLExampleChar0"/>
          <w:bCs/>
        </w:rPr>
        <w:t>&lt;</w:t>
      </w:r>
      <w:r w:rsidR="002A50B3" w:rsidRPr="00A8764A">
        <w:t>gmd:hierarchyLevel</w:t>
      </w:r>
      <w:r w:rsidR="002A50B3" w:rsidRPr="00A8764A">
        <w:rPr>
          <w:rStyle w:val="XMLExampleChar0"/>
          <w:bCs/>
        </w:rPr>
        <w:t>&gt;</w:t>
      </w:r>
    </w:p>
    <w:p w:rsidR="002A50B3" w:rsidRPr="00A8764A" w:rsidRDefault="00A8764A" w:rsidP="00A8764A">
      <w:pPr>
        <w:pStyle w:val="XMLExample"/>
        <w:ind w:left="400" w:hanging="400"/>
        <w:rPr>
          <w:color w:val="0000FF"/>
        </w:rPr>
      </w:pPr>
      <w:r>
        <w:t xml:space="preserve">   </w:t>
      </w:r>
      <w:r w:rsidR="002A50B3" w:rsidRPr="003D1227">
        <w:rPr>
          <w:rStyle w:val="XMLelementChar0"/>
        </w:rPr>
        <w:t>&lt;gmd:MD_ScopeCode</w:t>
      </w:r>
      <w:r w:rsidR="002A50B3" w:rsidRPr="00A8764A">
        <w:rPr>
          <w:color w:val="0000FF"/>
        </w:rPr>
        <w:t xml:space="preserve"> </w:t>
      </w:r>
      <w:r w:rsidR="002A50B3" w:rsidRPr="003D1227">
        <w:rPr>
          <w:rStyle w:val="XMLattributeChar0"/>
        </w:rPr>
        <w:t>codeList</w:t>
      </w:r>
      <w:r w:rsidR="002A50B3" w:rsidRPr="00BB785C">
        <w:rPr>
          <w:rStyle w:val="XMLExampleChar0"/>
          <w:bCs w:val="0"/>
          <w:color w:val="0000FF"/>
        </w:rPr>
        <w:t>=</w:t>
      </w:r>
      <w:r w:rsidR="002A50B3" w:rsidRPr="003D1227">
        <w:rPr>
          <w:rStyle w:val="XMLattributeValueChar"/>
        </w:rPr>
        <w:t>"http://standards.iso.org/ittf/PubliclyAvailableStandards/ ISO_19139_Schemas/resources/Codelist/gmxCodelists.xml#MD_ScopeCode"</w:t>
      </w:r>
    </w:p>
    <w:p w:rsidR="002A50B3" w:rsidRPr="001C07D4" w:rsidRDefault="002A50B3" w:rsidP="00A8764A">
      <w:pPr>
        <w:pStyle w:val="XMLExample"/>
        <w:ind w:left="400" w:hanging="400"/>
      </w:pPr>
      <w:r w:rsidRPr="001C07D4">
        <w:t xml:space="preserve">    </w:t>
      </w:r>
      <w:r w:rsidRPr="003D1227">
        <w:rPr>
          <w:rStyle w:val="XMLattributeChar0"/>
        </w:rPr>
        <w:t>codeListValue</w:t>
      </w:r>
      <w:r w:rsidRPr="00BB785C">
        <w:rPr>
          <w:rStyle w:val="XMLExampleChar0"/>
          <w:bCs w:val="0"/>
          <w:color w:val="0000FF"/>
        </w:rPr>
        <w:t>=</w:t>
      </w:r>
      <w:r w:rsidRPr="003D1227">
        <w:rPr>
          <w:rStyle w:val="XMLattributeValueChar"/>
        </w:rPr>
        <w:t>"dataset"</w:t>
      </w:r>
      <w:r w:rsidRPr="00BB785C">
        <w:rPr>
          <w:rStyle w:val="XMLExampleChar0"/>
          <w:bCs w:val="0"/>
          <w:color w:val="0000FF"/>
        </w:rPr>
        <w:t>&gt;</w:t>
      </w:r>
      <w:r w:rsidRPr="001C07D4">
        <w:t>dataset</w:t>
      </w:r>
      <w:r w:rsidRPr="003D1227">
        <w:rPr>
          <w:rStyle w:val="XMLelementChar0"/>
        </w:rPr>
        <w:t>&lt;/gmd:MD_ScopeCode&gt;</w:t>
      </w:r>
    </w:p>
    <w:p w:rsidR="002A50B3" w:rsidRDefault="00A8764A" w:rsidP="003D1227">
      <w:pPr>
        <w:pStyle w:val="XMLelement0"/>
        <w:rPr>
          <w:rStyle w:val="XMLExampleChar0"/>
          <w:bCs/>
        </w:rPr>
      </w:pPr>
      <w:r>
        <w:rPr>
          <w:rStyle w:val="XMLExampleChar0"/>
          <w:bCs/>
        </w:rPr>
        <w:t xml:space="preserve">  </w:t>
      </w:r>
      <w:r w:rsidR="002A50B3" w:rsidRPr="00A8764A">
        <w:rPr>
          <w:rStyle w:val="XMLExampleChar0"/>
          <w:bCs/>
        </w:rPr>
        <w:t>&lt;/</w:t>
      </w:r>
      <w:r w:rsidR="002A50B3" w:rsidRPr="00A8764A">
        <w:t>gmd:hierarchyLevel</w:t>
      </w:r>
      <w:r w:rsidR="002A50B3" w:rsidRPr="00A8764A">
        <w:rPr>
          <w:rStyle w:val="XMLExampleChar0"/>
          <w:bCs/>
        </w:rPr>
        <w:t>&gt;</w:t>
      </w:r>
    </w:p>
    <w:p w:rsidR="00EF713F" w:rsidRPr="00A8764A" w:rsidRDefault="00EF713F" w:rsidP="00A8764A">
      <w:pPr>
        <w:pStyle w:val="XMLExample"/>
        <w:ind w:left="400" w:hanging="400"/>
        <w:rPr>
          <w:rStyle w:val="XMLExampleChar0"/>
          <w:bCs w:val="0"/>
          <w:color w:val="0000FF"/>
        </w:rPr>
      </w:pPr>
    </w:p>
    <w:p w:rsidR="002A50B3" w:rsidRDefault="0072747F" w:rsidP="009851E6">
      <w:pPr>
        <w:ind w:left="720"/>
      </w:pPr>
      <w:r>
        <w:rPr>
          <w:lang w:eastAsia="ja-JP"/>
        </w:rPr>
        <w:t xml:space="preserve">Metadata with scope code values that are not in the set </w:t>
      </w:r>
      <w:r w:rsidRPr="001C07D4">
        <w:t>{</w:t>
      </w:r>
      <w:r w:rsidRPr="001C07D4">
        <w:rPr>
          <w:rStyle w:val="codelist"/>
        </w:rPr>
        <w:t>collectionHardware, colle</w:t>
      </w:r>
      <w:r w:rsidRPr="001C07D4">
        <w:rPr>
          <w:rStyle w:val="codelist"/>
        </w:rPr>
        <w:t>c</w:t>
      </w:r>
      <w:r w:rsidRPr="001C07D4">
        <w:rPr>
          <w:rStyle w:val="codelist"/>
        </w:rPr>
        <w:t>tionSession, dataset, series, nonGeographicDataset, dimensionGroup, fieldSession, software, service, model, tile</w:t>
      </w:r>
      <w:r w:rsidRPr="001C07D4">
        <w:t>}</w:t>
      </w:r>
      <w:r>
        <w:t xml:space="preserve"> will be considered out of scope and may be ignored by a harvesting catalog.</w:t>
      </w:r>
    </w:p>
    <w:p w:rsidR="0072747F" w:rsidRDefault="0072747F" w:rsidP="009851E6">
      <w:pPr>
        <w:numPr>
          <w:ilvl w:val="0"/>
          <w:numId w:val="51"/>
        </w:numPr>
        <w:rPr>
          <w:lang w:eastAsia="ja-JP"/>
        </w:rPr>
      </w:pPr>
      <w:r>
        <w:rPr>
          <w:lang w:eastAsia="ja-JP"/>
        </w:rPr>
        <w:t>MD_Metadata/hierarchyLevel</w:t>
      </w:r>
      <w:r w:rsidR="00E54293">
        <w:t>N</w:t>
      </w:r>
      <w:r>
        <w:t xml:space="preserve">ame/gco:CharacterString is </w:t>
      </w:r>
      <w:r w:rsidRPr="00CB2F1D">
        <w:t xml:space="preserve">mandatory to identify the USGIN resource type from </w:t>
      </w:r>
      <w:r w:rsidRPr="00CB2F1D">
        <w:fldChar w:fldCharType="begin"/>
      </w:r>
      <w:r w:rsidRPr="00CB2F1D">
        <w:instrText xml:space="preserve"> REF _Ref243546304 \h  \* MERGEFORMAT </w:instrText>
      </w:r>
      <w:r w:rsidRPr="00CB2F1D">
        <w:fldChar w:fldCharType="separate"/>
      </w:r>
      <w:r w:rsidRPr="00CB2F1D">
        <w:t xml:space="preserve">Table </w:t>
      </w:r>
      <w:r>
        <w:rPr>
          <w:noProof/>
        </w:rPr>
        <w:t>1</w:t>
      </w:r>
      <w:r w:rsidRPr="00CB2F1D">
        <w:fldChar w:fldCharType="end"/>
      </w:r>
      <w:r w:rsidRPr="00CB2F1D">
        <w:t xml:space="preserve"> (above). Default </w:t>
      </w:r>
      <w:r>
        <w:t>value</w:t>
      </w:r>
      <w:r w:rsidRPr="00CB2F1D">
        <w:t xml:space="preserve"> is </w:t>
      </w:r>
      <w:r>
        <w:t>"</w:t>
      </w:r>
      <w:r w:rsidRPr="00CB2F1D">
        <w:t>Dataset</w:t>
      </w:r>
      <w:r>
        <w:t>".</w:t>
      </w:r>
      <w:r w:rsidRPr="00CB2F1D">
        <w:t xml:space="preserve"> Encode hierarchy by inclu</w:t>
      </w:r>
      <w:r w:rsidRPr="00CB2F1D">
        <w:t>d</w:t>
      </w:r>
      <w:r w:rsidRPr="00CB2F1D">
        <w:t xml:space="preserve">ing </w:t>
      </w:r>
      <w:r w:rsidRPr="00CB2F1D">
        <w:rPr>
          <w:rStyle w:val="ElementxPath"/>
        </w:rPr>
        <w:t>hierarchyLevelName</w:t>
      </w:r>
      <w:r w:rsidRPr="00CB2F1D">
        <w:t xml:space="preserve"> elements for all broader resource categories. E.g. default should also include a </w:t>
      </w:r>
      <w:r w:rsidRPr="00CB2F1D">
        <w:rPr>
          <w:rStyle w:val="ElementxPath"/>
        </w:rPr>
        <w:t>hierarchyLevelName</w:t>
      </w:r>
      <w:r w:rsidRPr="00CB2F1D">
        <w:t>=</w:t>
      </w:r>
      <w:r>
        <w:t>"</w:t>
      </w:r>
      <w:r w:rsidRPr="00CB2F1D">
        <w:t>Collection</w:t>
      </w:r>
      <w:r>
        <w:t>"</w:t>
      </w:r>
      <w:r w:rsidRPr="00CB2F1D">
        <w:t xml:space="preserve">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67"/>
        <w:gridCol w:w="2610"/>
      </w:tblGrid>
      <w:tr w:rsidR="005915FB" w:rsidRPr="00FF4644" w:rsidTr="009851E6">
        <w:trPr>
          <w:cantSplit/>
          <w:tblHeader/>
          <w:jc w:val="center"/>
        </w:trPr>
        <w:tc>
          <w:tcPr>
            <w:tcW w:w="3467" w:type="dxa"/>
          </w:tcPr>
          <w:p w:rsidR="005915FB" w:rsidRPr="00FF4644" w:rsidRDefault="007A3D7D" w:rsidP="00F92DDF">
            <w:pPr>
              <w:pStyle w:val="Tableheading"/>
              <w:keepNext/>
            </w:pPr>
            <w:r>
              <w:t>USGIN Hierarchy level name</w:t>
            </w:r>
          </w:p>
        </w:tc>
        <w:tc>
          <w:tcPr>
            <w:tcW w:w="2610" w:type="dxa"/>
          </w:tcPr>
          <w:p w:rsidR="005915FB" w:rsidRPr="00FF4644" w:rsidRDefault="005915FB" w:rsidP="00F92DDF">
            <w:pPr>
              <w:pStyle w:val="Tableheading"/>
              <w:keepNext/>
            </w:pPr>
            <w:r w:rsidRPr="00FF4644">
              <w:t>Broader Resource Type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Collection</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Dataset</w:t>
            </w:r>
          </w:p>
        </w:tc>
        <w:tc>
          <w:tcPr>
            <w:tcW w:w="2610" w:type="dxa"/>
          </w:tcPr>
          <w:p w:rsidR="005915FB" w:rsidRPr="00CB2F1D" w:rsidRDefault="005915FB" w:rsidP="00F92DDF">
            <w:pPr>
              <w:pStyle w:val="Tableentry"/>
            </w:pPr>
            <w:r w:rsidRPr="00CB2F1D">
              <w:t>Collection</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Catalog</w:t>
            </w:r>
          </w:p>
        </w:tc>
        <w:tc>
          <w:tcPr>
            <w:tcW w:w="2610" w:type="dxa"/>
          </w:tcPr>
          <w:p w:rsidR="005915FB" w:rsidRPr="00CB2F1D" w:rsidRDefault="005915FB" w:rsidP="00F92DDF">
            <w:pPr>
              <w:pStyle w:val="Tableentry"/>
            </w:pPr>
            <w:r w:rsidRPr="00CB2F1D">
              <w:t>Dataset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Physical artifact collection</w:t>
            </w:r>
          </w:p>
        </w:tc>
        <w:tc>
          <w:tcPr>
            <w:tcW w:w="2610" w:type="dxa"/>
          </w:tcPr>
          <w:p w:rsidR="005915FB" w:rsidRPr="00CB2F1D" w:rsidRDefault="005915FB" w:rsidP="00F92DDF">
            <w:pPr>
              <w:pStyle w:val="Tableentry"/>
            </w:pPr>
            <w:r w:rsidRPr="00CB2F1D">
              <w:t>Collection</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Document</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Image</w:t>
            </w:r>
          </w:p>
        </w:tc>
        <w:tc>
          <w:tcPr>
            <w:tcW w:w="2610" w:type="dxa"/>
          </w:tcPr>
          <w:p w:rsidR="005915FB" w:rsidRPr="00CB2F1D" w:rsidRDefault="005915FB" w:rsidP="00F92DDF">
            <w:pPr>
              <w:pStyle w:val="Tableentry"/>
            </w:pPr>
            <w:r w:rsidRPr="00CB2F1D">
              <w:t>Document</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StillImage</w:t>
            </w:r>
          </w:p>
        </w:tc>
        <w:tc>
          <w:tcPr>
            <w:tcW w:w="2610" w:type="dxa"/>
          </w:tcPr>
          <w:p w:rsidR="005915FB" w:rsidRPr="00CB2F1D" w:rsidRDefault="005915FB" w:rsidP="00F92DDF">
            <w:pPr>
              <w:pStyle w:val="Tableentry"/>
            </w:pPr>
            <w:r w:rsidRPr="00CB2F1D">
              <w:t>Image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Human-generated image</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Photograph</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Remote sensing Earth image</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lastRenderedPageBreak/>
              <w:t>Map</w:t>
            </w:r>
          </w:p>
        </w:tc>
        <w:tc>
          <w:tcPr>
            <w:tcW w:w="2610" w:type="dxa"/>
          </w:tcPr>
          <w:p w:rsidR="005915FB" w:rsidRPr="00CB2F1D" w:rsidRDefault="005915FB" w:rsidP="00F92DDF">
            <w:pPr>
              <w:pStyle w:val="Tableentry"/>
            </w:pPr>
            <w:r w:rsidRPr="00CB2F1D">
              <w:t>Human-generated i</w:t>
            </w:r>
            <w:r w:rsidRPr="00CB2F1D">
              <w:t>m</w:t>
            </w:r>
            <w:r w:rsidRPr="00CB2F1D">
              <w:t>age</w:t>
            </w:r>
            <w:r>
              <w:t xml:space="preserve"> | StillImage </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MovingImage</w:t>
            </w:r>
          </w:p>
        </w:tc>
        <w:tc>
          <w:tcPr>
            <w:tcW w:w="2610" w:type="dxa"/>
          </w:tcPr>
          <w:p w:rsidR="005915FB" w:rsidRPr="00CB2F1D" w:rsidRDefault="005915FB" w:rsidP="00F92DDF">
            <w:pPr>
              <w:pStyle w:val="Tableentry"/>
            </w:pPr>
            <w:r w:rsidRPr="00CB2F1D">
              <w:t>Image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Sound</w:t>
            </w:r>
          </w:p>
        </w:tc>
        <w:tc>
          <w:tcPr>
            <w:tcW w:w="2610" w:type="dxa"/>
          </w:tcPr>
          <w:p w:rsidR="005915FB" w:rsidRPr="00CB2F1D" w:rsidRDefault="005915FB" w:rsidP="00F92DDF">
            <w:pPr>
              <w:pStyle w:val="Tableentry"/>
            </w:pPr>
            <w:r w:rsidRPr="00CB2F1D">
              <w:t>Document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Text</w:t>
            </w:r>
          </w:p>
        </w:tc>
        <w:tc>
          <w:tcPr>
            <w:tcW w:w="2610" w:type="dxa"/>
          </w:tcPr>
          <w:p w:rsidR="005915FB" w:rsidRPr="00CB2F1D" w:rsidRDefault="005915FB" w:rsidP="00F92DDF">
            <w:pPr>
              <w:pStyle w:val="Tableentry"/>
            </w:pPr>
            <w:r w:rsidRPr="00CB2F1D">
              <w:t>Document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Hypertext document</w:t>
            </w:r>
          </w:p>
        </w:tc>
        <w:tc>
          <w:tcPr>
            <w:tcW w:w="2610" w:type="dxa"/>
          </w:tcPr>
          <w:p w:rsidR="005915FB" w:rsidRPr="00CB2F1D" w:rsidRDefault="005915FB" w:rsidP="00F92DDF">
            <w:pPr>
              <w:pStyle w:val="Tableentry"/>
            </w:pPr>
            <w:r w:rsidRPr="00CB2F1D">
              <w:t>Text</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Model</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Physical artifact</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Service</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Software</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Stand-Alone</w:t>
            </w:r>
            <w:r w:rsidRPr="00CB2F1D">
              <w:softHyphen/>
              <w:t>Application</w:t>
            </w:r>
          </w:p>
        </w:tc>
        <w:tc>
          <w:tcPr>
            <w:tcW w:w="2610" w:type="dxa"/>
          </w:tcPr>
          <w:p w:rsidR="005915FB" w:rsidRPr="00CB2F1D" w:rsidRDefault="005915FB" w:rsidP="00F92DDF">
            <w:pPr>
              <w:pStyle w:val="Tableentry"/>
            </w:pPr>
            <w:r w:rsidRPr="00CB2F1D">
              <w:t>Software</w:t>
            </w:r>
          </w:p>
        </w:tc>
      </w:tr>
      <w:tr w:rsidR="005915FB" w:rsidRPr="00CB2F1D" w:rsidTr="009851E6">
        <w:trPr>
          <w:cantSplit/>
          <w:tblHeader/>
          <w:jc w:val="center"/>
        </w:trPr>
        <w:tc>
          <w:tcPr>
            <w:tcW w:w="3467" w:type="dxa"/>
          </w:tcPr>
          <w:p w:rsidR="005915FB" w:rsidRPr="00CB2F1D" w:rsidRDefault="007A3D7D" w:rsidP="00F92DDF">
            <w:pPr>
              <w:pStyle w:val="Tableentry"/>
            </w:pPr>
            <w:r>
              <w:t>WebApplication</w:t>
            </w:r>
          </w:p>
        </w:tc>
        <w:tc>
          <w:tcPr>
            <w:tcW w:w="2610" w:type="dxa"/>
          </w:tcPr>
          <w:p w:rsidR="005915FB" w:rsidRPr="00CB2F1D" w:rsidRDefault="005915FB" w:rsidP="00F92DDF">
            <w:pPr>
              <w:pStyle w:val="Tableentry"/>
            </w:pPr>
            <w:r w:rsidRPr="00CB2F1D">
              <w:t>Software</w:t>
            </w:r>
          </w:p>
        </w:tc>
      </w:tr>
    </w:tbl>
    <w:p w:rsidR="005915FB" w:rsidRDefault="00E54293" w:rsidP="009851E6">
      <w:pPr>
        <w:numPr>
          <w:ilvl w:val="0"/>
          <w:numId w:val="51"/>
        </w:numPr>
        <w:rPr>
          <w:lang w:eastAsia="ja-JP"/>
        </w:rPr>
      </w:pPr>
      <w:r w:rsidRPr="00E54293">
        <w:rPr>
          <w:lang w:eastAsia="ja-JP"/>
        </w:rPr>
        <w:t xml:space="preserve">USGIN requires at least one </w:t>
      </w:r>
      <w:r>
        <w:rPr>
          <w:lang w:eastAsia="ja-JP"/>
        </w:rPr>
        <w:t>MD_Metadata/contact/</w:t>
      </w:r>
      <w:r w:rsidRPr="00E54293">
        <w:rPr>
          <w:lang w:eastAsia="ja-JP"/>
        </w:rPr>
        <w:t>CI_ResponsibleParty with role.CI_RoleCode@codeListValue = "originator" (CI_RoleCode element value = "originator") that identifies the original source of the metadata record.</w:t>
      </w:r>
      <w:r>
        <w:rPr>
          <w:lang w:eastAsia="ja-JP"/>
        </w:rPr>
        <w:t xml:space="preserve">  The CI_ResponsibleParty element must </w:t>
      </w:r>
      <w:r w:rsidR="007E2D3E" w:rsidRPr="007E2D3E">
        <w:rPr>
          <w:lang w:eastAsia="ja-JP"/>
        </w:rPr>
        <w:t>include a contact e-mail address (electronicMailAddress) or telephone number (</w:t>
      </w:r>
      <w:r w:rsidR="00964CAA">
        <w:rPr>
          <w:lang w:eastAsia="ja-JP"/>
        </w:rPr>
        <w:t>voiceTelephone</w:t>
      </w:r>
      <w:r w:rsidR="007E2D3E" w:rsidRPr="007E2D3E">
        <w:rPr>
          <w:lang w:eastAsia="ja-JP"/>
        </w:rPr>
        <w:t>)</w:t>
      </w:r>
      <w:r w:rsidR="007E2D3E">
        <w:rPr>
          <w:lang w:eastAsia="ja-JP"/>
        </w:rPr>
        <w:t>, and one of individ</w:t>
      </w:r>
      <w:r w:rsidR="007E2D3E" w:rsidRPr="007E2D3E">
        <w:rPr>
          <w:lang w:eastAsia="ja-JP"/>
        </w:rPr>
        <w:t>ualName</w:t>
      </w:r>
      <w:r w:rsidR="007E2D3E">
        <w:rPr>
          <w:lang w:eastAsia="ja-JP"/>
        </w:rPr>
        <w:t xml:space="preserve">, </w:t>
      </w:r>
      <w:r w:rsidR="007E2D3E" w:rsidRPr="007E2D3E">
        <w:rPr>
          <w:lang w:eastAsia="ja-JP"/>
        </w:rPr>
        <w:t>organisationName</w:t>
      </w:r>
      <w:r w:rsidR="007E2D3E">
        <w:rPr>
          <w:lang w:eastAsia="ja-JP"/>
        </w:rPr>
        <w:t>, or positionName must be present</w:t>
      </w:r>
      <w:r w:rsidR="007E2D3E" w:rsidRPr="007E2D3E">
        <w:rPr>
          <w:lang w:eastAsia="ja-JP"/>
        </w:rPr>
        <w:t>.</w:t>
      </w:r>
    </w:p>
    <w:p w:rsidR="007E2D3E" w:rsidRDefault="007E2D3E" w:rsidP="009851E6">
      <w:pPr>
        <w:numPr>
          <w:ilvl w:val="0"/>
          <w:numId w:val="51"/>
        </w:numPr>
        <w:rPr>
          <w:lang w:eastAsia="ja-JP"/>
        </w:rPr>
      </w:pPr>
      <w:r w:rsidRPr="007E2D3E">
        <w:rPr>
          <w:lang w:eastAsia="ja-JP"/>
        </w:rPr>
        <w:t xml:space="preserve">USGIN profile requires </w:t>
      </w:r>
      <w:r>
        <w:rPr>
          <w:lang w:eastAsia="ja-JP"/>
        </w:rPr>
        <w:t>a MD_Metadata/</w:t>
      </w:r>
      <w:r w:rsidRPr="007E2D3E">
        <w:rPr>
          <w:lang w:eastAsia="ja-JP"/>
        </w:rPr>
        <w:t>dateStamp/gco:DateTime (Note this contrasts with INSPIRE mandate to use dateStamp/gco:Date)</w:t>
      </w:r>
      <w:r>
        <w:rPr>
          <w:lang w:eastAsia="ja-JP"/>
        </w:rPr>
        <w:t xml:space="preserve"> that specifies the</w:t>
      </w:r>
      <w:r w:rsidRPr="007E2D3E">
        <w:rPr>
          <w:lang w:eastAsia="ja-JP"/>
        </w:rPr>
        <w:t xml:space="preserve"> date and time when the metadata record was created or </w:t>
      </w:r>
      <w:r>
        <w:rPr>
          <w:lang w:eastAsia="ja-JP"/>
        </w:rPr>
        <w:t xml:space="preserve">last </w:t>
      </w:r>
      <w:r w:rsidRPr="007E2D3E">
        <w:rPr>
          <w:lang w:eastAsia="ja-JP"/>
        </w:rPr>
        <w:t>up</w:t>
      </w:r>
      <w:r>
        <w:rPr>
          <w:lang w:eastAsia="ja-JP"/>
        </w:rPr>
        <w:t>dat</w:t>
      </w:r>
      <w:r w:rsidRPr="007E2D3E">
        <w:rPr>
          <w:lang w:eastAsia="ja-JP"/>
        </w:rPr>
        <w:t>ed.</w:t>
      </w:r>
    </w:p>
    <w:p w:rsidR="00516A3D" w:rsidRDefault="00516A3D" w:rsidP="009851E6">
      <w:pPr>
        <w:numPr>
          <w:ilvl w:val="0"/>
          <w:numId w:val="51"/>
        </w:numPr>
        <w:rPr>
          <w:lang w:eastAsia="ja-JP"/>
        </w:rPr>
      </w:pPr>
      <w:r>
        <w:t>MD_Metadata/metadataStandardName/gco:CharacterString must be the string "</w:t>
      </w:r>
      <w:r w:rsidRPr="00CB2F1D">
        <w:t>ISO-USGIN</w:t>
      </w:r>
      <w:r>
        <w:t>" to identify a metadata record as conforming to this profile.</w:t>
      </w:r>
    </w:p>
    <w:p w:rsidR="00516A3D" w:rsidRPr="00CB2F1D" w:rsidRDefault="00516A3D" w:rsidP="00516A3D">
      <w:pPr>
        <w:pStyle w:val="Tableentry"/>
        <w:numPr>
          <w:ilvl w:val="0"/>
          <w:numId w:val="51"/>
        </w:numPr>
      </w:pPr>
      <w:r>
        <w:t>MD_Metadata/metadataStandardVersion/gco:CharacterString must be the string</w:t>
      </w:r>
      <w:r w:rsidRPr="00CB2F1D">
        <w:t xml:space="preserve"> </w:t>
      </w:r>
      <w:r>
        <w:t>"</w:t>
      </w:r>
      <w:r w:rsidRPr="00CB2F1D">
        <w:t>1.</w:t>
      </w:r>
      <w:r>
        <w:t>2" to identify a metadata record as conforming to this profile.</w:t>
      </w:r>
    </w:p>
    <w:p w:rsidR="00927FE2" w:rsidRDefault="00927FE2" w:rsidP="009851E6">
      <w:pPr>
        <w:numPr>
          <w:ilvl w:val="0"/>
          <w:numId w:val="51"/>
        </w:numPr>
        <w:rPr>
          <w:lang w:eastAsia="ja-JP"/>
        </w:rPr>
      </w:pPr>
      <w:r>
        <w:rPr>
          <w:lang w:eastAsia="ja-JP"/>
        </w:rPr>
        <w:t>MD_Metadata/identificationInfo/</w:t>
      </w:r>
      <w:r w:rsidRPr="009851E6">
        <w:rPr>
          <w:i/>
          <w:lang w:eastAsia="ja-JP"/>
        </w:rPr>
        <w:t>MD_Identification</w:t>
      </w:r>
      <w:r>
        <w:rPr>
          <w:lang w:eastAsia="ja-JP"/>
        </w:rPr>
        <w:t>/citation/</w:t>
      </w:r>
      <w:r w:rsidRPr="00927FE2">
        <w:rPr>
          <w:lang w:eastAsia="ja-JP"/>
        </w:rPr>
        <w:t>CI_Citation/title</w:t>
      </w:r>
      <w:r>
        <w:rPr>
          <w:lang w:eastAsia="ja-JP"/>
        </w:rPr>
        <w:t xml:space="preserve"> is mandatory. A meaningful title that is unique within the scope of the catalog should be provided for each r</w:t>
      </w:r>
      <w:r>
        <w:rPr>
          <w:lang w:eastAsia="ja-JP"/>
        </w:rPr>
        <w:t>e</w:t>
      </w:r>
      <w:r>
        <w:rPr>
          <w:lang w:eastAsia="ja-JP"/>
        </w:rPr>
        <w:t>source that is described by a metadata record. This may be in a MD_DataIdentification or SV_ServiceIdentification element.</w:t>
      </w:r>
    </w:p>
    <w:p w:rsidR="00826C8B" w:rsidRDefault="00826C8B" w:rsidP="002B2879">
      <w:pPr>
        <w:numPr>
          <w:ilvl w:val="0"/>
          <w:numId w:val="51"/>
        </w:numPr>
        <w:rPr>
          <w:lang w:eastAsia="ja-JP"/>
        </w:rPr>
      </w:pPr>
      <w:r>
        <w:rPr>
          <w:lang w:eastAsia="ja-JP"/>
        </w:rPr>
        <w:t>MD_Metadata/identificationInfo/</w:t>
      </w:r>
      <w:r w:rsidRPr="00E93634">
        <w:rPr>
          <w:i/>
          <w:lang w:eastAsia="ja-JP"/>
        </w:rPr>
        <w:t>MD_Identification</w:t>
      </w:r>
      <w:r>
        <w:rPr>
          <w:lang w:eastAsia="ja-JP"/>
        </w:rPr>
        <w:t>/citation/</w:t>
      </w:r>
      <w:r w:rsidRPr="00927FE2">
        <w:rPr>
          <w:lang w:eastAsia="ja-JP"/>
        </w:rPr>
        <w:t>CI_Citation/</w:t>
      </w:r>
      <w:r>
        <w:rPr>
          <w:lang w:eastAsia="ja-JP"/>
        </w:rPr>
        <w:t xml:space="preserve">date is mandatory, and must be specified as an xml DataTime data type: </w:t>
      </w:r>
      <w:r w:rsidRPr="009851E6">
        <w:rPr>
          <w:rStyle w:val="CodelistValue"/>
        </w:rPr>
        <w:t>YYYY-MM-DDThh:mm:ss</w:t>
      </w:r>
      <w:r w:rsidR="002B2879">
        <w:rPr>
          <w:rStyle w:val="CodelistValue"/>
        </w:rPr>
        <w:t>Z</w:t>
      </w:r>
      <w:r w:rsidR="002B2879">
        <w:t xml:space="preserve">. </w:t>
      </w:r>
      <w:r w:rsidR="002B2879" w:rsidRPr="002B2879">
        <w:t>Some validators require time zone as well; recommend GMT indicated by 'Z'</w:t>
      </w:r>
      <w:r w:rsidR="002B2879">
        <w:t>, other time zones are indicated by "+" or "-" integer offset from GMT, e.g. "+7" for US MST.</w:t>
      </w:r>
    </w:p>
    <w:p w:rsidR="00826C8B" w:rsidRDefault="00826C8B" w:rsidP="009851E6">
      <w:pPr>
        <w:numPr>
          <w:ilvl w:val="0"/>
          <w:numId w:val="51"/>
        </w:numPr>
        <w:rPr>
          <w:lang w:eastAsia="ja-JP"/>
        </w:rPr>
      </w:pPr>
      <w:r>
        <w:rPr>
          <w:lang w:eastAsia="ja-JP"/>
        </w:rPr>
        <w:t>MD_Metadata/identificationInfo/</w:t>
      </w:r>
      <w:r w:rsidR="00E139D7" w:rsidRPr="009851E6">
        <w:rPr>
          <w:i/>
        </w:rPr>
        <w:t>MD_Identification</w:t>
      </w:r>
      <w:r>
        <w:rPr>
          <w:lang w:eastAsia="ja-JP"/>
        </w:rPr>
        <w:t>/citation/</w:t>
      </w:r>
      <w:r w:rsidRPr="00927FE2">
        <w:rPr>
          <w:lang w:eastAsia="ja-JP"/>
        </w:rPr>
        <w:t>CI_Citation/</w:t>
      </w:r>
      <w:r w:rsidRPr="00826C8B">
        <w:rPr>
          <w:lang w:eastAsia="ja-JP"/>
        </w:rPr>
        <w:t>responsi</w:t>
      </w:r>
      <w:r>
        <w:rPr>
          <w:lang w:eastAsia="ja-JP"/>
        </w:rPr>
        <w:t>bleParty is mandatory</w:t>
      </w:r>
      <w:r w:rsidRPr="00E32F04">
        <w:rPr>
          <w:lang w:eastAsia="ja-JP"/>
        </w:rPr>
        <w:t xml:space="preserve"> </w:t>
      </w:r>
      <w:r w:rsidRPr="00E54293">
        <w:rPr>
          <w:lang w:eastAsia="ja-JP"/>
        </w:rPr>
        <w:t>with role</w:t>
      </w:r>
      <w:r w:rsidR="0022241D">
        <w:rPr>
          <w:lang w:eastAsia="ja-JP"/>
        </w:rPr>
        <w:t xml:space="preserve"> </w:t>
      </w:r>
      <w:r w:rsidRPr="00E54293">
        <w:rPr>
          <w:lang w:eastAsia="ja-JP"/>
        </w:rPr>
        <w:t xml:space="preserve">CI_RoleCode@codeListValue </w:t>
      </w:r>
      <w:r>
        <w:rPr>
          <w:lang w:eastAsia="ja-JP"/>
        </w:rPr>
        <w:t xml:space="preserve">one of </w:t>
      </w:r>
      <w:r w:rsidRPr="00075BE9">
        <w:t>{originator, principalInvestigator, processor, author}</w:t>
      </w:r>
      <w:r>
        <w:t xml:space="preserve">. This element identifies the agent responsible for the intellectual content of the described resource. </w:t>
      </w:r>
      <w:r>
        <w:rPr>
          <w:lang w:eastAsia="ja-JP"/>
        </w:rPr>
        <w:t xml:space="preserve">The CI_ResponsibleParty element must </w:t>
      </w:r>
      <w:r w:rsidRPr="007E2D3E">
        <w:rPr>
          <w:lang w:eastAsia="ja-JP"/>
        </w:rPr>
        <w:t>include a contact e-mail address (electronicMailAddress) or telephone number (</w:t>
      </w:r>
      <w:r w:rsidR="00964CAA">
        <w:rPr>
          <w:lang w:eastAsia="ja-JP"/>
        </w:rPr>
        <w:t>voiceTelephone</w:t>
      </w:r>
      <w:r w:rsidRPr="007E2D3E">
        <w:rPr>
          <w:lang w:eastAsia="ja-JP"/>
        </w:rPr>
        <w:t>)</w:t>
      </w:r>
      <w:r>
        <w:rPr>
          <w:lang w:eastAsia="ja-JP"/>
        </w:rPr>
        <w:t>, and one of indivi</w:t>
      </w:r>
      <w:r>
        <w:rPr>
          <w:lang w:eastAsia="ja-JP"/>
        </w:rPr>
        <w:t>d</w:t>
      </w:r>
      <w:r w:rsidRPr="007E2D3E">
        <w:rPr>
          <w:lang w:eastAsia="ja-JP"/>
        </w:rPr>
        <w:t>ualName</w:t>
      </w:r>
      <w:r>
        <w:rPr>
          <w:lang w:eastAsia="ja-JP"/>
        </w:rPr>
        <w:t xml:space="preserve">, </w:t>
      </w:r>
      <w:r w:rsidRPr="007E2D3E">
        <w:rPr>
          <w:lang w:eastAsia="ja-JP"/>
        </w:rPr>
        <w:t>organisationName</w:t>
      </w:r>
      <w:r>
        <w:rPr>
          <w:lang w:eastAsia="ja-JP"/>
        </w:rPr>
        <w:t>, or positionName must be present</w:t>
      </w:r>
      <w:r w:rsidRPr="007E2D3E">
        <w:rPr>
          <w:lang w:eastAsia="ja-JP"/>
        </w:rPr>
        <w:t>.</w:t>
      </w:r>
    </w:p>
    <w:p w:rsidR="004E0506" w:rsidRDefault="004E0506" w:rsidP="009851E6">
      <w:pPr>
        <w:numPr>
          <w:ilvl w:val="0"/>
          <w:numId w:val="51"/>
        </w:numPr>
        <w:rPr>
          <w:lang w:eastAsia="ja-JP"/>
        </w:rPr>
      </w:pPr>
      <w:r w:rsidRPr="004E0506">
        <w:rPr>
          <w:lang w:eastAsia="ja-JP"/>
        </w:rPr>
        <w:t>identificationInfo/</w:t>
      </w:r>
      <w:r w:rsidRPr="009851E6">
        <w:rPr>
          <w:i/>
          <w:lang w:eastAsia="ja-JP"/>
        </w:rPr>
        <w:t>MD</w:t>
      </w:r>
      <w:r w:rsidR="003538F0" w:rsidRPr="009851E6">
        <w:rPr>
          <w:i/>
          <w:lang w:eastAsia="ja-JP"/>
        </w:rPr>
        <w:t>_</w:t>
      </w:r>
      <w:r w:rsidRPr="009851E6">
        <w:rPr>
          <w:i/>
          <w:lang w:eastAsia="ja-JP"/>
        </w:rPr>
        <w:t>Identification</w:t>
      </w:r>
      <w:r w:rsidRPr="004E0506">
        <w:rPr>
          <w:lang w:eastAsia="ja-JP"/>
        </w:rPr>
        <w:t>/abstract</w:t>
      </w:r>
      <w:r>
        <w:rPr>
          <w:lang w:eastAsia="ja-JP"/>
        </w:rPr>
        <w:t xml:space="preserve"> is mandatory, but nilable. Should include a d</w:t>
      </w:r>
      <w:r>
        <w:rPr>
          <w:lang w:eastAsia="ja-JP"/>
        </w:rPr>
        <w:t>e</w:t>
      </w:r>
      <w:r>
        <w:rPr>
          <w:lang w:eastAsia="ja-JP"/>
        </w:rPr>
        <w:t>scription of resource content and any other information that will help users evaluate and use the resource.</w:t>
      </w:r>
    </w:p>
    <w:p w:rsidR="003538F0" w:rsidRDefault="003538F0" w:rsidP="003538F0">
      <w:pPr>
        <w:numPr>
          <w:ilvl w:val="0"/>
          <w:numId w:val="51"/>
        </w:numPr>
        <w:rPr>
          <w:lang w:eastAsia="ja-JP"/>
        </w:rPr>
      </w:pPr>
      <w:r w:rsidRPr="0018146B">
        <w:rPr>
          <w:rStyle w:val="ElementxPath"/>
        </w:rPr>
        <w:t>identificationInfo</w:t>
      </w:r>
      <w:r>
        <w:rPr>
          <w:rStyle w:val="ElementxPath"/>
        </w:rPr>
        <w:t>/</w:t>
      </w:r>
      <w:r w:rsidRPr="009851E6">
        <w:rPr>
          <w:rStyle w:val="ElementxPath"/>
          <w:i/>
        </w:rPr>
        <w:t>MD_Identification</w:t>
      </w:r>
      <w:r>
        <w:rPr>
          <w:rStyle w:val="ElementxPath"/>
        </w:rPr>
        <w:t>/-extent/EX_Extent/-geographicElement/-EX_Geographic</w:t>
      </w:r>
      <w:r>
        <w:rPr>
          <w:rStyle w:val="ElementxPath"/>
        </w:rPr>
        <w:softHyphen/>
        <w:t>BoundingBox</w:t>
      </w:r>
      <w:r>
        <w:t xml:space="preserve"> is mandatory if the resource has a geographic footprint. Geographic extent must be represented by bounding box in WGS 84 decimal degrees. Non-geographic resources are given a location keyword 'non-geographic'.</w:t>
      </w:r>
    </w:p>
    <w:p w:rsidR="003538F0" w:rsidRDefault="003538F0" w:rsidP="009851E6">
      <w:pPr>
        <w:pStyle w:val="Heading3"/>
      </w:pPr>
      <w:bookmarkStart w:id="17" w:name="_Toc381426747"/>
      <w:r>
        <w:lastRenderedPageBreak/>
        <w:t>Non-service resources</w:t>
      </w:r>
      <w:bookmarkEnd w:id="17"/>
    </w:p>
    <w:p w:rsidR="003538F0" w:rsidRPr="009851E6" w:rsidRDefault="003538F0" w:rsidP="009851E6">
      <w:r>
        <w:t xml:space="preserve">Any resource that is not a service is described by a metadata record with a </w:t>
      </w:r>
      <w:r w:rsidRPr="009851E6">
        <w:rPr>
          <w:rStyle w:val="ElementxPath"/>
        </w:rPr>
        <w:t>MD_DataIdentification</w:t>
      </w:r>
      <w:r>
        <w:t xml:space="preserve"> as the concrete implementation of the abstract </w:t>
      </w:r>
      <w:r w:rsidRPr="009851E6">
        <w:rPr>
          <w:rStyle w:val="ElementxPath"/>
          <w:i/>
        </w:rPr>
        <w:t>MD_Identification</w:t>
      </w:r>
      <w:r>
        <w:t xml:space="preserve"> element.</w:t>
      </w:r>
    </w:p>
    <w:p w:rsidR="0022241D" w:rsidRDefault="0022241D" w:rsidP="009851E6">
      <w:pPr>
        <w:numPr>
          <w:ilvl w:val="0"/>
          <w:numId w:val="54"/>
        </w:numPr>
        <w:rPr>
          <w:lang w:eastAsia="ja-JP"/>
        </w:rPr>
      </w:pPr>
      <w:r>
        <w:rPr>
          <w:lang w:eastAsia="ja-JP"/>
        </w:rPr>
        <w:t>If the metadata describes a physical resource, identificationInfo/</w:t>
      </w:r>
      <w:r w:rsidRPr="0022241D">
        <w:rPr>
          <w:lang w:eastAsia="ja-JP"/>
        </w:rPr>
        <w:t>MD_DataIdentification/-pointOfContact</w:t>
      </w:r>
      <w:r>
        <w:rPr>
          <w:lang w:eastAsia="ja-JP"/>
        </w:rPr>
        <w:t xml:space="preserve">/CI_ResponsibleParty must provide contact information for the agent who is the resource steward. </w:t>
      </w:r>
      <w:r w:rsidRPr="0022241D">
        <w:rPr>
          <w:lang w:eastAsia="ja-JP"/>
        </w:rPr>
        <w:t xml:space="preserve">Count of (individualName + organisationName + positionName) </w:t>
      </w:r>
      <w:r>
        <w:rPr>
          <w:lang w:eastAsia="ja-JP"/>
        </w:rPr>
        <w:t>must be &gt; 0. The CI_ResponsibleParty/role/</w:t>
      </w:r>
      <w:r w:rsidRPr="0022241D">
        <w:rPr>
          <w:lang w:eastAsia="ja-JP"/>
        </w:rPr>
        <w:t>CI_RoleCode is from CI_RoleCode codelist. ISO role codes for physical resource point of contact are {cu</w:t>
      </w:r>
      <w:r>
        <w:rPr>
          <w:lang w:eastAsia="ja-JP"/>
        </w:rPr>
        <w:t>stodian, owner, pointOfContact}.</w:t>
      </w:r>
    </w:p>
    <w:p w:rsidR="003538F0" w:rsidRDefault="003538F0" w:rsidP="009851E6">
      <w:pPr>
        <w:numPr>
          <w:ilvl w:val="0"/>
          <w:numId w:val="54"/>
        </w:numPr>
        <w:rPr>
          <w:lang w:eastAsia="ja-JP"/>
        </w:rPr>
      </w:pPr>
      <w:r>
        <w:rPr>
          <w:lang w:eastAsia="ja-JP"/>
        </w:rPr>
        <w:t>MD_Metadata/distributionInfo/MD_Distribution/distributor/MD_Distributor/distributorContact/</w:t>
      </w:r>
      <w:r>
        <w:rPr>
          <w:lang w:eastAsia="ja-JP"/>
        </w:rPr>
        <w:softHyphen/>
      </w:r>
      <w:r w:rsidRPr="00E32F04">
        <w:rPr>
          <w:lang w:eastAsia="ja-JP"/>
        </w:rPr>
        <w:t>CI_Res</w:t>
      </w:r>
      <w:r>
        <w:rPr>
          <w:lang w:eastAsia="ja-JP"/>
        </w:rPr>
        <w:softHyphen/>
      </w:r>
      <w:r w:rsidRPr="00E32F04">
        <w:rPr>
          <w:lang w:eastAsia="ja-JP"/>
        </w:rPr>
        <w:t>ponsibleParty</w:t>
      </w:r>
      <w:r>
        <w:rPr>
          <w:lang w:eastAsia="ja-JP"/>
        </w:rPr>
        <w:t xml:space="preserve"> is mandatory</w:t>
      </w:r>
      <w:r w:rsidRPr="00E32F04">
        <w:rPr>
          <w:lang w:eastAsia="ja-JP"/>
        </w:rPr>
        <w:t xml:space="preserve"> </w:t>
      </w:r>
      <w:r w:rsidRPr="00E54293">
        <w:rPr>
          <w:lang w:eastAsia="ja-JP"/>
        </w:rPr>
        <w:t>with role.CI_RoleCode@codeListValue = "</w:t>
      </w:r>
      <w:r>
        <w:rPr>
          <w:lang w:eastAsia="ja-JP"/>
        </w:rPr>
        <w:t>pointOfCo</w:t>
      </w:r>
      <w:r>
        <w:rPr>
          <w:lang w:eastAsia="ja-JP"/>
        </w:rPr>
        <w:t>n</w:t>
      </w:r>
      <w:r>
        <w:rPr>
          <w:lang w:eastAsia="ja-JP"/>
        </w:rPr>
        <w:t>tact</w:t>
      </w:r>
      <w:r w:rsidRPr="00E54293">
        <w:rPr>
          <w:lang w:eastAsia="ja-JP"/>
        </w:rPr>
        <w:t>" (CI_RoleCode element value = "</w:t>
      </w:r>
      <w:r>
        <w:rPr>
          <w:lang w:eastAsia="ja-JP"/>
        </w:rPr>
        <w:t>pointOfContact</w:t>
      </w:r>
      <w:r w:rsidRPr="00E54293">
        <w:rPr>
          <w:lang w:eastAsia="ja-JP"/>
        </w:rPr>
        <w:t xml:space="preserve">") that </w:t>
      </w:r>
      <w:r>
        <w:rPr>
          <w:lang w:eastAsia="ja-JP"/>
        </w:rPr>
        <w:t>provides a contact point to report problems with accessing the resource through distributions associated with the distributor</w:t>
      </w:r>
      <w:r w:rsidRPr="00E54293">
        <w:rPr>
          <w:lang w:eastAsia="ja-JP"/>
        </w:rPr>
        <w:t>.</w:t>
      </w:r>
      <w:r>
        <w:rPr>
          <w:lang w:eastAsia="ja-JP"/>
        </w:rPr>
        <w:t xml:space="preserve">  The CI_ResponsibleParty element must </w:t>
      </w:r>
      <w:r w:rsidRPr="007E2D3E">
        <w:rPr>
          <w:lang w:eastAsia="ja-JP"/>
        </w:rPr>
        <w:t>include a contact e-mail address (electronicMailA</w:t>
      </w:r>
      <w:r w:rsidRPr="007E2D3E">
        <w:rPr>
          <w:lang w:eastAsia="ja-JP"/>
        </w:rPr>
        <w:t>d</w:t>
      </w:r>
      <w:r w:rsidRPr="007E2D3E">
        <w:rPr>
          <w:lang w:eastAsia="ja-JP"/>
        </w:rPr>
        <w:t>dress) or telephone number (</w:t>
      </w:r>
      <w:r>
        <w:rPr>
          <w:lang w:eastAsia="ja-JP"/>
        </w:rPr>
        <w:t>voiceTelephone</w:t>
      </w:r>
      <w:r w:rsidRPr="007E2D3E">
        <w:rPr>
          <w:lang w:eastAsia="ja-JP"/>
        </w:rPr>
        <w:t>)</w:t>
      </w:r>
      <w:r>
        <w:rPr>
          <w:lang w:eastAsia="ja-JP"/>
        </w:rPr>
        <w:t>, and one of individ</w:t>
      </w:r>
      <w:r w:rsidRPr="007E2D3E">
        <w:rPr>
          <w:lang w:eastAsia="ja-JP"/>
        </w:rPr>
        <w:t>ualName</w:t>
      </w:r>
      <w:r>
        <w:rPr>
          <w:lang w:eastAsia="ja-JP"/>
        </w:rPr>
        <w:t xml:space="preserve">, </w:t>
      </w:r>
      <w:r w:rsidRPr="007E2D3E">
        <w:rPr>
          <w:lang w:eastAsia="ja-JP"/>
        </w:rPr>
        <w:t>organisatio</w:t>
      </w:r>
      <w:r w:rsidRPr="007E2D3E">
        <w:rPr>
          <w:lang w:eastAsia="ja-JP"/>
        </w:rPr>
        <w:t>n</w:t>
      </w:r>
      <w:r w:rsidRPr="007E2D3E">
        <w:rPr>
          <w:lang w:eastAsia="ja-JP"/>
        </w:rPr>
        <w:t>Name</w:t>
      </w:r>
      <w:r>
        <w:rPr>
          <w:lang w:eastAsia="ja-JP"/>
        </w:rPr>
        <w:t>, or positionName must be present</w:t>
      </w:r>
      <w:r w:rsidRPr="007E2D3E">
        <w:rPr>
          <w:lang w:eastAsia="ja-JP"/>
        </w:rPr>
        <w:t>.</w:t>
      </w:r>
    </w:p>
    <w:p w:rsidR="003538F0" w:rsidRDefault="003538F0" w:rsidP="009851E6">
      <w:pPr>
        <w:numPr>
          <w:ilvl w:val="0"/>
          <w:numId w:val="54"/>
        </w:numPr>
        <w:rPr>
          <w:lang w:eastAsia="ja-JP"/>
        </w:rPr>
      </w:pPr>
      <w:r>
        <w:rPr>
          <w:lang w:eastAsia="ja-JP"/>
        </w:rPr>
        <w:t>MD_Metadata/distributionInfo/MD_Distribution/distributor/MD_Distributor/distributionOrderProcess/</w:t>
      </w:r>
      <w:r w:rsidRPr="00E32F04">
        <w:rPr>
          <w:lang w:eastAsia="ja-JP"/>
        </w:rPr>
        <w:t>MD_StandardOrderProcess</w:t>
      </w:r>
      <w:r>
        <w:rPr>
          <w:lang w:eastAsia="ja-JP"/>
        </w:rPr>
        <w:t xml:space="preserve"> is mandatory </w:t>
      </w:r>
      <w:r w:rsidRPr="00A94745">
        <w:rPr>
          <w:u w:val="single"/>
          <w:lang w:eastAsia="ja-JP"/>
        </w:rPr>
        <w:t>if</w:t>
      </w:r>
      <w:r>
        <w:rPr>
          <w:lang w:eastAsia="ja-JP"/>
        </w:rPr>
        <w:t xml:space="preserve"> the described resource is not available online. This should be a free text explanation of how to access the described resource.</w:t>
      </w:r>
    </w:p>
    <w:p w:rsidR="003538F0" w:rsidRDefault="003538F0" w:rsidP="009851E6">
      <w:pPr>
        <w:numPr>
          <w:ilvl w:val="0"/>
          <w:numId w:val="54"/>
        </w:numPr>
        <w:rPr>
          <w:lang w:eastAsia="ja-JP"/>
        </w:rPr>
      </w:pPr>
      <w:r>
        <w:rPr>
          <w:lang w:eastAsia="ja-JP"/>
        </w:rPr>
        <w:t>MD_Metadata/distributionInfo/MD_Distribution/distributor/MD_Distributor/</w:t>
      </w:r>
      <w:r w:rsidRPr="0089267E">
        <w:rPr>
          <w:lang w:eastAsia="ja-JP"/>
        </w:rPr>
        <w:t>distributorTransferOpti</w:t>
      </w:r>
      <w:r>
        <w:rPr>
          <w:lang w:eastAsia="ja-JP"/>
        </w:rPr>
        <w:t>ons/-MD_DigitalTransferOptions/online/</w:t>
      </w:r>
      <w:r w:rsidRPr="0089267E">
        <w:rPr>
          <w:lang w:eastAsia="ja-JP"/>
        </w:rPr>
        <w:t>CI_OnlineResource/linkage</w:t>
      </w:r>
      <w:r>
        <w:rPr>
          <w:lang w:eastAsia="ja-JP"/>
        </w:rPr>
        <w:t xml:space="preserve">/URL is mandatory </w:t>
      </w:r>
      <w:r w:rsidRPr="00A94745">
        <w:rPr>
          <w:u w:val="single"/>
          <w:lang w:eastAsia="ja-JP"/>
        </w:rPr>
        <w:t>if</w:t>
      </w:r>
      <w:r>
        <w:rPr>
          <w:lang w:eastAsia="ja-JP"/>
        </w:rPr>
        <w:t xml:space="preserve"> the described resource is available online.  Note that if online access is through a service, additional CI_OnlineResource properties may be required to provide sufficient information to allow software agents to use the metadata to connect to the service.</w:t>
      </w:r>
    </w:p>
    <w:p w:rsidR="00D26676" w:rsidRDefault="00D26676" w:rsidP="009851E6">
      <w:pPr>
        <w:pStyle w:val="Heading3"/>
        <w:rPr>
          <w:lang w:eastAsia="ja-JP"/>
        </w:rPr>
      </w:pPr>
      <w:bookmarkStart w:id="18" w:name="_Toc381426748"/>
      <w:r>
        <w:rPr>
          <w:lang w:eastAsia="ja-JP"/>
        </w:rPr>
        <w:t xml:space="preserve">Service </w:t>
      </w:r>
      <w:r w:rsidR="007D5B78">
        <w:rPr>
          <w:lang w:eastAsia="ja-JP"/>
        </w:rPr>
        <w:t>Resources</w:t>
      </w:r>
      <w:bookmarkEnd w:id="18"/>
    </w:p>
    <w:p w:rsidR="00D26676" w:rsidRDefault="00D26676" w:rsidP="009851E6">
      <w:pPr>
        <w:ind w:left="360"/>
        <w:rPr>
          <w:lang w:eastAsia="ja-JP"/>
        </w:rPr>
      </w:pPr>
      <w:r>
        <w:rPr>
          <w:lang w:eastAsia="ja-JP"/>
        </w:rPr>
        <w:t>Service metadata records in the USGIN profile are intended to describe a particular service i</w:t>
      </w:r>
      <w:r>
        <w:rPr>
          <w:lang w:eastAsia="ja-JP"/>
        </w:rPr>
        <w:t>n</w:t>
      </w:r>
      <w:r>
        <w:rPr>
          <w:lang w:eastAsia="ja-JP"/>
        </w:rPr>
        <w:t>stance from the point of view of a service implementation and enpoint. Each dataset exposed by the service should be described by a separate metadata record with MD_HierarachyLevel = 'D</w:t>
      </w:r>
      <w:r>
        <w:rPr>
          <w:lang w:eastAsia="ja-JP"/>
        </w:rPr>
        <w:t>a</w:t>
      </w:r>
      <w:r>
        <w:rPr>
          <w:lang w:eastAsia="ja-JP"/>
        </w:rPr>
        <w:t xml:space="preserve">taset'. </w:t>
      </w:r>
    </w:p>
    <w:p w:rsidR="00D240E5" w:rsidRDefault="00207414" w:rsidP="009851E6">
      <w:pPr>
        <w:numPr>
          <w:ilvl w:val="0"/>
          <w:numId w:val="53"/>
        </w:numPr>
        <w:rPr>
          <w:lang w:eastAsia="ja-JP"/>
        </w:rPr>
      </w:pPr>
      <w:r>
        <w:rPr>
          <w:lang w:eastAsia="ja-JP"/>
        </w:rPr>
        <w:t>T</w:t>
      </w:r>
      <w:r w:rsidRPr="00D240E5">
        <w:rPr>
          <w:lang w:eastAsia="ja-JP"/>
        </w:rPr>
        <w:t xml:space="preserve">he srv:ServiceType </w:t>
      </w:r>
      <w:r>
        <w:rPr>
          <w:lang w:eastAsia="ja-JP"/>
        </w:rPr>
        <w:t>element value must be populated from a string in the USGIN</w:t>
      </w:r>
      <w:r w:rsidR="00D240E5" w:rsidRPr="00D240E5">
        <w:rPr>
          <w:lang w:eastAsia="ja-JP"/>
        </w:rPr>
        <w:t xml:space="preserve"> Servic</w:t>
      </w:r>
      <w:r w:rsidR="00D240E5" w:rsidRPr="00D240E5">
        <w:rPr>
          <w:lang w:eastAsia="ja-JP"/>
        </w:rPr>
        <w:t>e</w:t>
      </w:r>
      <w:r w:rsidR="00D240E5" w:rsidRPr="00D240E5">
        <w:rPr>
          <w:lang w:eastAsia="ja-JP"/>
        </w:rPr>
        <w:t>Type codelist (Table 11)</w:t>
      </w:r>
      <w:r>
        <w:rPr>
          <w:lang w:eastAsia="ja-JP"/>
        </w:rPr>
        <w:t>.</w:t>
      </w:r>
    </w:p>
    <w:p w:rsidR="00A21BB1" w:rsidRDefault="00A21BB1" w:rsidP="009851E6">
      <w:pPr>
        <w:numPr>
          <w:ilvl w:val="0"/>
          <w:numId w:val="53"/>
        </w:numPr>
        <w:rPr>
          <w:rStyle w:val="TableentryChar"/>
          <w:lang w:eastAsia="ja-JP"/>
        </w:rPr>
      </w:pPr>
      <w:r>
        <w:rPr>
          <w:lang w:eastAsia="ja-JP"/>
        </w:rPr>
        <w:t xml:space="preserve">Service status is required. </w:t>
      </w:r>
      <w:r>
        <w:t xml:space="preserve">Value is from </w:t>
      </w:r>
      <w:r w:rsidRPr="00B53769">
        <w:t>MD_ProgressCode</w:t>
      </w:r>
      <w:r>
        <w:t xml:space="preserve"> codelist. ISO Code names appl</w:t>
      </w:r>
      <w:r>
        <w:t>i</w:t>
      </w:r>
      <w:r>
        <w:t>cable to services include {</w:t>
      </w:r>
      <w:r w:rsidRPr="007713B2">
        <w:rPr>
          <w:rStyle w:val="codelist"/>
        </w:rPr>
        <w:t>completed, obsolete, onGoing, planned, required, u</w:t>
      </w:r>
      <w:r w:rsidRPr="007713B2">
        <w:rPr>
          <w:rStyle w:val="codelist"/>
        </w:rPr>
        <w:t>n</w:t>
      </w:r>
      <w:r w:rsidRPr="007713B2">
        <w:rPr>
          <w:rStyle w:val="codelist"/>
        </w:rPr>
        <w:t>derDevelopment</w:t>
      </w:r>
      <w:r w:rsidRPr="00AA3A30">
        <w:rPr>
          <w:rStyle w:val="TableentryChar"/>
        </w:rPr>
        <w:t>}.</w:t>
      </w:r>
    </w:p>
    <w:p w:rsidR="00347F9C" w:rsidRDefault="00F4474A" w:rsidP="009851E6">
      <w:pPr>
        <w:numPr>
          <w:ilvl w:val="0"/>
          <w:numId w:val="53"/>
        </w:numPr>
        <w:rPr>
          <w:rStyle w:val="TableentryChar"/>
          <w:lang w:eastAsia="ja-JP"/>
        </w:rPr>
      </w:pPr>
      <w:r>
        <w:rPr>
          <w:rStyle w:val="TableentryChar"/>
        </w:rPr>
        <w:t>Service metadata records must provide a coupling type attribute specifying 'tight', 'mixed', or 'loose' coupling with particular data.</w:t>
      </w:r>
    </w:p>
    <w:p w:rsidR="00347F9C" w:rsidRDefault="00F4474A" w:rsidP="009851E6">
      <w:pPr>
        <w:numPr>
          <w:ilvl w:val="0"/>
          <w:numId w:val="53"/>
        </w:numPr>
        <w:rPr>
          <w:rStyle w:val="TableentryChar"/>
          <w:lang w:eastAsia="ja-JP"/>
        </w:rPr>
      </w:pPr>
      <w:r>
        <w:rPr>
          <w:rStyle w:val="TableentryChar"/>
        </w:rPr>
        <w:t xml:space="preserve">If coupling type is 'tight' or 'mixed' a at least one </w:t>
      </w:r>
      <w:r w:rsidRPr="009851E6">
        <w:rPr>
          <w:rStyle w:val="ElementxPath"/>
        </w:rPr>
        <w:t>coupled</w:t>
      </w:r>
      <w:r w:rsidR="00347F9C" w:rsidRPr="009851E6">
        <w:rPr>
          <w:rStyle w:val="ElementxPath"/>
        </w:rPr>
        <w:softHyphen/>
      </w:r>
      <w:r w:rsidRPr="009851E6">
        <w:rPr>
          <w:rStyle w:val="ElementxPath"/>
        </w:rPr>
        <w:t>Resource</w:t>
      </w:r>
      <w:r>
        <w:rPr>
          <w:rStyle w:val="TableentryChar"/>
        </w:rPr>
        <w:t xml:space="preserve"> element is mandatory.</w:t>
      </w:r>
    </w:p>
    <w:p w:rsidR="00F4474A" w:rsidRDefault="00347F9C" w:rsidP="009851E6">
      <w:pPr>
        <w:numPr>
          <w:ilvl w:val="0"/>
          <w:numId w:val="53"/>
        </w:numPr>
        <w:rPr>
          <w:lang w:eastAsia="ja-JP"/>
        </w:rPr>
      </w:pPr>
      <w:r>
        <w:rPr>
          <w:rStyle w:val="TableentryChar"/>
        </w:rPr>
        <w:t>At least one service</w:t>
      </w:r>
      <w:r w:rsidR="00EE3269">
        <w:rPr>
          <w:rStyle w:val="TableentryChar"/>
        </w:rPr>
        <w:t xml:space="preserve"> operation MUST be described </w:t>
      </w:r>
      <w:r>
        <w:rPr>
          <w:rStyle w:val="TableentryChar"/>
        </w:rPr>
        <w:t xml:space="preserve">with the </w:t>
      </w:r>
      <w:r w:rsidRPr="009851E6">
        <w:rPr>
          <w:rStyle w:val="ElementxPath"/>
        </w:rPr>
        <w:t>operationDescription/</w:t>
      </w:r>
      <w:r w:rsidR="001D5F27">
        <w:rPr>
          <w:rStyle w:val="ElementxPath"/>
        </w:rPr>
        <w:softHyphen/>
      </w:r>
      <w:r w:rsidRPr="009851E6">
        <w:rPr>
          <w:rStyle w:val="ElementxPath"/>
        </w:rPr>
        <w:t>Character</w:t>
      </w:r>
      <w:r w:rsidR="001D5F27">
        <w:rPr>
          <w:rStyle w:val="ElementxPath"/>
        </w:rPr>
        <w:softHyphen/>
      </w:r>
      <w:r w:rsidRPr="009851E6">
        <w:rPr>
          <w:rStyle w:val="ElementxPath"/>
        </w:rPr>
        <w:t>String</w:t>
      </w:r>
      <w:r>
        <w:rPr>
          <w:rStyle w:val="TableentryChar"/>
        </w:rPr>
        <w:t xml:space="preserve"> = 'serviceDescription'. The </w:t>
      </w:r>
      <w:r w:rsidR="00EE3269" w:rsidRPr="00ED177D">
        <w:rPr>
          <w:rStyle w:val="ElementxPath"/>
        </w:rPr>
        <w:t>identificationInfo/SV_ServiceIden</w:t>
      </w:r>
      <w:r>
        <w:rPr>
          <w:rStyle w:val="ElementxPath"/>
        </w:rPr>
        <w:softHyphen/>
      </w:r>
      <w:r w:rsidR="00EE3269" w:rsidRPr="00ED177D">
        <w:rPr>
          <w:rStyle w:val="ElementxPath"/>
        </w:rPr>
        <w:t>tification/</w:t>
      </w:r>
      <w:r>
        <w:rPr>
          <w:rStyle w:val="ElementxPath"/>
        </w:rPr>
        <w:softHyphen/>
      </w:r>
      <w:r w:rsidR="00EE3269">
        <w:rPr>
          <w:rStyle w:val="ElementxPath"/>
        </w:rPr>
        <w:t>contains</w:t>
      </w:r>
      <w:r>
        <w:rPr>
          <w:rStyle w:val="ElementxPath"/>
        </w:rPr>
        <w:softHyphen/>
      </w:r>
      <w:r w:rsidR="00EE3269">
        <w:rPr>
          <w:rStyle w:val="ElementxPath"/>
        </w:rPr>
        <w:t>Operations/</w:t>
      </w:r>
      <w:r>
        <w:rPr>
          <w:rStyle w:val="ElementxPath"/>
        </w:rPr>
        <w:softHyphen/>
      </w:r>
      <w:r>
        <w:rPr>
          <w:rStyle w:val="ElementxPath"/>
        </w:rPr>
        <w:softHyphen/>
      </w:r>
      <w:r w:rsidR="00EE3269">
        <w:rPr>
          <w:rStyle w:val="ElementxPath"/>
        </w:rPr>
        <w:t>SV_OperationMetadata/</w:t>
      </w:r>
      <w:r>
        <w:rPr>
          <w:rStyle w:val="ElementxPath"/>
        </w:rPr>
        <w:softHyphen/>
      </w:r>
      <w:r w:rsidR="00EE3269">
        <w:rPr>
          <w:rStyle w:val="ElementxPath"/>
        </w:rPr>
        <w:t>connectpoint</w:t>
      </w:r>
      <w:r>
        <w:t xml:space="preserve"> link for this operation MUST retrieve the se</w:t>
      </w:r>
      <w:r>
        <w:t>r</w:t>
      </w:r>
      <w:r>
        <w:t xml:space="preserve">vice-specific self description document (e.g. WSDL, GetCapabilities, WADL). </w:t>
      </w:r>
      <w:r w:rsidR="007C0FFA">
        <w:t xml:space="preserve">The </w:t>
      </w:r>
      <w:r w:rsidR="007C0FFA" w:rsidRPr="008D6F13">
        <w:rPr>
          <w:rStyle w:val="ElementxPath"/>
        </w:rPr>
        <w:t>CI_OnlineResource</w:t>
      </w:r>
      <w:r w:rsidR="007C0FFA">
        <w:t xml:space="preserve"> in this connectPoint elment must have </w:t>
      </w:r>
      <w:r w:rsidR="007C0FFA" w:rsidRPr="008D6F13">
        <w:rPr>
          <w:rStyle w:val="ElementxPath"/>
        </w:rPr>
        <w:t>CI_OnlineResource/name</w:t>
      </w:r>
      <w:r w:rsidR="007C0FFA">
        <w:t xml:space="preserve"> = "se</w:t>
      </w:r>
      <w:r w:rsidR="007C0FFA">
        <w:t>r</w:t>
      </w:r>
      <w:r w:rsidR="007C0FFA">
        <w:t xml:space="preserve">viceDescription" (from the table in section </w:t>
      </w:r>
      <w:r w:rsidR="007C0FFA">
        <w:fldChar w:fldCharType="begin"/>
      </w:r>
      <w:r w:rsidR="007C0FFA">
        <w:instrText xml:space="preserve"> REF _Ref252881497 \r \h </w:instrText>
      </w:r>
      <w:r w:rsidR="007C0FFA">
        <w:fldChar w:fldCharType="separate"/>
      </w:r>
      <w:r w:rsidR="007C0FFA">
        <w:t>7.2</w:t>
      </w:r>
      <w:r w:rsidR="007C0FFA">
        <w:fldChar w:fldCharType="end"/>
      </w:r>
      <w:r w:rsidR="007C0FFA">
        <w:t xml:space="preserve"> </w:t>
      </w:r>
      <w:r w:rsidR="007C0FFA">
        <w:fldChar w:fldCharType="begin"/>
      </w:r>
      <w:r w:rsidR="007C0FFA">
        <w:instrText xml:space="preserve"> REF _Ref252881497 \h </w:instrText>
      </w:r>
      <w:r w:rsidR="007C0FFA">
        <w:fldChar w:fldCharType="separate"/>
      </w:r>
      <w:r w:rsidR="007C0FFA">
        <w:rPr>
          <w:rStyle w:val="LineNumber"/>
        </w:rPr>
        <w:t>Linkage name conventions</w:t>
      </w:r>
      <w:r w:rsidR="007C0FFA">
        <w:fldChar w:fldCharType="end"/>
      </w:r>
      <w:r w:rsidR="007C0FFA">
        <w:t>).</w:t>
      </w:r>
    </w:p>
    <w:p w:rsidR="00E139D7" w:rsidRPr="00CB2F1D" w:rsidRDefault="00E139D7" w:rsidP="00CE2853">
      <w:pPr>
        <w:pStyle w:val="Heading2"/>
      </w:pPr>
      <w:bookmarkStart w:id="19" w:name="_Toc381426749"/>
      <w:r w:rsidRPr="00CB2F1D">
        <w:lastRenderedPageBreak/>
        <w:t xml:space="preserve">USGIN specification constraints </w:t>
      </w:r>
      <w:r>
        <w:t>and recommendations</w:t>
      </w:r>
      <w:bookmarkEnd w:id="19"/>
    </w:p>
    <w:p w:rsidR="00E139D7" w:rsidRDefault="00840785" w:rsidP="009851E6">
      <w:pPr>
        <w:keepNext/>
      </w:pPr>
      <w:r>
        <w:t>Recommended practices</w:t>
      </w:r>
    </w:p>
    <w:p w:rsidR="00E139D7" w:rsidRDefault="00E139D7" w:rsidP="00E139D7">
      <w:pPr>
        <w:numPr>
          <w:ilvl w:val="0"/>
          <w:numId w:val="48"/>
        </w:numPr>
      </w:pPr>
      <w:r>
        <w:t>DatasetURI if there is one. Nilable if not available.</w:t>
      </w:r>
    </w:p>
    <w:p w:rsidR="00A21BB1" w:rsidRDefault="00A21BB1" w:rsidP="00E139D7">
      <w:pPr>
        <w:numPr>
          <w:ilvl w:val="0"/>
          <w:numId w:val="48"/>
        </w:numPr>
      </w:pPr>
      <w:r>
        <w:t>All resources should have a point of contact responsible party thaqt specifies the agent cu</w:t>
      </w:r>
      <w:r>
        <w:t>r</w:t>
      </w:r>
      <w:r>
        <w:t>rently responsible for curation and maintenance of the resource.</w:t>
      </w:r>
    </w:p>
    <w:p w:rsidR="00E139D7" w:rsidRDefault="00E139D7" w:rsidP="00E139D7">
      <w:pPr>
        <w:numPr>
          <w:ilvl w:val="0"/>
          <w:numId w:val="48"/>
        </w:numPr>
      </w:pPr>
      <w:r>
        <w:t>Allow multiple distributor-format-transfer option combinations for a single resource. This is critical information for enabling automated access to resources based on the metadata co</w:t>
      </w:r>
      <w:r>
        <w:t>n</w:t>
      </w:r>
      <w:r>
        <w:t>tent. The ISO metadata model allows different approaches to binding between a distributor and resource distributions from that distributor when there are multiple distributors and distr</w:t>
      </w:r>
      <w:r>
        <w:t>i</w:t>
      </w:r>
      <w:r>
        <w:t>butions. This profile defines conventions for documenting those bindings.</w:t>
      </w:r>
    </w:p>
    <w:p w:rsidR="00E139D7" w:rsidRDefault="00E139D7" w:rsidP="00E139D7">
      <w:pPr>
        <w:numPr>
          <w:ilvl w:val="0"/>
          <w:numId w:val="48"/>
        </w:numPr>
      </w:pPr>
      <w:r>
        <w:t xml:space="preserve">Representation of aggregated resources done using </w:t>
      </w:r>
      <w:r w:rsidRPr="00CB2F1D">
        <w:rPr>
          <w:rStyle w:val="ElementxPath"/>
        </w:rPr>
        <w:t>identificationInfo/</w:t>
      </w:r>
      <w:r>
        <w:rPr>
          <w:rStyle w:val="ElementxPath"/>
        </w:rPr>
        <w:softHyphen/>
      </w:r>
      <w:r w:rsidRPr="00CB2F1D">
        <w:rPr>
          <w:rStyle w:val="ElementxPath"/>
        </w:rPr>
        <w:t>MD_Data</w:t>
      </w:r>
      <w:r>
        <w:rPr>
          <w:rStyle w:val="ElementxPath"/>
        </w:rPr>
        <w:softHyphen/>
      </w:r>
      <w:r w:rsidRPr="00CB2F1D">
        <w:rPr>
          <w:rStyle w:val="ElementxPath"/>
        </w:rPr>
        <w:t>Identification/</w:t>
      </w:r>
      <w:r>
        <w:rPr>
          <w:rStyle w:val="ElementxPath"/>
        </w:rPr>
        <w:softHyphen/>
      </w:r>
      <w:r w:rsidRPr="00CB2F1D">
        <w:rPr>
          <w:rStyle w:val="ElementxPath"/>
        </w:rPr>
        <w:t>aggregationInfo/MD_AggregateInformation</w:t>
      </w:r>
      <w:r>
        <w:rPr>
          <w:sz w:val="18"/>
        </w:rPr>
        <w:t xml:space="preserve">¸ not </w:t>
      </w:r>
      <w:r w:rsidRPr="003C5B50">
        <w:rPr>
          <w:rStyle w:val="ElementxPath"/>
        </w:rPr>
        <w:t>MD_Metadata/parentIdentifier</w:t>
      </w:r>
    </w:p>
    <w:p w:rsidR="00E139D7" w:rsidRDefault="00E139D7" w:rsidP="00E139D7">
      <w:pPr>
        <w:numPr>
          <w:ilvl w:val="0"/>
          <w:numId w:val="46"/>
        </w:numPr>
      </w:pPr>
      <w:r>
        <w:t>Vertical resource extent may use an elevation convention or a depth convention.  CRS refe</w:t>
      </w:r>
      <w:r>
        <w:t>r</w:t>
      </w:r>
      <w:r>
        <w:t>enced to mean sea level, meters, measured positive up.</w:t>
      </w:r>
    </w:p>
    <w:p w:rsidR="00E139D7" w:rsidRDefault="00E139D7" w:rsidP="00E139D7">
      <w:pPr>
        <w:numPr>
          <w:ilvl w:val="0"/>
          <w:numId w:val="46"/>
        </w:numPr>
      </w:pPr>
      <w:r>
        <w:t xml:space="preserve">Resolution expressed using </w:t>
      </w:r>
      <w:r w:rsidRPr="00CB2F1D">
        <w:rPr>
          <w:rStyle w:val="ElementxPath"/>
        </w:rPr>
        <w:t>equivalentScale/MD_Representative</w:t>
      </w:r>
      <w:r>
        <w:rPr>
          <w:rStyle w:val="ElementxPath"/>
        </w:rPr>
        <w:softHyphen/>
      </w:r>
      <w:r w:rsidRPr="00CB2F1D">
        <w:rPr>
          <w:rStyle w:val="ElementxPath"/>
        </w:rPr>
        <w:t>Fraction/denominator</w:t>
      </w:r>
      <w:r>
        <w:t xml:space="preserve"> is mand</w:t>
      </w:r>
      <w:r>
        <w:t>a</w:t>
      </w:r>
      <w:r>
        <w:t>tory.</w:t>
      </w:r>
    </w:p>
    <w:p w:rsidR="00E139D7" w:rsidRDefault="00D240E5" w:rsidP="00E139D7">
      <w:pPr>
        <w:numPr>
          <w:ilvl w:val="0"/>
          <w:numId w:val="46"/>
        </w:numPr>
      </w:pPr>
      <w:r>
        <w:t>R</w:t>
      </w:r>
      <w:r w:rsidR="00E139D7">
        <w:t xml:space="preserve">ecommended </w:t>
      </w:r>
      <w:r w:rsidR="00E139D7" w:rsidRPr="001C3B10">
        <w:t>distribution</w:t>
      </w:r>
      <w:r w:rsidR="00E139D7">
        <w:t xml:space="preserve"> f</w:t>
      </w:r>
      <w:r w:rsidR="00E139D7" w:rsidRPr="001C3B10">
        <w:t>ormat</w:t>
      </w:r>
      <w:r w:rsidR="00E139D7">
        <w:t xml:space="preserve"> c</w:t>
      </w:r>
      <w:r w:rsidR="00E139D7" w:rsidRPr="001C3B10">
        <w:t>ode</w:t>
      </w:r>
      <w:r w:rsidR="00E139D7">
        <w:t>s (</w:t>
      </w:r>
      <w:r w:rsidR="00E139D7">
        <w:fldChar w:fldCharType="begin"/>
      </w:r>
      <w:r w:rsidR="00E139D7">
        <w:instrText xml:space="preserve"> REF _Ref252800542 \h </w:instrText>
      </w:r>
      <w:r w:rsidR="00E139D7">
        <w:fldChar w:fldCharType="separate"/>
      </w:r>
      <w:r w:rsidR="00E139D7">
        <w:t xml:space="preserve">Table </w:t>
      </w:r>
      <w:r w:rsidR="00E139D7">
        <w:rPr>
          <w:noProof/>
        </w:rPr>
        <w:t>6</w:t>
      </w:r>
      <w:r w:rsidR="00E139D7">
        <w:fldChar w:fldCharType="end"/>
      </w:r>
      <w:r w:rsidR="00E139D7">
        <w:t>)</w:t>
      </w:r>
      <w:r w:rsidR="00E139D7" w:rsidRPr="00CB2F1D">
        <w:t xml:space="preserve"> for </w:t>
      </w:r>
      <w:r w:rsidR="00E139D7" w:rsidRPr="00CB2F1D">
        <w:rPr>
          <w:rStyle w:val="ElementxPath"/>
        </w:rPr>
        <w:t>distributionFormat/name</w:t>
      </w:r>
      <w:r w:rsidR="00E139D7" w:rsidRPr="00CB2F1D">
        <w:t xml:space="preserve"> introduced for categorization of physical resources, like a book, rock sample, paper document.</w:t>
      </w:r>
      <w:r w:rsidR="00E139D7">
        <w:t xml:space="preserve"> USGIN re</w:t>
      </w:r>
      <w:r w:rsidR="00E139D7">
        <w:t>c</w:t>
      </w:r>
      <w:r w:rsidR="00E139D7">
        <w:t>ommends use of MIME types if they are registered for the format, and provides a reco</w:t>
      </w:r>
      <w:r w:rsidR="00E139D7">
        <w:t>m</w:t>
      </w:r>
      <w:r w:rsidR="00E139D7">
        <w:t xml:space="preserve">mended syntax for file formats that do not have corresponding MIME types. </w:t>
      </w:r>
    </w:p>
    <w:p w:rsidR="00D240E5" w:rsidRDefault="008C201F" w:rsidP="009851E6">
      <w:pPr>
        <w:numPr>
          <w:ilvl w:val="0"/>
          <w:numId w:val="46"/>
        </w:numPr>
      </w:pPr>
      <w:r>
        <w:fldChar w:fldCharType="begin"/>
      </w:r>
      <w:r>
        <w:instrText xml:space="preserve"> REF _Ref252866837 \h </w:instrText>
      </w:r>
      <w:r>
        <w:fldChar w:fldCharType="separate"/>
      </w:r>
      <w:r>
        <w:t xml:space="preserve">Table </w:t>
      </w:r>
      <w:r>
        <w:rPr>
          <w:noProof/>
        </w:rPr>
        <w:t>12</w:t>
      </w:r>
      <w:r>
        <w:fldChar w:fldCharType="end"/>
      </w:r>
      <w:r>
        <w:t xml:space="preserve"> is a list of r</w:t>
      </w:r>
      <w:r w:rsidR="00E139D7">
        <w:t xml:space="preserve">ecommended </w:t>
      </w:r>
      <w:r w:rsidR="00E139D7" w:rsidRPr="0017236D">
        <w:rPr>
          <w:rStyle w:val="ElementxPath"/>
        </w:rPr>
        <w:t>CI_OnlineResource/name</w:t>
      </w:r>
      <w:r w:rsidR="00E139D7">
        <w:t xml:space="preserve"> strings </w:t>
      </w:r>
      <w:r>
        <w:t>used</w:t>
      </w:r>
      <w:r w:rsidR="00E139D7">
        <w:t xml:space="preserve"> to identify special online resources link icons for branding.</w:t>
      </w:r>
      <w:r w:rsidR="00E139D7" w:rsidRPr="00F47B84">
        <w:t xml:space="preserve"> </w:t>
      </w:r>
    </w:p>
    <w:p w:rsidR="00E139D7" w:rsidRDefault="008C201F" w:rsidP="009851E6">
      <w:pPr>
        <w:numPr>
          <w:ilvl w:val="0"/>
          <w:numId w:val="46"/>
        </w:numPr>
      </w:pPr>
      <w:r>
        <w:t>U</w:t>
      </w:r>
      <w:r w:rsidR="00E139D7">
        <w:t xml:space="preserve">se </w:t>
      </w:r>
      <w:r w:rsidR="00D240E5">
        <w:t xml:space="preserve">of </w:t>
      </w:r>
      <w:r w:rsidR="00E139D7">
        <w:t>a controlled vocabulary</w:t>
      </w:r>
      <w:r w:rsidR="00D240E5">
        <w:t xml:space="preserve"> for a CharacterString data type value is</w:t>
      </w:r>
      <w:r w:rsidR="00E139D7">
        <w:t xml:space="preserve"> indicated by </w:t>
      </w:r>
      <w:r w:rsidR="00D240E5">
        <w:t>including an</w:t>
      </w:r>
      <w:r w:rsidR="00E139D7">
        <w:t xml:space="preserve"> xsi:type</w:t>
      </w:r>
      <w:r w:rsidR="00D240E5">
        <w:t>="</w:t>
      </w:r>
      <w:r w:rsidR="00D240E5" w:rsidRPr="00D240E5">
        <w:t xml:space="preserve"> </w:t>
      </w:r>
      <w:r w:rsidR="00D240E5">
        <w:t>gml:CodeType"</w:t>
      </w:r>
      <w:r w:rsidR="00E139D7">
        <w:t xml:space="preserve"> on the gco:characterString element, which then requires a codeSpace attribute (see </w:t>
      </w:r>
      <w:r w:rsidR="00E139D7">
        <w:fldChar w:fldCharType="begin"/>
      </w:r>
      <w:r w:rsidR="00E139D7">
        <w:instrText xml:space="preserve"> REF _Ref252881383 \r \h </w:instrText>
      </w:r>
      <w:r w:rsidR="00E139D7">
        <w:fldChar w:fldCharType="separate"/>
      </w:r>
      <w:r w:rsidR="00E139D7">
        <w:t>4.14.2</w:t>
      </w:r>
      <w:r w:rsidR="00E139D7">
        <w:fldChar w:fldCharType="end"/>
      </w:r>
      <w:r w:rsidR="00E139D7">
        <w:t>-</w:t>
      </w:r>
      <w:r w:rsidR="00E139D7">
        <w:fldChar w:fldCharType="begin"/>
      </w:r>
      <w:r w:rsidR="00E139D7">
        <w:instrText xml:space="preserve"> REF _Ref252881469 \h </w:instrText>
      </w:r>
      <w:r w:rsidR="00E139D7">
        <w:fldChar w:fldCharType="separate"/>
      </w:r>
      <w:r w:rsidR="00E139D7">
        <w:t>Non digital resources</w:t>
      </w:r>
      <w:r w:rsidR="00E139D7">
        <w:fldChar w:fldCharType="end"/>
      </w:r>
      <w:r w:rsidR="00E139D7">
        <w:t xml:space="preserve"> and </w:t>
      </w:r>
      <w:r w:rsidR="00E139D7">
        <w:fldChar w:fldCharType="begin"/>
      </w:r>
      <w:r w:rsidR="00E139D7">
        <w:instrText xml:space="preserve"> REF _Ref252881497 \r \h </w:instrText>
      </w:r>
      <w:r w:rsidR="00E139D7">
        <w:fldChar w:fldCharType="separate"/>
      </w:r>
      <w:r w:rsidR="00E139D7">
        <w:t>7.2</w:t>
      </w:r>
      <w:r w:rsidR="00E139D7">
        <w:fldChar w:fldCharType="end"/>
      </w:r>
      <w:r w:rsidR="00E139D7">
        <w:t>-</w:t>
      </w:r>
      <w:r w:rsidR="00E139D7">
        <w:fldChar w:fldCharType="begin"/>
      </w:r>
      <w:r w:rsidR="00E139D7">
        <w:instrText xml:space="preserve"> REF _Ref252881497 \h </w:instrText>
      </w:r>
      <w:r w:rsidR="00E139D7">
        <w:fldChar w:fldCharType="separate"/>
      </w:r>
      <w:r w:rsidR="00E139D7">
        <w:rPr>
          <w:rStyle w:val="LineNumber"/>
        </w:rPr>
        <w:t>Linkage name conventions</w:t>
      </w:r>
      <w:r w:rsidR="00E139D7">
        <w:fldChar w:fldCharType="end"/>
      </w:r>
      <w:r w:rsidR="00E139D7">
        <w:t>). This codeSpace should be the URI for the vocabulary used</w:t>
      </w:r>
      <w:r>
        <w:t>. T</w:t>
      </w:r>
      <w:r w:rsidR="00E139D7">
        <w:t xml:space="preserve">he CharacterString element value </w:t>
      </w:r>
      <w:r>
        <w:t>MUST</w:t>
      </w:r>
      <w:r w:rsidR="00E139D7">
        <w:t xml:space="preserve"> then be an identifier from that vocabulary. This </w:t>
      </w:r>
      <w:r>
        <w:t>convention</w:t>
      </w:r>
      <w:r w:rsidR="00E139D7">
        <w:t xml:space="preserve"> turns the </w:t>
      </w:r>
      <w:r>
        <w:t>gco:</w:t>
      </w:r>
      <w:r w:rsidR="00E139D7">
        <w:t xml:space="preserve">CharacterString </w:t>
      </w:r>
      <w:r>
        <w:t xml:space="preserve">value </w:t>
      </w:r>
      <w:r w:rsidR="00E139D7">
        <w:t>into a GML scoped name or gco:LocalName element.</w:t>
      </w:r>
    </w:p>
    <w:p w:rsidR="008C201F" w:rsidRDefault="008C201F" w:rsidP="009851E6">
      <w:pPr>
        <w:numPr>
          <w:ilvl w:val="0"/>
          <w:numId w:val="46"/>
        </w:numPr>
        <w:tabs>
          <w:tab w:val="clear" w:pos="720"/>
          <w:tab w:val="num" w:pos="360"/>
        </w:tabs>
        <w:ind w:left="360"/>
      </w:pPr>
      <w:r>
        <w:t xml:space="preserve">If the metadata resource is not specific to a geographic extent, the </w:t>
      </w:r>
      <w:r w:rsidRPr="009851E6">
        <w:rPr>
          <w:rStyle w:val="ElementxPath"/>
          <w:i/>
        </w:rPr>
        <w:t>MD_identification/</w:t>
      </w:r>
      <w:r w:rsidRPr="00CB2F1D">
        <w:rPr>
          <w:rStyle w:val="ElementxPath"/>
        </w:rPr>
        <w:t>extent/</w:t>
      </w:r>
      <w:r>
        <w:rPr>
          <w:rStyle w:val="ElementxPath"/>
        </w:rPr>
        <w:t>-</w:t>
      </w:r>
      <w:r w:rsidRPr="00CB2F1D">
        <w:rPr>
          <w:rStyle w:val="ElementxPath"/>
        </w:rPr>
        <w:t>EX_Extent/geographicElement/</w:t>
      </w:r>
      <w:r>
        <w:t xml:space="preserve"> should have a nilReason="inapplicable" and nil="true" attributes</w:t>
      </w:r>
      <w:r w:rsidR="00D26676">
        <w:t xml:space="preserve"> and the place keyword 'non-geographic' should be included in the descriptiveKeywords element</w:t>
      </w:r>
      <w:r>
        <w:t>.</w:t>
      </w:r>
    </w:p>
    <w:p w:rsidR="00E139D7" w:rsidRPr="00CB2F1D" w:rsidRDefault="00E139D7" w:rsidP="00E139D7">
      <w:pPr>
        <w:pStyle w:val="Heading2"/>
      </w:pPr>
      <w:bookmarkStart w:id="20" w:name="_Toc381426750"/>
      <w:r w:rsidRPr="00CB2F1D">
        <w:t>USGIN specification extensions</w:t>
      </w:r>
      <w:bookmarkEnd w:id="20"/>
    </w:p>
    <w:p w:rsidR="00E139D7" w:rsidRDefault="008C201F" w:rsidP="00E139D7">
      <w:r>
        <w:t>E</w:t>
      </w:r>
      <w:r w:rsidR="00E139D7" w:rsidRPr="00CB2F1D">
        <w:t>xtensions to ISO19115, ISO119, ISO19</w:t>
      </w:r>
      <w:r>
        <w:t>139 introduced by USGIN profile:</w:t>
      </w:r>
    </w:p>
    <w:p w:rsidR="00A21BB1" w:rsidRDefault="00E139D7" w:rsidP="009851E6">
      <w:r>
        <w:t xml:space="preserve">Allow use of </w:t>
      </w:r>
      <w:r w:rsidRPr="00ED177D">
        <w:rPr>
          <w:rStyle w:val="ElementxPath"/>
        </w:rPr>
        <w:t>identificationInfo/SV_ServiceIdentification/</w:t>
      </w:r>
      <w:r>
        <w:rPr>
          <w:rStyle w:val="ElementxPath"/>
        </w:rPr>
        <w:t>coupledResource/</w:t>
      </w:r>
      <w:r>
        <w:rPr>
          <w:rStyle w:val="ElementxPath"/>
        </w:rPr>
        <w:softHyphen/>
        <w:t>SV_CoupledResource/ScopedName</w:t>
      </w:r>
      <w:r>
        <w:t xml:space="preserve"> defined by OGC 07-045 ISO profile for CSW 2.0.2, use to provide WMS layer names or WFS feature names for service requests. </w:t>
      </w:r>
    </w:p>
    <w:p w:rsidR="0032148F" w:rsidRPr="00CB2F1D" w:rsidRDefault="0032148F">
      <w:pPr>
        <w:pStyle w:val="Heading2"/>
        <w:tabs>
          <w:tab w:val="clear" w:pos="720"/>
        </w:tabs>
        <w:rPr>
          <w:lang w:eastAsia="ja-JP"/>
        </w:rPr>
      </w:pPr>
      <w:bookmarkStart w:id="21" w:name="_Toc381426751"/>
      <w:r w:rsidRPr="00CB2F1D">
        <w:t>General Objectives</w:t>
      </w:r>
      <w:bookmarkEnd w:id="16"/>
      <w:bookmarkEnd w:id="21"/>
    </w:p>
    <w:p w:rsidR="0032148F" w:rsidRPr="00CB2F1D" w:rsidRDefault="0032148F" w:rsidP="00E31FD0">
      <w:r w:rsidRPr="00CB2F1D">
        <w:t>The Profile defines:</w:t>
      </w:r>
    </w:p>
    <w:p w:rsidR="0032148F" w:rsidRPr="00CB2F1D" w:rsidRDefault="0032148F" w:rsidP="00E31FD0">
      <w:pPr>
        <w:pStyle w:val="ListBullet"/>
        <w:numPr>
          <w:ilvl w:val="0"/>
          <w:numId w:val="7"/>
        </w:numPr>
      </w:pPr>
      <w:r w:rsidRPr="00CB2F1D">
        <w:t>mandatory and conditional metadata sections, metadata entities, and metadata elements</w:t>
      </w:r>
    </w:p>
    <w:p w:rsidR="0032148F" w:rsidRPr="00CB2F1D" w:rsidRDefault="0032148F" w:rsidP="00E31FD0">
      <w:pPr>
        <w:pStyle w:val="ListBullet"/>
        <w:numPr>
          <w:ilvl w:val="0"/>
          <w:numId w:val="7"/>
        </w:numPr>
      </w:pPr>
      <w:r w:rsidRPr="00CB2F1D">
        <w:t>the minimum set of metadata elements for any resource in order to conform to the Profile</w:t>
      </w:r>
    </w:p>
    <w:p w:rsidR="0032148F" w:rsidRPr="00CB2F1D" w:rsidRDefault="0032148F" w:rsidP="00E31FD0">
      <w:pPr>
        <w:pStyle w:val="ListBullet"/>
        <w:numPr>
          <w:ilvl w:val="0"/>
          <w:numId w:val="7"/>
        </w:numPr>
      </w:pPr>
      <w:r w:rsidRPr="00CB2F1D">
        <w:t>the core metadata for geographic datasets</w:t>
      </w:r>
    </w:p>
    <w:p w:rsidR="0032148F" w:rsidRPr="00CB2F1D" w:rsidRDefault="0032148F" w:rsidP="00E31FD0">
      <w:pPr>
        <w:pStyle w:val="ListBullet"/>
        <w:numPr>
          <w:ilvl w:val="0"/>
          <w:numId w:val="7"/>
        </w:numPr>
      </w:pPr>
      <w:r w:rsidRPr="00CB2F1D">
        <w:lastRenderedPageBreak/>
        <w:t>optional metadata elements that allow for a more extensive standard description of resources</w:t>
      </w:r>
    </w:p>
    <w:p w:rsidR="00EB14C1" w:rsidRPr="00CB2F1D" w:rsidRDefault="00EB14C1" w:rsidP="00E31FD0">
      <w:pPr>
        <w:pStyle w:val="ListBullet"/>
        <w:numPr>
          <w:ilvl w:val="0"/>
          <w:numId w:val="7"/>
        </w:numPr>
      </w:pPr>
      <w:r w:rsidRPr="00CB2F1D">
        <w:t>some recommended practices to increase the utility and interoperability of metadata.</w:t>
      </w:r>
    </w:p>
    <w:p w:rsidR="0032148F" w:rsidRPr="00CB2F1D" w:rsidRDefault="0032148F">
      <w:pPr>
        <w:pStyle w:val="Heading2"/>
        <w:tabs>
          <w:tab w:val="clear" w:pos="720"/>
        </w:tabs>
        <w:rPr>
          <w:lang w:eastAsia="ja-JP"/>
        </w:rPr>
      </w:pPr>
      <w:bookmarkStart w:id="22" w:name="_Toc381426752"/>
      <w:bookmarkStart w:id="23" w:name="_Toc161664989"/>
      <w:r w:rsidRPr="00CB2F1D">
        <w:t>Requirements</w:t>
      </w:r>
      <w:bookmarkEnd w:id="22"/>
    </w:p>
    <w:p w:rsidR="0032148F" w:rsidRPr="00CB2F1D" w:rsidRDefault="0032148F">
      <w:r w:rsidRPr="008C0098">
        <w:rPr>
          <w:b/>
        </w:rPr>
        <w:t>M</w:t>
      </w:r>
      <w:r w:rsidRPr="00CB2F1D">
        <w:t xml:space="preserve"> (mandatory). Metadata element must have a valid value.</w:t>
      </w:r>
    </w:p>
    <w:p w:rsidR="0032148F" w:rsidRPr="00CB2F1D" w:rsidRDefault="0032148F">
      <w:r w:rsidRPr="008C0098">
        <w:rPr>
          <w:b/>
        </w:rPr>
        <w:t>C</w:t>
      </w:r>
      <w:r w:rsidRPr="00CB2F1D">
        <w:t xml:space="preserve"> (conditional). Metadata element is mandatory based on values of other metadata elements in the metadata record.</w:t>
      </w:r>
    </w:p>
    <w:p w:rsidR="0032148F" w:rsidRDefault="0032148F">
      <w:r w:rsidRPr="008C0098">
        <w:rPr>
          <w:b/>
        </w:rPr>
        <w:t>O</w:t>
      </w:r>
      <w:r w:rsidRPr="00CB2F1D">
        <w:t xml:space="preserve"> (optional). Metadata element may be null in a valid document.</w:t>
      </w:r>
    </w:p>
    <w:p w:rsidR="002020E1" w:rsidRPr="00CB2F1D" w:rsidRDefault="002020E1">
      <w:r w:rsidRPr="002020E1">
        <w:rPr>
          <w:b/>
        </w:rPr>
        <w:t>X</w:t>
      </w:r>
      <w:r>
        <w:t xml:space="preserve"> (not used). Metadata element is not used by a Profile.</w:t>
      </w:r>
      <w:r w:rsidR="00843E22">
        <w:t xml:space="preserve"> The element may be included where it is schema valid, but may be ignored by applications implementing the profile.</w:t>
      </w:r>
    </w:p>
    <w:p w:rsidR="0032148F" w:rsidRPr="00CB2F1D" w:rsidRDefault="0032148F">
      <w:pPr>
        <w:pStyle w:val="Heading2"/>
        <w:tabs>
          <w:tab w:val="clear" w:pos="720"/>
        </w:tabs>
        <w:rPr>
          <w:lang w:eastAsia="ja-JP"/>
        </w:rPr>
      </w:pPr>
      <w:bookmarkStart w:id="24" w:name="_Toc381426753"/>
      <w:bookmarkEnd w:id="23"/>
      <w:r w:rsidRPr="00CB2F1D">
        <w:rPr>
          <w:lang w:eastAsia="ja-JP"/>
        </w:rPr>
        <w:t>Use cases to be supported</w:t>
      </w:r>
      <w:bookmarkEnd w:id="24"/>
    </w:p>
    <w:p w:rsidR="007B7259" w:rsidRPr="00CB2F1D" w:rsidRDefault="007B7259" w:rsidP="007B7259">
      <w:r w:rsidRPr="00CB2F1D">
        <w:t xml:space="preserve">This section includes a number of user scenarios </w:t>
      </w:r>
      <w:r>
        <w:t>for how we intend USGIN metadata to be used, and discussion of several basic approach requirements that guide metadata content recommend</w:t>
      </w:r>
      <w:r>
        <w:t>a</w:t>
      </w:r>
      <w:r>
        <w:t>tions</w:t>
      </w:r>
      <w:r w:rsidRPr="00CB2F1D">
        <w:t xml:space="preserve">. At its heart, the problem is to find resources of interest via the internet, based on criteria of topic, place, or time, </w:t>
      </w:r>
      <w:r>
        <w:t xml:space="preserve">evaluate resources for an intended purpose, </w:t>
      </w:r>
      <w:r w:rsidRPr="00CB2F1D">
        <w:t>and learn how to access those r</w:t>
      </w:r>
      <w:r w:rsidRPr="00CB2F1D">
        <w:t>e</w:t>
      </w:r>
      <w:r w:rsidRPr="00CB2F1D">
        <w:t xml:space="preserve">sources. </w:t>
      </w:r>
      <w:r>
        <w:t>Detailed metadata describing a resource data schema, describing service or application operation, or providing detailed descriptions of analytical techniques and parameter are outside the scope intended for USGIN metadata. Our contention is that this more domain/resource specific type information is better accounted for with linked documents utilizing schema appropriate to those sp</w:t>
      </w:r>
      <w:r>
        <w:t>e</w:t>
      </w:r>
      <w:r>
        <w:t>cific resource. Some examples include OGC getCapabilities, WSDL, and ISO 19110 feature cat</w:t>
      </w:r>
      <w:r>
        <w:t>a</w:t>
      </w:r>
      <w:r>
        <w:t xml:space="preserve">logs. For more in depth discussion of use cases, scenarios, and requirements, see </w:t>
      </w:r>
      <w:r w:rsidRPr="007B7259">
        <w:t>Metadata Re</w:t>
      </w:r>
      <w:r w:rsidRPr="007B7259">
        <w:t>c</w:t>
      </w:r>
      <w:r w:rsidRPr="007B7259">
        <w:t>ommendations for Geoscience Resources</w:t>
      </w:r>
      <w:r>
        <w:t xml:space="preserve"> (Richard and Grunberg, 2010).</w:t>
      </w:r>
    </w:p>
    <w:p w:rsidR="007B7259" w:rsidRPr="00CB2F1D" w:rsidRDefault="007B7259" w:rsidP="007B7259">
      <w:pPr>
        <w:numPr>
          <w:ilvl w:val="0"/>
          <w:numId w:val="50"/>
        </w:numPr>
      </w:pPr>
      <w:r w:rsidRPr="00CB2F1D">
        <w:t xml:space="preserve">A user specifies a geographic bounding box </w:t>
      </w:r>
      <w:r>
        <w:t>or</w:t>
      </w:r>
      <w:r w:rsidRPr="00CB2F1D">
        <w:t xml:space="preserve"> one or more text keywords to constrain the r</w:t>
      </w:r>
      <w:r w:rsidRPr="00CB2F1D">
        <w:t>e</w:t>
      </w:r>
      <w:r w:rsidRPr="00CB2F1D">
        <w:t>sources of interest, and searches a metadata catalog using these criteria. The user is presented with a web page containing a list of resources that meet the criteria, with links for each resource that provide additional detailed metadata, and direct access to the resource if an online version is accessible, e.g. as a web page, Adobe Acrobat document, or online application</w:t>
      </w:r>
      <w:r>
        <w:t xml:space="preserve"> (see Acces</w:t>
      </w:r>
      <w:r>
        <w:t>s</w:t>
      </w:r>
      <w:r>
        <w:t>ing Resources, below)</w:t>
      </w:r>
      <w:r w:rsidRPr="00CB2F1D">
        <w:t>.</w:t>
      </w:r>
    </w:p>
    <w:p w:rsidR="007B7259" w:rsidRPr="00CB2F1D" w:rsidRDefault="007B7259" w:rsidP="007B7259">
      <w:pPr>
        <w:numPr>
          <w:ilvl w:val="0"/>
          <w:numId w:val="50"/>
        </w:numPr>
      </w:pPr>
      <w:r w:rsidRPr="00CB2F1D">
        <w:t xml:space="preserve">A </w:t>
      </w:r>
      <w:r>
        <w:t>client</w:t>
      </w:r>
      <w:r w:rsidRPr="00CB2F1D">
        <w:t xml:space="preserve"> application provides user with a map window that contains some simple base map i</w:t>
      </w:r>
      <w:r w:rsidRPr="00CB2F1D">
        <w:t>n</w:t>
      </w:r>
      <w:r w:rsidRPr="00CB2F1D">
        <w:t xml:space="preserve">formation (political boundaries, major roads and rivers). User wishes to assemble a variety of other data layers for a particular area </w:t>
      </w:r>
      <w:r>
        <w:t>for some analysis or data exploration</w:t>
      </w:r>
      <w:r w:rsidRPr="00CB2F1D">
        <w:t>, e.g. slope stee</w:t>
      </w:r>
      <w:r w:rsidRPr="00CB2F1D">
        <w:t>p</w:t>
      </w:r>
      <w:r w:rsidRPr="00CB2F1D">
        <w:t>ness, geologic units, bedding orientation, and vegetation type for a hazard assessment. User centers map view on area of interest, then using an ‘add data’ tab, accesses a catalog applic</w:t>
      </w:r>
      <w:r w:rsidRPr="00CB2F1D">
        <w:t>a</w:t>
      </w:r>
      <w:r w:rsidRPr="00CB2F1D">
        <w:t xml:space="preserve">tion that allows them to search for web services that </w:t>
      </w:r>
      <w:r>
        <w:t>provide</w:t>
      </w:r>
      <w:r w:rsidRPr="00CB2F1D">
        <w:t xml:space="preserve"> the desired datasets. After obtaining the results and reviewing the metadata for the located services, user selects one or more to add to the table of contents for the </w:t>
      </w:r>
      <w:r>
        <w:t>client application</w:t>
      </w:r>
      <w:r w:rsidRPr="00CB2F1D">
        <w:t>. Response from catalog has sufficient info</w:t>
      </w:r>
      <w:r w:rsidRPr="00CB2F1D">
        <w:t>r</w:t>
      </w:r>
      <w:r w:rsidRPr="00CB2F1D">
        <w:t xml:space="preserve">mation to enable the </w:t>
      </w:r>
      <w:r>
        <w:t>client</w:t>
      </w:r>
      <w:r w:rsidRPr="00CB2F1D">
        <w:t xml:space="preserve"> application to load and </w:t>
      </w:r>
      <w:r>
        <w:t>use</w:t>
      </w:r>
      <w:r w:rsidRPr="00CB2F1D">
        <w:t xml:space="preserve"> the resource (e.g. serviceType, OnlineR</w:t>
      </w:r>
      <w:r w:rsidRPr="00CB2F1D">
        <w:t>e</w:t>
      </w:r>
      <w:r w:rsidRPr="00CB2F1D">
        <w:t xml:space="preserve">sourceLinkage). </w:t>
      </w:r>
      <w:r>
        <w:t>More concrete instances of this case would be finding Web Map services to add as layers in an ESRI ArcMap project, borehole Web Feature Services to post borehole logs in a 3-D mapping application, or water chemistry data Web Feature Service to bring data into a spreadsheet or database.</w:t>
      </w:r>
    </w:p>
    <w:p w:rsidR="007B7259" w:rsidRDefault="007B7259" w:rsidP="007B7259">
      <w:pPr>
        <w:numPr>
          <w:ilvl w:val="0"/>
          <w:numId w:val="50"/>
        </w:numPr>
      </w:pPr>
      <w:r w:rsidRPr="00CB2F1D">
        <w:t>A catalog operator wishes to import and cache catalog records from a collaborating catalog that have been inserted or updated during the last month (harvest).</w:t>
      </w:r>
      <w:r>
        <w:t xml:space="preserve"> This operation requires knowledge of the metadata standard and version used for the returned records.</w:t>
      </w:r>
    </w:p>
    <w:p w:rsidR="007B7259" w:rsidRDefault="007B7259" w:rsidP="007B7259">
      <w:pPr>
        <w:numPr>
          <w:ilvl w:val="0"/>
          <w:numId w:val="50"/>
        </w:numPr>
      </w:pPr>
      <w:r>
        <w:lastRenderedPageBreak/>
        <w:t>A user discovers an error in a metadata record for a resource that they have authored, and wishes to contact the metadata producer to request correction.</w:t>
      </w:r>
    </w:p>
    <w:p w:rsidR="007B7259" w:rsidRDefault="007B7259" w:rsidP="007B7259">
      <w:pPr>
        <w:numPr>
          <w:ilvl w:val="0"/>
          <w:numId w:val="50"/>
        </w:numPr>
      </w:pPr>
      <w:r>
        <w:t>A search returns several results that appear to contain the desired content, and user must select the most likely to meet their needs. Metadata should provide sufficient information to guide this decision.</w:t>
      </w:r>
    </w:p>
    <w:p w:rsidR="007B7259" w:rsidRPr="00CB2F1D" w:rsidRDefault="007B7259" w:rsidP="009851E6">
      <w:pPr>
        <w:numPr>
          <w:ilvl w:val="0"/>
          <w:numId w:val="50"/>
        </w:numPr>
      </w:pPr>
      <w:r>
        <w:t xml:space="preserve">A project geologist at Company X is searching for data relevant to a new exploration target, and wishes to restrict the search to resources that are publicly available. </w:t>
      </w:r>
    </w:p>
    <w:p w:rsidR="0032148F" w:rsidRPr="00CB2F1D" w:rsidRDefault="00EB14C1">
      <w:pPr>
        <w:pStyle w:val="Heading2"/>
        <w:tabs>
          <w:tab w:val="clear" w:pos="720"/>
        </w:tabs>
        <w:rPr>
          <w:lang w:eastAsia="ja-JP"/>
        </w:rPr>
      </w:pPr>
      <w:bookmarkStart w:id="25" w:name="_Toc277856201"/>
      <w:bookmarkStart w:id="26" w:name="_Toc277856202"/>
      <w:bookmarkStart w:id="27" w:name="_Toc277856207"/>
      <w:bookmarkStart w:id="28" w:name="_Toc277856208"/>
      <w:bookmarkStart w:id="29" w:name="_Toc277856209"/>
      <w:bookmarkStart w:id="30" w:name="_Toc277856211"/>
      <w:bookmarkStart w:id="31" w:name="_Toc277856212"/>
      <w:bookmarkStart w:id="32" w:name="_Toc381426754"/>
      <w:bookmarkEnd w:id="25"/>
      <w:bookmarkEnd w:id="26"/>
      <w:bookmarkEnd w:id="27"/>
      <w:bookmarkEnd w:id="28"/>
      <w:bookmarkEnd w:id="29"/>
      <w:bookmarkEnd w:id="30"/>
      <w:bookmarkEnd w:id="31"/>
      <w:r w:rsidRPr="00CB2F1D">
        <w:rPr>
          <w:lang w:eastAsia="ja-JP"/>
        </w:rPr>
        <w:t>Resources of interest</w:t>
      </w:r>
      <w:bookmarkEnd w:id="32"/>
      <w:r w:rsidR="0032148F" w:rsidRPr="00CB2F1D">
        <w:rPr>
          <w:lang w:eastAsia="ja-JP"/>
        </w:rPr>
        <w:t xml:space="preserve"> </w:t>
      </w:r>
    </w:p>
    <w:p w:rsidR="000E70F1" w:rsidRDefault="0032148F" w:rsidP="00C55311">
      <w:pPr>
        <w:sectPr w:rsidR="000E70F1" w:rsidSect="009851E6">
          <w:headerReference w:type="even" r:id="rId24"/>
          <w:pgSz w:w="12240" w:h="15840" w:code="1"/>
          <w:pgMar w:top="1440" w:right="1008" w:bottom="1100" w:left="1440" w:header="720" w:footer="720" w:gutter="0"/>
          <w:lnNumType w:countBy="1" w:restart="continuous"/>
          <w:cols w:space="720"/>
          <w:docGrid w:linePitch="360"/>
        </w:sectPr>
      </w:pPr>
      <w:r w:rsidRPr="00CB2F1D">
        <w:rPr>
          <w:lang w:eastAsia="ja-JP"/>
        </w:rPr>
        <w:t>Table 1 summarizes the geoscience information resources of interest to the community that can be registered and discovered using this metadata profile.</w:t>
      </w:r>
      <w:r w:rsidR="00621769" w:rsidRPr="00CB2F1D">
        <w:rPr>
          <w:lang w:eastAsia="ja-JP"/>
        </w:rPr>
        <w:t xml:space="preserve"> Note that this collection of resource types i</w:t>
      </w:r>
      <w:r w:rsidR="00621769" w:rsidRPr="00CB2F1D">
        <w:rPr>
          <w:lang w:eastAsia="ja-JP"/>
        </w:rPr>
        <w:t>n</w:t>
      </w:r>
      <w:r w:rsidR="00621769" w:rsidRPr="00CB2F1D">
        <w:rPr>
          <w:lang w:eastAsia="ja-JP"/>
        </w:rPr>
        <w:t xml:space="preserve">cludes several kinds of resources that are not typically associated with ISO19115/ISO19119, which were created specifically for geospatial resources. </w:t>
      </w:r>
      <w:bookmarkStart w:id="33" w:name="_Ref243546304"/>
      <w:bookmarkStart w:id="34" w:name="_Toc277856260"/>
    </w:p>
    <w:p w:rsidR="0032148F" w:rsidRPr="00CB2F1D" w:rsidRDefault="0032148F" w:rsidP="0008310B">
      <w:pPr>
        <w:pStyle w:val="Caption"/>
      </w:pPr>
      <w:r w:rsidRPr="00CB2F1D">
        <w:lastRenderedPageBreak/>
        <w:t xml:space="preserve">Table </w:t>
      </w:r>
      <w:r w:rsidR="006B5EB5">
        <w:fldChar w:fldCharType="begin"/>
      </w:r>
      <w:r w:rsidR="006B5EB5">
        <w:instrText xml:space="preserve"> SEQ Table \* ARABIC </w:instrText>
      </w:r>
      <w:r w:rsidR="006B5EB5">
        <w:fldChar w:fldCharType="separate"/>
      </w:r>
      <w:r w:rsidR="00877F9F">
        <w:rPr>
          <w:noProof/>
        </w:rPr>
        <w:t>1</w:t>
      </w:r>
      <w:r w:rsidR="006B5EB5">
        <w:rPr>
          <w:noProof/>
        </w:rPr>
        <w:fldChar w:fldCharType="end"/>
      </w:r>
      <w:bookmarkEnd w:id="33"/>
      <w:r w:rsidRPr="00CB2F1D">
        <w:t xml:space="preserve">. Summary of resource types described by metadata for US Geoscience Information Network catalogs. Resource type </w:t>
      </w:r>
      <w:r w:rsidRPr="00CB2F1D">
        <w:rPr>
          <w:b/>
        </w:rPr>
        <w:t>names in bold</w:t>
      </w:r>
      <w:r w:rsidRPr="00CB2F1D">
        <w:t xml:space="preserve"> have been prioritized for implementation in version one catalogs. The Resource type names include the type hierarchy encoded with </w:t>
      </w:r>
      <w:r w:rsidR="000E1C54" w:rsidRPr="00CB2F1D">
        <w:t>the broader (</w:t>
      </w:r>
      <w:r w:rsidRPr="00CB2F1D">
        <w:t>parent</w:t>
      </w:r>
      <w:r w:rsidR="000E1C54" w:rsidRPr="00CB2F1D">
        <w:t xml:space="preserve">) resource type indicated in the Broader </w:t>
      </w:r>
      <w:r w:rsidR="00377FD3" w:rsidRPr="00CB2F1D">
        <w:t>Resource</w:t>
      </w:r>
      <w:r w:rsidR="000E1C54" w:rsidRPr="00CB2F1D">
        <w:t xml:space="preserve"> Type column.</w:t>
      </w:r>
      <w:bookmarkEnd w:id="34"/>
      <w:r w:rsidRPr="00CB2F1D">
        <w:t xml:space="preserve"> </w:t>
      </w:r>
    </w:p>
    <w:tbl>
      <w:tblPr>
        <w:tblW w:w="12806" w:type="dxa"/>
        <w:jc w:val="center"/>
        <w:tblInd w:w="3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0"/>
        <w:gridCol w:w="1350"/>
        <w:gridCol w:w="1518"/>
        <w:gridCol w:w="6974"/>
        <w:gridCol w:w="1524"/>
      </w:tblGrid>
      <w:tr w:rsidR="00687C26" w:rsidRPr="00687C26" w:rsidTr="00687C26">
        <w:trPr>
          <w:cantSplit/>
          <w:tblHeader/>
          <w:jc w:val="center"/>
        </w:trPr>
        <w:tc>
          <w:tcPr>
            <w:tcW w:w="1440" w:type="dxa"/>
          </w:tcPr>
          <w:p w:rsidR="00687C26" w:rsidRPr="00687C26" w:rsidRDefault="00687C26" w:rsidP="009851E6">
            <w:pPr>
              <w:pStyle w:val="Tableheading"/>
              <w:keepNext/>
              <w:rPr>
                <w:sz w:val="20"/>
              </w:rPr>
            </w:pPr>
            <w:r w:rsidRPr="00687C26">
              <w:rPr>
                <w:sz w:val="20"/>
              </w:rPr>
              <w:t>Resource Type hiera</w:t>
            </w:r>
            <w:r w:rsidRPr="00687C26">
              <w:rPr>
                <w:sz w:val="20"/>
              </w:rPr>
              <w:t>r</w:t>
            </w:r>
            <w:r w:rsidRPr="00687C26">
              <w:rPr>
                <w:sz w:val="20"/>
              </w:rPr>
              <w:t>chy</w:t>
            </w:r>
          </w:p>
        </w:tc>
        <w:tc>
          <w:tcPr>
            <w:tcW w:w="1350" w:type="dxa"/>
          </w:tcPr>
          <w:p w:rsidR="00687C26" w:rsidRPr="00687C26" w:rsidRDefault="00687C26" w:rsidP="009851E6">
            <w:pPr>
              <w:pStyle w:val="Tableheading"/>
              <w:keepNext/>
              <w:rPr>
                <w:sz w:val="20"/>
              </w:rPr>
            </w:pPr>
            <w:r w:rsidRPr="00687C26">
              <w:rPr>
                <w:sz w:val="20"/>
              </w:rPr>
              <w:t>Broader Resource Type</w:t>
            </w:r>
          </w:p>
        </w:tc>
        <w:tc>
          <w:tcPr>
            <w:tcW w:w="1518" w:type="dxa"/>
          </w:tcPr>
          <w:p w:rsidR="00687C26" w:rsidRPr="00687C26" w:rsidRDefault="00687C26" w:rsidP="009851E6">
            <w:pPr>
              <w:pStyle w:val="Tableheading"/>
              <w:keepNext/>
              <w:rPr>
                <w:sz w:val="20"/>
              </w:rPr>
            </w:pPr>
            <w:r w:rsidRPr="00687C26">
              <w:rPr>
                <w:sz w:val="20"/>
              </w:rPr>
              <w:t>Source</w:t>
            </w:r>
          </w:p>
        </w:tc>
        <w:tc>
          <w:tcPr>
            <w:tcW w:w="6974" w:type="dxa"/>
          </w:tcPr>
          <w:p w:rsidR="00687C26" w:rsidRPr="00687C26" w:rsidRDefault="00687C26" w:rsidP="009851E6">
            <w:pPr>
              <w:pStyle w:val="Tableheading"/>
              <w:keepNext/>
              <w:rPr>
                <w:sz w:val="20"/>
              </w:rPr>
            </w:pPr>
            <w:r w:rsidRPr="00687C26">
              <w:rPr>
                <w:sz w:val="20"/>
              </w:rPr>
              <w:t>Definition</w:t>
            </w:r>
          </w:p>
        </w:tc>
        <w:tc>
          <w:tcPr>
            <w:tcW w:w="1524" w:type="dxa"/>
          </w:tcPr>
          <w:p w:rsidR="00687C26" w:rsidRPr="00687C26" w:rsidRDefault="00687C26" w:rsidP="00687C26">
            <w:pPr>
              <w:pStyle w:val="Tableheading"/>
              <w:keepNext/>
              <w:rPr>
                <w:sz w:val="20"/>
              </w:rPr>
            </w:pPr>
            <w:r w:rsidRPr="00687C26">
              <w:rPr>
                <w:sz w:val="20"/>
              </w:rPr>
              <w:t>string value for hiera</w:t>
            </w:r>
            <w:r w:rsidRPr="00687C26">
              <w:rPr>
                <w:sz w:val="20"/>
              </w:rPr>
              <w:t>r</w:t>
            </w:r>
            <w:r w:rsidRPr="00687C26">
              <w:rPr>
                <w:sz w:val="20"/>
              </w:rPr>
              <w:t>chyLeve</w:t>
            </w:r>
            <w:r w:rsidRPr="00687C26">
              <w:rPr>
                <w:sz w:val="20"/>
              </w:rPr>
              <w:t>l</w:t>
            </w:r>
            <w:r w:rsidRPr="00687C26">
              <w:rPr>
                <w:sz w:val="20"/>
              </w:rPr>
              <w:t>Name</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Collection</w:t>
            </w:r>
          </w:p>
        </w:tc>
        <w:tc>
          <w:tcPr>
            <w:tcW w:w="1350" w:type="dxa"/>
          </w:tcPr>
          <w:p w:rsidR="00687C26" w:rsidRPr="00687C26" w:rsidRDefault="00687C26" w:rsidP="000E0072">
            <w:pPr>
              <w:pStyle w:val="Tableentry"/>
              <w:rPr>
                <w:sz w:val="20"/>
              </w:rPr>
            </w:pP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25"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 xml:space="preserve">An aggregation of resources. A collection is described as a group; its parts may also be separately described. (from </w:t>
            </w:r>
            <w:hyperlink r:id="rId26" w:history="1">
              <w:r w:rsidRPr="00687C26">
                <w:rPr>
                  <w:rStyle w:val="Hyperlink"/>
                  <w:sz w:val="20"/>
                </w:rPr>
                <w:t>http://www.ukoln.ac.uk/metadata/-dcmi/collection-application-profile/</w:t>
              </w:r>
            </w:hyperlink>
            <w:r w:rsidRPr="00687C26">
              <w:rPr>
                <w:sz w:val="20"/>
              </w:rPr>
              <w:t>): The term "collection" can be applied to any aggregation of physical or digital items. Those items may be of any type, so examples might include aggregations of natural objects, created objects, "born-digital" items, digital surrogates of physical items, and the catalogs of such collections (as aggregations of metadata records). The cr</w:t>
            </w:r>
            <w:r w:rsidRPr="00687C26">
              <w:rPr>
                <w:sz w:val="20"/>
              </w:rPr>
              <w:t>i</w:t>
            </w:r>
            <w:r w:rsidRPr="00687C26">
              <w:rPr>
                <w:sz w:val="20"/>
              </w:rPr>
              <w:t>teria for aggregation is arbitrary. Collections may contain any number of items and may have varying levels of permanence. A "collection-level d</w:t>
            </w:r>
            <w:r w:rsidRPr="00687C26">
              <w:rPr>
                <w:sz w:val="20"/>
              </w:rPr>
              <w:t>e</w:t>
            </w:r>
            <w:r w:rsidRPr="00687C26">
              <w:rPr>
                <w:sz w:val="20"/>
              </w:rPr>
              <w:t>scription" provides a description of the collection as a unit: the resource d</w:t>
            </w:r>
            <w:r w:rsidRPr="00687C26">
              <w:rPr>
                <w:sz w:val="20"/>
              </w:rPr>
              <w:t>e</w:t>
            </w:r>
            <w:r w:rsidRPr="00687C26">
              <w:rPr>
                <w:sz w:val="20"/>
              </w:rPr>
              <w:t>scribed by a collection-level description is the collection, rather than the i</w:t>
            </w:r>
            <w:r w:rsidRPr="00687C26">
              <w:rPr>
                <w:sz w:val="20"/>
              </w:rPr>
              <w:t>n</w:t>
            </w:r>
            <w:r w:rsidRPr="00687C26">
              <w:rPr>
                <w:sz w:val="20"/>
              </w:rPr>
              <w:t>dividual items within that collection. Collection-level descriptions are referred to in Heaney [2000] as "unitary finding-aids".</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collection</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t>Dataset</w:t>
            </w:r>
          </w:p>
        </w:tc>
        <w:tc>
          <w:tcPr>
            <w:tcW w:w="1350" w:type="dxa"/>
          </w:tcPr>
          <w:p w:rsidR="00687C26" w:rsidRPr="00687C26" w:rsidRDefault="00687C26" w:rsidP="000E0072">
            <w:pPr>
              <w:pStyle w:val="Tableentry"/>
              <w:rPr>
                <w:sz w:val="20"/>
              </w:rPr>
            </w:pPr>
            <w:r w:rsidRPr="00687C26">
              <w:rPr>
                <w:sz w:val="20"/>
              </w:rPr>
              <w:t>Collection</w:t>
            </w: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27"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A collection of data items in which individual data items are identified and accessible. DCMI definition is "Data encoded in a defined structure." with additional comment "Examples include lists, tables, and databases. A d</w:t>
            </w:r>
            <w:r w:rsidRPr="00687C26">
              <w:rPr>
                <w:sz w:val="20"/>
              </w:rPr>
              <w:t>a</w:t>
            </w:r>
            <w:r w:rsidRPr="00687C26">
              <w:rPr>
                <w:sz w:val="20"/>
              </w:rPr>
              <w:t>taset may be useful for direct machine processing." The container may be a stand-alone digital file (mdb, spreadsheet, table in a Word document), a web service, or an enterprise database; these are called different 'distrib</w:t>
            </w:r>
            <w:r w:rsidRPr="00687C26">
              <w:rPr>
                <w:sz w:val="20"/>
              </w:rPr>
              <w:t>u</w:t>
            </w:r>
            <w:r w:rsidRPr="00687C26">
              <w:rPr>
                <w:sz w:val="20"/>
              </w:rPr>
              <w:t>tions'. Synonym: structured data collection. This resource type represents the intellectual artifact (FRBR 'work') -- the information content and organ</w:t>
            </w:r>
            <w:r w:rsidRPr="00687C26">
              <w:rPr>
                <w:sz w:val="20"/>
              </w:rPr>
              <w:t>i</w:t>
            </w:r>
            <w:r w:rsidRPr="00687C26">
              <w:rPr>
                <w:sz w:val="20"/>
              </w:rPr>
              <w:t>zation; the dataset may have more than one manifestation (format) -- as a list, a table, databases, using different software implementations.</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colle</w:t>
            </w:r>
            <w:r w:rsidRPr="00687C26">
              <w:rPr>
                <w:rFonts w:ascii="Calibri" w:hAnsi="Calibri"/>
                <w:color w:val="000000"/>
                <w:sz w:val="20"/>
                <w:szCs w:val="20"/>
              </w:rPr>
              <w:t>c</w:t>
            </w:r>
            <w:r w:rsidRPr="00687C26">
              <w:rPr>
                <w:rFonts w:ascii="Calibri" w:hAnsi="Calibri"/>
                <w:color w:val="000000"/>
                <w:sz w:val="20"/>
                <w:szCs w:val="20"/>
              </w:rPr>
              <w:t>tion:dataset</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t>Catalog</w:t>
            </w:r>
          </w:p>
        </w:tc>
        <w:tc>
          <w:tcPr>
            <w:tcW w:w="1350" w:type="dxa"/>
          </w:tcPr>
          <w:p w:rsidR="00687C26" w:rsidRPr="00687C26" w:rsidRDefault="00687C26" w:rsidP="000E0072">
            <w:pPr>
              <w:pStyle w:val="Tableentry"/>
              <w:rPr>
                <w:sz w:val="20"/>
              </w:rPr>
            </w:pPr>
            <w:r w:rsidRPr="00687C26">
              <w:rPr>
                <w:sz w:val="20"/>
              </w:rPr>
              <w:t>Dataset</w:t>
            </w: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8E1DE0">
            <w:pPr>
              <w:pStyle w:val="Tableentry"/>
              <w:rPr>
                <w:sz w:val="20"/>
              </w:rPr>
            </w:pPr>
            <w:r w:rsidRPr="00687C26">
              <w:rPr>
                <w:sz w:val="20"/>
              </w:rPr>
              <w:t>A collection of data items that index resources, as in metadata records; a metadata registry. The resource represents the information content and o</w:t>
            </w:r>
            <w:r w:rsidRPr="00687C26">
              <w:rPr>
                <w:sz w:val="20"/>
              </w:rPr>
              <w:t>r</w:t>
            </w:r>
            <w:r w:rsidRPr="00687C26">
              <w:rPr>
                <w:sz w:val="20"/>
              </w:rPr>
              <w:t>ganization. Catalogs are accessed using other resources, like an intera</w:t>
            </w:r>
            <w:r w:rsidRPr="00687C26">
              <w:rPr>
                <w:sz w:val="20"/>
              </w:rPr>
              <w:t>c</w:t>
            </w:r>
            <w:r w:rsidRPr="00687C26">
              <w:rPr>
                <w:sz w:val="20"/>
              </w:rPr>
              <w:t>tiveResource or Service, and may have different formats. This Resource type should be used to categorize web applications and services that are i</w:t>
            </w:r>
            <w:r w:rsidRPr="00687C26">
              <w:rPr>
                <w:sz w:val="20"/>
              </w:rPr>
              <w:t>n</w:t>
            </w:r>
            <w:r w:rsidRPr="00687C26">
              <w:rPr>
                <w:sz w:val="20"/>
              </w:rPr>
              <w:t>terfaces to metadata catalogs.</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colle</w:t>
            </w:r>
            <w:r w:rsidRPr="00687C26">
              <w:rPr>
                <w:rFonts w:ascii="Calibri" w:hAnsi="Calibri"/>
                <w:color w:val="000000"/>
                <w:sz w:val="20"/>
                <w:szCs w:val="20"/>
              </w:rPr>
              <w:t>c</w:t>
            </w:r>
            <w:r w:rsidRPr="00687C26">
              <w:rPr>
                <w:rFonts w:ascii="Calibri" w:hAnsi="Calibri"/>
                <w:color w:val="000000"/>
                <w:sz w:val="20"/>
                <w:szCs w:val="20"/>
              </w:rPr>
              <w:t>tion:dataset:catalog</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t>Physical a</w:t>
            </w:r>
            <w:r w:rsidRPr="00687C26">
              <w:rPr>
                <w:rStyle w:val="Strong"/>
                <w:sz w:val="20"/>
              </w:rPr>
              <w:t>r</w:t>
            </w:r>
            <w:r w:rsidRPr="00687C26">
              <w:rPr>
                <w:rStyle w:val="Strong"/>
                <w:sz w:val="20"/>
              </w:rPr>
              <w:t>tifact colle</w:t>
            </w:r>
            <w:r w:rsidRPr="00687C26">
              <w:rPr>
                <w:rStyle w:val="Strong"/>
                <w:sz w:val="20"/>
              </w:rPr>
              <w:t>c</w:t>
            </w:r>
            <w:r w:rsidRPr="00687C26">
              <w:rPr>
                <w:rStyle w:val="Strong"/>
                <w:sz w:val="20"/>
              </w:rPr>
              <w:t>tion</w:t>
            </w:r>
          </w:p>
        </w:tc>
        <w:tc>
          <w:tcPr>
            <w:tcW w:w="1350" w:type="dxa"/>
          </w:tcPr>
          <w:p w:rsidR="00687C26" w:rsidRPr="00687C26" w:rsidRDefault="00687C26" w:rsidP="000E0072">
            <w:pPr>
              <w:pStyle w:val="Tableentry"/>
              <w:rPr>
                <w:sz w:val="20"/>
              </w:rPr>
            </w:pPr>
            <w:r w:rsidRPr="00687C26">
              <w:rPr>
                <w:sz w:val="20"/>
              </w:rPr>
              <w:t>Collection</w:t>
            </w: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8E1DE0">
            <w:pPr>
              <w:pStyle w:val="Tableentry"/>
              <w:rPr>
                <w:sz w:val="20"/>
              </w:rPr>
            </w:pPr>
            <w:r w:rsidRPr="00687C26">
              <w:rPr>
                <w:sz w:val="20"/>
              </w:rPr>
              <w:t>A collection of identifiable physical objects, unified based on some criteria. Criteria for defining a collection may be who collected, where curated, why collected, kind of material…</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colle</w:t>
            </w:r>
            <w:r w:rsidRPr="00687C26">
              <w:rPr>
                <w:rFonts w:ascii="Calibri" w:hAnsi="Calibri"/>
                <w:color w:val="000000"/>
                <w:sz w:val="20"/>
                <w:szCs w:val="20"/>
              </w:rPr>
              <w:t>c</w:t>
            </w:r>
            <w:r w:rsidRPr="00687C26">
              <w:rPr>
                <w:rFonts w:ascii="Calibri" w:hAnsi="Calibri"/>
                <w:color w:val="000000"/>
                <w:sz w:val="20"/>
                <w:szCs w:val="20"/>
              </w:rPr>
              <w:t>tion:physical a</w:t>
            </w:r>
            <w:r w:rsidRPr="00687C26">
              <w:rPr>
                <w:rFonts w:ascii="Calibri" w:hAnsi="Calibri"/>
                <w:color w:val="000000"/>
                <w:sz w:val="20"/>
                <w:szCs w:val="20"/>
              </w:rPr>
              <w:t>r</w:t>
            </w:r>
            <w:r w:rsidRPr="00687C26">
              <w:rPr>
                <w:rFonts w:ascii="Calibri" w:hAnsi="Calibri"/>
                <w:color w:val="000000"/>
                <w:sz w:val="20"/>
                <w:szCs w:val="20"/>
              </w:rPr>
              <w:t>tifact collection</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lastRenderedPageBreak/>
              <w:t>Document</w:t>
            </w:r>
          </w:p>
        </w:tc>
        <w:tc>
          <w:tcPr>
            <w:tcW w:w="1350" w:type="dxa"/>
          </w:tcPr>
          <w:p w:rsidR="00687C26" w:rsidRPr="00687C26" w:rsidRDefault="00687C26" w:rsidP="000E0072">
            <w:pPr>
              <w:pStyle w:val="Tableentry"/>
              <w:rPr>
                <w:sz w:val="20"/>
              </w:rPr>
            </w:pP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0E70F1">
            <w:pPr>
              <w:pStyle w:val="Tableentry"/>
              <w:rPr>
                <w:sz w:val="20"/>
              </w:rPr>
            </w:pPr>
            <w:r w:rsidRPr="00687C26">
              <w:rPr>
                <w:sz w:val="20"/>
              </w:rPr>
              <w:t>A packaged body of intellectual work; has an author, title, some status with respect to Review/authority/quality. USGS peer reviewed would be a 'status property'.  A document may have a variety of physical manifestations (pdf file, hardbound book, tiff scan, Word processor document...), and versions may exist as the document is traced through some publication process. May be map, vector graphics, text. Sound, moving images are included as do</w:t>
            </w:r>
            <w:r w:rsidRPr="00687C26">
              <w:rPr>
                <w:sz w:val="20"/>
              </w:rPr>
              <w:t>c</w:t>
            </w:r>
            <w:r w:rsidRPr="00687C26">
              <w:rPr>
                <w:sz w:val="20"/>
              </w:rPr>
              <w:t>ument types.</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document</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Image</w:t>
            </w:r>
          </w:p>
        </w:tc>
        <w:tc>
          <w:tcPr>
            <w:tcW w:w="1350" w:type="dxa"/>
          </w:tcPr>
          <w:p w:rsidR="00687C26" w:rsidRPr="00687C26" w:rsidRDefault="00687C26" w:rsidP="000E0072">
            <w:pPr>
              <w:pStyle w:val="Tableentry"/>
              <w:rPr>
                <w:sz w:val="20"/>
              </w:rPr>
            </w:pPr>
            <w:r w:rsidRPr="00687C26">
              <w:rPr>
                <w:sz w:val="20"/>
              </w:rPr>
              <w:t>Document</w:t>
            </w: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28"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A visual representation other than text. Examples include images and ph</w:t>
            </w:r>
            <w:r w:rsidRPr="00687C26">
              <w:rPr>
                <w:sz w:val="20"/>
              </w:rPr>
              <w:t>o</w:t>
            </w:r>
            <w:r w:rsidRPr="00687C26">
              <w:rPr>
                <w:sz w:val="20"/>
              </w:rPr>
              <w:t>tographs of physical objects, paintings, prints, drawings, other images and graphics, animations and moving pictures, film, diagrams, maps, musical notation. Note that Image may include both electronic and physical repr</w:t>
            </w:r>
            <w:r w:rsidRPr="00687C26">
              <w:rPr>
                <w:sz w:val="20"/>
              </w:rPr>
              <w:t>e</w:t>
            </w:r>
            <w:r w:rsidRPr="00687C26">
              <w:rPr>
                <w:sz w:val="20"/>
              </w:rPr>
              <w:t>sentations.</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ment:image</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StillImage</w:t>
            </w:r>
          </w:p>
        </w:tc>
        <w:tc>
          <w:tcPr>
            <w:tcW w:w="1350" w:type="dxa"/>
          </w:tcPr>
          <w:p w:rsidR="00687C26" w:rsidRPr="00687C26" w:rsidRDefault="00687C26" w:rsidP="000E0072">
            <w:pPr>
              <w:pStyle w:val="Tableentry"/>
              <w:rPr>
                <w:sz w:val="20"/>
              </w:rPr>
            </w:pPr>
            <w:r w:rsidRPr="00687C26">
              <w:rPr>
                <w:sz w:val="20"/>
              </w:rPr>
              <w:t>Image</w:t>
            </w: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29"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A static visual representation. Examples include paintings, drawings, grap</w:t>
            </w:r>
            <w:r w:rsidRPr="00687C26">
              <w:rPr>
                <w:sz w:val="20"/>
              </w:rPr>
              <w:t>h</w:t>
            </w:r>
            <w:r w:rsidRPr="00687C26">
              <w:rPr>
                <w:sz w:val="20"/>
              </w:rPr>
              <w:t>ic designs, plans and maps. Recommended best practice is to assign the type Text to images of textual materials if the intent of the image is to ca</w:t>
            </w:r>
            <w:r w:rsidRPr="00687C26">
              <w:rPr>
                <w:sz w:val="20"/>
              </w:rPr>
              <w:t>p</w:t>
            </w:r>
            <w:r w:rsidRPr="00687C26">
              <w:rPr>
                <w:sz w:val="20"/>
              </w:rPr>
              <w:t>ture the textual content as opposed to the appearance of the medium co</w:t>
            </w:r>
            <w:r w:rsidRPr="00687C26">
              <w:rPr>
                <w:sz w:val="20"/>
              </w:rPr>
              <w:t>n</w:t>
            </w:r>
            <w:r w:rsidRPr="00687C26">
              <w:rPr>
                <w:sz w:val="20"/>
              </w:rPr>
              <w:t>taining the text. Instances of the type Still Image must also be describable as instances of the broader type Image.  Subtype of Image.</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ment:image:stillimage</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Human-generated image</w:t>
            </w:r>
          </w:p>
        </w:tc>
        <w:tc>
          <w:tcPr>
            <w:tcW w:w="1350" w:type="dxa"/>
          </w:tcPr>
          <w:p w:rsidR="00687C26" w:rsidRPr="00687C26" w:rsidRDefault="00687C26" w:rsidP="000E0072">
            <w:pPr>
              <w:pStyle w:val="Tableentry"/>
              <w:rPr>
                <w:sz w:val="20"/>
              </w:rPr>
            </w:pPr>
            <w:r w:rsidRPr="00687C26">
              <w:rPr>
                <w:sz w:val="20"/>
              </w:rPr>
              <w:t>StillImage</w:t>
            </w: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8E1DE0">
            <w:pPr>
              <w:pStyle w:val="Tableentry"/>
              <w:rPr>
                <w:sz w:val="20"/>
              </w:rPr>
            </w:pPr>
            <w:r w:rsidRPr="00687C26">
              <w:rPr>
                <w:sz w:val="20"/>
              </w:rPr>
              <w:t>Image produced by human drawing or painting, using any media. May be entirely product of human imagination, human perception of the world, or a human-modified photographic image.</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ment:image:stillimage:human-generated i</w:t>
            </w:r>
            <w:r w:rsidRPr="00687C26">
              <w:rPr>
                <w:rFonts w:ascii="Calibri" w:hAnsi="Calibri"/>
                <w:color w:val="000000"/>
                <w:sz w:val="20"/>
                <w:szCs w:val="20"/>
              </w:rPr>
              <w:t>m</w:t>
            </w:r>
            <w:r w:rsidRPr="00687C26">
              <w:rPr>
                <w:rFonts w:ascii="Calibri" w:hAnsi="Calibri"/>
                <w:color w:val="000000"/>
                <w:sz w:val="20"/>
                <w:szCs w:val="20"/>
              </w:rPr>
              <w:t>age</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t>Photograph</w:t>
            </w:r>
          </w:p>
        </w:tc>
        <w:tc>
          <w:tcPr>
            <w:tcW w:w="1350" w:type="dxa"/>
          </w:tcPr>
          <w:p w:rsidR="00687C26" w:rsidRPr="00687C26" w:rsidRDefault="00687C26" w:rsidP="000E0072">
            <w:pPr>
              <w:pStyle w:val="Tableentry"/>
              <w:rPr>
                <w:sz w:val="20"/>
              </w:rPr>
            </w:pPr>
            <w:r w:rsidRPr="00687C26">
              <w:rPr>
                <w:sz w:val="20"/>
              </w:rPr>
              <w:t>StillImage</w:t>
            </w: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8E1DE0">
            <w:pPr>
              <w:pStyle w:val="Tableentry"/>
              <w:rPr>
                <w:sz w:val="20"/>
              </w:rPr>
            </w:pPr>
            <w:r w:rsidRPr="00687C26">
              <w:rPr>
                <w:sz w:val="20"/>
              </w:rPr>
              <w:t>Image produced by optical device with chemical or electronic image ca</w:t>
            </w:r>
            <w:r w:rsidRPr="00687C26">
              <w:rPr>
                <w:sz w:val="20"/>
              </w:rPr>
              <w:t>p</w:t>
            </w:r>
            <w:r w:rsidRPr="00687C26">
              <w:rPr>
                <w:sz w:val="20"/>
              </w:rPr>
              <w:t>ture; represents things in the field of view directly as captured by the device. Photographs may be modified by human processing; there is a continuum between photographs and human-generated image. Distinction between the two is largely based on intention</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ment:image:stillimage:human-generated i</w:t>
            </w:r>
            <w:r w:rsidRPr="00687C26">
              <w:rPr>
                <w:rFonts w:ascii="Calibri" w:hAnsi="Calibri"/>
                <w:color w:val="000000"/>
                <w:sz w:val="20"/>
                <w:szCs w:val="20"/>
              </w:rPr>
              <w:t>m</w:t>
            </w:r>
            <w:r w:rsidRPr="00687C26">
              <w:rPr>
                <w:rFonts w:ascii="Calibri" w:hAnsi="Calibri"/>
                <w:color w:val="000000"/>
                <w:sz w:val="20"/>
                <w:szCs w:val="20"/>
              </w:rPr>
              <w:t>age:map</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t>Remote sensing Earth image</w:t>
            </w:r>
          </w:p>
        </w:tc>
        <w:tc>
          <w:tcPr>
            <w:tcW w:w="1350" w:type="dxa"/>
          </w:tcPr>
          <w:p w:rsidR="00687C26" w:rsidRPr="00687C26" w:rsidRDefault="00687C26" w:rsidP="000E0072">
            <w:pPr>
              <w:pStyle w:val="Tableentry"/>
              <w:rPr>
                <w:sz w:val="20"/>
              </w:rPr>
            </w:pPr>
            <w:r w:rsidRPr="00687C26">
              <w:rPr>
                <w:sz w:val="20"/>
              </w:rPr>
              <w:t>StillImage</w:t>
            </w: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8E1DE0">
            <w:pPr>
              <w:pStyle w:val="Tableentry"/>
              <w:rPr>
                <w:sz w:val="20"/>
              </w:rPr>
            </w:pPr>
            <w:r w:rsidRPr="00687C26">
              <w:rPr>
                <w:sz w:val="20"/>
              </w:rPr>
              <w:t>Image of Earth surface acquired by an air born or earth-orbiting sensor. May be georeferenced such that location in the image directly corresponds to l</w:t>
            </w:r>
            <w:r w:rsidRPr="00687C26">
              <w:rPr>
                <w:sz w:val="20"/>
              </w:rPr>
              <w:t>o</w:t>
            </w:r>
            <w:r w:rsidRPr="00687C26">
              <w:rPr>
                <w:sz w:val="20"/>
              </w:rPr>
              <w:t xml:space="preserve">cation on the earth. </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ment:image:stillimage:photograph</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lastRenderedPageBreak/>
              <w:t>Map</w:t>
            </w:r>
          </w:p>
        </w:tc>
        <w:tc>
          <w:tcPr>
            <w:tcW w:w="1350" w:type="dxa"/>
          </w:tcPr>
          <w:p w:rsidR="00687C26" w:rsidRPr="00687C26" w:rsidRDefault="00687C26" w:rsidP="000E0072">
            <w:pPr>
              <w:pStyle w:val="Tableentry"/>
              <w:rPr>
                <w:sz w:val="20"/>
              </w:rPr>
            </w:pPr>
            <w:r w:rsidRPr="00687C26">
              <w:rPr>
                <w:sz w:val="20"/>
              </w:rPr>
              <w:t>Human-generated image</w:t>
            </w: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8E1DE0">
            <w:pPr>
              <w:pStyle w:val="Tableentry"/>
              <w:rPr>
                <w:sz w:val="20"/>
              </w:rPr>
            </w:pPr>
            <w:r w:rsidRPr="00687C26">
              <w:rPr>
                <w:sz w:val="20"/>
              </w:rPr>
              <w:t>Human-generated depiction of some part of the earth using a mathematical system of correspondence between geometry in the image and location on the earth.</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ment:image:stillimage:remote sensing earth image</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MovingImage</w:t>
            </w:r>
          </w:p>
        </w:tc>
        <w:tc>
          <w:tcPr>
            <w:tcW w:w="1350" w:type="dxa"/>
          </w:tcPr>
          <w:p w:rsidR="00687C26" w:rsidRPr="00687C26" w:rsidRDefault="00687C26" w:rsidP="000E0072">
            <w:pPr>
              <w:pStyle w:val="Tableentry"/>
              <w:rPr>
                <w:sz w:val="20"/>
              </w:rPr>
            </w:pPr>
            <w:r w:rsidRPr="00687C26">
              <w:rPr>
                <w:sz w:val="20"/>
              </w:rPr>
              <w:t>Image</w:t>
            </w: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30"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A series of visual representations imparting an impression of motion when shown in succession. Examples include animations, movies, television pr</w:t>
            </w:r>
            <w:r w:rsidRPr="00687C26">
              <w:rPr>
                <w:sz w:val="20"/>
              </w:rPr>
              <w:t>o</w:t>
            </w:r>
            <w:r w:rsidRPr="00687C26">
              <w:rPr>
                <w:sz w:val="20"/>
              </w:rPr>
              <w:t>grams, videos, zoetropes, or visual output from a simulation. Instances of the type Moving Image must also be describable as instances of the broa</w:t>
            </w:r>
            <w:r w:rsidRPr="00687C26">
              <w:rPr>
                <w:sz w:val="20"/>
              </w:rPr>
              <w:t>d</w:t>
            </w:r>
            <w:r w:rsidRPr="00687C26">
              <w:rPr>
                <w:sz w:val="20"/>
              </w:rPr>
              <w:t>er type Image. Subtype of Image. Commonly include sound</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ment:image:moving image</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Sound</w:t>
            </w:r>
          </w:p>
        </w:tc>
        <w:tc>
          <w:tcPr>
            <w:tcW w:w="1350" w:type="dxa"/>
          </w:tcPr>
          <w:p w:rsidR="00687C26" w:rsidRPr="00687C26" w:rsidRDefault="00687C26" w:rsidP="000E0072">
            <w:pPr>
              <w:pStyle w:val="Tableentry"/>
              <w:rPr>
                <w:sz w:val="20"/>
              </w:rPr>
            </w:pPr>
            <w:r w:rsidRPr="00687C26">
              <w:rPr>
                <w:sz w:val="20"/>
              </w:rPr>
              <w:t>Document</w:t>
            </w: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31"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A resource primarily intended to be heard. Various media and encoding schemes may be used, e.g. vinyl disks, digital files, magnetic tape recor</w:t>
            </w:r>
            <w:r w:rsidRPr="00687C26">
              <w:rPr>
                <w:sz w:val="20"/>
              </w:rPr>
              <w:t>d</w:t>
            </w:r>
            <w:r w:rsidRPr="00687C26">
              <w:rPr>
                <w:sz w:val="20"/>
              </w:rPr>
              <w:t>ings.</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ment:sound</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t>Text</w:t>
            </w:r>
          </w:p>
        </w:tc>
        <w:tc>
          <w:tcPr>
            <w:tcW w:w="1350" w:type="dxa"/>
          </w:tcPr>
          <w:p w:rsidR="00687C26" w:rsidRPr="00687C26" w:rsidRDefault="00687C26" w:rsidP="000E0072">
            <w:pPr>
              <w:pStyle w:val="Tableentry"/>
              <w:rPr>
                <w:sz w:val="20"/>
              </w:rPr>
            </w:pPr>
            <w:r w:rsidRPr="00687C26">
              <w:rPr>
                <w:sz w:val="20"/>
              </w:rPr>
              <w:t>Document</w:t>
            </w: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32"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A resource consisting primarily of words for reading. Examples include books, letters, dissertations, poems, newspapers, articles, archives of mai</w:t>
            </w:r>
            <w:r w:rsidRPr="00687C26">
              <w:rPr>
                <w:sz w:val="20"/>
              </w:rPr>
              <w:t>l</w:t>
            </w:r>
            <w:r w:rsidRPr="00687C26">
              <w:rPr>
                <w:sz w:val="20"/>
              </w:rPr>
              <w:t>ing lists. Note that facsimiles or images of texts are still of the genre Text.</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document:text</w:t>
            </w:r>
          </w:p>
        </w:tc>
      </w:tr>
      <w:tr w:rsidR="00687C26" w:rsidRPr="00687C26" w:rsidTr="00687C26">
        <w:trPr>
          <w:cantSplit/>
          <w:tblHeader/>
          <w:jc w:val="center"/>
        </w:trPr>
        <w:tc>
          <w:tcPr>
            <w:tcW w:w="1440" w:type="dxa"/>
          </w:tcPr>
          <w:p w:rsidR="00687C26" w:rsidRPr="00687C26" w:rsidRDefault="00687C26" w:rsidP="000E70F1">
            <w:pPr>
              <w:pStyle w:val="Tableentry"/>
              <w:rPr>
                <w:rStyle w:val="Strong"/>
                <w:sz w:val="20"/>
              </w:rPr>
            </w:pPr>
            <w:r w:rsidRPr="00687C26">
              <w:rPr>
                <w:rStyle w:val="Strong"/>
                <w:sz w:val="20"/>
              </w:rPr>
              <w:t>Hypertext document</w:t>
            </w:r>
          </w:p>
        </w:tc>
        <w:tc>
          <w:tcPr>
            <w:tcW w:w="1350" w:type="dxa"/>
          </w:tcPr>
          <w:p w:rsidR="00687C26" w:rsidRPr="00687C26" w:rsidRDefault="00687C26" w:rsidP="000E0072">
            <w:pPr>
              <w:pStyle w:val="Tableentry"/>
              <w:rPr>
                <w:sz w:val="20"/>
              </w:rPr>
            </w:pPr>
            <w:r w:rsidRPr="00687C26">
              <w:rPr>
                <w:sz w:val="20"/>
              </w:rPr>
              <w:t>Text</w:t>
            </w: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0E70F1">
            <w:pPr>
              <w:pStyle w:val="Tableentry"/>
              <w:rPr>
                <w:sz w:val="20"/>
              </w:rPr>
            </w:pPr>
            <w:r w:rsidRPr="00687C26">
              <w:rPr>
                <w:sz w:val="20"/>
              </w:rPr>
              <w:t>A body of text that contains navigable links allowing non-linear reading paths through the work. Links to documents or other resources outside of the document are possible; and the document itself may be packaged in discrete parts (e.g. pages, files). The criteria for determining document membership are somewhat arbitrary, but in general the document (anal</w:t>
            </w:r>
            <w:r w:rsidRPr="00687C26">
              <w:rPr>
                <w:sz w:val="20"/>
              </w:rPr>
              <w:t>o</w:t>
            </w:r>
            <w:r w:rsidRPr="00687C26">
              <w:rPr>
                <w:sz w:val="20"/>
              </w:rPr>
              <w:t>gous to a single web site) should contain related parts authored and ma</w:t>
            </w:r>
            <w:r w:rsidRPr="00687C26">
              <w:rPr>
                <w:sz w:val="20"/>
              </w:rPr>
              <w:t>n</w:t>
            </w:r>
            <w:r w:rsidRPr="00687C26">
              <w:rPr>
                <w:sz w:val="20"/>
              </w:rPr>
              <w:t>aged by the same agent.</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doc</w:t>
            </w:r>
            <w:r w:rsidRPr="00687C26">
              <w:rPr>
                <w:rFonts w:ascii="Calibri" w:hAnsi="Calibri"/>
                <w:color w:val="000000"/>
                <w:sz w:val="20"/>
                <w:szCs w:val="20"/>
              </w:rPr>
              <w:t>u</w:t>
            </w:r>
            <w:r w:rsidRPr="00687C26">
              <w:rPr>
                <w:rFonts w:ascii="Calibri" w:hAnsi="Calibri"/>
                <w:color w:val="000000"/>
                <w:sz w:val="20"/>
                <w:szCs w:val="20"/>
              </w:rPr>
              <w:t>ment:text:hypertext document</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Event</w:t>
            </w:r>
          </w:p>
        </w:tc>
        <w:tc>
          <w:tcPr>
            <w:tcW w:w="1350" w:type="dxa"/>
          </w:tcPr>
          <w:p w:rsidR="00687C26" w:rsidRPr="00687C26" w:rsidRDefault="00687C26" w:rsidP="000E0072">
            <w:pPr>
              <w:pStyle w:val="Tableentry"/>
              <w:rPr>
                <w:sz w:val="20"/>
              </w:rPr>
            </w:pP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33" w:history="1">
              <w:r w:rsidRPr="00687C26">
                <w:rPr>
                  <w:rStyle w:val="Hyperlink"/>
                  <w:sz w:val="20"/>
                </w:rPr>
                <w:t>http://dublincore.org/documents/dcmi-type-vocabulary/</w:t>
              </w:r>
            </w:hyperlink>
          </w:p>
        </w:tc>
        <w:tc>
          <w:tcPr>
            <w:tcW w:w="6974" w:type="dxa"/>
          </w:tcPr>
          <w:p w:rsidR="00687C26" w:rsidRPr="00687C26" w:rsidRDefault="00687C26" w:rsidP="008E1DE0">
            <w:pPr>
              <w:pStyle w:val="Tableentry"/>
              <w:rPr>
                <w:sz w:val="20"/>
              </w:rPr>
            </w:pPr>
            <w:r w:rsidRPr="00687C26">
              <w:rPr>
                <w:sz w:val="20"/>
              </w:rPr>
              <w:t>A non-persistent, time-based occurrence (perdurant). Metadata for an event provides descriptive information that is the basis for discovery of the pu</w:t>
            </w:r>
            <w:r w:rsidRPr="00687C26">
              <w:rPr>
                <w:sz w:val="20"/>
              </w:rPr>
              <w:t>r</w:t>
            </w:r>
            <w:r w:rsidRPr="00687C26">
              <w:rPr>
                <w:sz w:val="20"/>
              </w:rPr>
              <w:t>pose, location, duration, and responsible agents associated with an event. Examples include an exhibition, webcast, conference, workshop, open day, performance, battle, trial, wedding, tea party, and conflagration.</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event</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lastRenderedPageBreak/>
              <w:t>Project</w:t>
            </w:r>
          </w:p>
        </w:tc>
        <w:tc>
          <w:tcPr>
            <w:tcW w:w="1350" w:type="dxa"/>
          </w:tcPr>
          <w:p w:rsidR="00687C26" w:rsidRPr="00687C26" w:rsidRDefault="00687C26" w:rsidP="000E0072">
            <w:pPr>
              <w:pStyle w:val="Tableentry"/>
              <w:rPr>
                <w:sz w:val="20"/>
              </w:rPr>
            </w:pPr>
            <w:r w:rsidRPr="00687C26">
              <w:rPr>
                <w:sz w:val="20"/>
              </w:rPr>
              <w:t>Event</w:t>
            </w: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0E70F1">
            <w:pPr>
              <w:pStyle w:val="Tableentry"/>
              <w:rPr>
                <w:sz w:val="20"/>
              </w:rPr>
            </w:pPr>
            <w:r w:rsidRPr="00687C26">
              <w:rPr>
                <w:sz w:val="20"/>
              </w:rPr>
              <w:t>A termporally extended event characterized by activity that has some stated purpose; projects typically have associated spatial extents, which represent the area of interest for the project. This extent serves as a mechanism to fi</w:t>
            </w:r>
            <w:r w:rsidRPr="00687C26">
              <w:rPr>
                <w:sz w:val="20"/>
              </w:rPr>
              <w:t>l</w:t>
            </w:r>
            <w:r w:rsidRPr="00687C26">
              <w:rPr>
                <w:sz w:val="20"/>
              </w:rPr>
              <w:t>ter descriptions and concepts in the information system for those that may be related to the project based on spatial relationships. Projects in a large organization will likely have hierarchical (part-whole) relationships.</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event:project</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Model</w:t>
            </w:r>
          </w:p>
        </w:tc>
        <w:tc>
          <w:tcPr>
            <w:tcW w:w="1350" w:type="dxa"/>
          </w:tcPr>
          <w:p w:rsidR="00687C26" w:rsidRPr="00687C26" w:rsidRDefault="00687C26" w:rsidP="000E0072">
            <w:pPr>
              <w:pStyle w:val="Tableentry"/>
              <w:rPr>
                <w:sz w:val="20"/>
              </w:rPr>
            </w:pP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0E70F1">
            <w:pPr>
              <w:pStyle w:val="Tableentry"/>
              <w:rPr>
                <w:sz w:val="20"/>
              </w:rPr>
            </w:pPr>
            <w:r w:rsidRPr="00687C26">
              <w:rPr>
                <w:sz w:val="20"/>
              </w:rPr>
              <w:t>Algorithm, workflow; an abstract representation of a collection of related processes, objects and relationships. A model resource may be related to various kinds of document that portray the model, or to software that impl</w:t>
            </w:r>
            <w:r w:rsidRPr="00687C26">
              <w:rPr>
                <w:sz w:val="20"/>
              </w:rPr>
              <w:t>e</w:t>
            </w:r>
            <w:r w:rsidRPr="00687C26">
              <w:rPr>
                <w:sz w:val="20"/>
              </w:rPr>
              <w:t xml:space="preserve">ments the model, or with datasets as input or output. </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model</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t>Physical a</w:t>
            </w:r>
            <w:r w:rsidRPr="00687C26">
              <w:rPr>
                <w:rStyle w:val="Strong"/>
                <w:sz w:val="20"/>
              </w:rPr>
              <w:t>r</w:t>
            </w:r>
            <w:r w:rsidRPr="00687C26">
              <w:rPr>
                <w:rStyle w:val="Strong"/>
                <w:sz w:val="20"/>
              </w:rPr>
              <w:t>tifact</w:t>
            </w:r>
          </w:p>
        </w:tc>
        <w:tc>
          <w:tcPr>
            <w:tcW w:w="1350" w:type="dxa"/>
          </w:tcPr>
          <w:p w:rsidR="00687C26" w:rsidRPr="00687C26" w:rsidRDefault="00687C26" w:rsidP="000E0072">
            <w:pPr>
              <w:pStyle w:val="Tableentry"/>
              <w:rPr>
                <w:sz w:val="20"/>
              </w:rPr>
            </w:pP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34"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General category for physical resources that are indexed by metadata re</w:t>
            </w:r>
            <w:r w:rsidRPr="00687C26">
              <w:rPr>
                <w:sz w:val="20"/>
              </w:rPr>
              <w:t>c</w:t>
            </w:r>
            <w:r w:rsidRPr="00687C26">
              <w:rPr>
                <w:sz w:val="20"/>
              </w:rPr>
              <w:t>ords; also root of an artifact type hierarchy. An identifiable physical object. Identification is always a function of some human intention, thus differentia</w:t>
            </w:r>
            <w:r w:rsidRPr="00687C26">
              <w:rPr>
                <w:sz w:val="20"/>
              </w:rPr>
              <w:t>t</w:t>
            </w:r>
            <w:r w:rsidRPr="00687C26">
              <w:rPr>
                <w:sz w:val="20"/>
              </w:rPr>
              <w:t>ing an artifact from other 'natural' things. Note that digital representations of these objects that are accessible on the WWW will be Images, Text or one of the other types.</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physical artifact</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t>Service</w:t>
            </w:r>
          </w:p>
        </w:tc>
        <w:tc>
          <w:tcPr>
            <w:tcW w:w="1350" w:type="dxa"/>
          </w:tcPr>
          <w:p w:rsidR="00687C26" w:rsidRPr="00687C26" w:rsidRDefault="00687C26" w:rsidP="000E0072">
            <w:pPr>
              <w:pStyle w:val="Tableentry"/>
              <w:rPr>
                <w:sz w:val="20"/>
              </w:rPr>
            </w:pP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35"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A resource that provides one or more functions via a network interface d</w:t>
            </w:r>
            <w:r w:rsidRPr="00687C26">
              <w:rPr>
                <w:sz w:val="20"/>
              </w:rPr>
              <w:t>e</w:t>
            </w:r>
            <w:r w:rsidRPr="00687C26">
              <w:rPr>
                <w:sz w:val="20"/>
              </w:rPr>
              <w:t>signed for machine interaction. An implementation of an interface to some sort of digital resource, using either a 'pull' model in which client requests some content from the service, and receives that content in a single 'r</w:t>
            </w:r>
            <w:r w:rsidRPr="00687C26">
              <w:rPr>
                <w:sz w:val="20"/>
              </w:rPr>
              <w:t>e</w:t>
            </w:r>
            <w:r w:rsidRPr="00687C26">
              <w:rPr>
                <w:sz w:val="20"/>
              </w:rPr>
              <w:t>sponse' package, or a ‘push’ model in which client establishes connection and monitors for change events (update, new data…) from service. Difficult to draw line on when a service provides 'files' and when it provides 'data', because responses are always in a form that could be considered a file. A</w:t>
            </w:r>
            <w:r w:rsidRPr="00687C26">
              <w:rPr>
                <w:sz w:val="20"/>
              </w:rPr>
              <w:t>l</w:t>
            </w:r>
            <w:r w:rsidRPr="00687C26">
              <w:rPr>
                <w:sz w:val="20"/>
              </w:rPr>
              <w:t xml:space="preserve">so includes interfaces to digital resources that provide a continuous (with some sampling interval and unit of packaging for distribution ) feed of some sort of data. </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service</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Software</w:t>
            </w:r>
          </w:p>
        </w:tc>
        <w:tc>
          <w:tcPr>
            <w:tcW w:w="1350" w:type="dxa"/>
          </w:tcPr>
          <w:p w:rsidR="00687C26" w:rsidRPr="00687C26" w:rsidRDefault="00687C26" w:rsidP="000E0072">
            <w:pPr>
              <w:pStyle w:val="Tableentry"/>
              <w:rPr>
                <w:sz w:val="20"/>
              </w:rPr>
            </w:pP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0E70F1">
            <w:pPr>
              <w:pStyle w:val="Tableentry"/>
              <w:rPr>
                <w:sz w:val="20"/>
              </w:rPr>
            </w:pPr>
            <w:r w:rsidRPr="00687C26">
              <w:rPr>
                <w:sz w:val="20"/>
              </w:rPr>
              <w:t>A computer program in source or compiled form.  Examples include a C source file, MS-Windows .exe executable, or Perl script. Identity is associa</w:t>
            </w:r>
            <w:r w:rsidRPr="00687C26">
              <w:rPr>
                <w:sz w:val="20"/>
              </w:rPr>
              <w:t>t</w:t>
            </w:r>
            <w:r w:rsidRPr="00687C26">
              <w:rPr>
                <w:sz w:val="20"/>
              </w:rPr>
              <w:t>ed with function, authorship, and programming environment.</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software</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Stand-Alone</w:t>
            </w:r>
            <w:r w:rsidRPr="00687C26">
              <w:rPr>
                <w:sz w:val="20"/>
              </w:rPr>
              <w:softHyphen/>
              <w:t>Application</w:t>
            </w:r>
          </w:p>
        </w:tc>
        <w:tc>
          <w:tcPr>
            <w:tcW w:w="1350" w:type="dxa"/>
          </w:tcPr>
          <w:p w:rsidR="00687C26" w:rsidRPr="00687C26" w:rsidRDefault="00687C26" w:rsidP="000E0072">
            <w:pPr>
              <w:pStyle w:val="Tableentry"/>
              <w:rPr>
                <w:sz w:val="20"/>
              </w:rPr>
            </w:pPr>
            <w:r w:rsidRPr="00687C26">
              <w:rPr>
                <w:sz w:val="20"/>
              </w:rPr>
              <w:t>Software</w:t>
            </w: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36" w:history="1">
              <w:r w:rsidRPr="00687C26">
                <w:rPr>
                  <w:rStyle w:val="Hyperlink"/>
                  <w:sz w:val="20"/>
                </w:rPr>
                <w:t>http://dublincore.org/documents/dcmi-type-vocabulary/</w:t>
              </w:r>
            </w:hyperlink>
          </w:p>
        </w:tc>
        <w:tc>
          <w:tcPr>
            <w:tcW w:w="6974" w:type="dxa"/>
          </w:tcPr>
          <w:p w:rsidR="00687C26" w:rsidRPr="00687C26" w:rsidRDefault="00687C26" w:rsidP="000E70F1">
            <w:pPr>
              <w:pStyle w:val="Tableentry"/>
              <w:rPr>
                <w:sz w:val="20"/>
              </w:rPr>
            </w:pPr>
            <w:r w:rsidRPr="00687C26">
              <w:rPr>
                <w:sz w:val="20"/>
              </w:rPr>
              <w:t>Identifiable stand alone software application. Identity of resource is based on function performed, input and output requirements, and authorship. The same application may be packaged in different file formats to run in different software environments; thus an application might have one or more assoc</w:t>
            </w:r>
            <w:r w:rsidRPr="00687C26">
              <w:rPr>
                <w:sz w:val="20"/>
              </w:rPr>
              <w:t>i</w:t>
            </w:r>
            <w:r w:rsidRPr="00687C26">
              <w:rPr>
                <w:sz w:val="20"/>
              </w:rPr>
              <w:t>ated digital files. For this catalog scheme, stand alone applications are sof</w:t>
            </w:r>
            <w:r w:rsidRPr="00687C26">
              <w:rPr>
                <w:sz w:val="20"/>
              </w:rPr>
              <w:t>t</w:t>
            </w:r>
            <w:r w:rsidRPr="00687C26">
              <w:rPr>
                <w:sz w:val="20"/>
              </w:rPr>
              <w:t>ware that can be packaged in a single file and transferred between m</w:t>
            </w:r>
            <w:r w:rsidRPr="00687C26">
              <w:rPr>
                <w:sz w:val="20"/>
              </w:rPr>
              <w:t>a</w:t>
            </w:r>
            <w:r w:rsidRPr="00687C26">
              <w:rPr>
                <w:sz w:val="20"/>
              </w:rPr>
              <w:t>chines, unpackaged and compiled or installed on a computer meeting spec</w:t>
            </w:r>
            <w:r w:rsidRPr="00687C26">
              <w:rPr>
                <w:sz w:val="20"/>
              </w:rPr>
              <w:t>i</w:t>
            </w:r>
            <w:r w:rsidRPr="00687C26">
              <w:rPr>
                <w:sz w:val="20"/>
              </w:rPr>
              <w:t>fied hardware and software environment conditions, to execute the d</w:t>
            </w:r>
            <w:r w:rsidRPr="00687C26">
              <w:rPr>
                <w:sz w:val="20"/>
              </w:rPr>
              <w:t>e</w:t>
            </w:r>
            <w:r w:rsidRPr="00687C26">
              <w:rPr>
                <w:sz w:val="20"/>
              </w:rPr>
              <w:t>scribed function on that computer, independent of any network connection.</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software:stand-alone-application</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lastRenderedPageBreak/>
              <w:t>Interactive</w:t>
            </w:r>
            <w:r w:rsidRPr="00687C26">
              <w:rPr>
                <w:sz w:val="20"/>
              </w:rPr>
              <w:softHyphen/>
              <w:t>Resource</w:t>
            </w:r>
          </w:p>
        </w:tc>
        <w:tc>
          <w:tcPr>
            <w:tcW w:w="1350" w:type="dxa"/>
          </w:tcPr>
          <w:p w:rsidR="00687C26" w:rsidRPr="00687C26" w:rsidRDefault="00687C26" w:rsidP="000E0072">
            <w:pPr>
              <w:pStyle w:val="Tableentry"/>
              <w:rPr>
                <w:sz w:val="20"/>
              </w:rPr>
            </w:pPr>
            <w:r w:rsidRPr="00687C26">
              <w:rPr>
                <w:sz w:val="20"/>
              </w:rPr>
              <w:t>Software</w:t>
            </w:r>
          </w:p>
        </w:tc>
        <w:tc>
          <w:tcPr>
            <w:tcW w:w="1518" w:type="dxa"/>
          </w:tcPr>
          <w:p w:rsidR="00687C26" w:rsidRPr="00687C26" w:rsidRDefault="00687C26" w:rsidP="000E0072">
            <w:pPr>
              <w:pStyle w:val="Tableentry"/>
              <w:rPr>
                <w:sz w:val="20"/>
              </w:rPr>
            </w:pPr>
            <w:r w:rsidRPr="00687C26">
              <w:rPr>
                <w:sz w:val="20"/>
              </w:rPr>
              <w:t>DCMI r</w:t>
            </w:r>
            <w:r w:rsidRPr="00687C26">
              <w:rPr>
                <w:sz w:val="20"/>
              </w:rPr>
              <w:t>e</w:t>
            </w:r>
            <w:r w:rsidRPr="00687C26">
              <w:rPr>
                <w:sz w:val="20"/>
              </w:rPr>
              <w:t xml:space="preserve">source Types </w:t>
            </w:r>
            <w:hyperlink r:id="rId37" w:history="1">
              <w:r w:rsidRPr="00687C26">
                <w:rPr>
                  <w:rStyle w:val="Hyperlink"/>
                  <w:sz w:val="20"/>
                </w:rPr>
                <w:t>http://dublincore.org/documents/dcmi-type-vocabulary/</w:t>
              </w:r>
            </w:hyperlink>
          </w:p>
        </w:tc>
        <w:tc>
          <w:tcPr>
            <w:tcW w:w="6974" w:type="dxa"/>
          </w:tcPr>
          <w:p w:rsidR="00687C26" w:rsidRPr="00687C26" w:rsidRDefault="00687C26" w:rsidP="008E1DE0">
            <w:pPr>
              <w:pStyle w:val="Tableentry"/>
              <w:rPr>
                <w:sz w:val="20"/>
              </w:rPr>
            </w:pPr>
            <w:r w:rsidRPr="00687C26">
              <w:rPr>
                <w:sz w:val="20"/>
              </w:rPr>
              <w:t>A resource requiring interaction from the user to be understood, executed, or experienced. Comment: Examples include forms on Web pages, applets, multimedia learning objects, chat services, or virtual reality environments. Interactive resources are software driven. From the point of view of the cat</w:t>
            </w:r>
            <w:r w:rsidRPr="00687C26">
              <w:rPr>
                <w:sz w:val="20"/>
              </w:rPr>
              <w:t>a</w:t>
            </w:r>
            <w:r w:rsidRPr="00687C26">
              <w:rPr>
                <w:sz w:val="20"/>
              </w:rPr>
              <w:t>log, they are accessed by a URL to a web site that is the interface for ope</w:t>
            </w:r>
            <w:r w:rsidRPr="00687C26">
              <w:rPr>
                <w:sz w:val="20"/>
              </w:rPr>
              <w:t>r</w:t>
            </w:r>
            <w:r w:rsidRPr="00687C26">
              <w:rPr>
                <w:sz w:val="20"/>
              </w:rPr>
              <w:t>ating the application. The application operates by interaction with one or more human participants. The application requires network connection to operate, is accessible via the internet, and requires human interaction.</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sof</w:t>
            </w:r>
            <w:r w:rsidRPr="00687C26">
              <w:rPr>
                <w:rFonts w:ascii="Calibri" w:hAnsi="Calibri"/>
                <w:color w:val="000000"/>
                <w:sz w:val="20"/>
                <w:szCs w:val="20"/>
              </w:rPr>
              <w:t>t</w:t>
            </w:r>
            <w:r w:rsidRPr="00687C26">
              <w:rPr>
                <w:rFonts w:ascii="Calibri" w:hAnsi="Calibri"/>
                <w:color w:val="000000"/>
                <w:sz w:val="20"/>
                <w:szCs w:val="20"/>
              </w:rPr>
              <w:t>ware:interactive resource</w:t>
            </w:r>
          </w:p>
        </w:tc>
      </w:tr>
      <w:tr w:rsidR="00687C26" w:rsidRPr="00687C26" w:rsidTr="00687C26">
        <w:trPr>
          <w:cantSplit/>
          <w:tblHeader/>
          <w:jc w:val="center"/>
        </w:trPr>
        <w:tc>
          <w:tcPr>
            <w:tcW w:w="1440" w:type="dxa"/>
          </w:tcPr>
          <w:p w:rsidR="00687C26" w:rsidRPr="00687C26" w:rsidRDefault="00687C26" w:rsidP="000E0072">
            <w:pPr>
              <w:pStyle w:val="Tableentry"/>
              <w:rPr>
                <w:sz w:val="20"/>
              </w:rPr>
            </w:pPr>
            <w:r w:rsidRPr="00687C26">
              <w:rPr>
                <w:sz w:val="20"/>
              </w:rPr>
              <w:t xml:space="preserve">Structured digital data item </w:t>
            </w:r>
          </w:p>
        </w:tc>
        <w:tc>
          <w:tcPr>
            <w:tcW w:w="1350" w:type="dxa"/>
          </w:tcPr>
          <w:p w:rsidR="00687C26" w:rsidRPr="00687C26" w:rsidRDefault="00687C26" w:rsidP="000E0072">
            <w:pPr>
              <w:pStyle w:val="Tableentry"/>
              <w:rPr>
                <w:sz w:val="20"/>
              </w:rPr>
            </w:pPr>
          </w:p>
        </w:tc>
        <w:tc>
          <w:tcPr>
            <w:tcW w:w="1518" w:type="dxa"/>
          </w:tcPr>
          <w:p w:rsidR="00687C26" w:rsidRPr="00687C26" w:rsidRDefault="00687C26" w:rsidP="000E0072">
            <w:pPr>
              <w:pStyle w:val="Tableentry"/>
              <w:rPr>
                <w:sz w:val="20"/>
              </w:rPr>
            </w:pPr>
            <w:r w:rsidRPr="00687C26">
              <w:rPr>
                <w:sz w:val="20"/>
              </w:rPr>
              <w:t>USGIN</w:t>
            </w:r>
          </w:p>
        </w:tc>
        <w:tc>
          <w:tcPr>
            <w:tcW w:w="6974" w:type="dxa"/>
          </w:tcPr>
          <w:p w:rsidR="00687C26" w:rsidRPr="00687C26" w:rsidRDefault="00687C26" w:rsidP="008E1DE0">
            <w:pPr>
              <w:pStyle w:val="Tableentry"/>
              <w:rPr>
                <w:sz w:val="20"/>
              </w:rPr>
            </w:pPr>
            <w:r w:rsidRPr="00687C26">
              <w:rPr>
                <w:sz w:val="20"/>
              </w:rPr>
              <w:t>An individually identifiable item in a structured digital data collection. Cha</w:t>
            </w:r>
            <w:r w:rsidRPr="00687C26">
              <w:rPr>
                <w:sz w:val="20"/>
              </w:rPr>
              <w:t>r</w:t>
            </w:r>
            <w:r w:rsidRPr="00687C26">
              <w:rPr>
                <w:sz w:val="20"/>
              </w:rPr>
              <w:t xml:space="preserve">acterized by a schema, and some particular values. In ISO11179 terms, this is an instance of a data element. Tagging, commenting, reviewing, rating community interaction with catalog will probably require metadata records about particular data items in cataloged datasets (including metadata items in catalogs.) </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structured dig</w:t>
            </w:r>
            <w:r w:rsidRPr="00687C26">
              <w:rPr>
                <w:rFonts w:ascii="Calibri" w:hAnsi="Calibri"/>
                <w:color w:val="000000"/>
                <w:sz w:val="20"/>
                <w:szCs w:val="20"/>
              </w:rPr>
              <w:t>i</w:t>
            </w:r>
            <w:r w:rsidRPr="00687C26">
              <w:rPr>
                <w:rFonts w:ascii="Calibri" w:hAnsi="Calibri"/>
                <w:color w:val="000000"/>
                <w:sz w:val="20"/>
                <w:szCs w:val="20"/>
              </w:rPr>
              <w:t>tal data item</w:t>
            </w:r>
          </w:p>
        </w:tc>
      </w:tr>
      <w:tr w:rsidR="00687C26" w:rsidRPr="00687C26" w:rsidTr="00687C26">
        <w:trPr>
          <w:cantSplit/>
          <w:tblHeader/>
          <w:jc w:val="center"/>
        </w:trPr>
        <w:tc>
          <w:tcPr>
            <w:tcW w:w="1440" w:type="dxa"/>
          </w:tcPr>
          <w:p w:rsidR="00687C26" w:rsidRPr="00687C26" w:rsidRDefault="00687C26" w:rsidP="000E0072">
            <w:pPr>
              <w:pStyle w:val="Tableentry"/>
              <w:rPr>
                <w:rStyle w:val="Strong"/>
                <w:sz w:val="20"/>
              </w:rPr>
            </w:pPr>
            <w:r w:rsidRPr="00687C26">
              <w:rPr>
                <w:rStyle w:val="Strong"/>
                <w:sz w:val="20"/>
              </w:rPr>
              <w:t>Sampling point, site, station</w:t>
            </w:r>
          </w:p>
        </w:tc>
        <w:tc>
          <w:tcPr>
            <w:tcW w:w="1350" w:type="dxa"/>
          </w:tcPr>
          <w:p w:rsidR="00687C26" w:rsidRPr="00687C26" w:rsidRDefault="00687C26" w:rsidP="000E0072">
            <w:pPr>
              <w:pStyle w:val="Tableentry"/>
              <w:rPr>
                <w:sz w:val="20"/>
              </w:rPr>
            </w:pPr>
            <w:r w:rsidRPr="00687C26">
              <w:rPr>
                <w:sz w:val="20"/>
              </w:rPr>
              <w:t>Structured digital data item</w:t>
            </w:r>
          </w:p>
        </w:tc>
        <w:tc>
          <w:tcPr>
            <w:tcW w:w="1518" w:type="dxa"/>
          </w:tcPr>
          <w:p w:rsidR="00687C26" w:rsidRPr="00687C26" w:rsidRDefault="00687C26" w:rsidP="000E0072">
            <w:pPr>
              <w:pStyle w:val="Tableentry"/>
              <w:rPr>
                <w:sz w:val="20"/>
              </w:rPr>
            </w:pPr>
            <w:r w:rsidRPr="00687C26">
              <w:rPr>
                <w:sz w:val="20"/>
              </w:rPr>
              <w:t>From Sc</w:t>
            </w:r>
            <w:r w:rsidRPr="00687C26">
              <w:rPr>
                <w:sz w:val="20"/>
              </w:rPr>
              <w:t>i</w:t>
            </w:r>
            <w:r w:rsidRPr="00687C26">
              <w:rPr>
                <w:sz w:val="20"/>
              </w:rPr>
              <w:t>enceBase item types, SMR redux</w:t>
            </w:r>
          </w:p>
        </w:tc>
        <w:tc>
          <w:tcPr>
            <w:tcW w:w="6974" w:type="dxa"/>
          </w:tcPr>
          <w:p w:rsidR="00687C26" w:rsidRPr="00687C26" w:rsidRDefault="00687C26" w:rsidP="000E70F1">
            <w:pPr>
              <w:pStyle w:val="Tableentry"/>
              <w:rPr>
                <w:sz w:val="20"/>
              </w:rPr>
            </w:pPr>
            <w:r w:rsidRPr="00687C26">
              <w:rPr>
                <w:sz w:val="20"/>
              </w:rPr>
              <w:t xml:space="preserve">A resource that is a location-based container/base for observation data. These represent OGC O&amp;M sampling features, and can be generalized to  include other sampling geometry (borehole, image footprint)... Analogous in function to a keyword, but carries metadata on who located, when, why, how... </w:t>
            </w:r>
          </w:p>
        </w:tc>
        <w:tc>
          <w:tcPr>
            <w:tcW w:w="1524" w:type="dxa"/>
          </w:tcPr>
          <w:p w:rsidR="00687C26" w:rsidRPr="00687C26" w:rsidRDefault="00687C26">
            <w:pPr>
              <w:rPr>
                <w:rFonts w:ascii="Calibri" w:hAnsi="Calibri"/>
                <w:color w:val="000000"/>
                <w:sz w:val="20"/>
                <w:szCs w:val="20"/>
              </w:rPr>
            </w:pPr>
            <w:r w:rsidRPr="00687C26">
              <w:rPr>
                <w:rFonts w:ascii="Calibri" w:hAnsi="Calibri"/>
                <w:color w:val="000000"/>
                <w:sz w:val="20"/>
                <w:szCs w:val="20"/>
              </w:rPr>
              <w:t>sampling point</w:t>
            </w:r>
          </w:p>
        </w:tc>
      </w:tr>
    </w:tbl>
    <w:p w:rsidR="0032148F" w:rsidRPr="00CB2F1D" w:rsidRDefault="0032148F" w:rsidP="00BC68BB">
      <w:pPr>
        <w:rPr>
          <w:lang w:eastAsia="ja-JP"/>
        </w:rPr>
      </w:pPr>
    </w:p>
    <w:p w:rsidR="0032148F" w:rsidRPr="00CB2F1D" w:rsidRDefault="0032148F">
      <w:pPr>
        <w:pStyle w:val="Heading1"/>
      </w:pPr>
      <w:bookmarkStart w:id="35" w:name="_Toc381426755"/>
      <w:bookmarkStart w:id="36" w:name="_Toc161664991"/>
      <w:r w:rsidRPr="00CB2F1D">
        <w:lastRenderedPageBreak/>
        <w:t xml:space="preserve">USGIN </w:t>
      </w:r>
      <w:r w:rsidR="00A357C8">
        <w:t>Usage of Metadata Elements</w:t>
      </w:r>
      <w:bookmarkEnd w:id="35"/>
    </w:p>
    <w:p w:rsidR="0032148F" w:rsidRPr="00CB2F1D" w:rsidRDefault="00E6692A" w:rsidP="00A357C8">
      <w:pPr>
        <w:pStyle w:val="Heading2"/>
      </w:pPr>
      <w:bookmarkStart w:id="37" w:name="_Toc381426756"/>
      <w:r>
        <w:t>Core s</w:t>
      </w:r>
      <w:r w:rsidR="0032148F" w:rsidRPr="00CB2F1D">
        <w:t>patial dataset</w:t>
      </w:r>
      <w:r w:rsidR="00447B54">
        <w:t xml:space="preserve">, </w:t>
      </w:r>
      <w:r w:rsidR="0032148F" w:rsidRPr="00CB2F1D">
        <w:t>dataset series</w:t>
      </w:r>
      <w:r>
        <w:t xml:space="preserve">, and </w:t>
      </w:r>
      <w:r w:rsidR="00447B54">
        <w:t>service elements</w:t>
      </w:r>
      <w:bookmarkEnd w:id="37"/>
    </w:p>
    <w:p w:rsidR="000A18AD" w:rsidRPr="000A18AD" w:rsidRDefault="00EB14C1" w:rsidP="00A357C8">
      <w:r w:rsidRPr="00CB2F1D">
        <w:t>Table 2 is a listing of ISO19115 metadata elements used to describe</w:t>
      </w:r>
      <w:r w:rsidR="00E034AC">
        <w:t xml:space="preserve"> any resource.</w:t>
      </w:r>
      <w:r w:rsidRPr="00CB2F1D">
        <w:t xml:space="preserve"> </w:t>
      </w:r>
      <w:r w:rsidR="00E034AC">
        <w:t xml:space="preserve">Tables 3 and 4 provide specifics for describing </w:t>
      </w:r>
      <w:r w:rsidRPr="00CB2F1D">
        <w:t>d</w:t>
      </w:r>
      <w:r w:rsidRPr="00CB2F1D">
        <w:t>a</w:t>
      </w:r>
      <w:r w:rsidRPr="00CB2F1D">
        <w:t>tasets</w:t>
      </w:r>
      <w:r w:rsidR="00E034AC">
        <w:t xml:space="preserve"> and services</w:t>
      </w:r>
      <w:r w:rsidRPr="00CB2F1D">
        <w:t xml:space="preserve">. </w:t>
      </w:r>
      <w:r w:rsidR="00E034AC">
        <w:t xml:space="preserve">Note that in the USGIN context, dataset is construed quite broadly to include any kind of georeferenced information resource, </w:t>
      </w:r>
      <w:r w:rsidR="00880B98">
        <w:t>including</w:t>
      </w:r>
      <w:r w:rsidR="00E034AC">
        <w:t xml:space="preserve"> physical samples and hard copy documents. </w:t>
      </w:r>
      <w:r w:rsidR="009D6CF2">
        <w:t>The service metadata elements are defined by ISO19119. T</w:t>
      </w:r>
      <w:r w:rsidR="002D0E36" w:rsidRPr="00CB2F1D">
        <w:t>he root e</w:t>
      </w:r>
      <w:r w:rsidR="002D0E36" w:rsidRPr="00CB2F1D">
        <w:t>l</w:t>
      </w:r>
      <w:r w:rsidR="002D0E36" w:rsidRPr="00CB2F1D">
        <w:t>ement</w:t>
      </w:r>
      <w:r w:rsidR="009D6CF2">
        <w:t xml:space="preserve"> of ISO </w:t>
      </w:r>
      <w:r w:rsidR="00334B91">
        <w:t>XML</w:t>
      </w:r>
      <w:r w:rsidR="009D6CF2">
        <w:t>-encoded metadata is</w:t>
      </w:r>
      <w:r w:rsidR="002D0E36" w:rsidRPr="00CB2F1D">
        <w:t xml:space="preserve"> MD_Metadata. </w:t>
      </w:r>
      <w:r w:rsidR="00F62DEE" w:rsidRPr="00CB2F1D">
        <w:t>Elements are discussed</w:t>
      </w:r>
      <w:r w:rsidR="009D6CF2">
        <w:t xml:space="preserve"> in this table</w:t>
      </w:r>
      <w:r w:rsidR="00F62DEE" w:rsidRPr="00CB2F1D">
        <w:t xml:space="preserve"> in the order that they appear in the metad</w:t>
      </w:r>
      <w:r w:rsidR="00F62DEE" w:rsidRPr="00CB2F1D">
        <w:t>a</w:t>
      </w:r>
      <w:r w:rsidR="00F62DEE" w:rsidRPr="00CB2F1D">
        <w:t>ta document.</w:t>
      </w:r>
      <w:r w:rsidR="000A18AD">
        <w:t xml:space="preserve"> </w:t>
      </w:r>
      <w:r w:rsidR="009D6CF2">
        <w:t xml:space="preserve">Not all elements are discussed in detail. In a number of places where USGIN makes no specific provisions, we defer to recommendations in the North American Profile for ISO metadata (INCITS 453, referred to as NAP). </w:t>
      </w:r>
      <w:r w:rsidR="000A18AD">
        <w:rPr>
          <w:lang w:eastAsia="ja-JP"/>
        </w:rPr>
        <w:t xml:space="preserve">Note that throughout this and the subsequent tables, the names of </w:t>
      </w:r>
      <w:r w:rsidR="00334B91">
        <w:rPr>
          <w:lang w:eastAsia="ja-JP"/>
        </w:rPr>
        <w:t xml:space="preserve">XML </w:t>
      </w:r>
      <w:r w:rsidR="000A18AD">
        <w:rPr>
          <w:lang w:eastAsia="ja-JP"/>
        </w:rPr>
        <w:t xml:space="preserve">elements are shown in </w:t>
      </w:r>
      <w:r w:rsidR="000A18AD" w:rsidRPr="000A18AD">
        <w:rPr>
          <w:rStyle w:val="ElementxPath"/>
        </w:rPr>
        <w:t>this typecase</w:t>
      </w:r>
      <w:r w:rsidR="000A18AD">
        <w:t xml:space="preserve">. Long X-paths have been broken with non-breaking hyphen characters. Hyphens are not used in any </w:t>
      </w:r>
      <w:r w:rsidR="00334B91">
        <w:t xml:space="preserve">XML </w:t>
      </w:r>
      <w:r w:rsidR="000A18AD">
        <w:t>attribute or element name, so if they appear in the text, they are strictly for text wrapping.</w:t>
      </w:r>
    </w:p>
    <w:p w:rsidR="0032148F" w:rsidRPr="00CB2F1D" w:rsidRDefault="0032148F" w:rsidP="0008310B">
      <w:pPr>
        <w:pStyle w:val="Caption"/>
      </w:pPr>
      <w:bookmarkStart w:id="38" w:name="_Ref244579224"/>
      <w:bookmarkStart w:id="39" w:name="_Toc277856261"/>
      <w:r w:rsidRPr="00CB2F1D">
        <w:t xml:space="preserve">Table </w:t>
      </w:r>
      <w:r w:rsidR="006B5EB5">
        <w:fldChar w:fldCharType="begin"/>
      </w:r>
      <w:r w:rsidR="006B5EB5">
        <w:instrText xml:space="preserve"> SEQ Table \* ARABIC </w:instrText>
      </w:r>
      <w:r w:rsidR="006B5EB5">
        <w:fldChar w:fldCharType="separate"/>
      </w:r>
      <w:r w:rsidR="00877F9F">
        <w:rPr>
          <w:noProof/>
        </w:rPr>
        <w:t>2</w:t>
      </w:r>
      <w:r w:rsidR="006B5EB5">
        <w:rPr>
          <w:noProof/>
        </w:rPr>
        <w:fldChar w:fldCharType="end"/>
      </w:r>
      <w:bookmarkEnd w:id="38"/>
      <w:r w:rsidRPr="00CB2F1D">
        <w:t xml:space="preserve">. </w:t>
      </w:r>
      <w:bookmarkStart w:id="40" w:name="_Ref312952934"/>
      <w:r w:rsidRPr="00CB2F1D">
        <w:t>Description best practices for ISO19139 metadata element</w:t>
      </w:r>
      <w:r w:rsidR="00C31EC6">
        <w:t>s</w:t>
      </w:r>
      <w:r w:rsidRPr="00CB2F1D">
        <w:t xml:space="preserve"> in USGIN profile. This table includes base elements.</w:t>
      </w:r>
      <w:r w:rsidR="002006EF">
        <w:t>Elements are in the order that they appear in a metadata instance.</w:t>
      </w:r>
      <w:bookmarkEnd w:id="39"/>
      <w:bookmarkEnd w:id="40"/>
    </w:p>
    <w:tbl>
      <w:tblPr>
        <w:tblW w:w="492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62"/>
        <w:gridCol w:w="1141"/>
        <w:gridCol w:w="9097"/>
      </w:tblGrid>
      <w:tr w:rsidR="005B2A5C" w:rsidRPr="00CB2F1D" w:rsidTr="00C55311">
        <w:trPr>
          <w:cantSplit/>
          <w:tblHeader/>
        </w:trPr>
        <w:tc>
          <w:tcPr>
            <w:tcW w:w="1151" w:type="pct"/>
          </w:tcPr>
          <w:p w:rsidR="0032148F" w:rsidRPr="00FF4644" w:rsidRDefault="0032148F" w:rsidP="00A357C8">
            <w:pPr>
              <w:pStyle w:val="Tableheading"/>
            </w:pPr>
            <w:bookmarkStart w:id="41" w:name="OLE_LINK1"/>
            <w:r w:rsidRPr="00FF4644">
              <w:t>ISO 19115 (M/C/O)</w:t>
            </w:r>
            <w:r w:rsidRPr="00FF4644">
              <w:br/>
              <w:t>xPath</w:t>
            </w:r>
            <w:r w:rsidR="002D0E36" w:rsidRPr="00FF4644">
              <w:t xml:space="preserve"> from MD_Metadata</w:t>
            </w:r>
          </w:p>
        </w:tc>
        <w:tc>
          <w:tcPr>
            <w:tcW w:w="429" w:type="pct"/>
          </w:tcPr>
          <w:p w:rsidR="0032148F" w:rsidRPr="00FF4644" w:rsidRDefault="0032148F" w:rsidP="00A357C8">
            <w:pPr>
              <w:pStyle w:val="Tableheading"/>
            </w:pPr>
            <w:r w:rsidRPr="00FF4644">
              <w:t>NAP-USGIN</w:t>
            </w:r>
            <w:r w:rsidR="007F14E7" w:rsidRPr="00FF4644">
              <w:t xml:space="preserve"> M/C/O</w:t>
            </w:r>
          </w:p>
        </w:tc>
        <w:tc>
          <w:tcPr>
            <w:tcW w:w="3420" w:type="pct"/>
          </w:tcPr>
          <w:p w:rsidR="0032148F" w:rsidRPr="00FF4644" w:rsidRDefault="0032148F" w:rsidP="00A357C8">
            <w:pPr>
              <w:pStyle w:val="Tableheading"/>
            </w:pPr>
            <w:r w:rsidRPr="00FF4644">
              <w:t>Comments</w:t>
            </w:r>
          </w:p>
        </w:tc>
      </w:tr>
      <w:tr w:rsidR="005B2A5C" w:rsidRPr="00CB2F1D" w:rsidTr="00C55311">
        <w:tc>
          <w:tcPr>
            <w:tcW w:w="1151" w:type="pct"/>
          </w:tcPr>
          <w:p w:rsidR="0032148F" w:rsidRPr="00CB2F1D" w:rsidRDefault="0032148F" w:rsidP="00A357C8">
            <w:r w:rsidRPr="00CB2F1D">
              <w:t>Metadata file identifier (O)</w:t>
            </w:r>
          </w:p>
          <w:p w:rsidR="0032148F" w:rsidRPr="00CB2F1D" w:rsidRDefault="0032148F" w:rsidP="00A357C8">
            <w:pPr>
              <w:rPr>
                <w:rStyle w:val="ElementxPath"/>
              </w:rPr>
            </w:pPr>
            <w:r w:rsidRPr="00CB2F1D">
              <w:rPr>
                <w:rStyle w:val="ElementxPath"/>
              </w:rPr>
              <w:t>fileIdentifier</w:t>
            </w:r>
          </w:p>
        </w:tc>
        <w:tc>
          <w:tcPr>
            <w:tcW w:w="429" w:type="pct"/>
          </w:tcPr>
          <w:p w:rsidR="0032148F" w:rsidRPr="00CB2F1D" w:rsidRDefault="0032148F" w:rsidP="00A357C8">
            <w:pPr>
              <w:jc w:val="center"/>
            </w:pPr>
            <w:r w:rsidRPr="00CB2F1D">
              <w:t>M-M</w:t>
            </w:r>
          </w:p>
        </w:tc>
        <w:tc>
          <w:tcPr>
            <w:tcW w:w="3420" w:type="pct"/>
          </w:tcPr>
          <w:p w:rsidR="00ED6F83" w:rsidRPr="00CB2F1D" w:rsidRDefault="00334B91" w:rsidP="00A357C8">
            <w:pPr>
              <w:pStyle w:val="Tableentry"/>
            </w:pPr>
            <w:r>
              <w:t>Identifier for the</w:t>
            </w:r>
            <w:r w:rsidR="000F1EA0">
              <w:t xml:space="preserve"> metadata record, as opposed to </w:t>
            </w:r>
            <w:r w:rsidR="000F1EA0" w:rsidRPr="000F1EA0">
              <w:rPr>
                <w:rStyle w:val="ElementxPath"/>
              </w:rPr>
              <w:t>DatasetURI</w:t>
            </w:r>
            <w:r w:rsidR="000F1EA0">
              <w:t xml:space="preserve">, which identifies the described resource. </w:t>
            </w:r>
            <w:r w:rsidR="0032148F" w:rsidRPr="00CB2F1D">
              <w:t xml:space="preserve">A unique </w:t>
            </w:r>
            <w:r w:rsidR="000F1EA0">
              <w:t>metadata record  i</w:t>
            </w:r>
            <w:r w:rsidR="0032148F" w:rsidRPr="00CB2F1D">
              <w:t xml:space="preserve">dentifier must be included to allow CSW operations such as GetRecordById or harvest transactions. </w:t>
            </w:r>
            <w:r w:rsidR="000F1EA0">
              <w:t>This identifier should be copied during harvest operations. Ideally there is one metadata record describing each resource, such that there should be a one-to-one mapping between metadata fileIdentifiers and D</w:t>
            </w:r>
            <w:r w:rsidR="000F1EA0">
              <w:t>a</w:t>
            </w:r>
            <w:r w:rsidR="000F1EA0">
              <w:t>tasetURIs. However, not all described resources will have a DatasetURI, and the metadata record is a different resource from the resource it describes, and thus should not have the same identifier. The protocol used to generate the identifier does not matter, as long as it generates globally unique identifier strings. Services that rely on natural keys (e.g. se</w:t>
            </w:r>
            <w:r w:rsidR="000F1EA0">
              <w:t>r</w:t>
            </w:r>
            <w:r w:rsidR="000F1EA0">
              <w:t>viceURL and layerID) are expected to put the key values in this field. Although there is technically no limit on the length of the identifier string, suggested best practice is to keep the string length less than 255 so the string will fit in legacy database string value fields.</w:t>
            </w:r>
          </w:p>
          <w:p w:rsidR="007D73A9" w:rsidRPr="00B90C08" w:rsidRDefault="00CF6804" w:rsidP="002A50B3">
            <w:pPr>
              <w:pStyle w:val="Tableentry"/>
            </w:pPr>
            <w:r w:rsidRPr="00CB2F1D">
              <w:t>USGIN</w:t>
            </w:r>
            <w:r w:rsidR="007D73A9">
              <w:t>,</w:t>
            </w:r>
            <w:r w:rsidR="00B87FE8" w:rsidRPr="00CB2F1D">
              <w:t xml:space="preserve"> ANZLIC</w:t>
            </w:r>
            <w:r w:rsidR="007D73A9">
              <w:t>, and the OGC CSW profile</w:t>
            </w:r>
            <w:r w:rsidR="00990C8E">
              <w:t>s</w:t>
            </w:r>
            <w:r w:rsidR="007D73A9">
              <w:t xml:space="preserve"> for ISO metadata (OGC 07-045)</w:t>
            </w:r>
            <w:r w:rsidR="00B87FE8" w:rsidRPr="00CB2F1D">
              <w:t xml:space="preserve"> </w:t>
            </w:r>
            <w:r w:rsidR="0032148F" w:rsidRPr="00CB2F1D">
              <w:t xml:space="preserve">recommend the use of </w:t>
            </w:r>
            <w:r w:rsidR="00EA193E" w:rsidRPr="00CB2F1D">
              <w:t xml:space="preserve">the </w:t>
            </w:r>
            <w:r w:rsidR="0032148F" w:rsidRPr="00CB2F1D">
              <w:t xml:space="preserve">UUID (Universally Unique Identifier) for the </w:t>
            </w:r>
            <w:r w:rsidR="0032148F" w:rsidRPr="00CB2F1D">
              <w:rPr>
                <w:rStyle w:val="ElementxPath"/>
              </w:rPr>
              <w:t>fileIdentifier</w:t>
            </w:r>
            <w:r w:rsidR="00EA193E" w:rsidRPr="00CB2F1D">
              <w:t>.</w:t>
            </w:r>
            <w:r w:rsidR="008C338D" w:rsidRPr="00CB2F1D">
              <w:t xml:space="preserve"> </w:t>
            </w:r>
            <w:r w:rsidR="0032148F" w:rsidRPr="00CB2F1D">
              <w:t xml:space="preserve">The </w:t>
            </w:r>
            <w:r w:rsidR="0032148F" w:rsidRPr="00CB2F1D">
              <w:rPr>
                <w:rStyle w:val="ElementxPath"/>
              </w:rPr>
              <w:t>fileIdentif</w:t>
            </w:r>
            <w:r w:rsidR="0032148F" w:rsidRPr="00CB2F1D">
              <w:rPr>
                <w:rStyle w:val="ElementxPath"/>
              </w:rPr>
              <w:t>i</w:t>
            </w:r>
            <w:r w:rsidR="0032148F" w:rsidRPr="00CB2F1D">
              <w:rPr>
                <w:rStyle w:val="ElementxPath"/>
              </w:rPr>
              <w:t>er</w:t>
            </w:r>
            <w:r w:rsidR="0032148F" w:rsidRPr="00CB2F1D">
              <w:t xml:space="preserve"> </w:t>
            </w:r>
            <w:r w:rsidR="00F62DEE" w:rsidRPr="00CB2F1D">
              <w:t>is</w:t>
            </w:r>
            <w:r w:rsidR="0032148F" w:rsidRPr="00CB2F1D">
              <w:t xml:space="preserve"> used to identify duplicate copies of metadata records</w:t>
            </w:r>
            <w:r w:rsidR="00F62DEE" w:rsidRPr="00CB2F1D">
              <w:t>, to reference one metadata re</w:t>
            </w:r>
            <w:r w:rsidR="00F62DEE" w:rsidRPr="00CB2F1D">
              <w:t>c</w:t>
            </w:r>
            <w:r w:rsidR="00F62DEE" w:rsidRPr="00CB2F1D">
              <w:t xml:space="preserve">ord from another (via </w:t>
            </w:r>
            <w:r w:rsidR="00F62DEE" w:rsidRPr="00CB2F1D">
              <w:rPr>
                <w:rStyle w:val="ElementxPath"/>
              </w:rPr>
              <w:t>MD_Data</w:t>
            </w:r>
            <w:r w:rsidR="000A18AD">
              <w:rPr>
                <w:rStyle w:val="ElementxPath"/>
              </w:rPr>
              <w:softHyphen/>
            </w:r>
            <w:r w:rsidR="00F62DEE" w:rsidRPr="00CB2F1D">
              <w:rPr>
                <w:rStyle w:val="ElementxPath"/>
              </w:rPr>
              <w:t>Iden</w:t>
            </w:r>
            <w:r w:rsidR="000A18AD">
              <w:rPr>
                <w:rStyle w:val="ElementxPath"/>
              </w:rPr>
              <w:softHyphen/>
            </w:r>
            <w:r w:rsidR="00F62DEE" w:rsidRPr="00CB2F1D">
              <w:rPr>
                <w:rStyle w:val="ElementxPath"/>
              </w:rPr>
              <w:t>tification/</w:t>
            </w:r>
            <w:r w:rsidR="000A18AD">
              <w:rPr>
                <w:rStyle w:val="ElementxPath"/>
              </w:rPr>
              <w:softHyphen/>
            </w:r>
            <w:r w:rsidR="00F62DEE" w:rsidRPr="00CB2F1D">
              <w:rPr>
                <w:rStyle w:val="ElementxPath"/>
              </w:rPr>
              <w:t>aggregationInfo</w:t>
            </w:r>
            <w:r w:rsidR="00F62DEE" w:rsidRPr="00CB2F1D">
              <w:t xml:space="preserve">), or to reference metadata from a described resource (e.g. </w:t>
            </w:r>
            <w:r w:rsidR="00F62DEE" w:rsidRPr="00CB2F1D">
              <w:rPr>
                <w:rStyle w:val="ElementxPath"/>
              </w:rPr>
              <w:t>DS_Dataset/has/MD_Metadata</w:t>
            </w:r>
            <w:r w:rsidR="00F62DEE" w:rsidRPr="00CB2F1D">
              <w:t>)</w:t>
            </w:r>
            <w:r w:rsidR="0032148F" w:rsidRPr="00CB2F1D">
              <w:t xml:space="preserve">. If there is a difference between the </w:t>
            </w:r>
            <w:r w:rsidR="0032148F" w:rsidRPr="00CB2F1D">
              <w:lastRenderedPageBreak/>
              <w:t>two metadata records then one can determine the appropriate version by the content of other elements in the metadata record. The authoritative metadata record should be the only one made publicly available in metadata search systems such as a catalog service.</w:t>
            </w:r>
          </w:p>
        </w:tc>
      </w:tr>
      <w:tr w:rsidR="005B2A5C" w:rsidRPr="00CB2F1D" w:rsidTr="00C55311">
        <w:trPr>
          <w:cantSplit/>
        </w:trPr>
        <w:tc>
          <w:tcPr>
            <w:tcW w:w="1151" w:type="pct"/>
          </w:tcPr>
          <w:p w:rsidR="0032148F" w:rsidRPr="00CB2F1D" w:rsidRDefault="0032148F" w:rsidP="00A357C8">
            <w:r w:rsidRPr="00CB2F1D">
              <w:lastRenderedPageBreak/>
              <w:t>Metadata language (M)</w:t>
            </w:r>
          </w:p>
          <w:p w:rsidR="0032148F" w:rsidRPr="00CB2F1D" w:rsidRDefault="0032148F" w:rsidP="00A357C8">
            <w:pPr>
              <w:rPr>
                <w:rStyle w:val="ElementxPath"/>
              </w:rPr>
            </w:pPr>
            <w:r w:rsidRPr="00CB2F1D">
              <w:rPr>
                <w:rStyle w:val="ElementxPath"/>
              </w:rPr>
              <w:t>language</w:t>
            </w:r>
          </w:p>
        </w:tc>
        <w:tc>
          <w:tcPr>
            <w:tcW w:w="429" w:type="pct"/>
          </w:tcPr>
          <w:p w:rsidR="0032148F" w:rsidRPr="00CB2F1D" w:rsidRDefault="0032148F" w:rsidP="00A357C8">
            <w:pPr>
              <w:jc w:val="center"/>
            </w:pPr>
            <w:r w:rsidRPr="00CB2F1D">
              <w:t>M-M</w:t>
            </w:r>
          </w:p>
        </w:tc>
        <w:tc>
          <w:tcPr>
            <w:tcW w:w="3420" w:type="pct"/>
          </w:tcPr>
          <w:p w:rsidR="0032148F" w:rsidRPr="00CB2F1D" w:rsidRDefault="005B4071" w:rsidP="00A357C8">
            <w:pPr>
              <w:pStyle w:val="Tableentry"/>
            </w:pPr>
            <w:r>
              <w:t>The</w:t>
            </w:r>
            <w:r w:rsidR="0032148F" w:rsidRPr="00CB2F1D">
              <w:t xml:space="preserve"> language string is composed of a </w:t>
            </w:r>
            <w:r>
              <w:t xml:space="preserve">three lower-case letter </w:t>
            </w:r>
            <w:r w:rsidR="0032148F" w:rsidRPr="00CB2F1D">
              <w:t>language code (ISO639-2/T)</w:t>
            </w:r>
            <w:r>
              <w:t>.</w:t>
            </w:r>
            <w:r w:rsidR="0032148F" w:rsidRPr="00CB2F1D">
              <w:t xml:space="preserve"> </w:t>
            </w:r>
          </w:p>
          <w:p w:rsidR="005B4071" w:rsidRPr="00CB2F1D" w:rsidRDefault="000E70F1" w:rsidP="002A50B3">
            <w:pPr>
              <w:pStyle w:val="Tableentry"/>
            </w:pPr>
            <w:r>
              <w:t xml:space="preserve">Most </w:t>
            </w:r>
            <w:r w:rsidR="00315A44" w:rsidRPr="00CB2F1D">
              <w:t>CSW client and server applications only support the three letter language code</w:t>
            </w:r>
            <w:r w:rsidR="00820C96">
              <w:t>.</w:t>
            </w:r>
            <w:r w:rsidR="005B4071">
              <w:t xml:space="preserve"> </w:t>
            </w:r>
            <w:r>
              <w:t xml:space="preserve">(Note: </w:t>
            </w:r>
            <w:r w:rsidR="005B4071">
              <w:t xml:space="preserve">The recommended USGIN practice is different from the NAP, which recommends including </w:t>
            </w:r>
            <w:r w:rsidR="005B4071" w:rsidRPr="00CB2F1D">
              <w:t>an alpha3 country code (ISO3166-1)</w:t>
            </w:r>
            <w:r w:rsidR="005B4071">
              <w:t xml:space="preserve">, </w:t>
            </w:r>
            <w:r w:rsidR="005B4071" w:rsidRPr="00CB2F1D">
              <w:t xml:space="preserve">given in uppercase, </w:t>
            </w:r>
            <w:r w:rsidR="005B4071">
              <w:t>with</w:t>
            </w:r>
            <w:r w:rsidR="005B4071" w:rsidRPr="00CB2F1D">
              <w:t xml:space="preserve"> syntax </w:t>
            </w:r>
            <w:r w:rsidR="005B4071">
              <w:t>"</w:t>
            </w:r>
            <w:r w:rsidR="005B4071" w:rsidRPr="00CB2F1D">
              <w:t>&lt;ISO639-2/T three letter language code&gt;&lt;;&gt;&lt;blank space&gt;&lt;ISO3166-1 three letter country code&gt;</w:t>
            </w:r>
            <w:r w:rsidR="005B4071">
              <w:t>", e.g</w:t>
            </w:r>
            <w:r w:rsidR="005B4071" w:rsidRPr="00CB2F1D">
              <w:t>. fra; CAN.</w:t>
            </w:r>
            <w:r w:rsidR="005B4071">
              <w:t xml:space="preserve">  Language searches for the three lett</w:t>
            </w:r>
            <w:r>
              <w:t>e</w:t>
            </w:r>
            <w:r w:rsidR="005B4071">
              <w:t>r ISO639 code and a wildcard chara</w:t>
            </w:r>
            <w:r w:rsidR="005B4071">
              <w:t>c</w:t>
            </w:r>
            <w:r w:rsidR="005B4071">
              <w:t>ter will work with either convention.</w:t>
            </w:r>
            <w:r>
              <w:t>)</w:t>
            </w:r>
          </w:p>
        </w:tc>
      </w:tr>
      <w:tr w:rsidR="005B2A5C" w:rsidRPr="00CB2F1D" w:rsidTr="00C55311">
        <w:trPr>
          <w:cantSplit/>
        </w:trPr>
        <w:tc>
          <w:tcPr>
            <w:tcW w:w="1151" w:type="pct"/>
          </w:tcPr>
          <w:p w:rsidR="0032148F" w:rsidRPr="00CB2F1D" w:rsidRDefault="0032148F" w:rsidP="00A357C8">
            <w:r w:rsidRPr="00CB2F1D">
              <w:t>Metadata character set (C)</w:t>
            </w:r>
          </w:p>
          <w:p w:rsidR="0032148F" w:rsidRPr="00CB2F1D" w:rsidRDefault="0032148F" w:rsidP="00A357C8">
            <w:pPr>
              <w:rPr>
                <w:rStyle w:val="ElementxPath"/>
              </w:rPr>
            </w:pPr>
            <w:r w:rsidRPr="00CB2F1D">
              <w:rPr>
                <w:rStyle w:val="ElementxPath"/>
              </w:rPr>
              <w:t>characterSet</w:t>
            </w:r>
          </w:p>
        </w:tc>
        <w:tc>
          <w:tcPr>
            <w:tcW w:w="429" w:type="pct"/>
          </w:tcPr>
          <w:p w:rsidR="0032148F" w:rsidRPr="00CB2F1D" w:rsidRDefault="0032148F" w:rsidP="00A357C8">
            <w:pPr>
              <w:jc w:val="center"/>
            </w:pPr>
            <w:r w:rsidRPr="00CB2F1D">
              <w:t>M-M</w:t>
            </w:r>
          </w:p>
        </w:tc>
        <w:tc>
          <w:tcPr>
            <w:tcW w:w="3420" w:type="pct"/>
          </w:tcPr>
          <w:p w:rsidR="0032148F" w:rsidRPr="00CB2F1D" w:rsidRDefault="00EB7DFB" w:rsidP="00A357C8">
            <w:pPr>
              <w:pStyle w:val="Tableentry"/>
            </w:pPr>
            <w:r>
              <w:t xml:space="preserve">USGIN </w:t>
            </w:r>
            <w:r w:rsidR="00972569">
              <w:t>recommends</w:t>
            </w:r>
            <w:r w:rsidR="00887022">
              <w:t xml:space="preserve"> use of ISO codelists: codeListValue=”utf8” codelist=</w:t>
            </w:r>
            <w:r w:rsidR="00972569">
              <w:t xml:space="preserve"> </w:t>
            </w:r>
            <w:r w:rsidR="00887022">
              <w:t>”</w:t>
            </w:r>
            <w:r w:rsidR="00887022" w:rsidRPr="00887022">
              <w:t>http://standards.</w:t>
            </w:r>
            <w:r w:rsidR="000F1EA0">
              <w:softHyphen/>
            </w:r>
            <w:r w:rsidR="00887022" w:rsidRPr="00887022">
              <w:t>iso.org/</w:t>
            </w:r>
            <w:r w:rsidR="000F1EA0">
              <w:softHyphen/>
            </w:r>
            <w:r w:rsidR="00887022" w:rsidRPr="00887022">
              <w:t>ittf/PubliclyAvailableStandards/ISO_19139_Schemas/resources/</w:t>
            </w:r>
            <w:r w:rsidR="00972569">
              <w:softHyphen/>
            </w:r>
            <w:r w:rsidR="00887022" w:rsidRPr="00887022">
              <w:t>Codelist/ML_gmx</w:t>
            </w:r>
            <w:r w:rsidR="000F1EA0">
              <w:softHyphen/>
            </w:r>
            <w:r w:rsidR="00887022" w:rsidRPr="00887022">
              <w:t>Codelists.xml#</w:t>
            </w:r>
            <w:r w:rsidR="000F1EA0">
              <w:softHyphen/>
            </w:r>
            <w:r w:rsidR="00887022" w:rsidRPr="00887022">
              <w:t>CI_</w:t>
            </w:r>
            <w:r w:rsidR="00887022">
              <w:t>CharacterSet</w:t>
            </w:r>
            <w:r w:rsidR="00887022" w:rsidRPr="00887022">
              <w:t>Code</w:t>
            </w:r>
            <w:r w:rsidR="00887022">
              <w:t xml:space="preserve">. See </w:t>
            </w:r>
            <w:r w:rsidR="00887022">
              <w:fldChar w:fldCharType="begin"/>
            </w:r>
            <w:r w:rsidR="00887022">
              <w:instrText xml:space="preserve"> REF _Ref252197736 \r \h </w:instrText>
            </w:r>
            <w:r w:rsidR="00887022">
              <w:fldChar w:fldCharType="separate"/>
            </w:r>
            <w:r w:rsidR="002C0A6A">
              <w:t>4.17.3</w:t>
            </w:r>
            <w:r w:rsidR="00887022">
              <w:fldChar w:fldCharType="end"/>
            </w:r>
            <w:r w:rsidR="00887022">
              <w:t xml:space="preserve"> </w:t>
            </w:r>
            <w:r w:rsidR="00887022">
              <w:fldChar w:fldCharType="begin"/>
            </w:r>
            <w:r w:rsidR="00887022">
              <w:instrText xml:space="preserve"> REF _Ref252197755 \h </w:instrText>
            </w:r>
            <w:r w:rsidR="00887022">
              <w:fldChar w:fldCharType="separate"/>
            </w:r>
            <w:r w:rsidR="002C0A6A" w:rsidRPr="00CB2F1D">
              <w:t>Codelists</w:t>
            </w:r>
            <w:r w:rsidR="00887022">
              <w:fldChar w:fldCharType="end"/>
            </w:r>
            <w:r w:rsidR="00887022">
              <w:t xml:space="preserve"> for discussion of codelist usage.</w:t>
            </w:r>
          </w:p>
          <w:p w:rsidR="0032148F" w:rsidRPr="00CB2F1D" w:rsidRDefault="0032148F" w:rsidP="000E70F1">
            <w:pPr>
              <w:pStyle w:val="Tableentry"/>
            </w:pPr>
            <w:r w:rsidRPr="00CB2F1D">
              <w:t xml:space="preserve">USGIN requires that a character set code is </w:t>
            </w:r>
            <w:r w:rsidR="005B4071">
              <w:t>specified, but this will normally be a default value for all records in a catalog.</w:t>
            </w:r>
          </w:p>
        </w:tc>
      </w:tr>
      <w:tr w:rsidR="005B2A5C" w:rsidRPr="00CB2F1D" w:rsidTr="00C55311">
        <w:trPr>
          <w:cantSplit/>
        </w:trPr>
        <w:tc>
          <w:tcPr>
            <w:tcW w:w="1151" w:type="pct"/>
          </w:tcPr>
          <w:p w:rsidR="0032148F" w:rsidRPr="00CB2F1D" w:rsidRDefault="0032148F" w:rsidP="00A357C8">
            <w:r w:rsidRPr="00CB2F1D">
              <w:t>Parent metadata record (O)</w:t>
            </w:r>
          </w:p>
          <w:p w:rsidR="0032148F" w:rsidRPr="00CB2F1D" w:rsidRDefault="0032148F" w:rsidP="00A357C8">
            <w:pPr>
              <w:rPr>
                <w:rStyle w:val="ElementxPath"/>
              </w:rPr>
            </w:pPr>
            <w:r w:rsidRPr="00CB2F1D">
              <w:rPr>
                <w:rStyle w:val="ElementxPath"/>
              </w:rPr>
              <w:t>parentIdentifier</w:t>
            </w:r>
          </w:p>
        </w:tc>
        <w:tc>
          <w:tcPr>
            <w:tcW w:w="429" w:type="pct"/>
          </w:tcPr>
          <w:p w:rsidR="0032148F" w:rsidRPr="00CB2F1D" w:rsidDel="00913420" w:rsidRDefault="0032148F" w:rsidP="00A357C8">
            <w:pPr>
              <w:jc w:val="center"/>
            </w:pPr>
            <w:r w:rsidRPr="00CB2F1D">
              <w:t>O-X</w:t>
            </w:r>
          </w:p>
        </w:tc>
        <w:tc>
          <w:tcPr>
            <w:tcW w:w="3420" w:type="pct"/>
          </w:tcPr>
          <w:p w:rsidR="0032148F" w:rsidRPr="00FA16A0" w:rsidRDefault="0032148F" w:rsidP="000E70F1">
            <w:pPr>
              <w:pStyle w:val="Tableentry"/>
            </w:pPr>
            <w:r w:rsidRPr="000E70F1">
              <w:t xml:space="preserve">Not used in USGIN profile. </w:t>
            </w:r>
            <w:r w:rsidRPr="002A50B3">
              <w:t>USGIN CSW service implementations do not require clients to be able to navigate parent links to obtain inherited metadata properties, or to process filters using parent links, so this element is not used. To represent relat</w:t>
            </w:r>
            <w:r w:rsidRPr="00E54293">
              <w:t>ionships between d</w:t>
            </w:r>
            <w:r w:rsidRPr="00E54293">
              <w:t>e</w:t>
            </w:r>
            <w:r w:rsidRPr="00E54293">
              <w:t xml:space="preserve">scribed resources use </w:t>
            </w:r>
            <w:r w:rsidRPr="00B24B0F">
              <w:rPr>
                <w:rStyle w:val="ElementxPath"/>
              </w:rPr>
              <w:t>MD_Identification/</w:t>
            </w:r>
            <w:r w:rsidR="00F62DEE" w:rsidRPr="00B24B0F">
              <w:rPr>
                <w:rStyle w:val="ElementxPath"/>
              </w:rPr>
              <w:t>a</w:t>
            </w:r>
            <w:r w:rsidRPr="00B24B0F">
              <w:rPr>
                <w:rStyle w:val="ElementxPath"/>
              </w:rPr>
              <w:t>ggregationInfo</w:t>
            </w:r>
            <w:r w:rsidRPr="00FA16A0">
              <w:t>.</w:t>
            </w:r>
          </w:p>
        </w:tc>
      </w:tr>
      <w:tr w:rsidR="005B2A5C" w:rsidRPr="00CB2F1D" w:rsidTr="00C55311">
        <w:trPr>
          <w:cantSplit/>
        </w:trPr>
        <w:tc>
          <w:tcPr>
            <w:tcW w:w="1151" w:type="pct"/>
          </w:tcPr>
          <w:p w:rsidR="0032148F" w:rsidRPr="00CB2F1D" w:rsidRDefault="0032148F" w:rsidP="00A357C8">
            <w:r w:rsidRPr="00CB2F1D">
              <w:lastRenderedPageBreak/>
              <w:t>Resource type (C)</w:t>
            </w:r>
          </w:p>
          <w:p w:rsidR="0032148F" w:rsidRPr="00CB2F1D" w:rsidRDefault="0032148F" w:rsidP="00A357C8">
            <w:pPr>
              <w:rPr>
                <w:rStyle w:val="ElementxPath"/>
              </w:rPr>
            </w:pPr>
            <w:r w:rsidRPr="00CB2F1D">
              <w:rPr>
                <w:rStyle w:val="ElementxPath"/>
              </w:rPr>
              <w:t>hierarchyLevel</w:t>
            </w:r>
          </w:p>
        </w:tc>
        <w:tc>
          <w:tcPr>
            <w:tcW w:w="429" w:type="pct"/>
          </w:tcPr>
          <w:p w:rsidR="0032148F" w:rsidRPr="00CB2F1D" w:rsidRDefault="0032148F" w:rsidP="00A357C8">
            <w:pPr>
              <w:jc w:val="center"/>
            </w:pPr>
            <w:r w:rsidRPr="00CB2F1D">
              <w:t>M-M</w:t>
            </w:r>
          </w:p>
        </w:tc>
        <w:tc>
          <w:tcPr>
            <w:tcW w:w="3420" w:type="pct"/>
          </w:tcPr>
          <w:p w:rsidR="0032148F" w:rsidRPr="00FA16A0" w:rsidRDefault="0032148F" w:rsidP="00A357C8">
            <w:pPr>
              <w:pStyle w:val="Tableentry"/>
            </w:pPr>
            <w:r w:rsidRPr="000E70F1">
              <w:t>Cardinality is 1</w:t>
            </w:r>
            <w:r w:rsidR="00F62DEE" w:rsidRPr="000E70F1">
              <w:t>...*</w:t>
            </w:r>
            <w:r w:rsidRPr="002A50B3">
              <w:t xml:space="preserve">.  </w:t>
            </w:r>
            <w:r w:rsidR="009A4C90" w:rsidRPr="002A50B3">
              <w:t xml:space="preserve">NAP and ISO codelists are equivalent. See </w:t>
            </w:r>
            <w:r w:rsidR="009A4C90" w:rsidRPr="00FA16A0">
              <w:fldChar w:fldCharType="begin"/>
            </w:r>
            <w:r w:rsidR="009A4C90" w:rsidRPr="00FA16A0">
              <w:instrText xml:space="preserve"> REF _Ref247269078 \r \h </w:instrText>
            </w:r>
            <w:r w:rsidR="00E10687" w:rsidRPr="009851E6">
              <w:instrText xml:space="preserve"> \* MERGEFORMAT </w:instrText>
            </w:r>
            <w:r w:rsidR="009A4C90" w:rsidRPr="00FA16A0">
              <w:fldChar w:fldCharType="separate"/>
            </w:r>
            <w:r w:rsidR="002C0A6A" w:rsidRPr="00FA16A0">
              <w:t>4.17.3</w:t>
            </w:r>
            <w:r w:rsidR="009A4C90" w:rsidRPr="00FA16A0">
              <w:fldChar w:fldCharType="end"/>
            </w:r>
            <w:r w:rsidR="009A4C90" w:rsidRPr="00FA16A0">
              <w:t xml:space="preserve"> </w:t>
            </w:r>
            <w:r w:rsidR="009A4C90" w:rsidRPr="00FA16A0">
              <w:rPr>
                <w:i/>
              </w:rPr>
              <w:fldChar w:fldCharType="begin"/>
            </w:r>
            <w:r w:rsidR="009A4C90" w:rsidRPr="00FA16A0">
              <w:rPr>
                <w:i/>
              </w:rPr>
              <w:instrText xml:space="preserve"> REF _Ref247269078 \h  \* MERGEFORMAT </w:instrText>
            </w:r>
            <w:r w:rsidR="009A4C90" w:rsidRPr="00FA16A0">
              <w:rPr>
                <w:i/>
              </w:rPr>
            </w:r>
            <w:r w:rsidR="009A4C90" w:rsidRPr="00FA16A0">
              <w:rPr>
                <w:i/>
              </w:rPr>
              <w:fldChar w:fldCharType="separate"/>
            </w:r>
            <w:r w:rsidR="002C0A6A" w:rsidRPr="00FA16A0">
              <w:rPr>
                <w:i/>
              </w:rPr>
              <w:t>Codelists</w:t>
            </w:r>
            <w:r w:rsidR="009A4C90" w:rsidRPr="00FA16A0">
              <w:rPr>
                <w:i/>
              </w:rPr>
              <w:fldChar w:fldCharType="end"/>
            </w:r>
            <w:r w:rsidR="009A4C90" w:rsidRPr="00FA16A0">
              <w:t xml:space="preserve"> for discu</w:t>
            </w:r>
            <w:r w:rsidR="009A4C90" w:rsidRPr="00FA16A0">
              <w:t>s</w:t>
            </w:r>
            <w:r w:rsidR="009A4C90" w:rsidRPr="00FA16A0">
              <w:t>sion of encoding of codelist values. Due to interoperability problems, USGIN mandates use of ISO codelists.</w:t>
            </w:r>
          </w:p>
          <w:p w:rsidR="0084514F" w:rsidRPr="00FA16A0" w:rsidRDefault="0032148F" w:rsidP="00A357C8">
            <w:pPr>
              <w:pStyle w:val="Tableentry"/>
            </w:pPr>
            <w:r w:rsidRPr="00FA16A0">
              <w:t>At least one MD_ScopeCode codelist value is required</w:t>
            </w:r>
            <w:r w:rsidR="0072747F">
              <w:t>; default is 'dataset'</w:t>
            </w:r>
            <w:r w:rsidRPr="00E54293">
              <w:t xml:space="preserve">. </w:t>
            </w:r>
            <w:r w:rsidR="002A50B3">
              <w:t>For USGIN ca</w:t>
            </w:r>
            <w:r w:rsidR="002A50B3">
              <w:t>t</w:t>
            </w:r>
            <w:r w:rsidR="002A50B3">
              <w:t xml:space="preserve">alog metadata, the </w:t>
            </w:r>
            <w:r w:rsidR="0072747F">
              <w:t>c</w:t>
            </w:r>
            <w:r w:rsidRPr="00E54293">
              <w:t xml:space="preserve">odelist is </w:t>
            </w:r>
            <w:r w:rsidR="005D5655" w:rsidRPr="00E54293">
              <w:t>{</w:t>
            </w:r>
            <w:r w:rsidRPr="00B24B0F">
              <w:rPr>
                <w:rStyle w:val="codelist"/>
              </w:rPr>
              <w:t>collectionHardware, colle</w:t>
            </w:r>
            <w:r w:rsidRPr="00FA16A0">
              <w:rPr>
                <w:rStyle w:val="codelist"/>
              </w:rPr>
              <w:t>ctionSession, dataset, series, nonGeographicDataset, dimensionGroup, fieldSession, software, service, model, tile</w:t>
            </w:r>
            <w:r w:rsidR="005D5655" w:rsidRPr="00FA16A0">
              <w:t>}</w:t>
            </w:r>
            <w:r w:rsidR="0072747F">
              <w:t>; other values from the ISO 19115 Scope Code list will be consi</w:t>
            </w:r>
            <w:r w:rsidR="0072747F">
              <w:t>d</w:t>
            </w:r>
            <w:r w:rsidR="0072747F">
              <w:t>ered out of scope for USGIN catalog metadata and the metadata record may be ignored by harvesting catalogs</w:t>
            </w:r>
            <w:r w:rsidR="007468C1" w:rsidRPr="00E54293">
              <w:t>. The European INSPIRE I</w:t>
            </w:r>
            <w:r w:rsidR="007468C1" w:rsidRPr="00B24B0F">
              <w:t>mplementing Rules (</w:t>
            </w:r>
            <w:r w:rsidR="007468C1" w:rsidRPr="00B24B0F">
              <w:rPr>
                <w:rFonts w:ascii="ArialMT" w:eastAsia="Times New Roman" w:hAnsi="ArialMT" w:cs="ArialMT"/>
              </w:rPr>
              <w:t>MD_IR_and_ISO_20090218)</w:t>
            </w:r>
            <w:r w:rsidR="007468C1" w:rsidRPr="00B24B0F">
              <w:t xml:space="preserve"> proscribes the code list for the first hi</w:t>
            </w:r>
            <w:r w:rsidR="007468C1" w:rsidRPr="00FA16A0">
              <w:t>erarchyLevel xml el</w:t>
            </w:r>
            <w:r w:rsidR="007468C1" w:rsidRPr="00FA16A0">
              <w:t>e</w:t>
            </w:r>
            <w:r w:rsidR="007468C1" w:rsidRPr="00FA16A0">
              <w:t>ment in an MD_Metadata document to be one of {</w:t>
            </w:r>
            <w:r w:rsidR="007468C1" w:rsidRPr="00FA16A0">
              <w:rPr>
                <w:rStyle w:val="codelist"/>
              </w:rPr>
              <w:t>dataset, service, series</w:t>
            </w:r>
            <w:r w:rsidR="007468C1" w:rsidRPr="00FA16A0">
              <w:t xml:space="preserve">}, or the metadata set will be considered out of scope for the directive (see section </w:t>
            </w:r>
            <w:r w:rsidR="007468C1" w:rsidRPr="00FA16A0">
              <w:fldChar w:fldCharType="begin"/>
            </w:r>
            <w:r w:rsidR="007468C1" w:rsidRPr="00FA16A0">
              <w:instrText xml:space="preserve"> REF _Ref252386342 \r \h </w:instrText>
            </w:r>
            <w:r w:rsidR="00E10687" w:rsidRPr="009851E6">
              <w:instrText xml:space="preserve"> \* MERGEFORMAT </w:instrText>
            </w:r>
            <w:r w:rsidR="007468C1" w:rsidRPr="00FA16A0">
              <w:fldChar w:fldCharType="separate"/>
            </w:r>
            <w:r w:rsidR="002C0A6A" w:rsidRPr="00FA16A0">
              <w:t>4.6</w:t>
            </w:r>
            <w:r w:rsidR="007468C1" w:rsidRPr="00FA16A0">
              <w:fldChar w:fldCharType="end"/>
            </w:r>
            <w:r w:rsidR="007468C1" w:rsidRPr="00FA16A0">
              <w:t xml:space="preserve"> </w:t>
            </w:r>
            <w:r w:rsidR="007468C1" w:rsidRPr="00FA16A0">
              <w:fldChar w:fldCharType="begin"/>
            </w:r>
            <w:r w:rsidR="007468C1" w:rsidRPr="00FA16A0">
              <w:instrText xml:space="preserve"> REF _Ref252386344 \h </w:instrText>
            </w:r>
            <w:r w:rsidR="00E10687" w:rsidRPr="009851E6">
              <w:instrText xml:space="preserve"> \* MERGEFORMAT </w:instrText>
            </w:r>
            <w:r w:rsidR="007468C1" w:rsidRPr="00FA16A0">
              <w:fldChar w:fldCharType="separate"/>
            </w:r>
            <w:r w:rsidR="002C0A6A" w:rsidRPr="00FA16A0">
              <w:t>Resource Type</w:t>
            </w:r>
            <w:r w:rsidR="007468C1" w:rsidRPr="00FA16A0">
              <w:fldChar w:fldCharType="end"/>
            </w:r>
            <w:r w:rsidR="007468C1" w:rsidRPr="00FA16A0">
              <w:t>)</w:t>
            </w:r>
            <w:r w:rsidR="0072747F">
              <w:t>; in order to maintain compatibility with INSPIRE catalogs, it is recommended to use a scope code from this subset</w:t>
            </w:r>
            <w:r w:rsidR="007468C1" w:rsidRPr="00E54293">
              <w:t>.</w:t>
            </w:r>
            <w:r w:rsidR="0072747F">
              <w:t xml:space="preserve"> </w:t>
            </w:r>
            <w:r w:rsidR="0084514F" w:rsidRPr="00FA16A0">
              <w:t>ISO Example – dataset metadata:</w:t>
            </w:r>
          </w:p>
          <w:p w:rsidR="0084514F" w:rsidRPr="00C55311" w:rsidRDefault="0084514F" w:rsidP="00A357C8">
            <w:pPr>
              <w:autoSpaceDE w:val="0"/>
              <w:autoSpaceDN w:val="0"/>
              <w:adjustRightInd w:val="0"/>
              <w:spacing w:before="0" w:after="0"/>
              <w:rPr>
                <w:rFonts w:cs="Arial"/>
                <w:color w:val="0000FF"/>
                <w:szCs w:val="22"/>
              </w:rPr>
            </w:pPr>
            <w:r w:rsidRPr="00C55311">
              <w:rPr>
                <w:rFonts w:cs="Arial"/>
                <w:color w:val="0000FF"/>
                <w:szCs w:val="22"/>
              </w:rPr>
              <w:t>&lt;gmd:hierarchyLevel&gt;</w:t>
            </w:r>
          </w:p>
          <w:p w:rsidR="0084514F" w:rsidRPr="00C55311" w:rsidRDefault="0084514F" w:rsidP="00A357C8">
            <w:pPr>
              <w:autoSpaceDE w:val="0"/>
              <w:autoSpaceDN w:val="0"/>
              <w:adjustRightInd w:val="0"/>
              <w:spacing w:before="0" w:after="0"/>
              <w:rPr>
                <w:rFonts w:cs="Arial"/>
                <w:color w:val="0000FF"/>
                <w:szCs w:val="22"/>
              </w:rPr>
            </w:pPr>
            <w:r w:rsidRPr="00C55311">
              <w:rPr>
                <w:rFonts w:cs="Arial"/>
                <w:color w:val="0000FF"/>
                <w:szCs w:val="22"/>
              </w:rPr>
              <w:t xml:space="preserve">  &lt;gmd:MD_ScopeCode </w:t>
            </w:r>
          </w:p>
          <w:p w:rsidR="0084514F" w:rsidRPr="00C55311" w:rsidRDefault="0084514F" w:rsidP="00C55311">
            <w:pPr>
              <w:autoSpaceDE w:val="0"/>
              <w:autoSpaceDN w:val="0"/>
              <w:adjustRightInd w:val="0"/>
              <w:spacing w:before="0" w:after="0"/>
              <w:ind w:left="354" w:hanging="200"/>
              <w:rPr>
                <w:rFonts w:cs="Arial"/>
                <w:color w:val="FF0000"/>
                <w:szCs w:val="22"/>
              </w:rPr>
            </w:pPr>
            <w:r w:rsidRPr="00C55311">
              <w:rPr>
                <w:rFonts w:cs="Arial"/>
                <w:color w:val="FF0000"/>
                <w:szCs w:val="22"/>
              </w:rPr>
              <w:t xml:space="preserve">    codeList</w:t>
            </w:r>
            <w:r w:rsidRPr="00C55311">
              <w:rPr>
                <w:rFonts w:cs="Arial"/>
                <w:color w:val="0000FF"/>
                <w:szCs w:val="22"/>
              </w:rPr>
              <w:t>=</w:t>
            </w:r>
            <w:r w:rsidRPr="00C55311">
              <w:rPr>
                <w:rStyle w:val="XMLExampleChar0"/>
                <w:rFonts w:ascii="Arial" w:hAnsi="Arial" w:cs="Arial"/>
                <w:bCs/>
                <w:color w:val="8000FF"/>
                <w:sz w:val="22"/>
                <w:szCs w:val="22"/>
              </w:rPr>
              <w:t>"http://standards.iso.org/ittf/PubliclyAvailableStandards/ ISO_19139_Schemas/resources/Codelist/gmxCodelists.xml#MD_</w:t>
            </w:r>
            <w:r w:rsidR="00887022" w:rsidRPr="00C55311">
              <w:rPr>
                <w:rStyle w:val="XMLExampleChar0"/>
                <w:rFonts w:ascii="Arial" w:hAnsi="Arial" w:cs="Arial"/>
                <w:bCs/>
                <w:color w:val="8000FF"/>
                <w:sz w:val="22"/>
                <w:szCs w:val="22"/>
              </w:rPr>
              <w:t>ScopeCode</w:t>
            </w:r>
            <w:r w:rsidRPr="00C55311">
              <w:rPr>
                <w:rStyle w:val="XMLExampleChar0"/>
                <w:rFonts w:ascii="Arial" w:hAnsi="Arial" w:cs="Arial"/>
                <w:bCs/>
                <w:color w:val="8000FF"/>
                <w:sz w:val="22"/>
                <w:szCs w:val="22"/>
              </w:rPr>
              <w:t>"</w:t>
            </w:r>
          </w:p>
          <w:p w:rsidR="0084514F" w:rsidRPr="00C55311" w:rsidRDefault="0084514F" w:rsidP="00C55311">
            <w:pPr>
              <w:autoSpaceDE w:val="0"/>
              <w:autoSpaceDN w:val="0"/>
              <w:adjustRightInd w:val="0"/>
              <w:spacing w:before="0" w:after="0"/>
              <w:ind w:left="254" w:hanging="154"/>
              <w:rPr>
                <w:rFonts w:cs="Arial"/>
                <w:color w:val="0000FF"/>
                <w:szCs w:val="22"/>
              </w:rPr>
            </w:pPr>
            <w:r w:rsidRPr="00C55311">
              <w:rPr>
                <w:rFonts w:cs="Arial"/>
                <w:color w:val="000000"/>
                <w:szCs w:val="22"/>
              </w:rPr>
              <w:t xml:space="preserve">    </w:t>
            </w:r>
            <w:r w:rsidRPr="00C55311">
              <w:rPr>
                <w:rFonts w:cs="Arial"/>
                <w:color w:val="FF0000"/>
                <w:szCs w:val="22"/>
              </w:rPr>
              <w:t>codeListValue</w:t>
            </w:r>
            <w:r w:rsidRPr="00C55311">
              <w:rPr>
                <w:rFonts w:cs="Arial"/>
                <w:color w:val="0000FF"/>
                <w:szCs w:val="22"/>
              </w:rPr>
              <w:t>=</w:t>
            </w:r>
            <w:r w:rsidRPr="00C55311">
              <w:rPr>
                <w:rStyle w:val="XMLExampleChar0"/>
                <w:rFonts w:ascii="Arial" w:hAnsi="Arial" w:cs="Arial"/>
                <w:bCs/>
                <w:color w:val="8000FF"/>
                <w:sz w:val="22"/>
                <w:szCs w:val="22"/>
              </w:rPr>
              <w:t>"dataset"</w:t>
            </w:r>
            <w:r w:rsidRPr="00C55311">
              <w:rPr>
                <w:rFonts w:cs="Arial"/>
                <w:color w:val="0000FF"/>
                <w:szCs w:val="22"/>
              </w:rPr>
              <w:t>&gt;</w:t>
            </w:r>
            <w:r w:rsidRPr="00C55311">
              <w:rPr>
                <w:rFonts w:cs="Arial"/>
                <w:color w:val="000000"/>
                <w:szCs w:val="22"/>
              </w:rPr>
              <w:t>dataset</w:t>
            </w:r>
            <w:r w:rsidRPr="00C55311">
              <w:rPr>
                <w:rFonts w:cs="Arial"/>
                <w:color w:val="0000FF"/>
                <w:szCs w:val="22"/>
              </w:rPr>
              <w:t>&lt;/gmd:MD_ScopeCode&gt;</w:t>
            </w:r>
          </w:p>
          <w:p w:rsidR="0084514F" w:rsidRPr="00C55311" w:rsidRDefault="0084514F" w:rsidP="00A357C8">
            <w:pPr>
              <w:pStyle w:val="Tableentry"/>
              <w:rPr>
                <w:rFonts w:cs="Arial"/>
                <w:color w:val="0000FF"/>
                <w:szCs w:val="22"/>
              </w:rPr>
            </w:pPr>
            <w:r w:rsidRPr="00C55311">
              <w:rPr>
                <w:rFonts w:cs="Arial"/>
                <w:color w:val="0000FF"/>
                <w:szCs w:val="22"/>
              </w:rPr>
              <w:t>&lt;/gmd:hierarchyLevel&gt;</w:t>
            </w:r>
          </w:p>
          <w:p w:rsidR="0084514F" w:rsidRPr="002A50B3" w:rsidRDefault="0084514F" w:rsidP="00A357C8">
            <w:pPr>
              <w:pStyle w:val="Tableentry"/>
            </w:pPr>
          </w:p>
        </w:tc>
      </w:tr>
      <w:tr w:rsidR="005B2A5C" w:rsidRPr="00CB2F1D" w:rsidTr="00C55311">
        <w:trPr>
          <w:cantSplit/>
        </w:trPr>
        <w:tc>
          <w:tcPr>
            <w:tcW w:w="1151" w:type="pct"/>
          </w:tcPr>
          <w:p w:rsidR="0032148F" w:rsidRPr="00CB2F1D" w:rsidRDefault="0032148F" w:rsidP="00A357C8">
            <w:r w:rsidRPr="00CB2F1D">
              <w:lastRenderedPageBreak/>
              <w:t>Resource hierarchy level name (C)</w:t>
            </w:r>
          </w:p>
          <w:p w:rsidR="0032148F" w:rsidRPr="00CB2F1D" w:rsidRDefault="0032148F" w:rsidP="00A357C8">
            <w:bookmarkStart w:id="42" w:name="OLE_LINK4"/>
            <w:bookmarkStart w:id="43" w:name="OLE_LINK5"/>
            <w:r w:rsidRPr="00CB2F1D">
              <w:rPr>
                <w:rStyle w:val="ElementxPath"/>
              </w:rPr>
              <w:t>hierarchyLevelName</w:t>
            </w:r>
            <w:bookmarkEnd w:id="42"/>
            <w:bookmarkEnd w:id="43"/>
          </w:p>
        </w:tc>
        <w:tc>
          <w:tcPr>
            <w:tcW w:w="429" w:type="pct"/>
          </w:tcPr>
          <w:p w:rsidR="0032148F" w:rsidRPr="00CB2F1D" w:rsidRDefault="0032148F" w:rsidP="00A357C8">
            <w:pPr>
              <w:jc w:val="center"/>
            </w:pPr>
            <w:r w:rsidRPr="00CB2F1D">
              <w:t>O-M</w:t>
            </w:r>
          </w:p>
        </w:tc>
        <w:tc>
          <w:tcPr>
            <w:tcW w:w="3420" w:type="pct"/>
          </w:tcPr>
          <w:p w:rsidR="0072747F" w:rsidRPr="00CB2F1D" w:rsidRDefault="0032148F" w:rsidP="0072747F">
            <w:pPr>
              <w:pStyle w:val="Tableentry"/>
            </w:pPr>
            <w:r w:rsidRPr="00CB2F1D">
              <w:t xml:space="preserve">USGIN makes this property mandatory to identify the USGIN resource type from </w:t>
            </w:r>
            <w:r w:rsidR="00FE320C" w:rsidRPr="00CB2F1D">
              <w:fldChar w:fldCharType="begin"/>
            </w:r>
            <w:r w:rsidRPr="00CB2F1D">
              <w:instrText xml:space="preserve"> REF _Ref243546304 \h </w:instrText>
            </w:r>
            <w:r w:rsidR="008C338D" w:rsidRPr="00CB2F1D">
              <w:instrText xml:space="preserve"> \* MERGEFORMAT </w:instrText>
            </w:r>
            <w:r w:rsidR="00FE320C" w:rsidRPr="00CB2F1D">
              <w:fldChar w:fldCharType="separate"/>
            </w:r>
            <w:r w:rsidR="002C0A6A" w:rsidRPr="00CB2F1D">
              <w:t xml:space="preserve">Table </w:t>
            </w:r>
            <w:r w:rsidR="002C0A6A">
              <w:rPr>
                <w:noProof/>
              </w:rPr>
              <w:t>1</w:t>
            </w:r>
            <w:r w:rsidR="00FE320C" w:rsidRPr="00CB2F1D">
              <w:fldChar w:fldCharType="end"/>
            </w:r>
            <w:r w:rsidRPr="00CB2F1D">
              <w:t xml:space="preserve"> (above). Default USGIN </w:t>
            </w:r>
            <w:r w:rsidRPr="00CB2F1D">
              <w:rPr>
                <w:rStyle w:val="ElementxPath"/>
              </w:rPr>
              <w:t>hierarchyLevelName.CharacterString</w:t>
            </w:r>
            <w:r w:rsidRPr="00CB2F1D">
              <w:t xml:space="preserve"> is </w:t>
            </w:r>
            <w:r w:rsidR="002020E1">
              <w:t>"</w:t>
            </w:r>
            <w:r w:rsidRPr="00CB2F1D">
              <w:t>Dataset</w:t>
            </w:r>
            <w:r w:rsidR="002020E1">
              <w:t>"</w:t>
            </w:r>
            <w:r w:rsidR="00EE6EBE">
              <w:t>.</w:t>
            </w:r>
            <w:r w:rsidR="00EE6EBE" w:rsidRPr="00CB2F1D">
              <w:t xml:space="preserve"> </w:t>
            </w:r>
            <w:r w:rsidR="00014D55" w:rsidRPr="00CB2F1D">
              <w:t xml:space="preserve">Encode hierarchy by including </w:t>
            </w:r>
            <w:r w:rsidR="00014D55" w:rsidRPr="00CB2F1D">
              <w:rPr>
                <w:rStyle w:val="ElementxPath"/>
              </w:rPr>
              <w:t>hierarchyLevelName</w:t>
            </w:r>
            <w:r w:rsidR="00014D55" w:rsidRPr="00CB2F1D">
              <w:t xml:space="preserve"> elements for all broader resource categories. E.g. default should also include a </w:t>
            </w:r>
            <w:r w:rsidR="00014D55" w:rsidRPr="00CB2F1D">
              <w:rPr>
                <w:rStyle w:val="ElementxPath"/>
              </w:rPr>
              <w:t>hierarchyLevelName</w:t>
            </w:r>
            <w:r w:rsidR="00EE6EBE" w:rsidRPr="00CB2F1D">
              <w:t>=</w:t>
            </w:r>
            <w:r w:rsidR="00EE6EBE">
              <w:t>"</w:t>
            </w:r>
            <w:r w:rsidR="00014D55" w:rsidRPr="00CB2F1D">
              <w:t>Collection</w:t>
            </w:r>
            <w:r w:rsidR="002020E1">
              <w:t>"</w:t>
            </w:r>
            <w:r w:rsidR="00EE6EBE" w:rsidRPr="00CB2F1D">
              <w:t xml:space="preserve"> </w:t>
            </w:r>
            <w:r w:rsidR="00014D55" w:rsidRPr="00CB2F1D">
              <w:t>element.</w:t>
            </w:r>
            <w:r w:rsidR="00B70301">
              <w:t xml:space="preserve"> For services USGIN </w:t>
            </w:r>
            <w:r w:rsidR="00B70301" w:rsidRPr="009E5D61">
              <w:rPr>
                <w:rStyle w:val="ElementxPath"/>
              </w:rPr>
              <w:t>hiera</w:t>
            </w:r>
            <w:r w:rsidR="00B70301" w:rsidRPr="009E5D61">
              <w:rPr>
                <w:rStyle w:val="ElementxPath"/>
              </w:rPr>
              <w:t>r</w:t>
            </w:r>
            <w:r w:rsidR="00B70301" w:rsidRPr="009E5D61">
              <w:rPr>
                <w:rStyle w:val="ElementxPath"/>
              </w:rPr>
              <w:t>chyLevel</w:t>
            </w:r>
            <w:r w:rsidR="00B70301">
              <w:rPr>
                <w:rStyle w:val="ElementxPath"/>
              </w:rPr>
              <w:t>Name.CharacterString</w:t>
            </w:r>
            <w:r w:rsidR="00B70301">
              <w:t xml:space="preserve"> is </w:t>
            </w:r>
            <w:r w:rsidR="002020E1">
              <w:t>"</w:t>
            </w:r>
            <w:r w:rsidR="00B70301">
              <w:t>Service</w:t>
            </w:r>
            <w:r w:rsidR="00EE6EBE">
              <w:t xml:space="preserve">". </w:t>
            </w:r>
            <w:r w:rsidR="00B70301">
              <w:t>As use cases develop that provide rationale for definition of sub-categories of service, the resource category list will be expanded.</w:t>
            </w:r>
            <w:r w:rsidR="00717650">
              <w:t xml:space="preserve"> </w:t>
            </w:r>
            <w:r w:rsidR="0072747F">
              <w:t>(</w:t>
            </w:r>
            <w:r w:rsidR="0072747F" w:rsidRPr="00CB2F1D">
              <w:t xml:space="preserve">ISO 19115 assumes that the metadata hierarchy level name defaults to </w:t>
            </w:r>
            <w:r w:rsidR="0072747F">
              <w:t>"</w:t>
            </w:r>
            <w:r w:rsidR="0072747F" w:rsidRPr="00CB2F1D">
              <w:t>dataset</w:t>
            </w:r>
            <w:r w:rsidR="0072747F">
              <w:t>"</w:t>
            </w:r>
            <w:r w:rsidR="0072747F" w:rsidRPr="00CB2F1D">
              <w:t xml:space="preserve"> if it is not documented. NAP does not use it</w:t>
            </w:r>
            <w:r w:rsidR="0072747F">
              <w:t>.)</w:t>
            </w:r>
          </w:p>
          <w:p w:rsidR="00717650" w:rsidRDefault="00717650" w:rsidP="00A357C8">
            <w:pPr>
              <w:pStyle w:val="Tableentry"/>
            </w:pPr>
          </w:p>
          <w:p w:rsidR="00717650" w:rsidRDefault="00717650" w:rsidP="00A357C8">
            <w:pPr>
              <w:pStyle w:val="Tableentry"/>
            </w:pPr>
            <w:r>
              <w:t>Example – dataset metadata:</w:t>
            </w:r>
          </w:p>
          <w:p w:rsidR="00717650" w:rsidRPr="00C55311" w:rsidRDefault="00717650" w:rsidP="00A357C8">
            <w:pPr>
              <w:autoSpaceDE w:val="0"/>
              <w:autoSpaceDN w:val="0"/>
              <w:adjustRightInd w:val="0"/>
              <w:spacing w:before="0" w:after="0"/>
              <w:rPr>
                <w:rFonts w:cs="Arial"/>
                <w:color w:val="0000FF"/>
                <w:szCs w:val="22"/>
                <w:highlight w:val="white"/>
              </w:rPr>
            </w:pPr>
            <w:r w:rsidRPr="00C55311">
              <w:rPr>
                <w:rFonts w:cs="Arial"/>
                <w:color w:val="0000FF"/>
                <w:szCs w:val="22"/>
                <w:highlight w:val="white"/>
              </w:rPr>
              <w:t>&lt;gmd:hierarchyLevelName&gt;</w:t>
            </w:r>
          </w:p>
          <w:p w:rsidR="00717650" w:rsidRPr="00C55311" w:rsidRDefault="002020E1" w:rsidP="00A357C8">
            <w:pPr>
              <w:autoSpaceDE w:val="0"/>
              <w:autoSpaceDN w:val="0"/>
              <w:adjustRightInd w:val="0"/>
              <w:spacing w:before="0" w:after="0"/>
              <w:rPr>
                <w:rFonts w:cs="Arial"/>
                <w:color w:val="0000FF"/>
                <w:szCs w:val="22"/>
                <w:highlight w:val="white"/>
              </w:rPr>
            </w:pPr>
            <w:r w:rsidRPr="00C55311">
              <w:rPr>
                <w:rFonts w:cs="Arial"/>
                <w:color w:val="0000FF"/>
                <w:szCs w:val="22"/>
                <w:highlight w:val="white"/>
              </w:rPr>
              <w:t xml:space="preserve">  </w:t>
            </w:r>
            <w:r w:rsidR="00717650" w:rsidRPr="00C55311">
              <w:rPr>
                <w:rFonts w:cs="Arial"/>
                <w:color w:val="0000FF"/>
                <w:szCs w:val="22"/>
                <w:highlight w:val="white"/>
              </w:rPr>
              <w:t>&lt;gco:CharacterString&gt;</w:t>
            </w:r>
            <w:r w:rsidR="00717650" w:rsidRPr="00C55311">
              <w:rPr>
                <w:rFonts w:cs="Arial"/>
                <w:szCs w:val="22"/>
                <w:highlight w:val="white"/>
              </w:rPr>
              <w:t>Dataset</w:t>
            </w:r>
            <w:r w:rsidR="00717650" w:rsidRPr="00C55311">
              <w:rPr>
                <w:rFonts w:cs="Arial"/>
                <w:color w:val="0000FF"/>
                <w:szCs w:val="22"/>
                <w:highlight w:val="white"/>
              </w:rPr>
              <w:t>&lt;/gco:CharacterString&gt;</w:t>
            </w:r>
          </w:p>
          <w:p w:rsidR="00717650" w:rsidRDefault="00717650" w:rsidP="00A357C8">
            <w:pPr>
              <w:pStyle w:val="Tableentry"/>
              <w:rPr>
                <w:rFonts w:cs="Arial"/>
                <w:color w:val="0000FF"/>
                <w:szCs w:val="22"/>
              </w:rPr>
            </w:pPr>
            <w:r w:rsidRPr="00C55311">
              <w:rPr>
                <w:rFonts w:cs="Arial"/>
                <w:color w:val="0000FF"/>
                <w:szCs w:val="22"/>
                <w:highlight w:val="white"/>
              </w:rPr>
              <w:t>&lt;/gmd:hierarchyLevelName&gt;</w:t>
            </w:r>
          </w:p>
          <w:p w:rsidR="00EF713F" w:rsidRPr="00C55311" w:rsidRDefault="00EF713F" w:rsidP="00A357C8">
            <w:pPr>
              <w:pStyle w:val="Tableentry"/>
              <w:rPr>
                <w:rFonts w:cs="Arial"/>
                <w:color w:val="0000FF"/>
                <w:szCs w:val="22"/>
              </w:rPr>
            </w:pPr>
          </w:p>
          <w:p w:rsidR="00B5488E" w:rsidRPr="00C55311" w:rsidRDefault="00B5488E" w:rsidP="00A357C8">
            <w:pPr>
              <w:autoSpaceDE w:val="0"/>
              <w:autoSpaceDN w:val="0"/>
              <w:adjustRightInd w:val="0"/>
              <w:spacing w:before="0" w:after="0"/>
              <w:rPr>
                <w:rFonts w:cs="Arial"/>
                <w:color w:val="0000FF"/>
                <w:szCs w:val="22"/>
                <w:highlight w:val="white"/>
              </w:rPr>
            </w:pPr>
            <w:r w:rsidRPr="00C55311">
              <w:rPr>
                <w:rFonts w:cs="Arial"/>
                <w:color w:val="0000FF"/>
                <w:szCs w:val="22"/>
                <w:highlight w:val="white"/>
              </w:rPr>
              <w:t>&lt;gmd:hierarchyLevelName&gt;</w:t>
            </w:r>
          </w:p>
          <w:p w:rsidR="00B5488E" w:rsidRPr="00C55311" w:rsidRDefault="00B5488E" w:rsidP="00A357C8">
            <w:pPr>
              <w:autoSpaceDE w:val="0"/>
              <w:autoSpaceDN w:val="0"/>
              <w:adjustRightInd w:val="0"/>
              <w:spacing w:before="0" w:after="0"/>
              <w:rPr>
                <w:rFonts w:cs="Arial"/>
                <w:color w:val="0000FF"/>
                <w:szCs w:val="22"/>
                <w:highlight w:val="white"/>
              </w:rPr>
            </w:pPr>
            <w:r w:rsidRPr="00C55311">
              <w:rPr>
                <w:rFonts w:cs="Arial"/>
                <w:color w:val="000000"/>
                <w:szCs w:val="22"/>
                <w:highlight w:val="white"/>
              </w:rPr>
              <w:t xml:space="preserve">  </w:t>
            </w:r>
            <w:r w:rsidRPr="00C55311">
              <w:rPr>
                <w:rFonts w:cs="Arial"/>
                <w:color w:val="0000FF"/>
                <w:szCs w:val="22"/>
                <w:highlight w:val="white"/>
              </w:rPr>
              <w:t>&lt;gco:CharacterString&gt;</w:t>
            </w:r>
            <w:r w:rsidRPr="00C55311">
              <w:rPr>
                <w:rFonts w:cs="Arial"/>
                <w:color w:val="000000"/>
                <w:szCs w:val="22"/>
                <w:highlight w:val="white"/>
              </w:rPr>
              <w:t>Collection</w:t>
            </w:r>
            <w:r w:rsidRPr="00C55311">
              <w:rPr>
                <w:rFonts w:cs="Arial"/>
                <w:color w:val="0000FF"/>
                <w:szCs w:val="22"/>
                <w:highlight w:val="white"/>
              </w:rPr>
              <w:t>&lt;/gco:CharacterString&gt;</w:t>
            </w:r>
          </w:p>
          <w:p w:rsidR="00B5488E" w:rsidRPr="00CB2F1D" w:rsidRDefault="00B5488E" w:rsidP="00A357C8">
            <w:pPr>
              <w:pStyle w:val="Tableentry"/>
            </w:pPr>
            <w:r w:rsidRPr="00C55311">
              <w:rPr>
                <w:rFonts w:cs="Arial"/>
                <w:color w:val="0000FF"/>
                <w:szCs w:val="22"/>
                <w:highlight w:val="white"/>
              </w:rPr>
              <w:t>&lt;/gmd:hierarchyLevelName&gt;</w:t>
            </w:r>
          </w:p>
        </w:tc>
      </w:tr>
      <w:tr w:rsidR="005B2A5C" w:rsidRPr="00CB2F1D" w:rsidTr="00C55311">
        <w:trPr>
          <w:cantSplit/>
        </w:trPr>
        <w:tc>
          <w:tcPr>
            <w:tcW w:w="1151" w:type="pct"/>
          </w:tcPr>
          <w:p w:rsidR="0032148F" w:rsidRPr="00CB2F1D" w:rsidRDefault="0032148F" w:rsidP="00A357C8">
            <w:r w:rsidRPr="00CB2F1D">
              <w:lastRenderedPageBreak/>
              <w:t>Metadata point of contact (</w:t>
            </w:r>
            <w:r w:rsidR="00DA377C" w:rsidRPr="00CB2F1D">
              <w:t>M</w:t>
            </w:r>
            <w:r w:rsidRPr="00CB2F1D">
              <w:t>)</w:t>
            </w:r>
          </w:p>
          <w:p w:rsidR="0032148F" w:rsidRPr="00CB2F1D" w:rsidRDefault="00E54293" w:rsidP="00A357C8">
            <w:pPr>
              <w:rPr>
                <w:rStyle w:val="ElementxPath"/>
              </w:rPr>
            </w:pPr>
            <w:r>
              <w:rPr>
                <w:rStyle w:val="ElementxPath"/>
              </w:rPr>
              <w:t>c</w:t>
            </w:r>
            <w:r w:rsidRPr="00CB2F1D">
              <w:rPr>
                <w:rStyle w:val="ElementxPath"/>
              </w:rPr>
              <w:t>ontact</w:t>
            </w:r>
            <w:r w:rsidR="0032148F" w:rsidRPr="00CB2F1D">
              <w:rPr>
                <w:rStyle w:val="ElementxPath"/>
              </w:rPr>
              <w:t>/CI_ResponsibleParty</w:t>
            </w:r>
          </w:p>
        </w:tc>
        <w:tc>
          <w:tcPr>
            <w:tcW w:w="429" w:type="pct"/>
          </w:tcPr>
          <w:p w:rsidR="0032148F" w:rsidRPr="00CB2F1D" w:rsidRDefault="0032148F" w:rsidP="00A357C8">
            <w:pPr>
              <w:jc w:val="center"/>
            </w:pPr>
            <w:r w:rsidRPr="00CB2F1D">
              <w:t>M-M</w:t>
            </w:r>
          </w:p>
        </w:tc>
        <w:tc>
          <w:tcPr>
            <w:tcW w:w="3420" w:type="pct"/>
          </w:tcPr>
          <w:p w:rsidR="00E54293" w:rsidRDefault="00DA377C" w:rsidP="00A357C8">
            <w:pPr>
              <w:pStyle w:val="Tableentry"/>
            </w:pPr>
            <w:r w:rsidRPr="00B24B0F">
              <w:t>C</w:t>
            </w:r>
            <w:r w:rsidR="0032148F" w:rsidRPr="00B24B0F">
              <w:t>ardinality on contact</w:t>
            </w:r>
            <w:r w:rsidRPr="00B24B0F">
              <w:t xml:space="preserve"> is</w:t>
            </w:r>
            <w:r w:rsidR="0032148F" w:rsidRPr="00FA16A0">
              <w:t xml:space="preserve"> 1..*.  USGIN requires at least one </w:t>
            </w:r>
            <w:r w:rsidR="00FE320C" w:rsidRPr="00FA16A0">
              <w:rPr>
                <w:rStyle w:val="ElementxPath"/>
              </w:rPr>
              <w:t>CI_ResponsibleParty</w:t>
            </w:r>
            <w:r w:rsidR="000B1B02" w:rsidRPr="00FA16A0">
              <w:t xml:space="preserve"> with </w:t>
            </w:r>
            <w:r w:rsidR="000B1B02" w:rsidRPr="00FA16A0">
              <w:rPr>
                <w:rStyle w:val="ElementxPath"/>
              </w:rPr>
              <w:t>role.CI_RoleCode@codeListValue</w:t>
            </w:r>
            <w:r w:rsidR="000B1B02" w:rsidRPr="00FA16A0">
              <w:t xml:space="preserve"> = </w:t>
            </w:r>
            <w:r w:rsidR="002020E1" w:rsidRPr="00FA16A0">
              <w:t>"</w:t>
            </w:r>
            <w:r w:rsidR="00887022" w:rsidRPr="00FA16A0">
              <w:t>originator</w:t>
            </w:r>
            <w:r w:rsidR="002020E1" w:rsidRPr="00FA16A0">
              <w:t>"</w:t>
            </w:r>
            <w:r w:rsidR="006F59D2" w:rsidRPr="00FA16A0">
              <w:t xml:space="preserve"> </w:t>
            </w:r>
            <w:r w:rsidR="007713B2" w:rsidRPr="00FA16A0">
              <w:t xml:space="preserve">(CI_RoleCode element value = </w:t>
            </w:r>
            <w:r w:rsidR="002020E1" w:rsidRPr="00FA16A0">
              <w:t>"</w:t>
            </w:r>
            <w:r w:rsidR="000B1B02" w:rsidRPr="00FA16A0">
              <w:rPr>
                <w:rStyle w:val="codelist"/>
              </w:rPr>
              <w:t>originator</w:t>
            </w:r>
            <w:r w:rsidR="002020E1" w:rsidRPr="00FA16A0">
              <w:t>"</w:t>
            </w:r>
            <w:r w:rsidR="006F59D2" w:rsidRPr="00FA16A0">
              <w:t xml:space="preserve">) </w:t>
            </w:r>
            <w:r w:rsidR="000B1B02" w:rsidRPr="00FA16A0">
              <w:t>that identifies the original source of the metadata record</w:t>
            </w:r>
            <w:r w:rsidR="00212BB1" w:rsidRPr="00FA16A0">
              <w:t xml:space="preserve">. </w:t>
            </w:r>
            <w:r w:rsidR="00E54293" w:rsidRPr="00924A30">
              <w:t xml:space="preserve">If the point of contact for users to report errors, updates to metadata, etc. is different than the originator, an additional </w:t>
            </w:r>
            <w:r w:rsidR="00E54293" w:rsidRPr="00924A30">
              <w:rPr>
                <w:rStyle w:val="ElementxPath"/>
              </w:rPr>
              <w:t>co</w:t>
            </w:r>
            <w:r w:rsidR="00E54293" w:rsidRPr="00924A30">
              <w:rPr>
                <w:rStyle w:val="ElementxPath"/>
              </w:rPr>
              <w:t>n</w:t>
            </w:r>
            <w:r w:rsidR="00E54293" w:rsidRPr="00924A30">
              <w:rPr>
                <w:rStyle w:val="ElementxPath"/>
              </w:rPr>
              <w:t>tact/CI_ResponsibleParty</w:t>
            </w:r>
            <w:r w:rsidR="00E54293" w:rsidRPr="00924A30">
              <w:t xml:space="preserve"> element may be included with </w:t>
            </w:r>
            <w:r w:rsidR="00E54293" w:rsidRPr="00924A30">
              <w:rPr>
                <w:rStyle w:val="ElementxPath"/>
              </w:rPr>
              <w:t>role.CI_RoleCode@</w:t>
            </w:r>
            <w:r w:rsidR="00E54293" w:rsidRPr="00924A30">
              <w:rPr>
                <w:rStyle w:val="ElementxPath"/>
              </w:rPr>
              <w:softHyphen/>
              <w:t>code</w:t>
            </w:r>
            <w:r w:rsidR="00E54293" w:rsidRPr="00924A30">
              <w:rPr>
                <w:rStyle w:val="ElementxPath"/>
              </w:rPr>
              <w:softHyphen/>
              <w:t>List</w:t>
            </w:r>
            <w:r w:rsidR="00E54293" w:rsidRPr="00924A30">
              <w:rPr>
                <w:rStyle w:val="ElementxPath"/>
              </w:rPr>
              <w:softHyphen/>
              <w:t>Value</w:t>
            </w:r>
            <w:r w:rsidR="00E54293" w:rsidRPr="00924A30">
              <w:t xml:space="preserve"> = "pointOfContact" (CI_RoleCode element value="</w:t>
            </w:r>
            <w:r w:rsidR="00E54293" w:rsidRPr="00924A30">
              <w:rPr>
                <w:rStyle w:val="codelist"/>
              </w:rPr>
              <w:t>pointOfContact</w:t>
            </w:r>
            <w:r w:rsidR="00E54293" w:rsidRPr="00924A30">
              <w:t xml:space="preserve">"). </w:t>
            </w:r>
            <w:r w:rsidR="007E2D3E">
              <w:t xml:space="preserve">If the service providing the metadata records wishes to identify itself in result records, this information should be included in an additional </w:t>
            </w:r>
            <w:r w:rsidR="007E2D3E" w:rsidRPr="008A0D18">
              <w:rPr>
                <w:rStyle w:val="ElementxPath"/>
              </w:rPr>
              <w:t>MD_Metadata/c</w:t>
            </w:r>
            <w:r w:rsidR="007E2D3E" w:rsidRPr="00212BB1">
              <w:rPr>
                <w:rStyle w:val="ElementxPath"/>
              </w:rPr>
              <w:t>ontact/</w:t>
            </w:r>
            <w:r w:rsidR="007E2D3E">
              <w:rPr>
                <w:rStyle w:val="ElementxPath"/>
              </w:rPr>
              <w:softHyphen/>
            </w:r>
            <w:r w:rsidR="007E2D3E" w:rsidRPr="00212BB1">
              <w:rPr>
                <w:rStyle w:val="ElementxPath"/>
              </w:rPr>
              <w:t>CI</w:t>
            </w:r>
            <w:r w:rsidR="007E2D3E" w:rsidRPr="00CB2F1D">
              <w:rPr>
                <w:rStyle w:val="ElementxPath"/>
              </w:rPr>
              <w:t>_ResponsibleParty</w:t>
            </w:r>
            <w:r w:rsidR="007E2D3E">
              <w:t xml:space="preserve"> element, with </w:t>
            </w:r>
            <w:r w:rsidR="007E2D3E" w:rsidRPr="00CB2F1D">
              <w:rPr>
                <w:rStyle w:val="ElementxPath"/>
              </w:rPr>
              <w:t>role.CI_RoleCode@</w:t>
            </w:r>
            <w:r w:rsidR="007E2D3E">
              <w:rPr>
                <w:rStyle w:val="ElementxPath"/>
              </w:rPr>
              <w:softHyphen/>
            </w:r>
            <w:r w:rsidR="007E2D3E" w:rsidRPr="00CB2F1D">
              <w:rPr>
                <w:rStyle w:val="ElementxPath"/>
              </w:rPr>
              <w:t>code</w:t>
            </w:r>
            <w:r w:rsidR="007E2D3E">
              <w:rPr>
                <w:rStyle w:val="ElementxPath"/>
              </w:rPr>
              <w:softHyphen/>
            </w:r>
            <w:r w:rsidR="007E2D3E" w:rsidRPr="00CB2F1D">
              <w:rPr>
                <w:rStyle w:val="ElementxPath"/>
              </w:rPr>
              <w:t>List</w:t>
            </w:r>
            <w:r w:rsidR="007E2D3E">
              <w:rPr>
                <w:rStyle w:val="ElementxPath"/>
              </w:rPr>
              <w:softHyphen/>
            </w:r>
            <w:r w:rsidR="007E2D3E" w:rsidRPr="00CB2F1D">
              <w:rPr>
                <w:rStyle w:val="ElementxPath"/>
              </w:rPr>
              <w:t>Value</w:t>
            </w:r>
            <w:r w:rsidR="007E2D3E" w:rsidRPr="00CB2F1D">
              <w:t xml:space="preserve"> = </w:t>
            </w:r>
            <w:r w:rsidR="007E2D3E">
              <w:t>"</w:t>
            </w:r>
            <w:r w:rsidR="007E2D3E" w:rsidRPr="00356E98">
              <w:rPr>
                <w:rStyle w:val="codelist"/>
              </w:rPr>
              <w:t>distributor</w:t>
            </w:r>
            <w:r w:rsidR="007E2D3E">
              <w:t>".</w:t>
            </w:r>
            <w:r w:rsidR="00212BB1" w:rsidRPr="00B24B0F">
              <w:t xml:space="preserve"> </w:t>
            </w:r>
            <w:r w:rsidR="007E2D3E" w:rsidRPr="001932B0">
              <w:t xml:space="preserve">See </w:t>
            </w:r>
            <w:r w:rsidR="007E2D3E" w:rsidRPr="001932B0">
              <w:fldChar w:fldCharType="begin"/>
            </w:r>
            <w:r w:rsidR="007E2D3E" w:rsidRPr="001932B0">
              <w:instrText xml:space="preserve"> REF _Ref247269078 \r \h  \* MERGEFORMAT </w:instrText>
            </w:r>
            <w:r w:rsidR="007E2D3E" w:rsidRPr="001932B0">
              <w:fldChar w:fldCharType="separate"/>
            </w:r>
            <w:r w:rsidR="007E2D3E" w:rsidRPr="001932B0">
              <w:t>4.17.3</w:t>
            </w:r>
            <w:r w:rsidR="007E2D3E" w:rsidRPr="001932B0">
              <w:fldChar w:fldCharType="end"/>
            </w:r>
            <w:r w:rsidR="007E2D3E" w:rsidRPr="001932B0">
              <w:t xml:space="preserve"> </w:t>
            </w:r>
            <w:r w:rsidR="007E2D3E" w:rsidRPr="001932B0">
              <w:rPr>
                <w:i/>
              </w:rPr>
              <w:fldChar w:fldCharType="begin"/>
            </w:r>
            <w:r w:rsidR="007E2D3E" w:rsidRPr="001932B0">
              <w:rPr>
                <w:i/>
              </w:rPr>
              <w:instrText xml:space="preserve"> REF _Ref247269078 \h  \* MERGEFORMAT </w:instrText>
            </w:r>
            <w:r w:rsidR="007E2D3E" w:rsidRPr="001932B0">
              <w:rPr>
                <w:i/>
              </w:rPr>
            </w:r>
            <w:r w:rsidR="007E2D3E" w:rsidRPr="001932B0">
              <w:rPr>
                <w:i/>
              </w:rPr>
              <w:fldChar w:fldCharType="separate"/>
            </w:r>
            <w:r w:rsidR="007E2D3E" w:rsidRPr="001932B0">
              <w:rPr>
                <w:i/>
              </w:rPr>
              <w:t>Codelists</w:t>
            </w:r>
            <w:r w:rsidR="007E2D3E" w:rsidRPr="001932B0">
              <w:rPr>
                <w:i/>
              </w:rPr>
              <w:fldChar w:fldCharType="end"/>
            </w:r>
            <w:r w:rsidR="007E2D3E" w:rsidRPr="001932B0">
              <w:t xml:space="preserve"> for discussion of encoding of codelist values. ISO Role codes applicable in this context include: {</w:t>
            </w:r>
            <w:r w:rsidR="007E2D3E" w:rsidRPr="001932B0">
              <w:rPr>
                <w:rStyle w:val="codelist"/>
              </w:rPr>
              <w:t>distrib</w:t>
            </w:r>
            <w:r w:rsidR="007E2D3E" w:rsidRPr="001932B0">
              <w:rPr>
                <w:rStyle w:val="codelist"/>
              </w:rPr>
              <w:t>u</w:t>
            </w:r>
            <w:r w:rsidR="007E2D3E" w:rsidRPr="001932B0">
              <w:rPr>
                <w:rStyle w:val="codelist"/>
              </w:rPr>
              <w:t>tor, originator, pointOfContact</w:t>
            </w:r>
            <w:r w:rsidR="007E2D3E" w:rsidRPr="001932B0">
              <w:t>}.</w:t>
            </w:r>
          </w:p>
          <w:p w:rsidR="008A0D18" w:rsidRPr="008A0D18" w:rsidRDefault="00212BB1" w:rsidP="00B24B0F">
            <w:pPr>
              <w:pStyle w:val="Tableentry"/>
            </w:pPr>
            <w:r>
              <w:t xml:space="preserve">The </w:t>
            </w:r>
            <w:r w:rsidR="00E54293" w:rsidRPr="00924A30">
              <w:rPr>
                <w:rStyle w:val="ElementxPath"/>
              </w:rPr>
              <w:t>CI_ResponsibleParty</w:t>
            </w:r>
            <w:r w:rsidR="00E54293" w:rsidDel="00E54293">
              <w:t xml:space="preserve"> </w:t>
            </w:r>
            <w:r w:rsidR="00E54293">
              <w:t xml:space="preserve">element </w:t>
            </w:r>
            <w:r w:rsidR="000B1B02">
              <w:t xml:space="preserve">must </w:t>
            </w:r>
            <w:r w:rsidR="0032148F" w:rsidRPr="00CB2F1D">
              <w:t>include a contact e-mail address (</w:t>
            </w:r>
            <w:r w:rsidR="0032148F" w:rsidRPr="00CB2F1D">
              <w:rPr>
                <w:rStyle w:val="ElementxPath"/>
              </w:rPr>
              <w:t>electronicMailA</w:t>
            </w:r>
            <w:r w:rsidR="0032148F" w:rsidRPr="00CB2F1D">
              <w:rPr>
                <w:rStyle w:val="ElementxPath"/>
              </w:rPr>
              <w:t>d</w:t>
            </w:r>
            <w:r w:rsidR="0032148F" w:rsidRPr="00CB2F1D">
              <w:rPr>
                <w:rStyle w:val="ElementxPath"/>
              </w:rPr>
              <w:t>dress</w:t>
            </w:r>
            <w:r w:rsidR="000B1B02" w:rsidRPr="00CB2F1D">
              <w:t>)</w:t>
            </w:r>
            <w:r w:rsidR="007E2D3E">
              <w:t xml:space="preserve"> or telephone number </w:t>
            </w:r>
            <w:r w:rsidR="007E2D3E">
              <w:rPr>
                <w:rStyle w:val="ElementxPath"/>
              </w:rPr>
              <w:t>phone/CI_Telephone/voice</w:t>
            </w:r>
            <w:r w:rsidR="00E54293">
              <w:t>)</w:t>
            </w:r>
            <w:r w:rsidR="007E2D3E">
              <w:t xml:space="preserve">, and </w:t>
            </w:r>
            <w:r w:rsidR="0032148F" w:rsidRPr="00CB2F1D">
              <w:t>count of (individualName + o</w:t>
            </w:r>
            <w:r w:rsidR="0032148F" w:rsidRPr="00CB2F1D">
              <w:t>r</w:t>
            </w:r>
            <w:r w:rsidR="0032148F" w:rsidRPr="00CB2F1D">
              <w:t xml:space="preserve">ganisationName + positionName) &gt; 0. </w:t>
            </w:r>
            <w:r w:rsidR="007E2D3E">
              <w:t>If t</w:t>
            </w:r>
            <w:r w:rsidR="000B1B02">
              <w:t>he</w:t>
            </w:r>
            <w:r w:rsidR="00A72D42">
              <w:t xml:space="preserve"> </w:t>
            </w:r>
            <w:r>
              <w:rPr>
                <w:rStyle w:val="ElementxPath"/>
              </w:rPr>
              <w:t>contactI</w:t>
            </w:r>
            <w:r>
              <w:rPr>
                <w:rStyle w:val="ElementxPath"/>
              </w:rPr>
              <w:t>n</w:t>
            </w:r>
            <w:r>
              <w:rPr>
                <w:rStyle w:val="ElementxPath"/>
              </w:rPr>
              <w:t>fo/CI_Contact/onlineResource/</w:t>
            </w:r>
            <w:r w:rsidR="009968AD" w:rsidRPr="00212BB1">
              <w:rPr>
                <w:rStyle w:val="ElementxPath"/>
              </w:rPr>
              <w:t>CI_OnlineResource</w:t>
            </w:r>
            <w:r w:rsidR="009968AD">
              <w:t xml:space="preserve"> element for th</w:t>
            </w:r>
            <w:r w:rsidR="000B1B02">
              <w:t>e</w:t>
            </w:r>
            <w:r w:rsidR="009968AD">
              <w:t xml:space="preserve"> </w:t>
            </w:r>
            <w:r w:rsidR="000B1B02" w:rsidRPr="00CB2F1D">
              <w:rPr>
                <w:rStyle w:val="ElementxPath"/>
              </w:rPr>
              <w:t>CI_Res</w:t>
            </w:r>
            <w:r w:rsidR="007E2D3E">
              <w:rPr>
                <w:rStyle w:val="ElementxPath"/>
              </w:rPr>
              <w:softHyphen/>
            </w:r>
            <w:r w:rsidR="000B1B02" w:rsidRPr="00CB2F1D">
              <w:rPr>
                <w:rStyle w:val="ElementxPath"/>
              </w:rPr>
              <w:t>ponsibleParty</w:t>
            </w:r>
            <w:r w:rsidR="000B1B02" w:rsidRPr="000B1B02">
              <w:t xml:space="preserve"> </w:t>
            </w:r>
            <w:r w:rsidR="000B1B02">
              <w:t xml:space="preserve">with </w:t>
            </w:r>
            <w:r w:rsidR="000B1B02" w:rsidRPr="00CB2F1D">
              <w:rPr>
                <w:rStyle w:val="ElementxPath"/>
              </w:rPr>
              <w:t>role.CI_RoleCode@codeListValue</w:t>
            </w:r>
            <w:r w:rsidR="000B1B02" w:rsidRPr="00CB2F1D">
              <w:t xml:space="preserve"> = </w:t>
            </w:r>
            <w:r w:rsidR="002020E1">
              <w:t>"</w:t>
            </w:r>
            <w:r w:rsidR="00887022" w:rsidRPr="00356E98">
              <w:rPr>
                <w:rStyle w:val="codelist"/>
              </w:rPr>
              <w:t>originator</w:t>
            </w:r>
            <w:r w:rsidR="002020E1">
              <w:t>"</w:t>
            </w:r>
            <w:r w:rsidR="006F59D2">
              <w:t xml:space="preserve"> </w:t>
            </w:r>
            <w:r>
              <w:t xml:space="preserve">has </w:t>
            </w:r>
            <w:r w:rsidR="009968AD">
              <w:t xml:space="preserve"> </w:t>
            </w:r>
            <w:r w:rsidRPr="00212BB1">
              <w:rPr>
                <w:rStyle w:val="ElementxPath"/>
              </w:rPr>
              <w:t>CI_Online</w:t>
            </w:r>
            <w:r w:rsidR="007E2D3E">
              <w:rPr>
                <w:rStyle w:val="ElementxPath"/>
              </w:rPr>
              <w:softHyphen/>
            </w:r>
            <w:r w:rsidRPr="00212BB1">
              <w:rPr>
                <w:rStyle w:val="ElementxPath"/>
              </w:rPr>
              <w:t>Resource/</w:t>
            </w:r>
            <w:r w:rsidR="007E2D3E">
              <w:rPr>
                <w:rStyle w:val="ElementxPath"/>
              </w:rPr>
              <w:softHyphen/>
            </w:r>
            <w:r w:rsidR="009968AD" w:rsidRPr="00212BB1">
              <w:rPr>
                <w:rStyle w:val="ElementxPath"/>
              </w:rPr>
              <w:t>name</w:t>
            </w:r>
            <w:r w:rsidR="009968AD">
              <w:t xml:space="preserve"> </w:t>
            </w:r>
            <w:r>
              <w:t xml:space="preserve">= </w:t>
            </w:r>
            <w:r w:rsidR="00EE6EBE">
              <w:t>"icon"</w:t>
            </w:r>
            <w:r w:rsidR="009968AD">
              <w:t>,</w:t>
            </w:r>
            <w:r>
              <w:t xml:space="preserve"> the </w:t>
            </w:r>
            <w:r w:rsidRPr="00212BB1">
              <w:rPr>
                <w:rStyle w:val="ElementxPath"/>
              </w:rPr>
              <w:t>CI_OnlineResource/</w:t>
            </w:r>
            <w:r>
              <w:rPr>
                <w:rStyle w:val="ElementxPath"/>
              </w:rPr>
              <w:t>linkage/URL</w:t>
            </w:r>
            <w:r w:rsidR="009968AD">
              <w:t xml:space="preserve"> </w:t>
            </w:r>
            <w:r>
              <w:t>will be assumed to</w:t>
            </w:r>
            <w:r w:rsidR="009968AD">
              <w:t xml:space="preserve"> points to an </w:t>
            </w:r>
            <w:r w:rsidR="00356E98">
              <w:t>i</w:t>
            </w:r>
            <w:r w:rsidR="009968AD">
              <w:t>con</w:t>
            </w:r>
            <w:r>
              <w:t xml:space="preserve"> image file (e.g. tif, png, jpg)</w:t>
            </w:r>
            <w:r w:rsidR="009968AD">
              <w:t xml:space="preserve"> for the metadata originator. This Icon will be displayed in search results to credit the metadata originator. Metadata harvesters </w:t>
            </w:r>
            <w:r w:rsidR="00356E98">
              <w:t xml:space="preserve">must </w:t>
            </w:r>
            <w:r w:rsidR="009968AD">
              <w:t xml:space="preserve">harvest and maintain </w:t>
            </w:r>
            <w:r>
              <w:t xml:space="preserve">all metadata </w:t>
            </w:r>
            <w:r w:rsidR="00356E98">
              <w:t>origin</w:t>
            </w:r>
            <w:r w:rsidR="00356E98">
              <w:t>a</w:t>
            </w:r>
            <w:r w:rsidR="00356E98">
              <w:t>tor</w:t>
            </w:r>
            <w:r w:rsidR="009968AD">
              <w:t xml:space="preserve"> information so that the origin of metadata records can be credited</w:t>
            </w:r>
            <w:r>
              <w:t xml:space="preserve">, and </w:t>
            </w:r>
            <w:r w:rsidR="00356E98">
              <w:t xml:space="preserve">should harvest </w:t>
            </w:r>
            <w:r>
              <w:t>the point of contact information</w:t>
            </w:r>
            <w:r w:rsidR="00356E98">
              <w:t xml:space="preserve"> if it is different</w:t>
            </w:r>
            <w:r w:rsidR="007E2D3E">
              <w:t>. Other responsible party roles applying to the metadata record (not the described resource) may be ignored by harvesting catalogs.</w:t>
            </w:r>
          </w:p>
        </w:tc>
      </w:tr>
      <w:tr w:rsidR="005B2A5C" w:rsidRPr="00CB2F1D" w:rsidTr="00C55311">
        <w:trPr>
          <w:cantSplit/>
        </w:trPr>
        <w:tc>
          <w:tcPr>
            <w:tcW w:w="1151" w:type="pct"/>
          </w:tcPr>
          <w:p w:rsidR="0032148F" w:rsidRPr="00CB2F1D" w:rsidRDefault="0032148F" w:rsidP="00A357C8">
            <w:r w:rsidRPr="00CB2F1D">
              <w:t>Metadata date stamp (M)</w:t>
            </w:r>
          </w:p>
          <w:p w:rsidR="0032148F" w:rsidRPr="00CB2F1D" w:rsidRDefault="0032148F" w:rsidP="00A357C8">
            <w:r w:rsidRPr="00CB2F1D">
              <w:rPr>
                <w:rStyle w:val="ElementxPath"/>
              </w:rPr>
              <w:t>dateStamp</w:t>
            </w:r>
          </w:p>
        </w:tc>
        <w:tc>
          <w:tcPr>
            <w:tcW w:w="429" w:type="pct"/>
          </w:tcPr>
          <w:p w:rsidR="0032148F" w:rsidRPr="00CB2F1D" w:rsidRDefault="0032148F" w:rsidP="00A357C8">
            <w:pPr>
              <w:jc w:val="center"/>
            </w:pPr>
            <w:r w:rsidRPr="00CB2F1D">
              <w:t>M-M</w:t>
            </w:r>
          </w:p>
        </w:tc>
        <w:tc>
          <w:tcPr>
            <w:tcW w:w="3420" w:type="pct"/>
          </w:tcPr>
          <w:p w:rsidR="0032148F" w:rsidRPr="00CB2F1D" w:rsidRDefault="0032148F" w:rsidP="00A357C8">
            <w:pPr>
              <w:pStyle w:val="Tableentry"/>
            </w:pPr>
            <w:r w:rsidRPr="00CB2F1D">
              <w:t xml:space="preserve">USGIN profile requires use </w:t>
            </w:r>
            <w:r w:rsidR="00DA377C" w:rsidRPr="00CB2F1D">
              <w:t xml:space="preserve">of </w:t>
            </w:r>
            <w:r w:rsidR="00DA377C" w:rsidRPr="00CB2F1D">
              <w:rPr>
                <w:rStyle w:val="ElementxPath"/>
              </w:rPr>
              <w:t>dateStamp/</w:t>
            </w:r>
            <w:r w:rsidRPr="00CB2F1D">
              <w:rPr>
                <w:rStyle w:val="ElementxPath"/>
              </w:rPr>
              <w:t>gco:DateTime</w:t>
            </w:r>
            <w:r w:rsidR="00B70301">
              <w:t xml:space="preserve"> (Note this contrasts with INSPIRE mandate to use </w:t>
            </w:r>
            <w:r w:rsidR="00B70301" w:rsidRPr="00DA377C">
              <w:rPr>
                <w:rStyle w:val="ElementxPath"/>
              </w:rPr>
              <w:t>dateStamp</w:t>
            </w:r>
            <w:r w:rsidR="00B70301">
              <w:rPr>
                <w:rStyle w:val="ElementxPath"/>
              </w:rPr>
              <w:t>/gco:</w:t>
            </w:r>
            <w:r w:rsidR="00B70301" w:rsidRPr="00683FD5">
              <w:rPr>
                <w:rStyle w:val="ElementxPath"/>
              </w:rPr>
              <w:t>Date</w:t>
            </w:r>
            <w:r w:rsidR="00B70301">
              <w:t>).</w:t>
            </w:r>
            <w:r w:rsidRPr="00CB2F1D">
              <w:t xml:space="preserve"> This is the date</w:t>
            </w:r>
            <w:r w:rsidR="00800EDD">
              <w:t xml:space="preserve"> and time</w:t>
            </w:r>
            <w:r w:rsidRPr="00CB2F1D">
              <w:t xml:space="preserve"> when the metadata record was created or updated</w:t>
            </w:r>
            <w:r w:rsidR="00DC3ADD" w:rsidRPr="00CB2F1D">
              <w:t xml:space="preserve"> (following NAP)</w:t>
            </w:r>
            <w:r w:rsidRPr="00CB2F1D">
              <w:t xml:space="preserve">.  The </w:t>
            </w:r>
            <w:r w:rsidRPr="00CB2F1D">
              <w:rPr>
                <w:rStyle w:val="ElementxPath"/>
              </w:rPr>
              <w:t>dateStamp</w:t>
            </w:r>
            <w:r w:rsidRPr="00CB2F1D">
              <w:t xml:space="preserve"> is assumed to be updated to reflect any change in the metadata record that the metadata publisher wishes to propagate through the USGIN catalog system. This is the time stamp that will be used by harvesters to determine if a metadata needs to be updated in a harvesting catalog. </w:t>
            </w:r>
          </w:p>
        </w:tc>
      </w:tr>
      <w:tr w:rsidR="005B2A5C" w:rsidRPr="00CB2F1D" w:rsidTr="00C55311">
        <w:trPr>
          <w:cantSplit/>
        </w:trPr>
        <w:tc>
          <w:tcPr>
            <w:tcW w:w="1151" w:type="pct"/>
          </w:tcPr>
          <w:p w:rsidR="0032148F" w:rsidRPr="00CB2F1D" w:rsidRDefault="0032148F" w:rsidP="00A357C8">
            <w:r w:rsidRPr="00CB2F1D">
              <w:t>Metadata standard name (O)</w:t>
            </w:r>
          </w:p>
          <w:p w:rsidR="0032148F" w:rsidRPr="00CB2F1D" w:rsidRDefault="0032148F" w:rsidP="00A357C8">
            <w:r w:rsidRPr="00CB2F1D">
              <w:rPr>
                <w:rStyle w:val="ElementxPath"/>
              </w:rPr>
              <w:t>metadataStandardName</w:t>
            </w:r>
          </w:p>
        </w:tc>
        <w:tc>
          <w:tcPr>
            <w:tcW w:w="429" w:type="pct"/>
          </w:tcPr>
          <w:p w:rsidR="0032148F" w:rsidRPr="00CB2F1D" w:rsidRDefault="0032148F" w:rsidP="00A357C8">
            <w:pPr>
              <w:jc w:val="center"/>
            </w:pPr>
            <w:r w:rsidRPr="00CB2F1D">
              <w:t>M-M</w:t>
            </w:r>
          </w:p>
        </w:tc>
        <w:tc>
          <w:tcPr>
            <w:tcW w:w="3420" w:type="pct"/>
          </w:tcPr>
          <w:p w:rsidR="0032148F" w:rsidRPr="00CB2F1D" w:rsidRDefault="0032148F" w:rsidP="00A357C8">
            <w:pPr>
              <w:pStyle w:val="Tableentry"/>
            </w:pPr>
            <w:r w:rsidRPr="00CB2F1D">
              <w:t xml:space="preserve">USGIN profile conformant metadata is indicated by using </w:t>
            </w:r>
            <w:r w:rsidR="00EE6EBE">
              <w:t>"</w:t>
            </w:r>
            <w:r w:rsidR="00E716D2" w:rsidRPr="00CB2F1D">
              <w:t>ISO-</w:t>
            </w:r>
            <w:r w:rsidRPr="00CB2F1D">
              <w:t>USGIN</w:t>
            </w:r>
            <w:r w:rsidR="00516A3D">
              <w:t>.</w:t>
            </w:r>
            <w:r w:rsidR="00EE6EBE">
              <w:t>"</w:t>
            </w:r>
            <w:r w:rsidR="00516A3D">
              <w:t xml:space="preserve"> The string "ISO-NAP-USGIN" has been used in the past and will also be recognized, but its use should be discontinued.</w:t>
            </w:r>
          </w:p>
          <w:p w:rsidR="0032148F" w:rsidRPr="00CB2F1D" w:rsidRDefault="0032148F" w:rsidP="00A357C8">
            <w:pPr>
              <w:pStyle w:val="Tableentry"/>
            </w:pPr>
            <w:r w:rsidRPr="00CB2F1D">
              <w:t xml:space="preserve">Use is mandatory to indicate that the metadata record conforms to this profile. </w:t>
            </w:r>
          </w:p>
        </w:tc>
      </w:tr>
      <w:tr w:rsidR="005B2A5C" w:rsidRPr="00CB2F1D" w:rsidTr="00C55311">
        <w:trPr>
          <w:cantSplit/>
        </w:trPr>
        <w:tc>
          <w:tcPr>
            <w:tcW w:w="1151" w:type="pct"/>
          </w:tcPr>
          <w:p w:rsidR="0032148F" w:rsidRPr="00CB2F1D" w:rsidRDefault="0032148F" w:rsidP="00A357C8">
            <w:r w:rsidRPr="00CB2F1D">
              <w:lastRenderedPageBreak/>
              <w:t>Metadata standard version (O)</w:t>
            </w:r>
          </w:p>
          <w:p w:rsidR="0032148F" w:rsidRPr="00CB2F1D" w:rsidRDefault="0032148F" w:rsidP="00A357C8">
            <w:r w:rsidRPr="00CB2F1D">
              <w:rPr>
                <w:rStyle w:val="ElementxPath"/>
              </w:rPr>
              <w:t>metadataStandardVersion</w:t>
            </w:r>
          </w:p>
        </w:tc>
        <w:tc>
          <w:tcPr>
            <w:tcW w:w="429" w:type="pct"/>
          </w:tcPr>
          <w:p w:rsidR="0032148F" w:rsidRPr="00CB2F1D" w:rsidRDefault="0032148F" w:rsidP="00A357C8">
            <w:pPr>
              <w:jc w:val="center"/>
            </w:pPr>
            <w:r w:rsidRPr="00CB2F1D">
              <w:t>O-M</w:t>
            </w:r>
          </w:p>
        </w:tc>
        <w:tc>
          <w:tcPr>
            <w:tcW w:w="3420" w:type="pct"/>
          </w:tcPr>
          <w:p w:rsidR="0032148F" w:rsidRPr="00CB2F1D" w:rsidRDefault="0032148F" w:rsidP="00A357C8">
            <w:pPr>
              <w:pStyle w:val="Tableentry"/>
            </w:pPr>
            <w:r w:rsidRPr="00CB2F1D">
              <w:t xml:space="preserve">For this version of the USGIN profile, </w:t>
            </w:r>
            <w:r w:rsidR="007D5B78">
              <w:t>Must use the string</w:t>
            </w:r>
            <w:r w:rsidR="007D5B78" w:rsidRPr="00CB2F1D">
              <w:t xml:space="preserve"> </w:t>
            </w:r>
            <w:r w:rsidR="00EE6EBE">
              <w:t>"</w:t>
            </w:r>
            <w:r w:rsidR="005E3FE2" w:rsidRPr="00CB2F1D">
              <w:t>1.</w:t>
            </w:r>
            <w:r w:rsidR="00516A3D">
              <w:t>2</w:t>
            </w:r>
            <w:r w:rsidR="00EE6EBE">
              <w:t>"</w:t>
            </w:r>
            <w:r w:rsidR="007D5B78">
              <w:t>.</w:t>
            </w:r>
          </w:p>
          <w:p w:rsidR="0032148F" w:rsidRPr="00CB2F1D" w:rsidRDefault="0032148F" w:rsidP="00A357C8">
            <w:pPr>
              <w:pStyle w:val="Tableentry"/>
            </w:pPr>
            <w:r w:rsidRPr="00CB2F1D">
              <w:t>Use is mandatory to specify the version of the profile used</w:t>
            </w:r>
          </w:p>
        </w:tc>
      </w:tr>
      <w:tr w:rsidR="005B2A5C" w:rsidRPr="00CB2F1D" w:rsidTr="00C55311">
        <w:trPr>
          <w:cantSplit/>
        </w:trPr>
        <w:tc>
          <w:tcPr>
            <w:tcW w:w="1151" w:type="pct"/>
          </w:tcPr>
          <w:p w:rsidR="0032148F" w:rsidRPr="00CB2F1D" w:rsidRDefault="0032148F" w:rsidP="00A357C8">
            <w:r w:rsidRPr="00CB2F1D">
              <w:t>DataSet Identifier (O)</w:t>
            </w:r>
          </w:p>
          <w:p w:rsidR="0032148F" w:rsidRPr="00CB2F1D" w:rsidRDefault="0032148F" w:rsidP="00A357C8">
            <w:r w:rsidRPr="00CB2F1D">
              <w:rPr>
                <w:rStyle w:val="ElementxPath"/>
              </w:rPr>
              <w:t>dataSetURI</w:t>
            </w:r>
          </w:p>
        </w:tc>
        <w:tc>
          <w:tcPr>
            <w:tcW w:w="429" w:type="pct"/>
          </w:tcPr>
          <w:p w:rsidR="0032148F" w:rsidRPr="00CB2F1D" w:rsidRDefault="0032148F" w:rsidP="00B24B0F">
            <w:pPr>
              <w:jc w:val="center"/>
            </w:pPr>
            <w:r w:rsidRPr="00CB2F1D">
              <w:t>O-</w:t>
            </w:r>
            <w:r w:rsidR="00516A3D">
              <w:t>O</w:t>
            </w:r>
          </w:p>
        </w:tc>
        <w:tc>
          <w:tcPr>
            <w:tcW w:w="3420" w:type="pct"/>
          </w:tcPr>
          <w:p w:rsidR="005B4071" w:rsidRDefault="00516A3D" w:rsidP="00A357C8">
            <w:pPr>
              <w:pStyle w:val="Tableentry"/>
              <w:rPr>
                <w:rFonts w:eastAsia="Times New Roman" w:cs="Arial"/>
              </w:rPr>
            </w:pPr>
            <w:r>
              <w:rPr>
                <w:rFonts w:eastAsia="Times New Roman" w:cs="Arial"/>
              </w:rPr>
              <w:t>T</w:t>
            </w:r>
            <w:r w:rsidR="0032148F" w:rsidRPr="00CB2F1D">
              <w:rPr>
                <w:rFonts w:eastAsia="Times New Roman" w:cs="Arial"/>
              </w:rPr>
              <w:t>his</w:t>
            </w:r>
            <w:r w:rsidR="00DA377C" w:rsidRPr="00CB2F1D">
              <w:rPr>
                <w:rFonts w:eastAsia="Times New Roman" w:cs="Arial"/>
              </w:rPr>
              <w:t xml:space="preserve"> is a string that uniquely identifies the described resource</w:t>
            </w:r>
            <w:r w:rsidR="0032148F" w:rsidRPr="00CB2F1D">
              <w:rPr>
                <w:rFonts w:eastAsia="Times New Roman" w:cs="Arial"/>
              </w:rPr>
              <w:t>.</w:t>
            </w:r>
            <w:r w:rsidR="00DA377C" w:rsidRPr="00CB2F1D">
              <w:rPr>
                <w:rFonts w:eastAsia="Times New Roman" w:cs="Arial"/>
              </w:rPr>
              <w:t xml:space="preserve"> If the resource has an ident</w:t>
            </w:r>
            <w:r w:rsidR="00DA377C" w:rsidRPr="00CB2F1D">
              <w:rPr>
                <w:rFonts w:eastAsia="Times New Roman" w:cs="Arial"/>
              </w:rPr>
              <w:t>i</w:t>
            </w:r>
            <w:r w:rsidR="00DA377C" w:rsidRPr="00CB2F1D">
              <w:rPr>
                <w:rFonts w:eastAsia="Times New Roman" w:cs="Arial"/>
              </w:rPr>
              <w:t>fier, it should be included here</w:t>
            </w:r>
            <w:r w:rsidR="00482E91" w:rsidRPr="00CB2F1D">
              <w:rPr>
                <w:rFonts w:eastAsia="Times New Roman" w:cs="Arial"/>
              </w:rPr>
              <w:t>; if the resource will be referenced from other metadata, it must have an identifier here.</w:t>
            </w:r>
            <w:r w:rsidR="0032148F" w:rsidRPr="00CB2F1D">
              <w:rPr>
                <w:rFonts w:eastAsia="Times New Roman" w:cs="Arial"/>
              </w:rPr>
              <w:t xml:space="preserve"> Any kind of resource (not only datasets) may have an identif</w:t>
            </w:r>
            <w:r w:rsidR="0032148F" w:rsidRPr="00CB2F1D">
              <w:rPr>
                <w:rFonts w:eastAsia="Times New Roman" w:cs="Arial"/>
              </w:rPr>
              <w:t>i</w:t>
            </w:r>
            <w:r w:rsidR="0032148F" w:rsidRPr="00CB2F1D">
              <w:rPr>
                <w:rFonts w:eastAsia="Times New Roman" w:cs="Arial"/>
              </w:rPr>
              <w:t xml:space="preserve">er. </w:t>
            </w:r>
            <w:r w:rsidR="00DA377C" w:rsidRPr="00CB2F1D">
              <w:rPr>
                <w:rFonts w:eastAsia="Times New Roman" w:cs="Arial"/>
              </w:rPr>
              <w:t>The protocol for the identifier is not specified</w:t>
            </w:r>
            <w:r w:rsidR="005D331A">
              <w:rPr>
                <w:rFonts w:eastAsia="Times New Roman" w:cs="Arial"/>
              </w:rPr>
              <w:t>, but some sort of documented scheme to assure uniqueness should be used (UUID, URN…)</w:t>
            </w:r>
            <w:r w:rsidR="00DA377C" w:rsidRPr="00CB2F1D">
              <w:rPr>
                <w:rFonts w:eastAsia="Times New Roman" w:cs="Arial"/>
              </w:rPr>
              <w:t>.</w:t>
            </w:r>
            <w:r w:rsidR="00B70301">
              <w:rPr>
                <w:rFonts w:eastAsia="Times New Roman" w:cs="Arial"/>
              </w:rPr>
              <w:t xml:space="preserve"> </w:t>
            </w:r>
            <w:r w:rsidR="005B4071">
              <w:t>USGIN is attempting to make the s</w:t>
            </w:r>
            <w:r w:rsidR="005B4071">
              <w:t>e</w:t>
            </w:r>
            <w:r w:rsidR="005B4071">
              <w:t xml:space="preserve">mantics of identifiers clear, with the provision (see </w:t>
            </w:r>
            <w:r w:rsidR="005B4071" w:rsidRPr="00B90C08">
              <w:t xml:space="preserve">Unique resource identifier </w:t>
            </w:r>
            <w:r w:rsidR="005B4071">
              <w:t xml:space="preserve">in </w:t>
            </w:r>
            <w:r w:rsidR="005B4071">
              <w:fldChar w:fldCharType="begin"/>
            </w:r>
            <w:r w:rsidR="005B4071">
              <w:instrText xml:space="preserve"> REF _Ref247946296 \h </w:instrText>
            </w:r>
            <w:r w:rsidR="005B4071">
              <w:fldChar w:fldCharType="separate"/>
            </w:r>
            <w:r w:rsidR="005B4071">
              <w:t xml:space="preserve">Table </w:t>
            </w:r>
            <w:r w:rsidR="005B4071">
              <w:rPr>
                <w:noProof/>
              </w:rPr>
              <w:t>3</w:t>
            </w:r>
            <w:r w:rsidR="005B4071">
              <w:fldChar w:fldCharType="end"/>
            </w:r>
            <w:r w:rsidR="005B4071">
              <w:t xml:space="preserve">, below) that the identifier in </w:t>
            </w:r>
            <w:r w:rsidR="005B4071" w:rsidRPr="00CB2F1D">
              <w:rPr>
                <w:rStyle w:val="ElementxPath"/>
              </w:rPr>
              <w:t>MD_DataIdentification/citation/CI_Citation/</w:t>
            </w:r>
            <w:r>
              <w:rPr>
                <w:rStyle w:val="ElementxPath"/>
              </w:rPr>
              <w:softHyphen/>
            </w:r>
            <w:r w:rsidR="005B4071" w:rsidRPr="00CB2F1D">
              <w:rPr>
                <w:rStyle w:val="ElementxPath"/>
              </w:rPr>
              <w:t>identifier/MD_Identifier</w:t>
            </w:r>
            <w:r w:rsidR="005B4071">
              <w:t xml:space="preserve"> identifies the cited resource. This may be identical with the r</w:t>
            </w:r>
            <w:r w:rsidR="005B4071">
              <w:t>e</w:t>
            </w:r>
            <w:r w:rsidR="005B4071">
              <w:t xml:space="preserve">source described by the metadata, in which case its value is </w:t>
            </w:r>
            <w:r>
              <w:t xml:space="preserve">identical to </w:t>
            </w:r>
            <w:r w:rsidR="005B4071" w:rsidRPr="00CB2F1D">
              <w:rPr>
                <w:rStyle w:val="ElementxPath"/>
              </w:rPr>
              <w:t>MD_Metadata/dataSetURI</w:t>
            </w:r>
            <w:r w:rsidR="005B4071">
              <w:t>, or it may be a publication that is the intellectual source of the d</w:t>
            </w:r>
            <w:r w:rsidR="005B4071">
              <w:t>e</w:t>
            </w:r>
            <w:r w:rsidR="005B4071">
              <w:t>scribed resource, in which case it is a different identifier.</w:t>
            </w:r>
          </w:p>
          <w:p w:rsidR="0032148F" w:rsidRPr="00CB2F1D" w:rsidRDefault="00516A3D" w:rsidP="00A357C8">
            <w:pPr>
              <w:pStyle w:val="Tableentry"/>
              <w:rPr>
                <w:rFonts w:eastAsia="Times New Roman" w:cs="Arial"/>
              </w:rPr>
            </w:pPr>
            <w:r>
              <w:rPr>
                <w:rFonts w:eastAsia="Times New Roman" w:cs="Arial"/>
              </w:rPr>
              <w:t>T</w:t>
            </w:r>
            <w:r w:rsidR="0032148F" w:rsidRPr="00CB2F1D">
              <w:rPr>
                <w:rFonts w:eastAsia="Times New Roman" w:cs="Arial"/>
              </w:rPr>
              <w:t xml:space="preserve">he </w:t>
            </w:r>
            <w:r w:rsidR="0032148F" w:rsidRPr="00CB2F1D">
              <w:rPr>
                <w:rStyle w:val="ElementxPath"/>
              </w:rPr>
              <w:t>MD_Distribution/transferOptions/MD_DigitalTransferOptions/online/CI_OnlineResource</w:t>
            </w:r>
            <w:r w:rsidR="0032148F" w:rsidRPr="00CB2F1D">
              <w:rPr>
                <w:rFonts w:eastAsia="Times New Roman" w:cs="Arial"/>
              </w:rPr>
              <w:t xml:space="preserve"> is used to specify URLs for access to the resource</w:t>
            </w:r>
            <w:r>
              <w:rPr>
                <w:rFonts w:eastAsia="Times New Roman" w:cs="Arial"/>
              </w:rPr>
              <w:t>, even if the datasetURI is an HTTP URI that will dereference to obtain a representation of the described resource</w:t>
            </w:r>
            <w:r w:rsidR="0032148F" w:rsidRPr="00CB2F1D">
              <w:rPr>
                <w:rFonts w:eastAsia="Times New Roman" w:cs="Arial"/>
              </w:rPr>
              <w:t xml:space="preserve">. </w:t>
            </w:r>
            <w:r w:rsidR="00E716D2" w:rsidRPr="00CB2F1D">
              <w:rPr>
                <w:rFonts w:eastAsia="Times New Roman" w:cs="Arial"/>
              </w:rPr>
              <w:t xml:space="preserve">The dataSetURI should be considered an opaque identifier. </w:t>
            </w:r>
            <w:r w:rsidR="0032148F" w:rsidRPr="00CB2F1D">
              <w:rPr>
                <w:rFonts w:eastAsia="Times New Roman" w:cs="Arial"/>
              </w:rPr>
              <w:t>This will avoid ambiguity about where to find URLs for online access to a described resource.</w:t>
            </w:r>
          </w:p>
          <w:p w:rsidR="00482E91" w:rsidRDefault="00482E91" w:rsidP="00A357C8">
            <w:pPr>
              <w:pStyle w:val="Tableentry"/>
              <w:rPr>
                <w:rFonts w:ascii="ArialMT" w:hAnsi="ArialMT" w:cs="ArialMT"/>
              </w:rPr>
            </w:pPr>
            <w:r w:rsidRPr="00CB2F1D">
              <w:rPr>
                <w:rFonts w:ascii="ArialMT" w:hAnsi="ArialMT" w:cs="ArialMT"/>
              </w:rPr>
              <w:t xml:space="preserve">If the dataset is coupled to a service, the value of the </w:t>
            </w:r>
            <w:r w:rsidRPr="00CB2F1D">
              <w:rPr>
                <w:rStyle w:val="ElementxPath"/>
              </w:rPr>
              <w:t>MD_Metadata/dataSetURI</w:t>
            </w:r>
            <w:r w:rsidRPr="00CB2F1D">
              <w:rPr>
                <w:rFonts w:ascii="ArialMT" w:hAnsi="ArialMT" w:cs="ArialMT"/>
              </w:rPr>
              <w:t xml:space="preserve"> attribute is the unique resource identifier used by srv:coupledResource to link the service with the dataset.</w:t>
            </w:r>
          </w:p>
          <w:p w:rsidR="005B270A" w:rsidRPr="00DE66D8" w:rsidRDefault="005B270A" w:rsidP="00B24B0F">
            <w:pPr>
              <w:pStyle w:val="Tableentry"/>
            </w:pPr>
            <w:r>
              <w:t xml:space="preserve">The </w:t>
            </w:r>
            <w:r w:rsidRPr="00B90C08">
              <w:rPr>
                <w:i/>
              </w:rPr>
              <w:t>OpenGIS® Catalogue Services Specification 2.0.2 - ISO Metadata Application Profile</w:t>
            </w:r>
            <w:r>
              <w:t xml:space="preserve"> (OGC 07-045) Annex F recommends that </w:t>
            </w:r>
            <w:r w:rsidRPr="00CB2F1D">
              <w:rPr>
                <w:rStyle w:val="ElementxPath"/>
              </w:rPr>
              <w:t>MD_DataIdentification/citation/CI_Citation/</w:t>
            </w:r>
            <w:r>
              <w:rPr>
                <w:rStyle w:val="ElementxPath"/>
              </w:rPr>
              <w:softHyphen/>
            </w:r>
            <w:r w:rsidRPr="00CB2F1D">
              <w:rPr>
                <w:rStyle w:val="ElementxPath"/>
              </w:rPr>
              <w:t>identifier/</w:t>
            </w:r>
            <w:r>
              <w:rPr>
                <w:rStyle w:val="ElementxPath"/>
              </w:rPr>
              <w:softHyphen/>
            </w:r>
            <w:r w:rsidRPr="00CB2F1D">
              <w:rPr>
                <w:rStyle w:val="ElementxPath"/>
              </w:rPr>
              <w:t>MD_Identifier</w:t>
            </w:r>
            <w:r>
              <w:rPr>
                <w:rStyle w:val="ElementxPath"/>
              </w:rPr>
              <w:t>/</w:t>
            </w:r>
            <w:r>
              <w:rPr>
                <w:rStyle w:val="ElementxPath"/>
              </w:rPr>
              <w:softHyphen/>
              <w:t>code</w:t>
            </w:r>
            <w:r>
              <w:t xml:space="preserve"> match the identifiers specified by </w:t>
            </w:r>
            <w:r w:rsidRPr="005B270A">
              <w:rPr>
                <w:rStyle w:val="ElementxPath"/>
              </w:rPr>
              <w:t>SV_ServiceIdentification/operatesOn</w:t>
            </w:r>
            <w:r>
              <w:t xml:space="preserve"> and </w:t>
            </w:r>
            <w:r w:rsidRPr="005B270A">
              <w:rPr>
                <w:rStyle w:val="ElementxPath"/>
              </w:rPr>
              <w:t>SV_Service</w:t>
            </w:r>
            <w:r w:rsidRPr="005B270A">
              <w:rPr>
                <w:rStyle w:val="ElementxPath"/>
              </w:rPr>
              <w:softHyphen/>
              <w:t>Identification/</w:t>
            </w:r>
            <w:r w:rsidRPr="005B270A">
              <w:rPr>
                <w:rStyle w:val="ElementxPath"/>
              </w:rPr>
              <w:softHyphen/>
              <w:t>coupledResource</w:t>
            </w:r>
            <w:r>
              <w:t xml:space="preserve"> for lin</w:t>
            </w:r>
            <w:r>
              <w:t>k</w:t>
            </w:r>
            <w:r>
              <w:t xml:space="preserve">ing a described service to datasets that the service operates on. As discussed for </w:t>
            </w:r>
            <w:r w:rsidRPr="005B270A">
              <w:rPr>
                <w:rStyle w:val="ElementxPath"/>
              </w:rPr>
              <w:t>file</w:t>
            </w:r>
            <w:r w:rsidRPr="005B270A">
              <w:rPr>
                <w:rStyle w:val="ElementxPath"/>
              </w:rPr>
              <w:t>I</w:t>
            </w:r>
            <w:r w:rsidRPr="005B270A">
              <w:rPr>
                <w:rStyle w:val="ElementxPath"/>
              </w:rPr>
              <w:t>dentifier</w:t>
            </w:r>
            <w:r>
              <w:t xml:space="preserve"> (above), this requires that a </w:t>
            </w:r>
            <w:r w:rsidRPr="00CB2F1D">
              <w:rPr>
                <w:rStyle w:val="ElementxPath"/>
              </w:rPr>
              <w:t>MD_DataIdentification/</w:t>
            </w:r>
            <w:r w:rsidR="00516A3D">
              <w:rPr>
                <w:rStyle w:val="ElementxPath"/>
              </w:rPr>
              <w:softHyphen/>
            </w:r>
            <w:r w:rsidRPr="00CB2F1D">
              <w:rPr>
                <w:rStyle w:val="ElementxPath"/>
              </w:rPr>
              <w:t>citation/</w:t>
            </w:r>
            <w:r>
              <w:rPr>
                <w:rStyle w:val="ElementxPath"/>
              </w:rPr>
              <w:softHyphen/>
            </w:r>
            <w:r w:rsidR="00516A3D">
              <w:rPr>
                <w:rStyle w:val="ElementxPath"/>
              </w:rPr>
              <w:softHyphen/>
            </w:r>
            <w:r w:rsidRPr="00CB2F1D">
              <w:rPr>
                <w:rStyle w:val="ElementxPath"/>
              </w:rPr>
              <w:t>CI_Citation</w:t>
            </w:r>
            <w:r>
              <w:rPr>
                <w:rStyle w:val="ElementxPath"/>
              </w:rPr>
              <w:t>/identifier</w:t>
            </w:r>
            <w:r>
              <w:t xml:space="preserve"> </w:t>
            </w:r>
            <w:r w:rsidR="008D68F0">
              <w:t>that identifies the described resource</w:t>
            </w:r>
            <w:r>
              <w:t xml:space="preserve"> is included in the metadata record</w:t>
            </w:r>
            <w:r w:rsidR="008D68F0">
              <w:t xml:space="preserve">; </w:t>
            </w:r>
            <w:r>
              <w:t xml:space="preserve">its value </w:t>
            </w:r>
            <w:r w:rsidR="008D68F0">
              <w:t xml:space="preserve">must be </w:t>
            </w:r>
            <w:r>
              <w:t xml:space="preserve">the same as </w:t>
            </w:r>
            <w:r w:rsidRPr="00CB2F1D">
              <w:rPr>
                <w:rStyle w:val="ElementxPath"/>
              </w:rPr>
              <w:t>MD_Metadata/dataSetURI</w:t>
            </w:r>
            <w:r w:rsidR="00DE66D8">
              <w:t>.</w:t>
            </w:r>
          </w:p>
        </w:tc>
      </w:tr>
      <w:tr w:rsidR="005B2A5C" w:rsidRPr="00CB2F1D" w:rsidTr="00C55311">
        <w:tc>
          <w:tcPr>
            <w:tcW w:w="1151" w:type="pct"/>
          </w:tcPr>
          <w:p w:rsidR="0032148F" w:rsidRPr="00CB2F1D" w:rsidRDefault="0032148F" w:rsidP="00A357C8">
            <w:r w:rsidRPr="00CB2F1D">
              <w:t>Other languages (C)</w:t>
            </w:r>
          </w:p>
          <w:p w:rsidR="0032148F" w:rsidRPr="00CB2F1D" w:rsidRDefault="0032148F" w:rsidP="00A357C8">
            <w:r w:rsidRPr="00CB2F1D">
              <w:rPr>
                <w:rStyle w:val="ElementxPath"/>
              </w:rPr>
              <w:t>locale</w:t>
            </w:r>
          </w:p>
        </w:tc>
        <w:tc>
          <w:tcPr>
            <w:tcW w:w="429" w:type="pct"/>
          </w:tcPr>
          <w:p w:rsidR="0032148F" w:rsidRPr="00CB2F1D" w:rsidRDefault="0032148F" w:rsidP="00B24B0F">
            <w:pPr>
              <w:jc w:val="center"/>
            </w:pPr>
            <w:r w:rsidRPr="00CB2F1D">
              <w:t>C-</w:t>
            </w:r>
            <w:r w:rsidR="008D68F0">
              <w:t>X</w:t>
            </w:r>
          </w:p>
        </w:tc>
        <w:tc>
          <w:tcPr>
            <w:tcW w:w="3420" w:type="pct"/>
          </w:tcPr>
          <w:p w:rsidR="008D68F0" w:rsidRDefault="0032148F" w:rsidP="00B24B0F">
            <w:pPr>
              <w:pStyle w:val="Tableentry"/>
            </w:pPr>
            <w:r w:rsidRPr="00CB2F1D">
              <w:rPr>
                <w:rFonts w:eastAsia="Times New Roman" w:cs="Arial"/>
              </w:rPr>
              <w:t>Other languages used in metadata free text description.</w:t>
            </w:r>
            <w:r w:rsidR="008D68F0">
              <w:rPr>
                <w:rFonts w:eastAsia="Times New Roman" w:cs="Arial"/>
              </w:rPr>
              <w:t xml:space="preserve"> </w:t>
            </w:r>
            <w:r w:rsidRPr="00CB2F1D">
              <w:rPr>
                <w:rFonts w:eastAsia="Times New Roman" w:cs="Arial"/>
              </w:rPr>
              <w:t xml:space="preserve">If description in more than one language is provided, this property should indicate what those languages are. The primary language used for metadata description is identified with </w:t>
            </w:r>
            <w:r w:rsidRPr="00CB2F1D">
              <w:rPr>
                <w:rStyle w:val="ElementxPath"/>
              </w:rPr>
              <w:t>MD_Metadata/</w:t>
            </w:r>
            <w:r w:rsidR="008D68F0">
              <w:rPr>
                <w:rStyle w:val="ElementxPath"/>
              </w:rPr>
              <w:softHyphen/>
            </w:r>
            <w:r w:rsidRPr="00CB2F1D">
              <w:rPr>
                <w:rStyle w:val="ElementxPath"/>
              </w:rPr>
              <w:t>language</w:t>
            </w:r>
            <w:r w:rsidRPr="00CB2F1D">
              <w:rPr>
                <w:rFonts w:eastAsia="Times New Roman" w:cs="Arial"/>
              </w:rPr>
              <w:t xml:space="preserve"> and </w:t>
            </w:r>
            <w:r w:rsidRPr="00CB2F1D">
              <w:rPr>
                <w:rStyle w:val="ElementxPath"/>
              </w:rPr>
              <w:t>chara</w:t>
            </w:r>
            <w:r w:rsidRPr="00CB2F1D">
              <w:rPr>
                <w:rStyle w:val="ElementxPath"/>
              </w:rPr>
              <w:t>c</w:t>
            </w:r>
            <w:r w:rsidRPr="00CB2F1D">
              <w:rPr>
                <w:rStyle w:val="ElementxPath"/>
              </w:rPr>
              <w:t>terSet</w:t>
            </w:r>
            <w:r w:rsidRPr="00CB2F1D">
              <w:rPr>
                <w:rFonts w:eastAsia="Times New Roman" w:cs="Arial"/>
              </w:rPr>
              <w:t xml:space="preserve"> and any additional languages are identified by </w:t>
            </w:r>
            <w:r w:rsidRPr="00CB2F1D">
              <w:rPr>
                <w:rStyle w:val="ElementxPath"/>
              </w:rPr>
              <w:t>MD_Metadata/locale/</w:t>
            </w:r>
            <w:r w:rsidR="008D68F0">
              <w:rPr>
                <w:rStyle w:val="ElementxPath"/>
              </w:rPr>
              <w:softHyphen/>
            </w:r>
            <w:r w:rsidRPr="00CB2F1D">
              <w:rPr>
                <w:rStyle w:val="ElementxPath"/>
              </w:rPr>
              <w:t>PT_locale</w:t>
            </w:r>
            <w:r w:rsidRPr="00CB2F1D">
              <w:t xml:space="preserve"> el</w:t>
            </w:r>
            <w:r w:rsidRPr="00CB2F1D">
              <w:t>e</w:t>
            </w:r>
            <w:r w:rsidRPr="00CB2F1D">
              <w:lastRenderedPageBreak/>
              <w:t>ments</w:t>
            </w:r>
            <w:r w:rsidRPr="00CB2F1D">
              <w:rPr>
                <w:rFonts w:eastAsia="Times New Roman" w:cs="Arial"/>
              </w:rPr>
              <w:t>, in which the language is provided according to ISO 639-2/T three-letter terminology codes in lowercase, and an optional country is provided according to ISO 3166-1 three-letter codes in uppercase, and mandatory characterEncoding.</w:t>
            </w:r>
            <w:r w:rsidR="005D3732">
              <w:rPr>
                <w:rFonts w:eastAsia="Times New Roman" w:cs="Arial"/>
              </w:rPr>
              <w:t xml:space="preserve"> </w:t>
            </w:r>
            <w:r w:rsidR="005D3732">
              <w:t xml:space="preserve">See </w:t>
            </w:r>
            <w:r w:rsidR="005D3732">
              <w:fldChar w:fldCharType="begin"/>
            </w:r>
            <w:r w:rsidR="005D3732">
              <w:instrText xml:space="preserve"> REF _Ref247269078 \r \h </w:instrText>
            </w:r>
            <w:r w:rsidR="005D3732">
              <w:fldChar w:fldCharType="separate"/>
            </w:r>
            <w:r w:rsidR="002C0A6A">
              <w:t>4.17.3</w:t>
            </w:r>
            <w:r w:rsidR="005D3732">
              <w:fldChar w:fldCharType="end"/>
            </w:r>
            <w:r w:rsidR="005D3732">
              <w:t xml:space="preserve"> </w:t>
            </w:r>
            <w:r w:rsidR="005D3732" w:rsidRPr="00BD0114">
              <w:rPr>
                <w:i/>
              </w:rPr>
              <w:fldChar w:fldCharType="begin"/>
            </w:r>
            <w:r w:rsidR="005D3732" w:rsidRPr="00BD0114">
              <w:rPr>
                <w:i/>
              </w:rPr>
              <w:instrText xml:space="preserve"> REF _Ref247269078 \h </w:instrText>
            </w:r>
            <w:r w:rsidR="00BD0114">
              <w:rPr>
                <w:i/>
              </w:rPr>
              <w:instrText xml:space="preserve"> \* MERGEFORMAT </w:instrText>
            </w:r>
            <w:r w:rsidR="005D3732" w:rsidRPr="00BD0114">
              <w:rPr>
                <w:i/>
              </w:rPr>
            </w:r>
            <w:r w:rsidR="005D3732" w:rsidRPr="00BD0114">
              <w:rPr>
                <w:i/>
              </w:rPr>
              <w:fldChar w:fldCharType="separate"/>
            </w:r>
            <w:r w:rsidR="002C0A6A" w:rsidRPr="009851E6">
              <w:rPr>
                <w:i/>
              </w:rPr>
              <w:t>Codelists</w:t>
            </w:r>
            <w:r w:rsidR="005D3732" w:rsidRPr="00BD0114">
              <w:rPr>
                <w:i/>
              </w:rPr>
              <w:fldChar w:fldCharType="end"/>
            </w:r>
            <w:r w:rsidR="005D3732">
              <w:t xml:space="preserve"> for di</w:t>
            </w:r>
            <w:r w:rsidR="005D3732">
              <w:t>s</w:t>
            </w:r>
            <w:r w:rsidR="005D3732">
              <w:t>cussion of encoding of codelist values.</w:t>
            </w:r>
            <w:r w:rsidR="00B90B08">
              <w:t xml:space="preserve"> </w:t>
            </w:r>
          </w:p>
          <w:p w:rsidR="00A9724F" w:rsidRPr="00B90B08" w:rsidRDefault="008D68F0" w:rsidP="00FA16A0">
            <w:pPr>
              <w:pStyle w:val="Tableentry"/>
            </w:pPr>
            <w:r>
              <w:t>USGIN Catalogs must harvest and process metadata content in the primary language specified by MD_Metadata/language and characterSet, and may ignore other language l</w:t>
            </w:r>
            <w:r>
              <w:t>o</w:t>
            </w:r>
            <w:r>
              <w:t>calized content.</w:t>
            </w:r>
          </w:p>
        </w:tc>
      </w:tr>
      <w:tr w:rsidR="005B2A5C" w:rsidRPr="00CB2F1D" w:rsidTr="00C55311">
        <w:trPr>
          <w:cantSplit/>
        </w:trPr>
        <w:tc>
          <w:tcPr>
            <w:tcW w:w="1151" w:type="pct"/>
          </w:tcPr>
          <w:p w:rsidR="0032148F" w:rsidRPr="00CB2F1D" w:rsidRDefault="0032148F" w:rsidP="00A357C8">
            <w:r w:rsidRPr="00CB2F1D">
              <w:lastRenderedPageBreak/>
              <w:t>[role] Resource spatial re</w:t>
            </w:r>
            <w:r w:rsidRPr="00CB2F1D">
              <w:t>p</w:t>
            </w:r>
            <w:r w:rsidRPr="00CB2F1D">
              <w:t>resentation (O)</w:t>
            </w:r>
          </w:p>
          <w:p w:rsidR="0032148F" w:rsidRPr="00CB2F1D" w:rsidRDefault="0032148F" w:rsidP="00A357C8">
            <w:pPr>
              <w:rPr>
                <w:rStyle w:val="ElementxPath"/>
              </w:rPr>
            </w:pPr>
            <w:r w:rsidRPr="00CB2F1D">
              <w:rPr>
                <w:rStyle w:val="ElementxPath"/>
              </w:rPr>
              <w:t>spatialRepresentationInfo</w:t>
            </w:r>
          </w:p>
        </w:tc>
        <w:tc>
          <w:tcPr>
            <w:tcW w:w="429" w:type="pct"/>
          </w:tcPr>
          <w:p w:rsidR="0032148F" w:rsidRPr="00CB2F1D" w:rsidRDefault="0032148F" w:rsidP="00A357C8">
            <w:pPr>
              <w:jc w:val="center"/>
            </w:pPr>
            <w:r w:rsidRPr="00CB2F1D">
              <w:t>O-O</w:t>
            </w:r>
          </w:p>
        </w:tc>
        <w:tc>
          <w:tcPr>
            <w:tcW w:w="3420" w:type="pct"/>
          </w:tcPr>
          <w:p w:rsidR="0032148F" w:rsidRPr="00CB2F1D" w:rsidRDefault="0032148F" w:rsidP="00B24B0F">
            <w:pPr>
              <w:pStyle w:val="Tableentry"/>
            </w:pPr>
            <w:r w:rsidRPr="00CB2F1D">
              <w:t>Best practice is to include metadata for spatial representation if the described resource is a georeferenced dataset</w:t>
            </w:r>
            <w:r w:rsidRPr="00CB2F1D">
              <w:rPr>
                <w:rFonts w:eastAsia="Times New Roman" w:cs="Arial"/>
              </w:rPr>
              <w:t xml:space="preserve">. </w:t>
            </w:r>
            <w:r w:rsidR="00DB31D8">
              <w:rPr>
                <w:rFonts w:eastAsia="Times New Roman" w:cs="Arial"/>
              </w:rPr>
              <w:t>Metadata for Spatial data representation are derived from ISO 19107.</w:t>
            </w:r>
            <w:r w:rsidR="00DB31D8" w:rsidRPr="00CB2F1D">
              <w:rPr>
                <w:rFonts w:eastAsia="Times New Roman" w:cs="Arial"/>
              </w:rPr>
              <w:t xml:space="preserve"> </w:t>
            </w:r>
            <w:r w:rsidRPr="00CB2F1D">
              <w:rPr>
                <w:rFonts w:eastAsia="Times New Roman" w:cs="Arial"/>
              </w:rPr>
              <w:t xml:space="preserve">Metadata is instantiated as one or more of </w:t>
            </w:r>
            <w:r w:rsidRPr="00CB2F1D">
              <w:rPr>
                <w:rStyle w:val="ElementxPath"/>
              </w:rPr>
              <w:t>MD_GridSpatialRepresentation</w:t>
            </w:r>
            <w:r w:rsidRPr="00CB2F1D">
              <w:rPr>
                <w:rFonts w:eastAsia="Times New Roman" w:cs="Arial"/>
              </w:rPr>
              <w:t xml:space="preserve">, </w:t>
            </w:r>
            <w:r w:rsidRPr="00CB2F1D">
              <w:rPr>
                <w:rStyle w:val="ElementxPath"/>
              </w:rPr>
              <w:t>MD_VectorSpatialRepresentation</w:t>
            </w:r>
            <w:r w:rsidRPr="00CB2F1D">
              <w:rPr>
                <w:rFonts w:eastAsia="Times New Roman" w:cs="Arial"/>
              </w:rPr>
              <w:t xml:space="preserve">, </w:t>
            </w:r>
            <w:r w:rsidRPr="00CB2F1D">
              <w:rPr>
                <w:rStyle w:val="ElementxPath"/>
              </w:rPr>
              <w:t>MD_Georectified</w:t>
            </w:r>
            <w:r w:rsidRPr="00CB2F1D">
              <w:rPr>
                <w:rFonts w:eastAsia="Times New Roman" w:cs="Arial"/>
              </w:rPr>
              <w:t xml:space="preserve">, or </w:t>
            </w:r>
            <w:r w:rsidRPr="00CB2F1D">
              <w:rPr>
                <w:rStyle w:val="ElementxPath"/>
              </w:rPr>
              <w:t>MD_Georeferenceable</w:t>
            </w:r>
            <w:r w:rsidRPr="00CB2F1D">
              <w:rPr>
                <w:rFonts w:eastAsia="Times New Roman" w:cs="Arial"/>
              </w:rPr>
              <w:t xml:space="preserve"> classes. U</w:t>
            </w:r>
            <w:r w:rsidR="00BC3CF4" w:rsidRPr="00CB2F1D">
              <w:rPr>
                <w:rFonts w:eastAsia="Times New Roman" w:cs="Arial"/>
              </w:rPr>
              <w:t>S</w:t>
            </w:r>
            <w:r w:rsidRPr="00CB2F1D">
              <w:rPr>
                <w:rFonts w:eastAsia="Times New Roman" w:cs="Arial"/>
              </w:rPr>
              <w:t xml:space="preserve">GIN profile follows NAP for spatial representation metadata. </w:t>
            </w:r>
            <w:r w:rsidR="0094535C" w:rsidRPr="001C3FFE">
              <w:rPr>
                <w:rFonts w:eastAsia="Times New Roman" w:cs="Arial"/>
              </w:rPr>
              <w:t xml:space="preserve">Vector Spatial Representation </w:t>
            </w:r>
            <w:r w:rsidR="008D68F0">
              <w:rPr>
                <w:rFonts w:eastAsia="Times New Roman" w:cs="Arial"/>
              </w:rPr>
              <w:t>should be provided if</w:t>
            </w:r>
            <w:r w:rsidR="0094535C">
              <w:rPr>
                <w:rFonts w:eastAsia="Times New Roman" w:cs="Arial"/>
              </w:rPr>
              <w:t xml:space="preserve"> </w:t>
            </w:r>
            <w:r w:rsidR="0094535C" w:rsidRPr="001C3FFE">
              <w:rPr>
                <w:rFonts w:eastAsia="Times New Roman" w:cs="Arial"/>
              </w:rPr>
              <w:t>point or vecto</w:t>
            </w:r>
            <w:r w:rsidR="0094535C">
              <w:rPr>
                <w:rFonts w:eastAsia="Times New Roman" w:cs="Arial"/>
              </w:rPr>
              <w:t xml:space="preserve">r objects exist in the dataset. </w:t>
            </w:r>
            <w:r w:rsidR="002A1495">
              <w:rPr>
                <w:rFonts w:eastAsia="Times New Roman" w:cs="Arial"/>
              </w:rPr>
              <w:t xml:space="preserve">If </w:t>
            </w:r>
            <w:r w:rsidR="002A1495" w:rsidRPr="002A1495">
              <w:rPr>
                <w:rStyle w:val="ElementxPath"/>
              </w:rPr>
              <w:t>MD_</w:t>
            </w:r>
            <w:r w:rsidR="002A1495" w:rsidRPr="00CB2F1D">
              <w:rPr>
                <w:rStyle w:val="ElementxPath"/>
              </w:rPr>
              <w:t>VectorSpatialRepresentation</w:t>
            </w:r>
            <w:r w:rsidR="002A1495">
              <w:t xml:space="preserve"> is used, either</w:t>
            </w:r>
            <w:r w:rsidR="002A1495" w:rsidRPr="002C7FBE">
              <w:rPr>
                <w:rStyle w:val="ElementxPath"/>
              </w:rPr>
              <w:t xml:space="preserve"> </w:t>
            </w:r>
            <w:r w:rsidR="0094535C" w:rsidRPr="002C7FBE">
              <w:rPr>
                <w:rStyle w:val="ElementxPath"/>
              </w:rPr>
              <w:t>spatialRepresentationInf</w:t>
            </w:r>
            <w:r w:rsidR="0094535C">
              <w:rPr>
                <w:rStyle w:val="ElementxPath"/>
              </w:rPr>
              <w:t>o/</w:t>
            </w:r>
            <w:r w:rsidR="0094535C" w:rsidRPr="003F14DE">
              <w:rPr>
                <w:rStyle w:val="ElementxPath"/>
              </w:rPr>
              <w:t>MD_VectorSpatial</w:t>
            </w:r>
            <w:r w:rsidR="000A18AD">
              <w:rPr>
                <w:rStyle w:val="ElementxPath"/>
              </w:rPr>
              <w:softHyphen/>
            </w:r>
            <w:r w:rsidR="0094535C" w:rsidRPr="003F14DE">
              <w:rPr>
                <w:rStyle w:val="ElementxPath"/>
              </w:rPr>
              <w:t>Representation</w:t>
            </w:r>
            <w:r w:rsidR="0094535C">
              <w:rPr>
                <w:rStyle w:val="ElementxPath"/>
              </w:rPr>
              <w:t>/t</w:t>
            </w:r>
            <w:r w:rsidR="0094535C" w:rsidRPr="001C3FFE">
              <w:rPr>
                <w:rStyle w:val="ElementxPath"/>
              </w:rPr>
              <w:t>opologyLevel</w:t>
            </w:r>
            <w:r w:rsidR="0094535C">
              <w:rPr>
                <w:rFonts w:eastAsia="Times New Roman" w:cs="Arial"/>
              </w:rPr>
              <w:t xml:space="preserve"> or </w:t>
            </w:r>
            <w:r w:rsidR="0094535C" w:rsidRPr="002C7FBE">
              <w:rPr>
                <w:rStyle w:val="ElementxPath"/>
              </w:rPr>
              <w:t>spatialRepresentationInfo</w:t>
            </w:r>
            <w:r w:rsidR="0094535C">
              <w:rPr>
                <w:rStyle w:val="ElementxPath"/>
              </w:rPr>
              <w:t>/</w:t>
            </w:r>
            <w:r w:rsidR="0094535C" w:rsidRPr="003F14DE">
              <w:rPr>
                <w:rStyle w:val="ElementxPath"/>
              </w:rPr>
              <w:t>MD_VectorSpatial</w:t>
            </w:r>
            <w:r w:rsidR="000A18AD">
              <w:rPr>
                <w:rStyle w:val="ElementxPath"/>
              </w:rPr>
              <w:softHyphen/>
            </w:r>
            <w:r w:rsidR="0094535C" w:rsidRPr="003F14DE">
              <w:rPr>
                <w:rStyle w:val="ElementxPath"/>
              </w:rPr>
              <w:t>Representation</w:t>
            </w:r>
            <w:r w:rsidR="0094535C">
              <w:rPr>
                <w:rStyle w:val="ElementxPath"/>
              </w:rPr>
              <w:t>/</w:t>
            </w:r>
            <w:r w:rsidR="000A18AD">
              <w:rPr>
                <w:rStyle w:val="ElementxPath"/>
              </w:rPr>
              <w:softHyphen/>
            </w:r>
            <w:r w:rsidR="0094535C">
              <w:rPr>
                <w:rStyle w:val="ElementxPath"/>
              </w:rPr>
              <w:t>g</w:t>
            </w:r>
            <w:r w:rsidR="0094535C" w:rsidRPr="001C3FFE">
              <w:rPr>
                <w:rStyle w:val="ElementxPath"/>
              </w:rPr>
              <w:t>eometricObjects</w:t>
            </w:r>
            <w:r w:rsidR="0094535C">
              <w:rPr>
                <w:rFonts w:eastAsia="Times New Roman" w:cs="Arial"/>
              </w:rPr>
              <w:t xml:space="preserve"> shall be </w:t>
            </w:r>
            <w:r w:rsidR="0094535C" w:rsidRPr="001C3FFE">
              <w:rPr>
                <w:rFonts w:eastAsia="Times New Roman" w:cs="Arial"/>
              </w:rPr>
              <w:t>provided, or both.</w:t>
            </w:r>
            <w:r w:rsidR="00EE6EBE">
              <w:rPr>
                <w:rFonts w:eastAsia="Times New Roman" w:cs="Arial"/>
              </w:rPr>
              <w:t>"</w:t>
            </w:r>
            <w:r w:rsidR="0094535C">
              <w:rPr>
                <w:rFonts w:eastAsia="Times New Roman" w:cs="Arial"/>
              </w:rPr>
              <w:t xml:space="preserve"> </w:t>
            </w:r>
            <w:r w:rsidR="002A1495">
              <w:rPr>
                <w:rFonts w:eastAsia="Times New Roman" w:cs="Arial"/>
              </w:rPr>
              <w:t>(</w:t>
            </w:r>
            <w:r w:rsidR="0094535C">
              <w:rPr>
                <w:rFonts w:eastAsia="Times New Roman" w:cs="Arial"/>
              </w:rPr>
              <w:t>NAP</w:t>
            </w:r>
            <w:r w:rsidR="002A1495">
              <w:rPr>
                <w:rFonts w:eastAsia="Times New Roman" w:cs="Arial"/>
              </w:rPr>
              <w:t>)</w:t>
            </w:r>
            <w:r w:rsidR="00DB31D8">
              <w:rPr>
                <w:rFonts w:eastAsia="Times New Roman" w:cs="Arial"/>
              </w:rPr>
              <w:t xml:space="preserve"> </w:t>
            </w:r>
            <w:r w:rsidR="00DB31D8" w:rsidRPr="00CB2F1D">
              <w:rPr>
                <w:rStyle w:val="ElementxPath"/>
              </w:rPr>
              <w:t>MD_GridSpatialRepresentation</w:t>
            </w:r>
            <w:r w:rsidR="00DB31D8">
              <w:rPr>
                <w:rFonts w:eastAsia="Times New Roman" w:cs="Arial"/>
              </w:rPr>
              <w:t xml:space="preserve"> or one of its subtypes (</w:t>
            </w:r>
            <w:r w:rsidR="00DB31D8" w:rsidRPr="00CB2F1D">
              <w:rPr>
                <w:rStyle w:val="ElementxPath"/>
              </w:rPr>
              <w:t>MD_Georectified</w:t>
            </w:r>
            <w:r w:rsidR="00DB31D8" w:rsidRPr="00CB2F1D">
              <w:rPr>
                <w:rFonts w:eastAsia="Times New Roman" w:cs="Arial"/>
              </w:rPr>
              <w:t xml:space="preserve">, or </w:t>
            </w:r>
            <w:r w:rsidR="00DB31D8" w:rsidRPr="00CB2F1D">
              <w:rPr>
                <w:rStyle w:val="ElementxPath"/>
              </w:rPr>
              <w:t>MD_Georeferenceable</w:t>
            </w:r>
            <w:r w:rsidR="00DB31D8" w:rsidRPr="00CB2F1D">
              <w:rPr>
                <w:rFonts w:eastAsia="Times New Roman" w:cs="Arial"/>
              </w:rPr>
              <w:t xml:space="preserve"> </w:t>
            </w:r>
            <w:r w:rsidR="00DB31D8">
              <w:rPr>
                <w:rFonts w:eastAsia="Times New Roman" w:cs="Arial"/>
              </w:rPr>
              <w:t xml:space="preserve">) </w:t>
            </w:r>
            <w:r w:rsidR="007E5B2F">
              <w:rPr>
                <w:rFonts w:eastAsia="Times New Roman" w:cs="Arial"/>
              </w:rPr>
              <w:t>should be provided</w:t>
            </w:r>
            <w:r w:rsidR="00DB31D8">
              <w:rPr>
                <w:rFonts w:eastAsia="Times New Roman" w:cs="Arial"/>
              </w:rPr>
              <w:t xml:space="preserve"> if dataset objects are gridded. </w:t>
            </w:r>
            <w:r w:rsidR="00DB31D8" w:rsidRPr="00CB2F1D">
              <w:rPr>
                <w:rStyle w:val="ElementxPath"/>
              </w:rPr>
              <w:t>MD_Georectified</w:t>
            </w:r>
            <w:r w:rsidR="00DB31D8">
              <w:rPr>
                <w:rFonts w:eastAsia="Times New Roman" w:cs="Arial"/>
              </w:rPr>
              <w:t xml:space="preserve"> should be used if the grid (image) is georeferenced, and </w:t>
            </w:r>
            <w:r w:rsidR="00DB31D8" w:rsidRPr="00CB2F1D">
              <w:rPr>
                <w:rStyle w:val="ElementxPath"/>
              </w:rPr>
              <w:t>MD_Georeferenceable</w:t>
            </w:r>
            <w:r w:rsidR="00DB31D8">
              <w:rPr>
                <w:rFonts w:eastAsia="Times New Roman" w:cs="Arial"/>
              </w:rPr>
              <w:t xml:space="preserve"> is used if the grid (image) can be georeferenced. Follow NAP optional</w:t>
            </w:r>
            <w:r w:rsidR="00DB31D8">
              <w:rPr>
                <w:rFonts w:eastAsia="Times New Roman" w:cs="Arial"/>
              </w:rPr>
              <w:t>i</w:t>
            </w:r>
            <w:r w:rsidR="00DB31D8">
              <w:rPr>
                <w:rFonts w:eastAsia="Times New Roman" w:cs="Arial"/>
              </w:rPr>
              <w:t>ty if these elements are used.</w:t>
            </w:r>
          </w:p>
        </w:tc>
      </w:tr>
      <w:tr w:rsidR="0094535C" w:rsidTr="00C55311">
        <w:trPr>
          <w:cantSplit/>
        </w:trPr>
        <w:tc>
          <w:tcPr>
            <w:tcW w:w="1151" w:type="pct"/>
          </w:tcPr>
          <w:p w:rsidR="0094535C" w:rsidRDefault="0094535C" w:rsidP="00A357C8">
            <w:r>
              <w:t>Resource spatial represent</w:t>
            </w:r>
            <w:r>
              <w:t>a</w:t>
            </w:r>
            <w:r>
              <w:t>tion vector topology (O)</w:t>
            </w:r>
          </w:p>
          <w:p w:rsidR="0094535C" w:rsidRDefault="0094535C" w:rsidP="00A357C8">
            <w:r w:rsidRPr="002C7FBE">
              <w:rPr>
                <w:rStyle w:val="ElementxPath"/>
              </w:rPr>
              <w:t>spatialRepresentationInf</w:t>
            </w:r>
            <w:r>
              <w:rPr>
                <w:rStyle w:val="ElementxPath"/>
              </w:rPr>
              <w:t>o/</w:t>
            </w:r>
            <w:r w:rsidR="00BB4983">
              <w:rPr>
                <w:rStyle w:val="ElementxPath"/>
              </w:rPr>
              <w:t>-</w:t>
            </w:r>
            <w:r w:rsidRPr="003F14DE">
              <w:rPr>
                <w:rStyle w:val="ElementxPath"/>
              </w:rPr>
              <w:t>MD_VectorSpatialRepresentation</w:t>
            </w:r>
            <w:r>
              <w:rPr>
                <w:rStyle w:val="ElementxPath"/>
              </w:rPr>
              <w:t>/t</w:t>
            </w:r>
            <w:r w:rsidRPr="001C3FFE">
              <w:rPr>
                <w:rStyle w:val="ElementxPath"/>
              </w:rPr>
              <w:t>opologyLevel</w:t>
            </w:r>
          </w:p>
        </w:tc>
        <w:tc>
          <w:tcPr>
            <w:tcW w:w="429" w:type="pct"/>
          </w:tcPr>
          <w:p w:rsidR="0094535C" w:rsidRDefault="002A1495" w:rsidP="00A357C8">
            <w:pPr>
              <w:jc w:val="center"/>
            </w:pPr>
            <w:r>
              <w:t>C</w:t>
            </w:r>
            <w:r w:rsidR="0094535C">
              <w:t>-</w:t>
            </w:r>
            <w:r>
              <w:t>C</w:t>
            </w:r>
          </w:p>
        </w:tc>
        <w:tc>
          <w:tcPr>
            <w:tcW w:w="3420" w:type="pct"/>
          </w:tcPr>
          <w:p w:rsidR="0094535C" w:rsidRPr="009851E6" w:rsidRDefault="0094535C" w:rsidP="00B24B0F">
            <w:pPr>
              <w:autoSpaceDE w:val="0"/>
              <w:autoSpaceDN w:val="0"/>
              <w:adjustRightInd w:val="0"/>
              <w:spacing w:before="0" w:after="0"/>
            </w:pPr>
            <w:r>
              <w:rPr>
                <w:rFonts w:eastAsia="Times New Roman" w:cs="Arial"/>
                <w:szCs w:val="20"/>
              </w:rPr>
              <w:t>C</w:t>
            </w:r>
            <w:r w:rsidRPr="003F6076">
              <w:rPr>
                <w:rFonts w:eastAsia="Times New Roman" w:cs="Arial"/>
                <w:szCs w:val="20"/>
              </w:rPr>
              <w:t xml:space="preserve">ode </w:t>
            </w:r>
            <w:r>
              <w:rPr>
                <w:rFonts w:eastAsia="Times New Roman" w:cs="Arial"/>
                <w:szCs w:val="20"/>
              </w:rPr>
              <w:t>that specifies</w:t>
            </w:r>
            <w:r w:rsidRPr="003F6076">
              <w:rPr>
                <w:rFonts w:eastAsia="Times New Roman" w:cs="Arial"/>
                <w:szCs w:val="20"/>
              </w:rPr>
              <w:t xml:space="preserve"> the degree of</w:t>
            </w:r>
            <w:r>
              <w:rPr>
                <w:rFonts w:eastAsia="Times New Roman" w:cs="Arial"/>
                <w:szCs w:val="20"/>
              </w:rPr>
              <w:t xml:space="preserve"> </w:t>
            </w:r>
            <w:r w:rsidRPr="003F6076">
              <w:rPr>
                <w:rFonts w:eastAsia="Times New Roman" w:cs="Arial"/>
                <w:szCs w:val="20"/>
              </w:rPr>
              <w:t>complexity of spatial</w:t>
            </w:r>
            <w:r>
              <w:rPr>
                <w:rFonts w:eastAsia="Times New Roman" w:cs="Arial"/>
                <w:szCs w:val="20"/>
              </w:rPr>
              <w:t xml:space="preserve"> </w:t>
            </w:r>
            <w:r w:rsidRPr="003F6076">
              <w:rPr>
                <w:rFonts w:eastAsia="Times New Roman" w:cs="Arial"/>
                <w:szCs w:val="20"/>
              </w:rPr>
              <w:t>relationships</w:t>
            </w:r>
            <w:r>
              <w:rPr>
                <w:rFonts w:eastAsia="Times New Roman" w:cs="Arial"/>
                <w:szCs w:val="20"/>
              </w:rPr>
              <w:t xml:space="preserve"> between features in a dataset.  Value is from </w:t>
            </w:r>
            <w:r w:rsidR="00DE66D8">
              <w:rPr>
                <w:rFonts w:eastAsia="Times New Roman" w:cs="Arial"/>
                <w:szCs w:val="20"/>
              </w:rPr>
              <w:t xml:space="preserve">ISO </w:t>
            </w:r>
            <w:r>
              <w:rPr>
                <w:rFonts w:eastAsia="Times New Roman" w:cs="Arial"/>
                <w:szCs w:val="20"/>
              </w:rPr>
              <w:t>codelist</w:t>
            </w:r>
            <w:r w:rsidR="00DE66D8">
              <w:t xml:space="preserve"> </w:t>
            </w:r>
            <w:r w:rsidRPr="003F14DE">
              <w:rPr>
                <w:rStyle w:val="ElementxPath"/>
              </w:rPr>
              <w:t>MD_TopologyLevelCode</w:t>
            </w:r>
            <w:r w:rsidR="00DE66D8">
              <w:t>.</w:t>
            </w:r>
            <w:r>
              <w:rPr>
                <w:rFonts w:eastAsia="Times New Roman" w:cs="Arial"/>
                <w:szCs w:val="20"/>
              </w:rPr>
              <w:t xml:space="preserve"> (</w:t>
            </w:r>
            <w:r w:rsidR="007713B2">
              <w:rPr>
                <w:rFonts w:eastAsia="Times New Roman" w:cs="Arial"/>
                <w:szCs w:val="20"/>
              </w:rPr>
              <w:t>Code names in this list include</w:t>
            </w:r>
            <w:r>
              <w:rPr>
                <w:rFonts w:eastAsia="Times New Roman" w:cs="Arial"/>
                <w:szCs w:val="20"/>
              </w:rPr>
              <w:t xml:space="preserve"> </w:t>
            </w:r>
            <w:r w:rsidR="007713B2">
              <w:rPr>
                <w:rFonts w:eastAsia="Times New Roman" w:cs="Arial"/>
                <w:szCs w:val="20"/>
              </w:rPr>
              <w:t>{</w:t>
            </w:r>
            <w:r w:rsidRPr="007713B2">
              <w:rPr>
                <w:rStyle w:val="codelist"/>
              </w:rPr>
              <w:t>geometryOnly, topology1D, planarGraph, fullPlanarGraph, surfaceGraph, fullSurfaceGraph, topology3D, fullTopology3D, abstract</w:t>
            </w:r>
            <w:r w:rsidR="007713B2">
              <w:rPr>
                <w:rFonts w:eastAsia="Times New Roman" w:cs="Arial"/>
                <w:szCs w:val="20"/>
              </w:rPr>
              <w:t xml:space="preserve">}. </w:t>
            </w:r>
            <w:r w:rsidR="00887022">
              <w:t xml:space="preserve"> </w:t>
            </w:r>
            <w:r w:rsidR="007713B2">
              <w:t xml:space="preserve">See </w:t>
            </w:r>
            <w:r w:rsidR="007713B2">
              <w:fldChar w:fldCharType="begin"/>
            </w:r>
            <w:r w:rsidR="007713B2">
              <w:instrText xml:space="preserve"> REF _Ref247269078 \r \h </w:instrText>
            </w:r>
            <w:r w:rsidR="007713B2">
              <w:fldChar w:fldCharType="separate"/>
            </w:r>
            <w:r w:rsidR="002C0A6A">
              <w:t>4.17.3</w:t>
            </w:r>
            <w:r w:rsidR="007713B2">
              <w:fldChar w:fldCharType="end"/>
            </w:r>
            <w:r w:rsidR="007713B2">
              <w:t xml:space="preserve"> </w:t>
            </w:r>
            <w:r w:rsidR="007713B2" w:rsidRPr="00BD0114">
              <w:rPr>
                <w:i/>
              </w:rPr>
              <w:fldChar w:fldCharType="begin"/>
            </w:r>
            <w:r w:rsidR="007713B2" w:rsidRPr="00BD0114">
              <w:rPr>
                <w:i/>
              </w:rPr>
              <w:instrText xml:space="preserve"> REF _Ref247269078 \h </w:instrText>
            </w:r>
            <w:r w:rsidR="00BD0114">
              <w:rPr>
                <w:i/>
              </w:rPr>
              <w:instrText xml:space="preserve"> \* MERGEFORMAT </w:instrText>
            </w:r>
            <w:r w:rsidR="007713B2" w:rsidRPr="00BD0114">
              <w:rPr>
                <w:i/>
              </w:rPr>
            </w:r>
            <w:r w:rsidR="007713B2" w:rsidRPr="00BD0114">
              <w:rPr>
                <w:i/>
              </w:rPr>
              <w:fldChar w:fldCharType="separate"/>
            </w:r>
            <w:r w:rsidR="002C0A6A" w:rsidRPr="009851E6">
              <w:rPr>
                <w:i/>
              </w:rPr>
              <w:t>Codelists</w:t>
            </w:r>
            <w:r w:rsidR="007713B2" w:rsidRPr="00BD0114">
              <w:rPr>
                <w:i/>
              </w:rPr>
              <w:fldChar w:fldCharType="end"/>
            </w:r>
            <w:r w:rsidR="007713B2">
              <w:t xml:space="preserve"> for discussion of encoding of codelist values. </w:t>
            </w:r>
            <w:r>
              <w:rPr>
                <w:rFonts w:eastAsia="Times New Roman" w:cs="Arial"/>
                <w:szCs w:val="20"/>
              </w:rPr>
              <w:t xml:space="preserve">It is unclear precisely what these values mean in terms of the </w:t>
            </w:r>
            <w:r w:rsidR="00377FD3">
              <w:rPr>
                <w:rFonts w:eastAsia="Times New Roman" w:cs="Arial"/>
                <w:szCs w:val="20"/>
              </w:rPr>
              <w:t>topology</w:t>
            </w:r>
            <w:r w:rsidR="007713B2">
              <w:rPr>
                <w:rFonts w:eastAsia="Times New Roman" w:cs="Arial"/>
                <w:szCs w:val="20"/>
              </w:rPr>
              <w:t xml:space="preserve"> </w:t>
            </w:r>
            <w:r>
              <w:rPr>
                <w:rFonts w:eastAsia="Times New Roman" w:cs="Arial"/>
                <w:szCs w:val="20"/>
              </w:rPr>
              <w:t>encoding. To be useful, assertion that topology is present should indicate that topological relationships that may be implicit in the encoded vector g</w:t>
            </w:r>
            <w:r>
              <w:rPr>
                <w:rFonts w:eastAsia="Times New Roman" w:cs="Arial"/>
                <w:szCs w:val="20"/>
              </w:rPr>
              <w:t>e</w:t>
            </w:r>
            <w:r>
              <w:rPr>
                <w:rFonts w:eastAsia="Times New Roman" w:cs="Arial"/>
                <w:szCs w:val="20"/>
              </w:rPr>
              <w:t>ometry are explicitly represented (e.g. by correlation tables—left poly, right poly for a po</w:t>
            </w:r>
            <w:r>
              <w:rPr>
                <w:rFonts w:eastAsia="Times New Roman" w:cs="Arial"/>
                <w:szCs w:val="20"/>
              </w:rPr>
              <w:t>l</w:t>
            </w:r>
            <w:r>
              <w:rPr>
                <w:rFonts w:eastAsia="Times New Roman" w:cs="Arial"/>
                <w:szCs w:val="20"/>
              </w:rPr>
              <w:t>yline) in the data.</w:t>
            </w:r>
            <w:r w:rsidR="007E5B2F">
              <w:rPr>
                <w:rFonts w:eastAsia="Times New Roman" w:cs="Arial"/>
                <w:szCs w:val="20"/>
              </w:rPr>
              <w:t xml:space="preserve"> This clarification should be included in the resource abstract.  Mandatory if </w:t>
            </w:r>
            <w:r w:rsidR="007E5B2F" w:rsidRPr="003F14DE">
              <w:rPr>
                <w:rStyle w:val="ElementxPath"/>
              </w:rPr>
              <w:t>MD_VectorSpatialRepresentation</w:t>
            </w:r>
            <w:r w:rsidR="007E5B2F">
              <w:t xml:space="preserve"> is present.</w:t>
            </w:r>
          </w:p>
        </w:tc>
      </w:tr>
      <w:tr w:rsidR="0094535C" w:rsidTr="00C55311">
        <w:trPr>
          <w:cantSplit/>
        </w:trPr>
        <w:tc>
          <w:tcPr>
            <w:tcW w:w="1151" w:type="pct"/>
          </w:tcPr>
          <w:p w:rsidR="0094535C" w:rsidRDefault="0094535C" w:rsidP="00A357C8">
            <w:r>
              <w:lastRenderedPageBreak/>
              <w:t>Resource spatial represent</w:t>
            </w:r>
            <w:r>
              <w:t>a</w:t>
            </w:r>
            <w:r>
              <w:t xml:space="preserve">tion vector geometric objects </w:t>
            </w:r>
            <w:r w:rsidR="00E86C35">
              <w:t>(O)</w:t>
            </w:r>
          </w:p>
          <w:p w:rsidR="0094535C" w:rsidRDefault="0094535C" w:rsidP="00A357C8">
            <w:r w:rsidRPr="002C7FBE">
              <w:rPr>
                <w:rStyle w:val="ElementxPath"/>
              </w:rPr>
              <w:t>spatialRepresentationInfo</w:t>
            </w:r>
            <w:r>
              <w:rPr>
                <w:rStyle w:val="ElementxPath"/>
              </w:rPr>
              <w:t>/</w:t>
            </w:r>
            <w:r w:rsidR="00BB4983">
              <w:rPr>
                <w:rStyle w:val="ElementxPath"/>
              </w:rPr>
              <w:t>-</w:t>
            </w:r>
            <w:r w:rsidRPr="003F14DE">
              <w:rPr>
                <w:rStyle w:val="ElementxPath"/>
              </w:rPr>
              <w:t>MD_VectorSpatialRepresentation</w:t>
            </w:r>
            <w:r>
              <w:rPr>
                <w:rStyle w:val="ElementxPath"/>
              </w:rPr>
              <w:t>/g</w:t>
            </w:r>
            <w:r w:rsidRPr="001C3FFE">
              <w:rPr>
                <w:rStyle w:val="ElementxPath"/>
              </w:rPr>
              <w:t>eometricObjects</w:t>
            </w:r>
          </w:p>
        </w:tc>
        <w:tc>
          <w:tcPr>
            <w:tcW w:w="429" w:type="pct"/>
          </w:tcPr>
          <w:p w:rsidR="0094535C" w:rsidRDefault="002A1495" w:rsidP="00A357C8">
            <w:pPr>
              <w:jc w:val="center"/>
            </w:pPr>
            <w:r>
              <w:t>C</w:t>
            </w:r>
            <w:r w:rsidR="0094535C">
              <w:t>-</w:t>
            </w:r>
            <w:r>
              <w:t>C</w:t>
            </w:r>
          </w:p>
        </w:tc>
        <w:tc>
          <w:tcPr>
            <w:tcW w:w="3420" w:type="pct"/>
          </w:tcPr>
          <w:p w:rsidR="0094535C" w:rsidRDefault="00EE6EBE" w:rsidP="00B24B0F">
            <w:pPr>
              <w:autoSpaceDE w:val="0"/>
              <w:autoSpaceDN w:val="0"/>
              <w:adjustRightInd w:val="0"/>
              <w:spacing w:before="0" w:after="0"/>
              <w:rPr>
                <w:rFonts w:eastAsia="Times New Roman" w:cs="Arial"/>
                <w:szCs w:val="20"/>
              </w:rPr>
            </w:pPr>
            <w:r>
              <w:rPr>
                <w:rFonts w:eastAsia="Times New Roman" w:cs="Arial"/>
                <w:szCs w:val="20"/>
              </w:rPr>
              <w:t>"</w:t>
            </w:r>
            <w:r w:rsidR="0094535C" w:rsidRPr="00931DA0">
              <w:rPr>
                <w:rFonts w:eastAsia="Times New Roman" w:cs="Arial"/>
                <w:szCs w:val="20"/>
              </w:rPr>
              <w:t>Identification of the</w:t>
            </w:r>
            <w:r w:rsidR="0094535C">
              <w:rPr>
                <w:rFonts w:eastAsia="Times New Roman" w:cs="Arial"/>
                <w:szCs w:val="20"/>
              </w:rPr>
              <w:t xml:space="preserve"> objects used to represent features in </w:t>
            </w:r>
            <w:r w:rsidR="0094535C" w:rsidRPr="00931DA0">
              <w:rPr>
                <w:rFonts w:eastAsia="Times New Roman" w:cs="Arial"/>
                <w:szCs w:val="20"/>
              </w:rPr>
              <w:t>the dataset.</w:t>
            </w:r>
            <w:r>
              <w:rPr>
                <w:rFonts w:eastAsia="Times New Roman" w:cs="Arial"/>
                <w:szCs w:val="20"/>
              </w:rPr>
              <w:t>"</w:t>
            </w:r>
            <w:r w:rsidR="005D331A">
              <w:rPr>
                <w:rFonts w:eastAsia="Times New Roman" w:cs="Arial"/>
                <w:szCs w:val="20"/>
              </w:rPr>
              <w:t xml:space="preserve"> </w:t>
            </w:r>
            <w:r w:rsidR="0094535C">
              <w:rPr>
                <w:rFonts w:eastAsia="Times New Roman" w:cs="Arial"/>
                <w:szCs w:val="20"/>
              </w:rPr>
              <w:t>Provides a geom</w:t>
            </w:r>
            <w:r w:rsidR="0094535C">
              <w:rPr>
                <w:rFonts w:eastAsia="Times New Roman" w:cs="Arial"/>
                <w:szCs w:val="20"/>
              </w:rPr>
              <w:t>e</w:t>
            </w:r>
            <w:r w:rsidR="0094535C">
              <w:rPr>
                <w:rFonts w:eastAsia="Times New Roman" w:cs="Arial"/>
                <w:szCs w:val="20"/>
              </w:rPr>
              <w:t>try type and count for the number of objects of each type. Use</w:t>
            </w:r>
            <w:r w:rsidR="00DE66D8">
              <w:rPr>
                <w:rFonts w:eastAsia="Times New Roman" w:cs="Arial"/>
                <w:szCs w:val="20"/>
              </w:rPr>
              <w:t xml:space="preserve"> the ISO</w:t>
            </w:r>
            <w:r w:rsidR="0094535C">
              <w:rPr>
                <w:rFonts w:eastAsia="Times New Roman" w:cs="Arial"/>
                <w:szCs w:val="20"/>
              </w:rPr>
              <w:t xml:space="preserve"> </w:t>
            </w:r>
            <w:r w:rsidR="0094535C" w:rsidRPr="003F14DE">
              <w:rPr>
                <w:rStyle w:val="ElementxPath"/>
              </w:rPr>
              <w:t>MD_GeometricObjectTypeCode</w:t>
            </w:r>
            <w:r w:rsidR="0094535C">
              <w:rPr>
                <w:rFonts w:eastAsia="Times New Roman" w:cs="Arial"/>
                <w:szCs w:val="20"/>
              </w:rPr>
              <w:t xml:space="preserve"> codelist</w:t>
            </w:r>
            <w:r w:rsidR="007713B2">
              <w:rPr>
                <w:rFonts w:eastAsia="Times New Roman" w:cs="Arial"/>
                <w:szCs w:val="20"/>
              </w:rPr>
              <w:t xml:space="preserve">. Code names in this list are: </w:t>
            </w:r>
            <w:r w:rsidR="00900452">
              <w:rPr>
                <w:rFonts w:eastAsia="Times New Roman" w:cs="Arial"/>
                <w:szCs w:val="20"/>
              </w:rPr>
              <w:t>{</w:t>
            </w:r>
            <w:r w:rsidR="0094535C" w:rsidRPr="007713B2">
              <w:rPr>
                <w:rStyle w:val="codelist"/>
              </w:rPr>
              <w:t>complex, composite, curve, point, solid, surface</w:t>
            </w:r>
            <w:r w:rsidR="00900452">
              <w:rPr>
                <w:rFonts w:eastAsia="Times New Roman" w:cs="Arial"/>
                <w:szCs w:val="20"/>
              </w:rPr>
              <w:t>}</w:t>
            </w:r>
            <w:r w:rsidR="007713B2">
              <w:rPr>
                <w:rFonts w:eastAsia="Times New Roman" w:cs="Arial"/>
                <w:szCs w:val="20"/>
              </w:rPr>
              <w:t>.</w:t>
            </w:r>
            <w:r w:rsidR="00887022">
              <w:t xml:space="preserve">  </w:t>
            </w:r>
            <w:r w:rsidR="007713B2">
              <w:t xml:space="preserve">See </w:t>
            </w:r>
            <w:r w:rsidR="007713B2">
              <w:fldChar w:fldCharType="begin"/>
            </w:r>
            <w:r w:rsidR="007713B2">
              <w:instrText xml:space="preserve"> REF _Ref247269078 \r \h </w:instrText>
            </w:r>
            <w:r w:rsidR="007713B2">
              <w:fldChar w:fldCharType="separate"/>
            </w:r>
            <w:r w:rsidR="002C0A6A">
              <w:t>4.17.3</w:t>
            </w:r>
            <w:r w:rsidR="007713B2">
              <w:fldChar w:fldCharType="end"/>
            </w:r>
            <w:r w:rsidR="007713B2">
              <w:t xml:space="preserve"> </w:t>
            </w:r>
            <w:r w:rsidR="007713B2" w:rsidRPr="00BD0114">
              <w:rPr>
                <w:i/>
              </w:rPr>
              <w:fldChar w:fldCharType="begin"/>
            </w:r>
            <w:r w:rsidR="007713B2" w:rsidRPr="00BD0114">
              <w:rPr>
                <w:i/>
              </w:rPr>
              <w:instrText xml:space="preserve"> REF _Ref247269078 \h </w:instrText>
            </w:r>
            <w:r w:rsidR="00BD0114">
              <w:rPr>
                <w:i/>
              </w:rPr>
              <w:instrText xml:space="preserve"> \* MERGEFORMAT </w:instrText>
            </w:r>
            <w:r w:rsidR="007713B2" w:rsidRPr="00BD0114">
              <w:rPr>
                <w:i/>
              </w:rPr>
            </w:r>
            <w:r w:rsidR="007713B2" w:rsidRPr="00BD0114">
              <w:rPr>
                <w:i/>
              </w:rPr>
              <w:fldChar w:fldCharType="separate"/>
            </w:r>
            <w:r w:rsidR="002C0A6A" w:rsidRPr="009851E6">
              <w:rPr>
                <w:i/>
              </w:rPr>
              <w:t>Codelists</w:t>
            </w:r>
            <w:r w:rsidR="007713B2" w:rsidRPr="00BD0114">
              <w:rPr>
                <w:i/>
              </w:rPr>
              <w:fldChar w:fldCharType="end"/>
            </w:r>
            <w:r w:rsidR="007713B2">
              <w:t xml:space="preserve"> for discussion of encoding of codelist values.</w:t>
            </w:r>
            <w:r w:rsidR="007E5B2F">
              <w:rPr>
                <w:rFonts w:eastAsia="Times New Roman" w:cs="Arial"/>
                <w:szCs w:val="20"/>
              </w:rPr>
              <w:t xml:space="preserve"> Mandatory if </w:t>
            </w:r>
            <w:r w:rsidR="007E5B2F" w:rsidRPr="003F14DE">
              <w:rPr>
                <w:rStyle w:val="ElementxPath"/>
              </w:rPr>
              <w:t>MD_VectorSpatialRepresentation</w:t>
            </w:r>
            <w:r w:rsidR="007E5B2F">
              <w:t xml:space="preserve"> is present.</w:t>
            </w:r>
          </w:p>
        </w:tc>
      </w:tr>
      <w:tr w:rsidR="005B2A5C" w:rsidRPr="00CB2F1D" w:rsidTr="00C55311">
        <w:trPr>
          <w:cantSplit/>
        </w:trPr>
        <w:tc>
          <w:tcPr>
            <w:tcW w:w="1151" w:type="pct"/>
          </w:tcPr>
          <w:p w:rsidR="0032148F" w:rsidRPr="00CB2F1D" w:rsidRDefault="0032148F" w:rsidP="00A357C8">
            <w:r w:rsidRPr="00CB2F1D">
              <w:t>[role] Resource’s spatial re</w:t>
            </w:r>
            <w:r w:rsidRPr="00CB2F1D">
              <w:t>f</w:t>
            </w:r>
            <w:r w:rsidRPr="00CB2F1D">
              <w:t>erence system (O)</w:t>
            </w:r>
          </w:p>
          <w:p w:rsidR="0032148F" w:rsidRPr="00CB2F1D" w:rsidRDefault="0032148F" w:rsidP="00A357C8">
            <w:pPr>
              <w:rPr>
                <w:rStyle w:val="ElementxPath"/>
              </w:rPr>
            </w:pPr>
            <w:r w:rsidRPr="00CB2F1D">
              <w:rPr>
                <w:rStyle w:val="ElementxPath"/>
              </w:rPr>
              <w:t>referenceSystemInfo</w:t>
            </w:r>
          </w:p>
        </w:tc>
        <w:tc>
          <w:tcPr>
            <w:tcW w:w="429" w:type="pct"/>
          </w:tcPr>
          <w:p w:rsidR="0032148F" w:rsidRPr="00CB2F1D" w:rsidRDefault="0032148F" w:rsidP="00A357C8">
            <w:pPr>
              <w:jc w:val="center"/>
            </w:pPr>
            <w:r w:rsidRPr="00CB2F1D">
              <w:t>O</w:t>
            </w:r>
            <w:r w:rsidR="00893EF8">
              <w:t>-O?</w:t>
            </w:r>
          </w:p>
        </w:tc>
        <w:tc>
          <w:tcPr>
            <w:tcW w:w="3420" w:type="pct"/>
          </w:tcPr>
          <w:p w:rsidR="0032148F" w:rsidRPr="00CB2F1D" w:rsidRDefault="0032148F" w:rsidP="00B24B0F">
            <w:pPr>
              <w:pStyle w:val="Tableentry"/>
            </w:pPr>
            <w:r w:rsidRPr="00CB2F1D">
              <w:rPr>
                <w:rFonts w:eastAsia="Times New Roman" w:cs="Arial"/>
              </w:rPr>
              <w:t xml:space="preserve">Description of the spatial and/or temporal reference systems used in the dataset. </w:t>
            </w:r>
            <w:r w:rsidR="007E5B2F">
              <w:rPr>
                <w:rFonts w:eastAsia="Times New Roman" w:cs="Arial"/>
              </w:rPr>
              <w:t xml:space="preserve">Follow </w:t>
            </w:r>
            <w:r w:rsidRPr="00CB2F1D">
              <w:t xml:space="preserve">NAP </w:t>
            </w:r>
            <w:r w:rsidR="007E5B2F">
              <w:t>rule:</w:t>
            </w:r>
            <w:r w:rsidR="007E5B2F" w:rsidRPr="00CB2F1D">
              <w:t xml:space="preserve"> </w:t>
            </w:r>
            <w:r w:rsidRPr="00CB2F1D">
              <w:t>{ (</w:t>
            </w:r>
            <w:r w:rsidRPr="00CB2F1D">
              <w:rPr>
                <w:rStyle w:val="ElementxPath"/>
              </w:rPr>
              <w:t>identificationI</w:t>
            </w:r>
            <w:r w:rsidRPr="00CB2F1D">
              <w:rPr>
                <w:rStyle w:val="ElementxPath"/>
              </w:rPr>
              <w:t>n</w:t>
            </w:r>
            <w:r w:rsidRPr="00CB2F1D">
              <w:rPr>
                <w:rStyle w:val="ElementxPath"/>
              </w:rPr>
              <w:t>fo</w:t>
            </w:r>
            <w:r w:rsidR="00971448" w:rsidRPr="00CB2F1D">
              <w:rPr>
                <w:rStyle w:val="ElementxPath"/>
              </w:rPr>
              <w:t>/</w:t>
            </w:r>
            <w:r w:rsidRPr="00CB2F1D">
              <w:rPr>
                <w:rStyle w:val="ElementxPath"/>
              </w:rPr>
              <w:t>spatialRepresentationTyp</w:t>
            </w:r>
            <w:r w:rsidR="00BD243B">
              <w:rPr>
                <w:rStyle w:val="ElementxPath"/>
              </w:rPr>
              <w:t>e/MD_SpatialRepresentationTypeCode</w:t>
            </w:r>
            <w:r w:rsidR="00BD243B">
              <w:t>=</w:t>
            </w:r>
            <w:r w:rsidR="00BD243B" w:rsidRPr="00CB2F1D">
              <w:t xml:space="preserve"> </w:t>
            </w:r>
            <w:r w:rsidR="00EE6EBE">
              <w:t>"</w:t>
            </w:r>
            <w:r w:rsidRPr="00A9724F">
              <w:rPr>
                <w:rStyle w:val="codelist"/>
              </w:rPr>
              <w:t>vector</w:t>
            </w:r>
            <w:r w:rsidR="00EE6EBE">
              <w:t>"</w:t>
            </w:r>
            <w:r w:rsidRPr="00CB2F1D">
              <w:t>) or (</w:t>
            </w:r>
            <w:r w:rsidR="00BD243B" w:rsidRPr="00BD243B">
              <w:rPr>
                <w:rStyle w:val="ElementxPath"/>
              </w:rPr>
              <w:t>..</w:t>
            </w:r>
            <w:r w:rsidR="00BD243B">
              <w:rPr>
                <w:rStyle w:val="ElementxPath"/>
              </w:rPr>
              <w:t>/MD_SpatialRepresentationTypeCode</w:t>
            </w:r>
            <w:r w:rsidRPr="00CB2F1D">
              <w:t xml:space="preserve"> = </w:t>
            </w:r>
            <w:r w:rsidR="00EE6EBE">
              <w:t>"</w:t>
            </w:r>
            <w:r w:rsidRPr="00A9724F">
              <w:rPr>
                <w:rStyle w:val="codelist"/>
              </w:rPr>
              <w:t>grid</w:t>
            </w:r>
            <w:r w:rsidR="00EE6EBE">
              <w:t>"</w:t>
            </w:r>
            <w:r w:rsidRPr="00CB2F1D">
              <w:t>) or (</w:t>
            </w:r>
            <w:r w:rsidR="00BD243B" w:rsidRPr="00BD243B">
              <w:rPr>
                <w:rStyle w:val="ElementxPath"/>
              </w:rPr>
              <w:t>..</w:t>
            </w:r>
            <w:r w:rsidR="00BD243B">
              <w:rPr>
                <w:rStyle w:val="ElementxPath"/>
              </w:rPr>
              <w:t>/MD_SpatialRepresentationTypeCode</w:t>
            </w:r>
            <w:r w:rsidR="00BD243B" w:rsidRPr="00CB2F1D" w:rsidDel="00BD243B">
              <w:rPr>
                <w:rStyle w:val="ElementxPath"/>
              </w:rPr>
              <w:t xml:space="preserve"> </w:t>
            </w:r>
            <w:r w:rsidRPr="00CB2F1D">
              <w:t xml:space="preserve">= </w:t>
            </w:r>
            <w:r w:rsidR="00EE6EBE">
              <w:t>"</w:t>
            </w:r>
            <w:r w:rsidRPr="00A9724F">
              <w:rPr>
                <w:rStyle w:val="codelist"/>
              </w:rPr>
              <w:t>tin</w:t>
            </w:r>
            <w:r w:rsidR="00EE6EBE">
              <w:t>"</w:t>
            </w:r>
            <w:r w:rsidRPr="00CB2F1D">
              <w:t xml:space="preserve">) implies count </w:t>
            </w:r>
            <w:r w:rsidRPr="00CB2F1D">
              <w:rPr>
                <w:rStyle w:val="ElementxPath"/>
              </w:rPr>
              <w:t>referenceSystemInfo</w:t>
            </w:r>
            <w:r w:rsidRPr="00CB2F1D">
              <w:t xml:space="preserve"> &gt;= 1) }</w:t>
            </w:r>
            <w:r w:rsidR="00BD243B">
              <w:t xml:space="preserve">. See </w:t>
            </w:r>
            <w:r w:rsidR="00BD243B">
              <w:fldChar w:fldCharType="begin"/>
            </w:r>
            <w:r w:rsidR="00BD243B">
              <w:instrText xml:space="preserve"> REF _Ref247269078 \r \h </w:instrText>
            </w:r>
            <w:r w:rsidR="00BD243B">
              <w:fldChar w:fldCharType="separate"/>
            </w:r>
            <w:r w:rsidR="002C0A6A">
              <w:t>4.17.3</w:t>
            </w:r>
            <w:r w:rsidR="00BD243B">
              <w:fldChar w:fldCharType="end"/>
            </w:r>
            <w:r w:rsidR="00BD243B">
              <w:t xml:space="preserve"> </w:t>
            </w:r>
            <w:r w:rsidR="00BD243B">
              <w:fldChar w:fldCharType="begin"/>
            </w:r>
            <w:r w:rsidR="00BD243B">
              <w:instrText xml:space="preserve"> REF _Ref247269078 \h </w:instrText>
            </w:r>
            <w:r w:rsidR="00BD243B">
              <w:fldChar w:fldCharType="separate"/>
            </w:r>
            <w:r w:rsidR="002C0A6A" w:rsidRPr="00CB2F1D">
              <w:t>Codelists</w:t>
            </w:r>
            <w:r w:rsidR="00BD243B">
              <w:fldChar w:fldCharType="end"/>
            </w:r>
            <w:r w:rsidR="00BD243B">
              <w:t xml:space="preserve"> for discussion of e</w:t>
            </w:r>
            <w:r w:rsidR="00BD243B">
              <w:t>n</w:t>
            </w:r>
            <w:r w:rsidR="00BD243B">
              <w:t>coding of codelist values.</w:t>
            </w:r>
            <w:r w:rsidR="00DE66D8">
              <w:t xml:space="preserve"> </w:t>
            </w:r>
            <w:r w:rsidR="007E5B2F">
              <w:t>U</w:t>
            </w:r>
            <w:r w:rsidR="00971F57">
              <w:t>se ISO codelist</w:t>
            </w:r>
            <w:r w:rsidR="00DE66D8">
              <w:t>.</w:t>
            </w:r>
          </w:p>
        </w:tc>
      </w:tr>
      <w:tr w:rsidR="005B2A5C" w:rsidRPr="00CB2F1D" w:rsidTr="00C55311">
        <w:trPr>
          <w:cantSplit/>
        </w:trPr>
        <w:tc>
          <w:tcPr>
            <w:tcW w:w="1151" w:type="pct"/>
          </w:tcPr>
          <w:p w:rsidR="0032148F" w:rsidRPr="00CB2F1D" w:rsidRDefault="0032148F" w:rsidP="00A357C8">
            <w:pPr>
              <w:rPr>
                <w:szCs w:val="22"/>
              </w:rPr>
            </w:pPr>
            <w:r w:rsidRPr="00CB2F1D">
              <w:t>Reference System identifier code</w:t>
            </w:r>
            <w:r w:rsidR="00845B97">
              <w:t xml:space="preserve"> </w:t>
            </w:r>
            <w:r w:rsidR="00E86C35">
              <w:t>(O)</w:t>
            </w:r>
          </w:p>
          <w:p w:rsidR="0032148F" w:rsidRPr="00CB2F1D" w:rsidRDefault="0032148F" w:rsidP="00A357C8">
            <w:r w:rsidRPr="00CB2F1D">
              <w:rPr>
                <w:rStyle w:val="ElementxPath"/>
              </w:rPr>
              <w:t>referenceSystemInfo/</w:t>
            </w:r>
            <w:r w:rsidR="00BB4983">
              <w:rPr>
                <w:rStyle w:val="ElementxPath"/>
              </w:rPr>
              <w:t>-</w:t>
            </w:r>
            <w:r w:rsidRPr="00CB2F1D">
              <w:rPr>
                <w:rStyle w:val="ElementxPath"/>
              </w:rPr>
              <w:t>MD_ReferenceSystem/</w:t>
            </w:r>
            <w:r w:rsidR="00BB4983">
              <w:rPr>
                <w:rStyle w:val="ElementxPath"/>
              </w:rPr>
              <w:t>-</w:t>
            </w:r>
            <w:r w:rsidRPr="00CB2F1D">
              <w:rPr>
                <w:rStyle w:val="ElementxPath"/>
              </w:rPr>
              <w:t>referenceSystemIdentifier/</w:t>
            </w:r>
            <w:r w:rsidR="00BB4983">
              <w:rPr>
                <w:rStyle w:val="ElementxPath"/>
              </w:rPr>
              <w:t>-</w:t>
            </w:r>
            <w:r w:rsidRPr="00CB2F1D">
              <w:rPr>
                <w:rStyle w:val="ElementxPath"/>
              </w:rPr>
              <w:t>RS_Identifier/code</w:t>
            </w:r>
          </w:p>
        </w:tc>
        <w:tc>
          <w:tcPr>
            <w:tcW w:w="429" w:type="pct"/>
          </w:tcPr>
          <w:p w:rsidR="0032148F" w:rsidRPr="00CB2F1D" w:rsidRDefault="0032148F" w:rsidP="00A357C8">
            <w:pPr>
              <w:jc w:val="center"/>
            </w:pPr>
            <w:r w:rsidRPr="00CB2F1D">
              <w:t>C-C</w:t>
            </w:r>
          </w:p>
        </w:tc>
        <w:tc>
          <w:tcPr>
            <w:tcW w:w="3420" w:type="pct"/>
          </w:tcPr>
          <w:p w:rsidR="0032148F" w:rsidRPr="00CB2F1D" w:rsidRDefault="0032148F" w:rsidP="00A357C8">
            <w:pPr>
              <w:pStyle w:val="Tableentry"/>
              <w:rPr>
                <w:rFonts w:eastAsia="Times New Roman" w:cs="Arial"/>
                <w:color w:val="000000"/>
              </w:rPr>
            </w:pPr>
            <w:r w:rsidRPr="00CB2F1D">
              <w:t xml:space="preserve">If </w:t>
            </w:r>
            <w:r w:rsidRPr="00CB2F1D">
              <w:rPr>
                <w:rStyle w:val="ElementxPath"/>
              </w:rPr>
              <w:t>referenceSystemInfo</w:t>
            </w:r>
            <w:r w:rsidRPr="00CB2F1D">
              <w:t xml:space="preserve"> is included, then the </w:t>
            </w:r>
            <w:r w:rsidRPr="00CB2F1D">
              <w:rPr>
                <w:rStyle w:val="ElementxPath"/>
              </w:rPr>
              <w:t>RS_Identifier</w:t>
            </w:r>
            <w:r w:rsidRPr="00CB2F1D">
              <w:t xml:space="preserve"> element must include at least a code value. For </w:t>
            </w:r>
            <w:r w:rsidR="00971448" w:rsidRPr="00CB2F1D">
              <w:t>USGIN the</w:t>
            </w:r>
            <w:r w:rsidRPr="00CB2F1D">
              <w:t xml:space="preserve"> code should be a value </w:t>
            </w:r>
            <w:r w:rsidR="00971448" w:rsidRPr="00CB2F1D">
              <w:t xml:space="preserve">from </w:t>
            </w:r>
            <w:r w:rsidRPr="00CB2F1D">
              <w:t>the</w:t>
            </w:r>
            <w:r w:rsidRPr="00CB2F1D">
              <w:rPr>
                <w:rFonts w:eastAsia="Times New Roman" w:cs="Arial"/>
                <w:color w:val="000000"/>
              </w:rPr>
              <w:t xml:space="preserve"> EPSG Geodetic Parameter Dataset</w:t>
            </w:r>
            <w:r w:rsidR="00971448" w:rsidRPr="00CB2F1D">
              <w:rPr>
                <w:rFonts w:eastAsia="Times New Roman" w:cs="Arial"/>
                <w:color w:val="000000"/>
              </w:rPr>
              <w:t xml:space="preserve"> register</w:t>
            </w:r>
            <w:r w:rsidRPr="00CB2F1D">
              <w:rPr>
                <w:rFonts w:eastAsia="Times New Roman" w:cs="Arial"/>
                <w:color w:val="000000"/>
              </w:rPr>
              <w:t xml:space="preserve"> (</w:t>
            </w:r>
            <w:hyperlink r:id="rId38" w:history="1">
              <w:r w:rsidR="00DB31D8" w:rsidRPr="00CA0142">
                <w:rPr>
                  <w:rStyle w:val="Hyperlink"/>
                  <w:rFonts w:eastAsia="Times New Roman" w:cs="Arial"/>
                </w:rPr>
                <w:t>http://www.epsg-registry.org/</w:t>
              </w:r>
            </w:hyperlink>
            <w:r w:rsidRPr="00CB2F1D">
              <w:rPr>
                <w:rFonts w:eastAsia="Times New Roman" w:cs="Arial"/>
                <w:color w:val="000000"/>
              </w:rPr>
              <w:t xml:space="preserve">) in the form </w:t>
            </w:r>
            <w:r w:rsidR="00EE6EBE">
              <w:rPr>
                <w:rFonts w:eastAsia="Times New Roman" w:cs="Arial"/>
                <w:color w:val="000000"/>
              </w:rPr>
              <w:t>"</w:t>
            </w:r>
            <w:r w:rsidRPr="00CB2F1D">
              <w:rPr>
                <w:rFonts w:eastAsia="Times New Roman" w:cs="Arial"/>
                <w:color w:val="000000"/>
              </w:rPr>
              <w:t>EPSG:nnnn</w:t>
            </w:r>
            <w:r w:rsidR="00EE6EBE">
              <w:rPr>
                <w:rFonts w:eastAsia="Times New Roman" w:cs="Arial"/>
                <w:color w:val="000000"/>
              </w:rPr>
              <w:t>"</w:t>
            </w:r>
            <w:r w:rsidRPr="00CB2F1D">
              <w:rPr>
                <w:rFonts w:eastAsia="Times New Roman" w:cs="Arial"/>
                <w:color w:val="000000"/>
              </w:rPr>
              <w:t xml:space="preserve"> </w:t>
            </w:r>
            <w:r w:rsidR="00971448" w:rsidRPr="00CB2F1D">
              <w:rPr>
                <w:rFonts w:eastAsia="Times New Roman" w:cs="Arial"/>
                <w:color w:val="000000"/>
              </w:rPr>
              <w:t xml:space="preserve">where </w:t>
            </w:r>
            <w:r w:rsidRPr="00CB2F1D">
              <w:rPr>
                <w:rFonts w:eastAsia="Times New Roman" w:cs="Arial"/>
                <w:color w:val="000000"/>
              </w:rPr>
              <w:t xml:space="preserve">nnnn is the EPSG code number for the CRS. If the CRS is not defined in the EPSG registry, then the procedure specified in the NAP profile should be followed, e.g. the CRS shall be described according to ISO 19111 and ISO/TS 19127, assigned an identifier, and registered with an authority such that it may be referenced here. The </w:t>
            </w:r>
            <w:r w:rsidR="00191C96">
              <w:rPr>
                <w:rStyle w:val="ElementxPath"/>
              </w:rPr>
              <w:t>RS_Identifier/</w:t>
            </w:r>
            <w:r w:rsidRPr="00CB2F1D">
              <w:rPr>
                <w:rStyle w:val="ElementxPath"/>
              </w:rPr>
              <w:t>codespace</w:t>
            </w:r>
            <w:r w:rsidRPr="00CB2F1D">
              <w:rPr>
                <w:rFonts w:eastAsia="Times New Roman" w:cs="Arial"/>
                <w:color w:val="000000"/>
              </w:rPr>
              <w:t xml:space="preserve"> in this case should identify the registry authority where the CRS definition is registered, such that the definition can be located. Best Practice for USGIN purposes is to provide georeferenced data using one of the EPSG defined coordinate reference systems if this is possible.</w:t>
            </w:r>
          </w:p>
        </w:tc>
      </w:tr>
      <w:tr w:rsidR="005B2A5C" w:rsidRPr="00CB2F1D" w:rsidTr="00C55311">
        <w:trPr>
          <w:cantSplit/>
        </w:trPr>
        <w:tc>
          <w:tcPr>
            <w:tcW w:w="1151" w:type="pct"/>
          </w:tcPr>
          <w:p w:rsidR="0032148F" w:rsidRPr="00CB2F1D" w:rsidRDefault="0032148F" w:rsidP="00A357C8">
            <w:r w:rsidRPr="00CB2F1D">
              <w:t>Metadata extension info</w:t>
            </w:r>
            <w:r w:rsidRPr="00CB2F1D">
              <w:t>r</w:t>
            </w:r>
            <w:r w:rsidRPr="00CB2F1D">
              <w:t>mation (O)</w:t>
            </w:r>
          </w:p>
          <w:p w:rsidR="0032148F" w:rsidRPr="00CB2F1D" w:rsidRDefault="0032148F" w:rsidP="00A357C8">
            <w:r w:rsidRPr="00CB2F1D">
              <w:rPr>
                <w:rStyle w:val="ElementxPath"/>
              </w:rPr>
              <w:t>metadataExtensionInfo</w:t>
            </w:r>
          </w:p>
        </w:tc>
        <w:tc>
          <w:tcPr>
            <w:tcW w:w="429" w:type="pct"/>
          </w:tcPr>
          <w:p w:rsidR="0032148F" w:rsidRPr="00CB2F1D" w:rsidRDefault="0032148F" w:rsidP="00A357C8">
            <w:pPr>
              <w:jc w:val="center"/>
            </w:pPr>
            <w:r w:rsidRPr="00CB2F1D">
              <w:t>X-X</w:t>
            </w:r>
          </w:p>
        </w:tc>
        <w:tc>
          <w:tcPr>
            <w:tcW w:w="3420" w:type="pct"/>
          </w:tcPr>
          <w:p w:rsidR="0032148F" w:rsidRPr="00CB2F1D" w:rsidRDefault="00BA05F1" w:rsidP="00A357C8">
            <w:pPr>
              <w:pStyle w:val="Tableentry"/>
            </w:pPr>
            <w:r>
              <w:t>N</w:t>
            </w:r>
            <w:r w:rsidR="0032148F" w:rsidRPr="00CB2F1D">
              <w:t>ot used in this profile</w:t>
            </w:r>
            <w:r>
              <w:t>.</w:t>
            </w:r>
          </w:p>
        </w:tc>
      </w:tr>
      <w:tr w:rsidR="005B2A5C" w:rsidRPr="00CB2F1D" w:rsidTr="00C55311">
        <w:trPr>
          <w:cantSplit/>
        </w:trPr>
        <w:tc>
          <w:tcPr>
            <w:tcW w:w="1151" w:type="pct"/>
          </w:tcPr>
          <w:p w:rsidR="0032148F" w:rsidRPr="00CB2F1D" w:rsidRDefault="0032148F" w:rsidP="00A357C8">
            <w:r w:rsidRPr="00CB2F1D">
              <w:t>Resource identification i</w:t>
            </w:r>
            <w:r w:rsidRPr="00CB2F1D">
              <w:t>n</w:t>
            </w:r>
            <w:r w:rsidRPr="00CB2F1D">
              <w:t>formation (M)</w:t>
            </w:r>
          </w:p>
          <w:p w:rsidR="0032148F" w:rsidRPr="00CB2F1D" w:rsidRDefault="0032148F" w:rsidP="00A357C8">
            <w:pPr>
              <w:rPr>
                <w:rStyle w:val="ElementxPath"/>
              </w:rPr>
            </w:pPr>
            <w:r w:rsidRPr="00CB2F1D">
              <w:rPr>
                <w:rStyle w:val="ElementxPath"/>
              </w:rPr>
              <w:t>identificationInfo</w:t>
            </w:r>
          </w:p>
        </w:tc>
        <w:tc>
          <w:tcPr>
            <w:tcW w:w="429" w:type="pct"/>
          </w:tcPr>
          <w:p w:rsidR="0032148F" w:rsidRPr="00CB2F1D" w:rsidRDefault="0032148F" w:rsidP="00A357C8">
            <w:pPr>
              <w:jc w:val="center"/>
            </w:pPr>
            <w:r w:rsidRPr="00CB2F1D">
              <w:t>M-M</w:t>
            </w:r>
          </w:p>
        </w:tc>
        <w:tc>
          <w:tcPr>
            <w:tcW w:w="3420" w:type="pct"/>
          </w:tcPr>
          <w:p w:rsidR="0032148F" w:rsidRPr="00CB2F1D" w:rsidRDefault="00820CB1" w:rsidP="00A357C8">
            <w:pPr>
              <w:pStyle w:val="Tableentry"/>
            </w:pPr>
            <w:r w:rsidRPr="00CB2F1D">
              <w:t>C</w:t>
            </w:r>
            <w:r w:rsidR="0032148F" w:rsidRPr="00CB2F1D">
              <w:t>ardinality 1..*.</w:t>
            </w:r>
            <w:r w:rsidR="00AE4A8B" w:rsidRPr="00CB2F1D">
              <w:t xml:space="preserve"> The content of this element identifies the described resource.</w:t>
            </w:r>
            <w:r w:rsidR="0032148F" w:rsidRPr="00CB2F1D">
              <w:t xml:space="preserve"> </w:t>
            </w:r>
            <w:r w:rsidR="00722050" w:rsidRPr="00CB2F1D">
              <w:t>For r</w:t>
            </w:r>
            <w:r w:rsidR="00722050" w:rsidRPr="00CB2F1D">
              <w:t>e</w:t>
            </w:r>
            <w:r w:rsidR="00722050" w:rsidRPr="00CB2F1D">
              <w:t>sources that are not services, use</w:t>
            </w:r>
            <w:r w:rsidR="0032148F" w:rsidRPr="00CB2F1D">
              <w:t xml:space="preserve"> </w:t>
            </w:r>
            <w:r w:rsidR="0032148F" w:rsidRPr="00CB2F1D">
              <w:rPr>
                <w:rStyle w:val="ElementxPath"/>
              </w:rPr>
              <w:t>MD_DataIdentification</w:t>
            </w:r>
            <w:r w:rsidR="004572D9">
              <w:t xml:space="preserve"> (</w:t>
            </w:r>
            <w:r w:rsidR="004572D9" w:rsidRPr="007C1A45">
              <w:rPr>
                <w:b/>
              </w:rPr>
              <w:t xml:space="preserve">see </w:t>
            </w:r>
            <w:r w:rsidR="004572D9" w:rsidRPr="007C1A45">
              <w:rPr>
                <w:b/>
              </w:rPr>
              <w:fldChar w:fldCharType="begin"/>
            </w:r>
            <w:r w:rsidR="004572D9" w:rsidRPr="007C1A45">
              <w:rPr>
                <w:b/>
              </w:rPr>
              <w:instrText xml:space="preserve"> REF _Ref247946296 \h </w:instrText>
            </w:r>
            <w:r w:rsidR="007C1A45">
              <w:rPr>
                <w:b/>
              </w:rPr>
              <w:instrText xml:space="preserve"> \* MERGEFORMAT </w:instrText>
            </w:r>
            <w:r w:rsidR="004572D9" w:rsidRPr="007C1A45">
              <w:rPr>
                <w:b/>
              </w:rPr>
            </w:r>
            <w:r w:rsidR="004572D9" w:rsidRPr="007C1A45">
              <w:rPr>
                <w:b/>
              </w:rPr>
              <w:fldChar w:fldCharType="separate"/>
            </w:r>
            <w:r w:rsidR="002C0A6A" w:rsidRPr="009851E6">
              <w:rPr>
                <w:b/>
              </w:rPr>
              <w:t xml:space="preserve">Table </w:t>
            </w:r>
            <w:r w:rsidR="002C0A6A" w:rsidRPr="009851E6">
              <w:rPr>
                <w:b/>
                <w:noProof/>
              </w:rPr>
              <w:t>3</w:t>
            </w:r>
            <w:r w:rsidR="004572D9" w:rsidRPr="007C1A45">
              <w:rPr>
                <w:b/>
              </w:rPr>
              <w:fldChar w:fldCharType="end"/>
            </w:r>
            <w:r w:rsidR="004572D9">
              <w:t>)</w:t>
            </w:r>
            <w:r w:rsidR="00722050" w:rsidRPr="00CB2F1D">
              <w:t xml:space="preserve">, otherwise </w:t>
            </w:r>
            <w:r w:rsidR="00722050" w:rsidRPr="00CB2F1D">
              <w:rPr>
                <w:rStyle w:val="ElementxPath"/>
              </w:rPr>
              <w:t>SV</w:t>
            </w:r>
            <w:r w:rsidR="0032148F" w:rsidRPr="00CB2F1D">
              <w:rPr>
                <w:rStyle w:val="ElementxPath"/>
              </w:rPr>
              <w:t>_ServiceIdentification</w:t>
            </w:r>
            <w:r w:rsidR="0032148F" w:rsidRPr="00CB2F1D">
              <w:t xml:space="preserve"> is required</w:t>
            </w:r>
            <w:r w:rsidR="004572D9">
              <w:t xml:space="preserve"> (</w:t>
            </w:r>
            <w:r w:rsidR="004572D9" w:rsidRPr="007C1A45">
              <w:rPr>
                <w:b/>
              </w:rPr>
              <w:t>see</w:t>
            </w:r>
            <w:r w:rsidR="00377FD3">
              <w:rPr>
                <w:b/>
              </w:rPr>
              <w:t xml:space="preserve"> </w:t>
            </w:r>
            <w:r w:rsidR="001457A2" w:rsidRPr="007C1A45">
              <w:rPr>
                <w:b/>
              </w:rPr>
              <w:fldChar w:fldCharType="begin"/>
            </w:r>
            <w:r w:rsidR="001457A2" w:rsidRPr="007C1A45">
              <w:rPr>
                <w:b/>
              </w:rPr>
              <w:instrText xml:space="preserve"> REF _Ref248304509 \h </w:instrText>
            </w:r>
            <w:r w:rsidR="007C1A45">
              <w:rPr>
                <w:b/>
              </w:rPr>
              <w:instrText xml:space="preserve"> \* MERGEFORMAT </w:instrText>
            </w:r>
            <w:r w:rsidR="001457A2" w:rsidRPr="007C1A45">
              <w:rPr>
                <w:b/>
              </w:rPr>
            </w:r>
            <w:r w:rsidR="001457A2" w:rsidRPr="007C1A45">
              <w:rPr>
                <w:b/>
              </w:rPr>
              <w:fldChar w:fldCharType="separate"/>
            </w:r>
            <w:r w:rsidR="002C0A6A" w:rsidRPr="009851E6">
              <w:rPr>
                <w:b/>
              </w:rPr>
              <w:t xml:space="preserve">Table </w:t>
            </w:r>
            <w:r w:rsidR="002C0A6A" w:rsidRPr="009851E6">
              <w:rPr>
                <w:b/>
                <w:noProof/>
              </w:rPr>
              <w:t>4</w:t>
            </w:r>
            <w:r w:rsidR="001457A2" w:rsidRPr="007C1A45">
              <w:rPr>
                <w:b/>
              </w:rPr>
              <w:fldChar w:fldCharType="end"/>
            </w:r>
            <w:r w:rsidR="004572D9" w:rsidRPr="007C1A45">
              <w:rPr>
                <w:b/>
              </w:rPr>
              <w:t>)</w:t>
            </w:r>
            <w:r w:rsidR="0032148F" w:rsidRPr="00CB2F1D">
              <w:t>.</w:t>
            </w:r>
            <w:r w:rsidR="00AE4A8B" w:rsidRPr="00CB2F1D">
              <w:t xml:space="preserve"> </w:t>
            </w:r>
          </w:p>
        </w:tc>
      </w:tr>
      <w:tr w:rsidR="005B2A5C" w:rsidRPr="00CB2F1D" w:rsidTr="00C55311">
        <w:trPr>
          <w:cantSplit/>
        </w:trPr>
        <w:tc>
          <w:tcPr>
            <w:tcW w:w="1151" w:type="pct"/>
          </w:tcPr>
          <w:p w:rsidR="0032148F" w:rsidRPr="00CB2F1D" w:rsidRDefault="0032148F" w:rsidP="00A357C8">
            <w:r w:rsidRPr="00CB2F1D">
              <w:lastRenderedPageBreak/>
              <w:t>[role] Content information (O)</w:t>
            </w:r>
          </w:p>
          <w:p w:rsidR="0032148F" w:rsidRPr="00CB2F1D" w:rsidRDefault="0032148F" w:rsidP="00A357C8">
            <w:r w:rsidRPr="00CB2F1D">
              <w:rPr>
                <w:rStyle w:val="ElementxPath"/>
              </w:rPr>
              <w:t>contentInfo</w:t>
            </w:r>
          </w:p>
        </w:tc>
        <w:tc>
          <w:tcPr>
            <w:tcW w:w="429" w:type="pct"/>
          </w:tcPr>
          <w:p w:rsidR="0032148F" w:rsidRPr="00CB2F1D" w:rsidRDefault="007D7155" w:rsidP="00A357C8">
            <w:pPr>
              <w:jc w:val="center"/>
            </w:pPr>
            <w:r w:rsidRPr="00CB2F1D">
              <w:t>O-O</w:t>
            </w:r>
          </w:p>
        </w:tc>
        <w:tc>
          <w:tcPr>
            <w:tcW w:w="3420" w:type="pct"/>
          </w:tcPr>
          <w:p w:rsidR="00CE5A06" w:rsidRDefault="00853FCF" w:rsidP="00A357C8">
            <w:pPr>
              <w:pStyle w:val="Tableentry"/>
            </w:pPr>
            <w:r w:rsidRPr="00CB2F1D">
              <w:t xml:space="preserve">Characteristics describing the feature </w:t>
            </w:r>
            <w:r w:rsidR="00ED6F83" w:rsidRPr="00CB2F1D">
              <w:t>catalog</w:t>
            </w:r>
            <w:r w:rsidRPr="00CB2F1D">
              <w:t xml:space="preserve">, coverage, or image data. </w:t>
            </w:r>
            <w:r w:rsidRPr="00CB2F1D">
              <w:rPr>
                <w:rStyle w:val="ElementxPath"/>
              </w:rPr>
              <w:t>MD_Content</w:t>
            </w:r>
            <w:r w:rsidR="00CE5A06">
              <w:rPr>
                <w:rStyle w:val="ElementxPath"/>
              </w:rPr>
              <w:softHyphen/>
            </w:r>
            <w:r w:rsidRPr="00CB2F1D">
              <w:rPr>
                <w:rStyle w:val="ElementxPath"/>
              </w:rPr>
              <w:t>Information</w:t>
            </w:r>
            <w:r w:rsidRPr="00CB2F1D">
              <w:t xml:space="preserve"> is an abstract class. One or more of </w:t>
            </w:r>
            <w:r w:rsidRPr="00CB2F1D">
              <w:rPr>
                <w:rStyle w:val="ElementxPath"/>
              </w:rPr>
              <w:t>MD_FeatureCatalogueDescription</w:t>
            </w:r>
            <w:r w:rsidRPr="00CB2F1D">
              <w:t xml:space="preserve"> or </w:t>
            </w:r>
            <w:r w:rsidRPr="00CB2F1D">
              <w:rPr>
                <w:rStyle w:val="ElementxPath"/>
              </w:rPr>
              <w:t>MD_CoverageDescription</w:t>
            </w:r>
            <w:r w:rsidRPr="00CB2F1D">
              <w:t xml:space="preserve"> or </w:t>
            </w:r>
            <w:r w:rsidRPr="00CB2F1D">
              <w:rPr>
                <w:rStyle w:val="ElementxPath"/>
              </w:rPr>
              <w:t>MD_ImageDescription</w:t>
            </w:r>
            <w:r w:rsidRPr="00CB2F1D">
              <w:t xml:space="preserve"> elements may be used to specify this co</w:t>
            </w:r>
            <w:r w:rsidRPr="00CB2F1D">
              <w:t>n</w:t>
            </w:r>
            <w:r w:rsidRPr="00CB2F1D">
              <w:t xml:space="preserve">tent. </w:t>
            </w:r>
            <w:r w:rsidR="006F1046" w:rsidRPr="00CB2F1D">
              <w:rPr>
                <w:rStyle w:val="ElementxPath"/>
              </w:rPr>
              <w:t>MD_FeatureCatalogue</w:t>
            </w:r>
            <w:r w:rsidR="006F1046" w:rsidRPr="00CB2F1D">
              <w:rPr>
                <w:rStyle w:val="ElementxPath"/>
              </w:rPr>
              <w:softHyphen/>
              <w:t>Description</w:t>
            </w:r>
            <w:r w:rsidR="006F1046" w:rsidRPr="00CB2F1D">
              <w:t xml:space="preserve"> </w:t>
            </w:r>
            <w:r w:rsidRPr="00CB2F1D">
              <w:t>describes content in a feature service or dataset like an ESRI geodatabase that may have more than one feature, e.g. geologic unit outcrop po</w:t>
            </w:r>
            <w:r w:rsidRPr="00CB2F1D">
              <w:t>l</w:t>
            </w:r>
            <w:r w:rsidRPr="00CB2F1D">
              <w:t>ygons, fault line features, and point observation locations for strike and dip data.</w:t>
            </w:r>
          </w:p>
          <w:p w:rsidR="00CE5A06" w:rsidRDefault="00CE5A06" w:rsidP="00A357C8">
            <w:pPr>
              <w:pStyle w:val="Tableentry"/>
            </w:pPr>
            <w:r>
              <w:t>E</w:t>
            </w:r>
            <w:r w:rsidRPr="00CE5A06">
              <w:t xml:space="preserve">ntity-attribute metadata for dataset should be documented using </w:t>
            </w:r>
            <w:r>
              <w:t>ISO19110; XML</w:t>
            </w:r>
            <w:r w:rsidRPr="00CE5A06">
              <w:t xml:space="preserve"> schema</w:t>
            </w:r>
            <w:r>
              <w:t xml:space="preserve"> are</w:t>
            </w:r>
            <w:r w:rsidRPr="00CE5A06">
              <w:t xml:space="preserve"> located at http://www.isotc211.org/2005/gfc/gfc.xsd.  The ISO19139 XML implement</w:t>
            </w:r>
            <w:r w:rsidRPr="00CE5A06">
              <w:t>a</w:t>
            </w:r>
            <w:r w:rsidRPr="00CE5A06">
              <w:t>tion of ISO19115 does not allow inclusion of the feature catalog inside the metadata re</w:t>
            </w:r>
            <w:r w:rsidRPr="00CE5A06">
              <w:t>c</w:t>
            </w:r>
            <w:r w:rsidRPr="00CE5A06">
              <w:t xml:space="preserve">ord, but provides a citation element in the </w:t>
            </w:r>
            <w:r>
              <w:rPr>
                <w:rStyle w:val="ElementxPath"/>
              </w:rPr>
              <w:t>gmd:contentInfo/gmd:MD_Feature</w:t>
            </w:r>
            <w:r>
              <w:rPr>
                <w:rStyle w:val="ElementxPath"/>
              </w:rPr>
              <w:softHyphen/>
            </w:r>
            <w:r w:rsidRPr="00CE5A06">
              <w:rPr>
                <w:rStyle w:val="ElementxPath"/>
              </w:rPr>
              <w:t>Catalogue</w:t>
            </w:r>
            <w:r>
              <w:rPr>
                <w:rStyle w:val="ElementxPath"/>
              </w:rPr>
              <w:softHyphen/>
            </w:r>
            <w:r w:rsidRPr="00CE5A06">
              <w:rPr>
                <w:rStyle w:val="ElementxPath"/>
              </w:rPr>
              <w:t>Description</w:t>
            </w:r>
            <w:r w:rsidRPr="00CE5A06">
              <w:t xml:space="preserve"> element. The USGIN profile provision is to link to the feature catalog using an xlink:href attribute on the </w:t>
            </w:r>
            <w:r w:rsidRPr="00CE5A06">
              <w:rPr>
                <w:rStyle w:val="ElementxPath"/>
              </w:rPr>
              <w:t>gmd:featureCatalogueCitation</w:t>
            </w:r>
            <w:r w:rsidRPr="00CE5A06">
              <w:t>, identified as such by an accomp</w:t>
            </w:r>
            <w:r w:rsidRPr="00CE5A06">
              <w:t>a</w:t>
            </w:r>
            <w:r w:rsidRPr="00CE5A06">
              <w:t>nying xlink:title attribute with the value "Link to ISO19110 feature catalog". Code Example 2 shows recommended encoding</w:t>
            </w:r>
            <w:r>
              <w:t xml:space="preserve">. An example feature catalog description using ISO19110 XML is included in section </w:t>
            </w:r>
            <w:r>
              <w:fldChar w:fldCharType="begin"/>
            </w:r>
            <w:r>
              <w:instrText xml:space="preserve"> REF _Ref358705078 \r \h </w:instrText>
            </w:r>
            <w:r>
              <w:fldChar w:fldCharType="separate"/>
            </w:r>
            <w:r>
              <w:t>8.4</w:t>
            </w:r>
            <w:r>
              <w:fldChar w:fldCharType="end"/>
            </w:r>
            <w:r>
              <w:t xml:space="preserve">, </w:t>
            </w:r>
            <w:r>
              <w:fldChar w:fldCharType="begin"/>
            </w:r>
            <w:r>
              <w:instrText xml:space="preserve"> REF _Ref358705078 \h </w:instrText>
            </w:r>
            <w:r>
              <w:fldChar w:fldCharType="separate"/>
            </w:r>
            <w:r>
              <w:rPr>
                <w:rStyle w:val="LineNumber"/>
              </w:rPr>
              <w:t>ISO19110 Feature Catalog example</w:t>
            </w:r>
            <w:r>
              <w:fldChar w:fldCharType="end"/>
            </w:r>
            <w:r>
              <w:t>.</w:t>
            </w:r>
          </w:p>
          <w:p w:rsidR="007D7155" w:rsidRPr="00CB2F1D" w:rsidRDefault="006F1046" w:rsidP="00A357C8">
            <w:pPr>
              <w:pStyle w:val="Tableentry"/>
            </w:pPr>
            <w:r w:rsidRPr="00CB2F1D">
              <w:rPr>
                <w:rStyle w:val="ElementxPath"/>
              </w:rPr>
              <w:t>MD_Coverage</w:t>
            </w:r>
            <w:r w:rsidRPr="00CB2F1D">
              <w:rPr>
                <w:rStyle w:val="ElementxPath"/>
              </w:rPr>
              <w:softHyphen/>
              <w:t>Description</w:t>
            </w:r>
            <w:r w:rsidRPr="00CB2F1D">
              <w:rPr>
                <w:rFonts w:ascii="ArialMT" w:hAnsi="ArialMT"/>
                <w:sz w:val="19"/>
              </w:rPr>
              <w:t xml:space="preserve"> </w:t>
            </w:r>
            <w:r w:rsidR="00853FCF" w:rsidRPr="00CB2F1D">
              <w:t xml:space="preserve">is for </w:t>
            </w:r>
            <w:r w:rsidR="00B30131" w:rsidRPr="00CB2F1D">
              <w:t>datasets that are one of the types listed in MD_CoverageContentTypeCode: image, thematicClassification, physical</w:t>
            </w:r>
            <w:r w:rsidR="00AA7062">
              <w:softHyphen/>
            </w:r>
            <w:r w:rsidR="00B30131" w:rsidRPr="00CB2F1D">
              <w:t>Measurement. A coverage is a data structure that acts as a function to return values from its range for any direct position within its spatiotemporal domain (OGC 07-067r5). Image coverages return values for light intensity in a given wavelength range, thematicClassification coverages r</w:t>
            </w:r>
            <w:r w:rsidR="00B30131" w:rsidRPr="00CB2F1D">
              <w:t>e</w:t>
            </w:r>
            <w:r w:rsidR="00B30131" w:rsidRPr="00CB2F1D">
              <w:t>turn codes corresponding to some domain concept, and physicalMeasurement coverages return values representing some physical quantity like magnetic susceptibility, density, r</w:t>
            </w:r>
            <w:r w:rsidR="00B30131" w:rsidRPr="00CB2F1D">
              <w:t>e</w:t>
            </w:r>
            <w:r w:rsidR="00B30131" w:rsidRPr="00CB2F1D">
              <w:t>sistivity.</w:t>
            </w:r>
          </w:p>
        </w:tc>
      </w:tr>
      <w:tr w:rsidR="005B2A5C" w:rsidRPr="00CB2F1D" w:rsidTr="00C55311">
        <w:trPr>
          <w:cantSplit/>
        </w:trPr>
        <w:tc>
          <w:tcPr>
            <w:tcW w:w="1151" w:type="pct"/>
          </w:tcPr>
          <w:p w:rsidR="0032148F" w:rsidRPr="00CB2F1D" w:rsidRDefault="0032148F" w:rsidP="00A357C8">
            <w:r w:rsidRPr="00CB2F1D">
              <w:t xml:space="preserve">[role] Resource distribution </w:t>
            </w:r>
            <w:r w:rsidR="00255C7B" w:rsidRPr="00CB2F1D">
              <w:t xml:space="preserve">information </w:t>
            </w:r>
            <w:r w:rsidRPr="00CB2F1D">
              <w:t>(O)</w:t>
            </w:r>
          </w:p>
          <w:p w:rsidR="0032148F" w:rsidRPr="00CB2F1D" w:rsidRDefault="0032148F" w:rsidP="00A357C8">
            <w:r w:rsidRPr="00CB2F1D">
              <w:rPr>
                <w:rStyle w:val="ElementxPath"/>
              </w:rPr>
              <w:t>distributionInfo</w:t>
            </w:r>
          </w:p>
        </w:tc>
        <w:tc>
          <w:tcPr>
            <w:tcW w:w="429" w:type="pct"/>
          </w:tcPr>
          <w:p w:rsidR="0032148F" w:rsidRPr="00CB2F1D" w:rsidRDefault="007D7155" w:rsidP="00B24B0F">
            <w:pPr>
              <w:jc w:val="center"/>
            </w:pPr>
            <w:r w:rsidRPr="00CB2F1D">
              <w:t>O-</w:t>
            </w:r>
            <w:r w:rsidR="00AA7062">
              <w:t>M</w:t>
            </w:r>
          </w:p>
        </w:tc>
        <w:tc>
          <w:tcPr>
            <w:tcW w:w="3420" w:type="pct"/>
          </w:tcPr>
          <w:p w:rsidR="0032148F" w:rsidRPr="00CB2F1D" w:rsidDel="00D7165A" w:rsidRDefault="007D7155" w:rsidP="00FA16A0">
            <w:pPr>
              <w:pStyle w:val="Tableentry"/>
            </w:pPr>
            <w:r w:rsidRPr="00CB2F1D">
              <w:t xml:space="preserve">This </w:t>
            </w:r>
            <w:r w:rsidR="006E5549" w:rsidRPr="00CB2F1D">
              <w:t>element provides information to inform users how to obtain or access the described resource</w:t>
            </w:r>
            <w:r w:rsidR="00AA7062">
              <w:t>, which is considered part of the minimum useful content that should be provided by a metadata record</w:t>
            </w:r>
            <w:r w:rsidR="0032148F" w:rsidRPr="00CB2F1D">
              <w:t xml:space="preserve">. USGIN profile specifies that </w:t>
            </w:r>
            <w:r w:rsidR="00E35A26" w:rsidRPr="00CB2F1D">
              <w:t xml:space="preserve">at least one </w:t>
            </w:r>
            <w:r w:rsidR="003D2AF7" w:rsidRPr="00CB2F1D">
              <w:rPr>
                <w:rStyle w:val="ElementxPath"/>
              </w:rPr>
              <w:t>MD_Distribution/</w:t>
            </w:r>
            <w:r w:rsidR="00DD1CDB" w:rsidRPr="00CB2F1D">
              <w:rPr>
                <w:rStyle w:val="ElementxPath"/>
              </w:rPr>
              <w:t>distribut</w:t>
            </w:r>
            <w:r w:rsidR="00DD1CDB">
              <w:rPr>
                <w:rStyle w:val="ElementxPath"/>
              </w:rPr>
              <w:t>or</w:t>
            </w:r>
            <w:r w:rsidR="00DD1CDB" w:rsidRPr="00CB2F1D">
              <w:t xml:space="preserve"> </w:t>
            </w:r>
            <w:r w:rsidR="00E35A26" w:rsidRPr="00CB2F1D">
              <w:t xml:space="preserve">and one </w:t>
            </w:r>
            <w:r w:rsidR="00310B0E">
              <w:rPr>
                <w:rStyle w:val="ElementxPath"/>
              </w:rPr>
              <w:t>MD_Distribution/transfer</w:t>
            </w:r>
            <w:r w:rsidR="003D2AF7" w:rsidRPr="00CB2F1D">
              <w:rPr>
                <w:rStyle w:val="ElementxPath"/>
              </w:rPr>
              <w:t>Options</w:t>
            </w:r>
            <w:r w:rsidR="003D2AF7" w:rsidRPr="00CB2F1D">
              <w:t xml:space="preserve"> element </w:t>
            </w:r>
            <w:r w:rsidR="00DD1CDB">
              <w:t>are</w:t>
            </w:r>
            <w:r w:rsidR="00DD1CDB" w:rsidRPr="00CB2F1D">
              <w:t xml:space="preserve"> </w:t>
            </w:r>
            <w:r w:rsidR="0032148F" w:rsidRPr="00CB2F1D">
              <w:t>required</w:t>
            </w:r>
            <w:r w:rsidR="003D2AF7" w:rsidRPr="00CB2F1D">
              <w:t xml:space="preserve">, and the specified </w:t>
            </w:r>
            <w:r w:rsidR="00DD1CDB">
              <w:t>distributor provides the</w:t>
            </w:r>
            <w:r w:rsidR="003D2AF7" w:rsidRPr="00CB2F1D">
              <w:t xml:space="preserve"> specified transfer options. See section </w:t>
            </w:r>
            <w:r w:rsidR="003D2AF7" w:rsidRPr="00CB2F1D">
              <w:fldChar w:fldCharType="begin"/>
            </w:r>
            <w:r w:rsidR="003D2AF7" w:rsidRPr="00CB2F1D">
              <w:instrText xml:space="preserve"> REF _Ref247463009 \r \h </w:instrText>
            </w:r>
            <w:r w:rsidR="003D2AF7" w:rsidRPr="00CB2F1D">
              <w:fldChar w:fldCharType="separate"/>
            </w:r>
            <w:r w:rsidR="002C0A6A">
              <w:t>4.13</w:t>
            </w:r>
            <w:r w:rsidR="003D2AF7" w:rsidRPr="00CB2F1D">
              <w:fldChar w:fldCharType="end"/>
            </w:r>
            <w:r w:rsidR="003D2AF7" w:rsidRPr="00CB2F1D">
              <w:t xml:space="preserve"> ‘</w:t>
            </w:r>
            <w:r w:rsidR="003D2AF7" w:rsidRPr="00191C96">
              <w:rPr>
                <w:i/>
              </w:rPr>
              <w:fldChar w:fldCharType="begin"/>
            </w:r>
            <w:r w:rsidR="003D2AF7" w:rsidRPr="00191C96">
              <w:rPr>
                <w:i/>
              </w:rPr>
              <w:instrText xml:space="preserve"> REF _Ref247463009 \h </w:instrText>
            </w:r>
            <w:r w:rsidR="00191C96">
              <w:rPr>
                <w:i/>
              </w:rPr>
              <w:instrText xml:space="preserve"> \* MERGEFORMAT </w:instrText>
            </w:r>
            <w:r w:rsidR="003D2AF7" w:rsidRPr="00191C96">
              <w:rPr>
                <w:i/>
              </w:rPr>
            </w:r>
            <w:r w:rsidR="003D2AF7" w:rsidRPr="00191C96">
              <w:rPr>
                <w:i/>
              </w:rPr>
              <w:fldChar w:fldCharType="separate"/>
            </w:r>
            <w:r w:rsidR="002C0A6A" w:rsidRPr="009851E6">
              <w:rPr>
                <w:i/>
              </w:rPr>
              <w:t>Use of MD_Distribution and MD_Distributor</w:t>
            </w:r>
            <w:r w:rsidR="003D2AF7" w:rsidRPr="00191C96">
              <w:rPr>
                <w:i/>
              </w:rPr>
              <w:fldChar w:fldCharType="end"/>
            </w:r>
            <w:r w:rsidR="003D2AF7" w:rsidRPr="00CB2F1D">
              <w:t>’ for instructions for more complicated combinations of distributor, format, transfer options, and ordering instructions.</w:t>
            </w:r>
            <w:r w:rsidR="0032148F" w:rsidRPr="00CB2F1D">
              <w:t xml:space="preserve"> </w:t>
            </w:r>
          </w:p>
        </w:tc>
      </w:tr>
      <w:tr w:rsidR="005B2A5C" w:rsidRPr="00CB2F1D" w:rsidTr="00C55311">
        <w:trPr>
          <w:cantSplit/>
        </w:trPr>
        <w:tc>
          <w:tcPr>
            <w:tcW w:w="1151" w:type="pct"/>
          </w:tcPr>
          <w:p w:rsidR="00AB3B2D" w:rsidRPr="00CB2F1D" w:rsidRDefault="00AB3B2D" w:rsidP="00A357C8">
            <w:r w:rsidRPr="00CB2F1D">
              <w:lastRenderedPageBreak/>
              <w:t>Resource distribution format (O)</w:t>
            </w:r>
          </w:p>
          <w:p w:rsidR="00AB3B2D" w:rsidRPr="00CB2F1D" w:rsidRDefault="00AB3B2D" w:rsidP="00A273CD">
            <w:pPr>
              <w:pStyle w:val="xpath"/>
            </w:pPr>
            <w:r w:rsidRPr="00CB2F1D">
              <w:rPr>
                <w:rStyle w:val="ElementxPath"/>
              </w:rPr>
              <w:t>distri</w:t>
            </w:r>
            <w:r w:rsidRPr="00A273CD">
              <w:rPr>
                <w:rStyle w:val="ElementxPath"/>
              </w:rPr>
              <w:t>butionInfo/</w:t>
            </w:r>
            <w:r w:rsidR="00BB4983" w:rsidRPr="00A273CD">
              <w:rPr>
                <w:rStyle w:val="ElementxPath"/>
              </w:rPr>
              <w:t>-</w:t>
            </w:r>
            <w:r w:rsidRPr="00A273CD">
              <w:rPr>
                <w:rStyle w:val="ElementxPath"/>
              </w:rPr>
              <w:t>MD_Distribution/</w:t>
            </w:r>
            <w:r w:rsidR="00CE6E7D" w:rsidRPr="00A273CD">
              <w:rPr>
                <w:rStyle w:val="ElementxPath"/>
              </w:rPr>
              <w:softHyphen/>
            </w:r>
            <w:r w:rsidRPr="00A273CD">
              <w:rPr>
                <w:rStyle w:val="ElementxPath"/>
              </w:rPr>
              <w:t>distribut</w:t>
            </w:r>
            <w:r w:rsidRPr="00CB2F1D">
              <w:rPr>
                <w:rStyle w:val="ElementxPath"/>
              </w:rPr>
              <w:t>ionFormat</w:t>
            </w:r>
          </w:p>
        </w:tc>
        <w:tc>
          <w:tcPr>
            <w:tcW w:w="429" w:type="pct"/>
          </w:tcPr>
          <w:p w:rsidR="00AB3B2D" w:rsidRPr="00CB2F1D" w:rsidDel="00093B6F" w:rsidRDefault="00AB3B2D" w:rsidP="00A357C8">
            <w:pPr>
              <w:jc w:val="center"/>
            </w:pPr>
            <w:r w:rsidRPr="00CB2F1D">
              <w:t>O-</w:t>
            </w:r>
            <w:r w:rsidR="00E35A26" w:rsidRPr="00CB2F1D">
              <w:t>O</w:t>
            </w:r>
          </w:p>
        </w:tc>
        <w:tc>
          <w:tcPr>
            <w:tcW w:w="3420" w:type="pct"/>
          </w:tcPr>
          <w:p w:rsidR="0037780D" w:rsidRDefault="003D2AF7" w:rsidP="00A357C8">
            <w:pPr>
              <w:spacing w:before="0" w:after="0"/>
            </w:pPr>
            <w:r w:rsidRPr="00CB2F1D">
              <w:t>Information on the format or physical manifestation of the resource.</w:t>
            </w:r>
            <w:r w:rsidR="0037780D">
              <w:t xml:space="preserve"> </w:t>
            </w:r>
          </w:p>
          <w:p w:rsidR="0037780D" w:rsidRDefault="003D2AF7" w:rsidP="00A273CD">
            <w:pPr>
              <w:numPr>
                <w:ilvl w:val="0"/>
                <w:numId w:val="49"/>
              </w:numPr>
              <w:spacing w:before="0" w:after="0"/>
            </w:pPr>
            <w:r w:rsidRPr="00CB2F1D">
              <w:t xml:space="preserve">If the resource is a physical </w:t>
            </w:r>
            <w:r w:rsidR="008A3D09">
              <w:t xml:space="preserve">(not electronic) </w:t>
            </w:r>
            <w:r w:rsidRPr="00CB2F1D">
              <w:t xml:space="preserve">resource, like a book, rock sample, paper document, the </w:t>
            </w:r>
            <w:r w:rsidRPr="00CB2F1D">
              <w:rPr>
                <w:rStyle w:val="ElementxPath"/>
              </w:rPr>
              <w:t>distributionFormat/</w:t>
            </w:r>
            <w:r w:rsidR="003E039F" w:rsidRPr="00CB2F1D">
              <w:rPr>
                <w:rStyle w:val="ElementxPath"/>
              </w:rPr>
              <w:t>MD_Format/</w:t>
            </w:r>
            <w:r w:rsidRPr="00CB2F1D">
              <w:rPr>
                <w:rStyle w:val="ElementxPath"/>
              </w:rPr>
              <w:t>name</w:t>
            </w:r>
            <w:r w:rsidRPr="00CB2F1D">
              <w:t xml:space="preserve"> is mandatory, and must be from the </w:t>
            </w:r>
            <w:r w:rsidR="00DD1CDB">
              <w:fldChar w:fldCharType="begin"/>
            </w:r>
            <w:r w:rsidR="00DD1CDB">
              <w:instrText xml:space="preserve"> REF _Ref352096594 \h </w:instrText>
            </w:r>
            <w:r w:rsidR="00DD1CDB">
              <w:fldChar w:fldCharType="separate"/>
            </w:r>
            <w:r w:rsidR="00DD1CDB">
              <w:t xml:space="preserve">Table </w:t>
            </w:r>
            <w:r w:rsidR="00DD1CDB">
              <w:rPr>
                <w:noProof/>
              </w:rPr>
              <w:t>6</w:t>
            </w:r>
            <w:r w:rsidR="00DD1CDB">
              <w:t>.</w:t>
            </w:r>
            <w:r w:rsidR="00DD1CDB" w:rsidRPr="0042034B">
              <w:t xml:space="preserve"> </w:t>
            </w:r>
            <w:r w:rsidR="00DD1CDB">
              <w:t xml:space="preserve">USGIN Distribution formats for non digital resources. URI for this codelist is </w:t>
            </w:r>
            <w:r w:rsidR="00DD1CDB" w:rsidRPr="00DE66D8">
              <w:t>http://resources.usgin.org/registry/</w:t>
            </w:r>
            <w:r w:rsidR="00DD1CDB">
              <w:softHyphen/>
            </w:r>
            <w:r w:rsidR="00DD1CDB" w:rsidRPr="00DE66D8">
              <w:t>distribution</w:t>
            </w:r>
            <w:r w:rsidR="00DD1CDB">
              <w:softHyphen/>
            </w:r>
            <w:r w:rsidR="00DD1CDB" w:rsidRPr="00DE66D8">
              <w:t>FormatNames201001</w:t>
            </w:r>
            <w:r w:rsidR="00DD1CDB">
              <w:fldChar w:fldCharType="end"/>
            </w:r>
            <w:r w:rsidRPr="00CB2F1D">
              <w:t>.</w:t>
            </w:r>
            <w:r w:rsidR="00CE6E7D">
              <w:t xml:space="preserve"> </w:t>
            </w:r>
          </w:p>
          <w:p w:rsidR="0037780D" w:rsidRDefault="00CE6E7D" w:rsidP="00A273CD">
            <w:pPr>
              <w:numPr>
                <w:ilvl w:val="0"/>
                <w:numId w:val="49"/>
              </w:numPr>
              <w:spacing w:before="0" w:after="0"/>
            </w:pPr>
            <w:r>
              <w:t>For digital resources, the format specifies the file type, either using a MIME type, or formatted string. Pattern for digital resources</w:t>
            </w:r>
            <w:r w:rsidR="00DD1CDB">
              <w:t xml:space="preserve"> that do not have a registered MIME type</w:t>
            </w:r>
            <w:r>
              <w:t xml:space="preserve">: </w:t>
            </w:r>
            <w:r w:rsidRPr="00A5071E">
              <w:rPr>
                <w:rStyle w:val="codelist"/>
              </w:rPr>
              <w:t>[vendor:ap</w:t>
            </w:r>
            <w:r w:rsidR="00DD1CDB">
              <w:rPr>
                <w:rStyle w:val="codelist"/>
              </w:rPr>
              <w:softHyphen/>
            </w:r>
            <w:r w:rsidRPr="00A5071E">
              <w:rPr>
                <w:rStyle w:val="codelist"/>
              </w:rPr>
              <w:t>plicationName]/fileExtension</w:t>
            </w:r>
            <w:r>
              <w:t>. The vendor and application names may not be applicable, and could be omitted, but the ‘/’ and file extension should a</w:t>
            </w:r>
            <w:r>
              <w:t>l</w:t>
            </w:r>
            <w:r>
              <w:t xml:space="preserve">ways be present. </w:t>
            </w:r>
          </w:p>
          <w:p w:rsidR="003A5871" w:rsidRDefault="00CE6E7D" w:rsidP="00CE2853">
            <w:pPr>
              <w:numPr>
                <w:ilvl w:val="0"/>
                <w:numId w:val="49"/>
              </w:numPr>
              <w:spacing w:before="0" w:after="0"/>
            </w:pPr>
            <w:r>
              <w:t>If the format consists of a single file, the file extension is a three letter file-type abbrev</w:t>
            </w:r>
            <w:r>
              <w:t>i</w:t>
            </w:r>
            <w:r>
              <w:t xml:space="preserve">ation assigned by the vendor. </w:t>
            </w:r>
          </w:p>
          <w:p w:rsidR="00AB3B2D" w:rsidRPr="00CB2F1D" w:rsidRDefault="00AB3B2D" w:rsidP="009851E6">
            <w:pPr>
              <w:spacing w:before="0" w:after="0"/>
            </w:pPr>
          </w:p>
        </w:tc>
      </w:tr>
      <w:tr w:rsidR="005B2A5C" w:rsidRPr="00CB2F1D" w:rsidTr="00C55311">
        <w:trPr>
          <w:cantSplit/>
        </w:trPr>
        <w:tc>
          <w:tcPr>
            <w:tcW w:w="1151" w:type="pct"/>
          </w:tcPr>
          <w:p w:rsidR="0039510D" w:rsidRPr="00CB2F1D" w:rsidRDefault="0039510D" w:rsidP="00A357C8">
            <w:r w:rsidRPr="00CB2F1D">
              <w:t xml:space="preserve">Resource </w:t>
            </w:r>
            <w:r w:rsidR="0041079A" w:rsidRPr="00CB2F1D">
              <w:t>distributor info</w:t>
            </w:r>
            <w:r w:rsidR="0041079A" w:rsidRPr="00CB2F1D">
              <w:t>r</w:t>
            </w:r>
            <w:r w:rsidR="0041079A" w:rsidRPr="00CB2F1D">
              <w:t>mation</w:t>
            </w:r>
            <w:r w:rsidRPr="00CB2F1D">
              <w:t xml:space="preserve"> (O)</w:t>
            </w:r>
          </w:p>
          <w:p w:rsidR="0039510D" w:rsidRPr="00CB2F1D" w:rsidRDefault="0039510D" w:rsidP="00A357C8">
            <w:r w:rsidRPr="00CB2F1D">
              <w:rPr>
                <w:rStyle w:val="ElementxPath"/>
              </w:rPr>
              <w:t>distributionInfo/</w:t>
            </w:r>
            <w:r w:rsidR="00BB4983">
              <w:rPr>
                <w:rStyle w:val="ElementxPath"/>
              </w:rPr>
              <w:t>-</w:t>
            </w:r>
            <w:r w:rsidRPr="00CB2F1D">
              <w:rPr>
                <w:rStyle w:val="ElementxPath"/>
              </w:rPr>
              <w:t>MD_Distribution/</w:t>
            </w:r>
            <w:r w:rsidR="00CE6E7D">
              <w:rPr>
                <w:rStyle w:val="ElementxPath"/>
              </w:rPr>
              <w:softHyphen/>
            </w:r>
            <w:r w:rsidR="00AB3B2D" w:rsidRPr="00CB2F1D">
              <w:rPr>
                <w:rStyle w:val="ElementxPath"/>
              </w:rPr>
              <w:t>distributor/</w:t>
            </w:r>
            <w:r w:rsidR="00BB4983">
              <w:rPr>
                <w:rStyle w:val="ElementxPath"/>
              </w:rPr>
              <w:t>-</w:t>
            </w:r>
            <w:r w:rsidR="00AB3B2D" w:rsidRPr="00CB2F1D">
              <w:rPr>
                <w:rStyle w:val="ElementxPath"/>
              </w:rPr>
              <w:t>MD_Distributor/</w:t>
            </w:r>
          </w:p>
        </w:tc>
        <w:tc>
          <w:tcPr>
            <w:tcW w:w="429" w:type="pct"/>
          </w:tcPr>
          <w:p w:rsidR="0039510D" w:rsidRPr="00CB2F1D" w:rsidDel="00093B6F" w:rsidRDefault="00351604" w:rsidP="00A357C8">
            <w:pPr>
              <w:jc w:val="center"/>
            </w:pPr>
            <w:r w:rsidRPr="00CB2F1D">
              <w:t>O-</w:t>
            </w:r>
            <w:r w:rsidR="00AB3B2D" w:rsidRPr="00CB2F1D">
              <w:t>C</w:t>
            </w:r>
          </w:p>
        </w:tc>
        <w:tc>
          <w:tcPr>
            <w:tcW w:w="3420" w:type="pct"/>
          </w:tcPr>
          <w:p w:rsidR="0039510D" w:rsidRPr="00CB2F1D" w:rsidRDefault="0041079A" w:rsidP="00A357C8">
            <w:pPr>
              <w:pStyle w:val="Tableentry"/>
              <w:rPr>
                <w:rStyle w:val="ElementxPath"/>
              </w:rPr>
            </w:pPr>
            <w:r w:rsidRPr="00CB2F1D">
              <w:rPr>
                <w:i/>
                <w:u w:val="single"/>
              </w:rPr>
              <w:t>USGIN differs from NAP</w:t>
            </w:r>
            <w:r w:rsidRPr="00CB2F1D">
              <w:t xml:space="preserve"> in this case</w:t>
            </w:r>
            <w:r w:rsidR="006F1046" w:rsidRPr="00CB2F1D">
              <w:t xml:space="preserve"> (but not with ISO19115)</w:t>
            </w:r>
            <w:r w:rsidRPr="00CB2F1D">
              <w:t xml:space="preserve"> by allowing multiple distrib</w:t>
            </w:r>
            <w:r w:rsidRPr="00CB2F1D">
              <w:t>u</w:t>
            </w:r>
            <w:r w:rsidRPr="00CB2F1D">
              <w:t xml:space="preserve">tors, and binding between distributors, transfer options, and formats. For USGIN profile, each </w:t>
            </w:r>
            <w:r w:rsidRPr="00CB2F1D">
              <w:rPr>
                <w:rStyle w:val="ElementxPath"/>
              </w:rPr>
              <w:t>distributor/MD_Distributor</w:t>
            </w:r>
            <w:r w:rsidRPr="00CB2F1D">
              <w:t xml:space="preserve"> is a binding between one or more transfer options and the distributor formats that are available through that/those transfer</w:t>
            </w:r>
            <w:r w:rsidR="006F1046" w:rsidRPr="00CB2F1D">
              <w:t xml:space="preserve"> o</w:t>
            </w:r>
            <w:r w:rsidRPr="00CB2F1D">
              <w:t>ptions (</w:t>
            </w:r>
            <w:r w:rsidR="00871122" w:rsidRPr="00CB2F1D">
              <w:rPr>
                <w:rStyle w:val="ElementxPath"/>
              </w:rPr>
              <w:t>MD_DigitalTransferOptions/onLine/</w:t>
            </w:r>
            <w:r w:rsidR="00DD1CDB">
              <w:rPr>
                <w:rStyle w:val="ElementxPath"/>
              </w:rPr>
              <w:softHyphen/>
            </w:r>
            <w:r w:rsidRPr="00CB2F1D">
              <w:rPr>
                <w:rStyle w:val="ElementxPath"/>
              </w:rPr>
              <w:t>CI_Online</w:t>
            </w:r>
            <w:r w:rsidR="00DD1CDB">
              <w:rPr>
                <w:rStyle w:val="ElementxPath"/>
              </w:rPr>
              <w:softHyphen/>
            </w:r>
            <w:r w:rsidRPr="00CB2F1D">
              <w:rPr>
                <w:rStyle w:val="ElementxPath"/>
              </w:rPr>
              <w:t>Resource</w:t>
            </w:r>
            <w:r w:rsidRPr="00CB2F1D">
              <w:t xml:space="preserve"> in particular). If different formats are available from the same distributor, </w:t>
            </w:r>
            <w:r w:rsidR="0013587E" w:rsidRPr="00CB2F1D">
              <w:t xml:space="preserve">or </w:t>
            </w:r>
            <w:r w:rsidRPr="00CB2F1D">
              <w:t>have different transfer options, these should be re</w:t>
            </w:r>
            <w:r w:rsidRPr="00CB2F1D">
              <w:t>p</w:t>
            </w:r>
            <w:r w:rsidRPr="00CB2F1D">
              <w:t xml:space="preserve">resented as different </w:t>
            </w:r>
            <w:r w:rsidRPr="00CB2F1D">
              <w:rPr>
                <w:rStyle w:val="ElementxPath"/>
              </w:rPr>
              <w:t>distributor/MD_Distributor</w:t>
            </w:r>
            <w:r w:rsidRPr="00CB2F1D">
              <w:t xml:space="preserve"> instances.</w:t>
            </w:r>
            <w:r w:rsidR="003E039F" w:rsidRPr="00CB2F1D">
              <w:t xml:space="preserve"> See section </w:t>
            </w:r>
            <w:r w:rsidR="003E039F" w:rsidRPr="00CB2F1D">
              <w:fldChar w:fldCharType="begin"/>
            </w:r>
            <w:r w:rsidR="003E039F" w:rsidRPr="00CB2F1D">
              <w:instrText xml:space="preserve"> REF _Ref247463009 \r \h </w:instrText>
            </w:r>
            <w:r w:rsidR="003E039F" w:rsidRPr="00CB2F1D">
              <w:fldChar w:fldCharType="separate"/>
            </w:r>
            <w:r w:rsidR="002C0A6A">
              <w:t>4.13</w:t>
            </w:r>
            <w:r w:rsidR="003E039F" w:rsidRPr="00CB2F1D">
              <w:fldChar w:fldCharType="end"/>
            </w:r>
            <w:r w:rsidR="003E039F" w:rsidRPr="00CB2F1D">
              <w:t xml:space="preserve"> ‘</w:t>
            </w:r>
            <w:r w:rsidR="003E039F" w:rsidRPr="007C5372">
              <w:rPr>
                <w:i/>
              </w:rPr>
              <w:fldChar w:fldCharType="begin"/>
            </w:r>
            <w:r w:rsidR="003E039F" w:rsidRPr="007C5372">
              <w:rPr>
                <w:i/>
              </w:rPr>
              <w:instrText xml:space="preserve"> REF _Ref247463009 \h </w:instrText>
            </w:r>
            <w:r w:rsidR="007C5372">
              <w:rPr>
                <w:i/>
              </w:rPr>
              <w:instrText xml:space="preserve"> \* MERGEFORMAT </w:instrText>
            </w:r>
            <w:r w:rsidR="003E039F" w:rsidRPr="007C5372">
              <w:rPr>
                <w:i/>
              </w:rPr>
            </w:r>
            <w:r w:rsidR="003E039F" w:rsidRPr="007C5372">
              <w:rPr>
                <w:i/>
              </w:rPr>
              <w:fldChar w:fldCharType="separate"/>
            </w:r>
            <w:r w:rsidR="002C0A6A" w:rsidRPr="009851E6">
              <w:rPr>
                <w:i/>
              </w:rPr>
              <w:t>Use of MD_Distribution and MD_Distributor</w:t>
            </w:r>
            <w:r w:rsidR="003E039F" w:rsidRPr="007C5372">
              <w:rPr>
                <w:i/>
              </w:rPr>
              <w:fldChar w:fldCharType="end"/>
            </w:r>
            <w:r w:rsidR="003E039F" w:rsidRPr="00CB2F1D">
              <w:t>’ for instructions on use of these elements.</w:t>
            </w:r>
          </w:p>
        </w:tc>
      </w:tr>
      <w:tr w:rsidR="005B2A5C" w:rsidRPr="00CB2F1D" w:rsidTr="00C55311">
        <w:trPr>
          <w:cantSplit/>
        </w:trPr>
        <w:tc>
          <w:tcPr>
            <w:tcW w:w="1151" w:type="pct"/>
          </w:tcPr>
          <w:p w:rsidR="0032148F" w:rsidRPr="00CB2F1D" w:rsidRDefault="009E344A" w:rsidP="00A357C8">
            <w:r w:rsidRPr="00CB2F1D">
              <w:t xml:space="preserve">Resource </w:t>
            </w:r>
            <w:r w:rsidR="00033667" w:rsidRPr="00CB2F1D">
              <w:t>distributor</w:t>
            </w:r>
            <w:r w:rsidR="0032148F" w:rsidRPr="00CB2F1D">
              <w:t xml:space="preserve"> respo</w:t>
            </w:r>
            <w:r w:rsidR="0032148F" w:rsidRPr="00CB2F1D">
              <w:t>n</w:t>
            </w:r>
            <w:r w:rsidR="0032148F" w:rsidRPr="00CB2F1D">
              <w:t>sible party</w:t>
            </w:r>
            <w:r w:rsidR="00C30D0D">
              <w:t xml:space="preserve"> </w:t>
            </w:r>
            <w:r w:rsidR="00E86C35">
              <w:t>(O)</w:t>
            </w:r>
          </w:p>
          <w:p w:rsidR="0032148F" w:rsidRPr="00CB2F1D" w:rsidRDefault="0032148F" w:rsidP="00A357C8">
            <w:pPr>
              <w:rPr>
                <w:rStyle w:val="ElementxPath"/>
              </w:rPr>
            </w:pPr>
            <w:r w:rsidRPr="00CB2F1D">
              <w:rPr>
                <w:rStyle w:val="ElementxPath"/>
              </w:rPr>
              <w:t>distributionInfo/</w:t>
            </w:r>
            <w:r w:rsidR="00BB4983">
              <w:rPr>
                <w:rStyle w:val="ElementxPath"/>
              </w:rPr>
              <w:t>-</w:t>
            </w:r>
            <w:r w:rsidRPr="00CB2F1D">
              <w:rPr>
                <w:rStyle w:val="ElementxPath"/>
              </w:rPr>
              <w:t>MD_Distribution/</w:t>
            </w:r>
            <w:r w:rsidR="00CE6E7D">
              <w:rPr>
                <w:rStyle w:val="ElementxPath"/>
              </w:rPr>
              <w:softHyphen/>
            </w:r>
            <w:r w:rsidRPr="00CB2F1D">
              <w:rPr>
                <w:rStyle w:val="ElementxPath"/>
              </w:rPr>
              <w:t>di</w:t>
            </w:r>
            <w:r w:rsidR="00FE73C1" w:rsidRPr="00CB2F1D">
              <w:rPr>
                <w:rStyle w:val="ElementxPath"/>
              </w:rPr>
              <w:t>s</w:t>
            </w:r>
            <w:r w:rsidRPr="00CB2F1D">
              <w:rPr>
                <w:rStyle w:val="ElementxPath"/>
              </w:rPr>
              <w:t>trib</w:t>
            </w:r>
            <w:r w:rsidR="00AB3B2D" w:rsidRPr="00CB2F1D">
              <w:rPr>
                <w:rStyle w:val="ElementxPath"/>
              </w:rPr>
              <w:t>u</w:t>
            </w:r>
            <w:r w:rsidRPr="00CB2F1D">
              <w:rPr>
                <w:rStyle w:val="ElementxPath"/>
              </w:rPr>
              <w:t>tor/MD_Distributor/</w:t>
            </w:r>
            <w:r w:rsidR="00CE6E7D">
              <w:rPr>
                <w:rStyle w:val="ElementxPath"/>
              </w:rPr>
              <w:softHyphen/>
            </w:r>
            <w:r w:rsidR="00AB3B2D" w:rsidRPr="00CB2F1D">
              <w:rPr>
                <w:rStyle w:val="ElementxPath"/>
              </w:rPr>
              <w:t>distributorContact/</w:t>
            </w:r>
            <w:r w:rsidR="00CE6E7D">
              <w:rPr>
                <w:rStyle w:val="ElementxPath"/>
              </w:rPr>
              <w:softHyphen/>
            </w:r>
            <w:r w:rsidRPr="00CB2F1D">
              <w:rPr>
                <w:rStyle w:val="ElementxPath"/>
              </w:rPr>
              <w:t>CI_ResponsibleParty</w:t>
            </w:r>
          </w:p>
        </w:tc>
        <w:tc>
          <w:tcPr>
            <w:tcW w:w="429" w:type="pct"/>
          </w:tcPr>
          <w:p w:rsidR="0032148F" w:rsidRPr="00CB2F1D" w:rsidRDefault="00FE73C1" w:rsidP="00B24B0F">
            <w:pPr>
              <w:jc w:val="center"/>
            </w:pPr>
            <w:r w:rsidRPr="00CB2F1D">
              <w:t>C-</w:t>
            </w:r>
            <w:r w:rsidR="00E32F04">
              <w:t>M</w:t>
            </w:r>
          </w:p>
        </w:tc>
        <w:tc>
          <w:tcPr>
            <w:tcW w:w="3420" w:type="pct"/>
          </w:tcPr>
          <w:p w:rsidR="0032148F" w:rsidRDefault="0032148F" w:rsidP="00FA16A0">
            <w:pPr>
              <w:pStyle w:val="Tableentry"/>
            </w:pPr>
            <w:r w:rsidRPr="00CB2F1D">
              <w:rPr>
                <w:rStyle w:val="ElementxPath"/>
              </w:rPr>
              <w:t>MD_Distributor</w:t>
            </w:r>
            <w:r w:rsidRPr="00CB2F1D">
              <w:t xml:space="preserve"> is required, which requires one </w:t>
            </w:r>
            <w:r w:rsidRPr="00CB2F1D">
              <w:rPr>
                <w:rStyle w:val="ElementxPath"/>
              </w:rPr>
              <w:t>CI_ResponsibleParty</w:t>
            </w:r>
            <w:r w:rsidRPr="00CB2F1D">
              <w:t xml:space="preserve">. </w:t>
            </w:r>
            <w:r w:rsidR="00E32F04">
              <w:t>A</w:t>
            </w:r>
            <w:r w:rsidR="00E32F04" w:rsidRPr="00CB2F1D">
              <w:t xml:space="preserve"> </w:t>
            </w:r>
            <w:r w:rsidRPr="00CB2F1D">
              <w:t>responsible party</w:t>
            </w:r>
            <w:r w:rsidR="00E32F04">
              <w:t xml:space="preserve"> with</w:t>
            </w:r>
            <w:r w:rsidR="00E32F04" w:rsidRPr="00E32F04">
              <w:t xml:space="preserve"> role.CI_RoleCode@codeListValue = "</w:t>
            </w:r>
            <w:r w:rsidR="00E32F04" w:rsidRPr="007713B2">
              <w:rPr>
                <w:rStyle w:val="codelist"/>
              </w:rPr>
              <w:t>pointOfContact</w:t>
            </w:r>
            <w:r w:rsidR="00E32F04" w:rsidRPr="00E32F04">
              <w:t xml:space="preserve"> " (CI_RoleCode element value = "</w:t>
            </w:r>
            <w:r w:rsidR="00E32F04" w:rsidRPr="007713B2">
              <w:rPr>
                <w:rStyle w:val="codelist"/>
              </w:rPr>
              <w:t>pointOfContact</w:t>
            </w:r>
            <w:r w:rsidR="00E32F04" w:rsidRPr="00E32F04">
              <w:t xml:space="preserve"> ")</w:t>
            </w:r>
            <w:r w:rsidR="00E32F04">
              <w:t xml:space="preserve"> is mandatory, to</w:t>
            </w:r>
            <w:r w:rsidR="00E32F04" w:rsidRPr="00E54293">
              <w:rPr>
                <w:lang w:eastAsia="ja-JP"/>
              </w:rPr>
              <w:t xml:space="preserve"> </w:t>
            </w:r>
            <w:r w:rsidR="00E32F04">
              <w:rPr>
                <w:lang w:eastAsia="ja-JP"/>
              </w:rPr>
              <w:t>provide a contact point to report problems with a</w:t>
            </w:r>
            <w:r w:rsidR="00E32F04">
              <w:rPr>
                <w:lang w:eastAsia="ja-JP"/>
              </w:rPr>
              <w:t>c</w:t>
            </w:r>
            <w:r w:rsidR="00E32F04">
              <w:rPr>
                <w:lang w:eastAsia="ja-JP"/>
              </w:rPr>
              <w:t>cessing the resource through distributions associated with the distributor</w:t>
            </w:r>
            <w:r w:rsidR="00E32F04" w:rsidRPr="00E54293">
              <w:rPr>
                <w:lang w:eastAsia="ja-JP"/>
              </w:rPr>
              <w:t>.</w:t>
            </w:r>
            <w:r w:rsidR="00FE73C1" w:rsidRPr="00CB2F1D">
              <w:t xml:space="preserve"> </w:t>
            </w:r>
            <w:r w:rsidR="00E32F04">
              <w:rPr>
                <w:lang w:eastAsia="ja-JP"/>
              </w:rPr>
              <w:t xml:space="preserve">The CI_ResponsibleParty element must </w:t>
            </w:r>
            <w:r w:rsidR="00E32F04" w:rsidRPr="007E2D3E">
              <w:rPr>
                <w:lang w:eastAsia="ja-JP"/>
              </w:rPr>
              <w:t>include a contact e-mail address (electronicMailA</w:t>
            </w:r>
            <w:r w:rsidR="00E32F04" w:rsidRPr="007E2D3E">
              <w:rPr>
                <w:lang w:eastAsia="ja-JP"/>
              </w:rPr>
              <w:t>d</w:t>
            </w:r>
            <w:r w:rsidR="00E32F04" w:rsidRPr="007E2D3E">
              <w:rPr>
                <w:lang w:eastAsia="ja-JP"/>
              </w:rPr>
              <w:t>dress) or telephone number (electronicMailAddress)</w:t>
            </w:r>
            <w:r w:rsidR="00E32F04">
              <w:rPr>
                <w:lang w:eastAsia="ja-JP"/>
              </w:rPr>
              <w:t>, and one of individ</w:t>
            </w:r>
            <w:r w:rsidR="00E32F04" w:rsidRPr="007E2D3E">
              <w:rPr>
                <w:lang w:eastAsia="ja-JP"/>
              </w:rPr>
              <w:t>ualName</w:t>
            </w:r>
            <w:r w:rsidR="00E32F04">
              <w:rPr>
                <w:lang w:eastAsia="ja-JP"/>
              </w:rPr>
              <w:t xml:space="preserve">, </w:t>
            </w:r>
            <w:r w:rsidR="00E32F04" w:rsidRPr="007E2D3E">
              <w:rPr>
                <w:lang w:eastAsia="ja-JP"/>
              </w:rPr>
              <w:t>organis</w:t>
            </w:r>
            <w:r w:rsidR="00E32F04" w:rsidRPr="007E2D3E">
              <w:rPr>
                <w:lang w:eastAsia="ja-JP"/>
              </w:rPr>
              <w:t>a</w:t>
            </w:r>
            <w:r w:rsidR="00E32F04" w:rsidRPr="007E2D3E">
              <w:rPr>
                <w:lang w:eastAsia="ja-JP"/>
              </w:rPr>
              <w:t>tionName</w:t>
            </w:r>
            <w:r w:rsidR="00E32F04">
              <w:rPr>
                <w:lang w:eastAsia="ja-JP"/>
              </w:rPr>
              <w:t>, or positionName must be present</w:t>
            </w:r>
            <w:r w:rsidR="00E32F04" w:rsidRPr="007E2D3E">
              <w:rPr>
                <w:lang w:eastAsia="ja-JP"/>
              </w:rPr>
              <w:t>.</w:t>
            </w:r>
            <w:r w:rsidR="00E32F04">
              <w:rPr>
                <w:lang w:eastAsia="ja-JP"/>
              </w:rPr>
              <w:t xml:space="preserve"> </w:t>
            </w:r>
            <w:r w:rsidR="00E32F04">
              <w:t xml:space="preserve">Other distributorContacts with different roles may be ignored by USGIN catalogs. </w:t>
            </w:r>
            <w:r w:rsidR="00DE66D8">
              <w:t xml:space="preserve">ISO </w:t>
            </w:r>
            <w:r w:rsidR="00FE73C1" w:rsidRPr="00CB2F1D">
              <w:t>Role</w:t>
            </w:r>
            <w:r w:rsidR="00FB0712">
              <w:t xml:space="preserve"> c</w:t>
            </w:r>
            <w:r w:rsidR="00FB0712" w:rsidRPr="00CB2F1D">
              <w:t xml:space="preserve">odes </w:t>
            </w:r>
            <w:r w:rsidR="00FE73C1" w:rsidRPr="00CB2F1D">
              <w:t xml:space="preserve">applicable in this context include: </w:t>
            </w:r>
            <w:r w:rsidR="007713B2">
              <w:t>{</w:t>
            </w:r>
            <w:r w:rsidR="00FE73C1" w:rsidRPr="007713B2">
              <w:rPr>
                <w:rStyle w:val="codelist"/>
              </w:rPr>
              <w:t>resourceProvider</w:t>
            </w:r>
            <w:r w:rsidR="0041079A" w:rsidRPr="007713B2">
              <w:rPr>
                <w:rStyle w:val="codelist"/>
              </w:rPr>
              <w:t>, distributor</w:t>
            </w:r>
            <w:r w:rsidR="00FE73C1" w:rsidRPr="007713B2">
              <w:rPr>
                <w:rStyle w:val="codelist"/>
              </w:rPr>
              <w:t>, pointOfContact</w:t>
            </w:r>
            <w:r w:rsidR="007713B2">
              <w:t>}</w:t>
            </w:r>
            <w:r w:rsidR="00DE66D8">
              <w:t xml:space="preserve">. </w:t>
            </w:r>
            <w:r w:rsidR="00FB0712" w:rsidRPr="00CB2F1D">
              <w:t xml:space="preserve">See section </w:t>
            </w:r>
            <w:r w:rsidR="00FB0712" w:rsidRPr="00CB2F1D">
              <w:fldChar w:fldCharType="begin"/>
            </w:r>
            <w:r w:rsidR="00FB0712" w:rsidRPr="00CB2F1D">
              <w:instrText xml:space="preserve"> REF _Ref247269078 \w \h </w:instrText>
            </w:r>
            <w:r w:rsidR="00FB0712" w:rsidRPr="00CB2F1D">
              <w:fldChar w:fldCharType="separate"/>
            </w:r>
            <w:r w:rsidR="002C0A6A">
              <w:t>4.17.3</w:t>
            </w:r>
            <w:r w:rsidR="00FB0712" w:rsidRPr="00CB2F1D">
              <w:fldChar w:fldCharType="end"/>
            </w:r>
            <w:r w:rsidR="00FB0712" w:rsidRPr="00CB2F1D">
              <w:t xml:space="preserve"> </w:t>
            </w:r>
            <w:r w:rsidR="00191C96">
              <w:t>'</w:t>
            </w:r>
            <w:r w:rsidR="00FB0712" w:rsidRPr="00191C96">
              <w:rPr>
                <w:i/>
              </w:rPr>
              <w:fldChar w:fldCharType="begin"/>
            </w:r>
            <w:r w:rsidR="00FB0712" w:rsidRPr="00191C96">
              <w:rPr>
                <w:i/>
              </w:rPr>
              <w:instrText xml:space="preserve"> REF _Ref247269078 \h </w:instrText>
            </w:r>
            <w:r w:rsidR="00191C96">
              <w:rPr>
                <w:i/>
              </w:rPr>
              <w:instrText xml:space="preserve"> \* MERGEFORMAT </w:instrText>
            </w:r>
            <w:r w:rsidR="00FB0712" w:rsidRPr="00191C96">
              <w:rPr>
                <w:i/>
              </w:rPr>
            </w:r>
            <w:r w:rsidR="00FB0712" w:rsidRPr="00191C96">
              <w:rPr>
                <w:i/>
              </w:rPr>
              <w:fldChar w:fldCharType="separate"/>
            </w:r>
            <w:r w:rsidR="002C0A6A" w:rsidRPr="009851E6">
              <w:rPr>
                <w:i/>
              </w:rPr>
              <w:t>Codelists</w:t>
            </w:r>
            <w:r w:rsidR="00FB0712" w:rsidRPr="00191C96">
              <w:rPr>
                <w:i/>
              </w:rPr>
              <w:fldChar w:fldCharType="end"/>
            </w:r>
            <w:r w:rsidR="00191C96">
              <w:rPr>
                <w:i/>
              </w:rPr>
              <w:t>'</w:t>
            </w:r>
            <w:r w:rsidR="00FB0712" w:rsidRPr="00CB2F1D">
              <w:t xml:space="preserve"> for details on </w:t>
            </w:r>
            <w:r w:rsidR="00FB0712">
              <w:t>codelist encoding</w:t>
            </w:r>
            <w:r w:rsidR="00FB0712" w:rsidRPr="00CB2F1D">
              <w:t>.</w:t>
            </w:r>
          </w:p>
          <w:p w:rsidR="00E32F04" w:rsidRPr="00CB2F1D" w:rsidRDefault="00E32F04" w:rsidP="00FA16A0">
            <w:pPr>
              <w:pStyle w:val="Tableentry"/>
            </w:pPr>
            <w:r>
              <w:rPr>
                <w:lang w:eastAsia="ja-JP"/>
              </w:rPr>
              <w:t xml:space="preserve">  </w:t>
            </w:r>
          </w:p>
        </w:tc>
      </w:tr>
      <w:tr w:rsidR="009E344A" w:rsidRPr="00CB2F1D" w:rsidTr="00C55311">
        <w:trPr>
          <w:cantSplit/>
        </w:trPr>
        <w:tc>
          <w:tcPr>
            <w:tcW w:w="1151" w:type="pct"/>
          </w:tcPr>
          <w:p w:rsidR="009E344A" w:rsidRPr="00CB2F1D" w:rsidRDefault="009E344A" w:rsidP="00A357C8">
            <w:r w:rsidRPr="00CB2F1D">
              <w:lastRenderedPageBreak/>
              <w:t xml:space="preserve">Resource </w:t>
            </w:r>
            <w:r w:rsidR="00033667" w:rsidRPr="00CB2F1D">
              <w:t>distributor</w:t>
            </w:r>
            <w:r w:rsidRPr="00CB2F1D">
              <w:t xml:space="preserve"> order process (O)</w:t>
            </w:r>
          </w:p>
          <w:p w:rsidR="009E344A" w:rsidRPr="00CB2F1D" w:rsidRDefault="009E344A" w:rsidP="00A357C8">
            <w:r w:rsidRPr="00CB2F1D">
              <w:rPr>
                <w:rStyle w:val="ElementxPath"/>
              </w:rPr>
              <w:t>distributionInfo/</w:t>
            </w:r>
            <w:r w:rsidR="00A5071E">
              <w:rPr>
                <w:rStyle w:val="ElementxPath"/>
              </w:rPr>
              <w:t>-</w:t>
            </w:r>
            <w:r w:rsidRPr="00CB2F1D">
              <w:rPr>
                <w:rStyle w:val="ElementxPath"/>
              </w:rPr>
              <w:t>MD_Distribution/distributor/</w:t>
            </w:r>
            <w:r w:rsidR="00A5071E">
              <w:rPr>
                <w:rStyle w:val="ElementxPath"/>
              </w:rPr>
              <w:t>-</w:t>
            </w:r>
            <w:r w:rsidRPr="00CB2F1D">
              <w:rPr>
                <w:rStyle w:val="ElementxPath"/>
              </w:rPr>
              <w:t>MD_Distributor/</w:t>
            </w:r>
            <w:r w:rsidR="00A5071E">
              <w:rPr>
                <w:rStyle w:val="ElementxPath"/>
              </w:rPr>
              <w:t>-</w:t>
            </w:r>
            <w:r w:rsidRPr="00CB2F1D">
              <w:rPr>
                <w:rStyle w:val="ElementxPath"/>
              </w:rPr>
              <w:t>distributionOrderProcess/</w:t>
            </w:r>
            <w:r w:rsidR="00A5071E">
              <w:rPr>
                <w:rStyle w:val="ElementxPath"/>
              </w:rPr>
              <w:t>-</w:t>
            </w:r>
            <w:r w:rsidRPr="00CB2F1D">
              <w:rPr>
                <w:rStyle w:val="ElementxPath"/>
              </w:rPr>
              <w:t xml:space="preserve">MD_StandardOrderProcess </w:t>
            </w:r>
          </w:p>
        </w:tc>
        <w:tc>
          <w:tcPr>
            <w:tcW w:w="429" w:type="pct"/>
          </w:tcPr>
          <w:p w:rsidR="009E344A" w:rsidRPr="00CB2F1D" w:rsidRDefault="009E344A" w:rsidP="00B24B0F">
            <w:pPr>
              <w:jc w:val="center"/>
            </w:pPr>
            <w:r w:rsidRPr="00CB2F1D">
              <w:t>O-</w:t>
            </w:r>
            <w:r w:rsidR="00E32F04">
              <w:t>C</w:t>
            </w:r>
          </w:p>
        </w:tc>
        <w:tc>
          <w:tcPr>
            <w:tcW w:w="3420" w:type="pct"/>
          </w:tcPr>
          <w:p w:rsidR="009E344A" w:rsidRPr="00CB2F1D" w:rsidRDefault="00954128" w:rsidP="00A357C8">
            <w:pPr>
              <w:pStyle w:val="Tableentry"/>
            </w:pPr>
            <w:r w:rsidRPr="00954128">
              <w:t>Information on the availability of the resource including at least one of fees, available date and time, ordering instructions, or turnaround. For physical resources, ordering instructions are mandatory as these will typically indicate the method of accessing the resource.</w:t>
            </w:r>
          </w:p>
        </w:tc>
      </w:tr>
      <w:tr w:rsidR="00033667" w:rsidRPr="00CB2F1D" w:rsidTr="00C55311">
        <w:trPr>
          <w:cantSplit/>
        </w:trPr>
        <w:tc>
          <w:tcPr>
            <w:tcW w:w="1151" w:type="pct"/>
          </w:tcPr>
          <w:p w:rsidR="00033667" w:rsidRPr="00CB2F1D" w:rsidRDefault="00033667" w:rsidP="00A357C8">
            <w:r w:rsidRPr="00CB2F1D">
              <w:t>Resource distributor format (O)</w:t>
            </w:r>
          </w:p>
          <w:p w:rsidR="00033667" w:rsidRPr="00CB2F1D" w:rsidRDefault="00033667" w:rsidP="00A357C8">
            <w:r w:rsidRPr="00CB2F1D">
              <w:rPr>
                <w:rStyle w:val="ElementxPath"/>
              </w:rPr>
              <w:t>distributionInfo/</w:t>
            </w:r>
            <w:r w:rsidR="00A5071E">
              <w:rPr>
                <w:rStyle w:val="ElementxPath"/>
              </w:rPr>
              <w:t>-</w:t>
            </w:r>
            <w:r w:rsidRPr="00CB2F1D">
              <w:rPr>
                <w:rStyle w:val="ElementxPath"/>
              </w:rPr>
              <w:t>MD_Distribution/distributor/</w:t>
            </w:r>
            <w:r w:rsidR="00A5071E">
              <w:rPr>
                <w:rStyle w:val="ElementxPath"/>
              </w:rPr>
              <w:t>-</w:t>
            </w:r>
            <w:r w:rsidRPr="00CB2F1D">
              <w:rPr>
                <w:rStyle w:val="ElementxPath"/>
              </w:rPr>
              <w:t>MD_Distributor/</w:t>
            </w:r>
            <w:r w:rsidR="00A5071E">
              <w:rPr>
                <w:rStyle w:val="ElementxPath"/>
              </w:rPr>
              <w:t>-</w:t>
            </w:r>
            <w:r w:rsidRPr="00CB2F1D">
              <w:rPr>
                <w:rStyle w:val="ElementxPath"/>
              </w:rPr>
              <w:t>distributorFormat/MD_Format</w:t>
            </w:r>
          </w:p>
        </w:tc>
        <w:tc>
          <w:tcPr>
            <w:tcW w:w="429" w:type="pct"/>
          </w:tcPr>
          <w:p w:rsidR="00033667" w:rsidRPr="00CB2F1D" w:rsidRDefault="00033667" w:rsidP="00B24B0F">
            <w:pPr>
              <w:jc w:val="center"/>
            </w:pPr>
            <w:r w:rsidRPr="00CB2F1D">
              <w:t>O-</w:t>
            </w:r>
            <w:r w:rsidR="00E32F04">
              <w:t>O</w:t>
            </w:r>
          </w:p>
        </w:tc>
        <w:tc>
          <w:tcPr>
            <w:tcW w:w="3420" w:type="pct"/>
          </w:tcPr>
          <w:p w:rsidR="00C30D0D" w:rsidRPr="00CB2F1D" w:rsidRDefault="003E039F" w:rsidP="00A357C8">
            <w:pPr>
              <w:pStyle w:val="Tableentry"/>
            </w:pPr>
            <w:r w:rsidRPr="00CB2F1D">
              <w:t xml:space="preserve">See section </w:t>
            </w:r>
            <w:r w:rsidR="001C3B10">
              <w:fldChar w:fldCharType="begin"/>
            </w:r>
            <w:r w:rsidR="001C3B10">
              <w:instrText xml:space="preserve"> REF _Ref252865336 \r \h </w:instrText>
            </w:r>
            <w:r w:rsidR="001C3B10">
              <w:fldChar w:fldCharType="separate"/>
            </w:r>
            <w:r w:rsidR="002C0A6A">
              <w:t>4.14</w:t>
            </w:r>
            <w:r w:rsidR="001C3B10">
              <w:fldChar w:fldCharType="end"/>
            </w:r>
            <w:r w:rsidR="00954128">
              <w:t xml:space="preserve"> </w:t>
            </w:r>
            <w:r w:rsidR="00026FBC">
              <w:t>‘</w:t>
            </w:r>
            <w:r w:rsidR="001C3B10">
              <w:fldChar w:fldCharType="begin"/>
            </w:r>
            <w:r w:rsidR="001C3B10">
              <w:instrText xml:space="preserve"> REF _Ref252865338 \h </w:instrText>
            </w:r>
            <w:r w:rsidR="001C3B10">
              <w:fldChar w:fldCharType="separate"/>
            </w:r>
            <w:r w:rsidR="002C0A6A" w:rsidRPr="00CB2F1D">
              <w:t xml:space="preserve">Distribution </w:t>
            </w:r>
            <w:r w:rsidR="002C0A6A">
              <w:t>F</w:t>
            </w:r>
            <w:r w:rsidR="002C0A6A" w:rsidRPr="00CB2F1D">
              <w:t>ormat</w:t>
            </w:r>
            <w:r w:rsidR="001C3B10">
              <w:fldChar w:fldCharType="end"/>
            </w:r>
            <w:r w:rsidR="001C3B10">
              <w:t xml:space="preserve"> </w:t>
            </w:r>
            <w:r w:rsidRPr="00CB2F1D">
              <w:t xml:space="preserve">’ for instructions on use of these elements. </w:t>
            </w:r>
            <w:r w:rsidR="003D2AF7" w:rsidRPr="00CB2F1D">
              <w:t xml:space="preserve"> </w:t>
            </w:r>
          </w:p>
        </w:tc>
      </w:tr>
      <w:tr w:rsidR="0089267E" w:rsidRPr="00CB2F1D" w:rsidTr="00C55311">
        <w:trPr>
          <w:cantSplit/>
        </w:trPr>
        <w:tc>
          <w:tcPr>
            <w:tcW w:w="1151" w:type="pct"/>
          </w:tcPr>
          <w:p w:rsidR="0089267E" w:rsidRPr="00CB2F1D" w:rsidRDefault="0089267E" w:rsidP="008314E9">
            <w:pPr>
              <w:pStyle w:val="Tableentry"/>
            </w:pPr>
            <w:r w:rsidRPr="00CB2F1D">
              <w:t>Resource distribution tran</w:t>
            </w:r>
            <w:r w:rsidRPr="00CB2F1D">
              <w:t>s</w:t>
            </w:r>
            <w:r w:rsidRPr="00CB2F1D">
              <w:t>fer options (O)</w:t>
            </w:r>
          </w:p>
          <w:p w:rsidR="0089267E" w:rsidRPr="00CB2F1D" w:rsidRDefault="0089267E" w:rsidP="008314E9">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Pr="00CB2F1D">
              <w:rPr>
                <w:rStyle w:val="ElementxPath"/>
              </w:rPr>
              <w:t>MD_DigitalTransferOptions</w:t>
            </w:r>
          </w:p>
        </w:tc>
        <w:tc>
          <w:tcPr>
            <w:tcW w:w="429" w:type="pct"/>
          </w:tcPr>
          <w:p w:rsidR="0089267E" w:rsidRPr="00CB2F1D" w:rsidRDefault="0089267E" w:rsidP="008314E9">
            <w:pPr>
              <w:jc w:val="center"/>
            </w:pPr>
            <w:r w:rsidRPr="00CB2F1D">
              <w:t>C-C</w:t>
            </w:r>
          </w:p>
        </w:tc>
        <w:tc>
          <w:tcPr>
            <w:tcW w:w="3420" w:type="pct"/>
          </w:tcPr>
          <w:p w:rsidR="0089267E" w:rsidRPr="00CB2F1D" w:rsidRDefault="0089267E" w:rsidP="00802FD9">
            <w:pPr>
              <w:pStyle w:val="Tableentry"/>
            </w:pPr>
            <w:r w:rsidRPr="00CB2F1D">
              <w:rPr>
                <w:rStyle w:val="ElementxPath"/>
              </w:rPr>
              <w:t>MD_DigitalTransferOptions</w:t>
            </w:r>
            <w:r w:rsidRPr="00CB2F1D">
              <w:t xml:space="preserve"> provides information on digital distribution of resource. See se</w:t>
            </w:r>
            <w:r w:rsidRPr="00CB2F1D">
              <w:t>c</w:t>
            </w:r>
            <w:r w:rsidRPr="00CB2F1D">
              <w:t xml:space="preserve">tion </w:t>
            </w:r>
            <w:r w:rsidRPr="00CB2F1D">
              <w:fldChar w:fldCharType="begin"/>
            </w:r>
            <w:r w:rsidRPr="00CB2F1D">
              <w:instrText xml:space="preserve"> REF _Ref247463009 \r \h </w:instrText>
            </w:r>
            <w:r w:rsidRPr="00CB2F1D">
              <w:fldChar w:fldCharType="separate"/>
            </w:r>
            <w:r>
              <w:t>4.13</w:t>
            </w:r>
            <w:r w:rsidRPr="00CB2F1D">
              <w:fldChar w:fldCharType="end"/>
            </w:r>
            <w:r w:rsidRPr="00CB2F1D">
              <w:t xml:space="preserve"> ‘</w:t>
            </w:r>
            <w:r w:rsidRPr="007C5372">
              <w:rPr>
                <w:i/>
              </w:rPr>
              <w:fldChar w:fldCharType="begin"/>
            </w:r>
            <w:r w:rsidRPr="007C5372">
              <w:rPr>
                <w:i/>
              </w:rPr>
              <w:instrText xml:space="preserve"> REF _Ref247463009 \h </w:instrText>
            </w:r>
            <w:r>
              <w:rPr>
                <w:i/>
              </w:rPr>
              <w:instrText xml:space="preserve"> \* MERGEFORMAT </w:instrText>
            </w:r>
            <w:r w:rsidRPr="007C5372">
              <w:rPr>
                <w:i/>
              </w:rPr>
            </w:r>
            <w:r w:rsidRPr="007C5372">
              <w:rPr>
                <w:i/>
              </w:rPr>
              <w:fldChar w:fldCharType="separate"/>
            </w:r>
            <w:r w:rsidRPr="00924A30">
              <w:rPr>
                <w:i/>
              </w:rPr>
              <w:t>Use of MD_Distribution and MD_Distributor</w:t>
            </w:r>
            <w:r w:rsidRPr="007C5372">
              <w:rPr>
                <w:i/>
              </w:rPr>
              <w:fldChar w:fldCharType="end"/>
            </w:r>
            <w:r w:rsidRPr="00CB2F1D">
              <w:t>’ for instructions on use of this el</w:t>
            </w:r>
            <w:r w:rsidRPr="00CB2F1D">
              <w:t>e</w:t>
            </w:r>
            <w:r w:rsidRPr="00CB2F1D">
              <w:t xml:space="preserve">ment. </w:t>
            </w:r>
            <w:r w:rsidRPr="0037780D">
              <w:t>If distribution information is included (MD_Distribution is not null), then at least one one MD_Distribution/transferOptions element is required</w:t>
            </w:r>
            <w:r>
              <w:t>.</w:t>
            </w:r>
          </w:p>
        </w:tc>
      </w:tr>
      <w:tr w:rsidR="005B2A5C" w:rsidRPr="00CB2F1D" w:rsidTr="00C55311">
        <w:trPr>
          <w:cantSplit/>
        </w:trPr>
        <w:tc>
          <w:tcPr>
            <w:tcW w:w="1151" w:type="pct"/>
          </w:tcPr>
          <w:p w:rsidR="003D4D57" w:rsidRPr="00CB2F1D" w:rsidRDefault="003D4D57" w:rsidP="00A357C8">
            <w:r w:rsidRPr="00CB2F1D">
              <w:t xml:space="preserve">Resource </w:t>
            </w:r>
            <w:r w:rsidR="00033667" w:rsidRPr="00CB2F1D">
              <w:t xml:space="preserve">distributor </w:t>
            </w:r>
            <w:r w:rsidRPr="00CB2F1D">
              <w:t xml:space="preserve">online distribution </w:t>
            </w:r>
            <w:r w:rsidR="009E344A" w:rsidRPr="00CB2F1D">
              <w:t xml:space="preserve">linkage </w:t>
            </w:r>
            <w:r w:rsidRPr="00CB2F1D">
              <w:t>(O)</w:t>
            </w:r>
          </w:p>
          <w:p w:rsidR="00093B6F"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3D4D57" w:rsidRPr="00CB2F1D">
              <w:rPr>
                <w:rStyle w:val="ElementxPath"/>
              </w:rPr>
              <w:t>MD_DigitalTransferOptions/</w:t>
            </w:r>
            <w:r w:rsidR="00A5071E">
              <w:rPr>
                <w:rStyle w:val="ElementxPath"/>
              </w:rPr>
              <w:t>-</w:t>
            </w:r>
            <w:r w:rsidR="003D4D57" w:rsidRPr="00CB2F1D">
              <w:rPr>
                <w:rStyle w:val="ElementxPath"/>
              </w:rPr>
              <w:t>online/</w:t>
            </w:r>
            <w:r w:rsidR="00A5071E">
              <w:rPr>
                <w:rStyle w:val="ElementxPath"/>
              </w:rPr>
              <w:t>-</w:t>
            </w:r>
            <w:r w:rsidR="003D4D57" w:rsidRPr="00CB2F1D">
              <w:rPr>
                <w:rStyle w:val="ElementxPath"/>
              </w:rPr>
              <w:t>CI_OnlineResource</w:t>
            </w:r>
            <w:r w:rsidR="006C6740" w:rsidRPr="00CB2F1D">
              <w:rPr>
                <w:rStyle w:val="ElementxPath"/>
              </w:rPr>
              <w:t>/linkage</w:t>
            </w:r>
          </w:p>
        </w:tc>
        <w:tc>
          <w:tcPr>
            <w:tcW w:w="429" w:type="pct"/>
          </w:tcPr>
          <w:p w:rsidR="00093B6F" w:rsidRPr="00CB2F1D" w:rsidRDefault="006C6740" w:rsidP="00A357C8">
            <w:pPr>
              <w:jc w:val="center"/>
            </w:pPr>
            <w:r w:rsidRPr="00CB2F1D">
              <w:t>M</w:t>
            </w:r>
            <w:r w:rsidR="003D4D57" w:rsidRPr="00CB2F1D">
              <w:t>-</w:t>
            </w:r>
            <w:r w:rsidRPr="00CB2F1D">
              <w:t>M</w:t>
            </w:r>
          </w:p>
        </w:tc>
        <w:tc>
          <w:tcPr>
            <w:tcW w:w="3420" w:type="pct"/>
          </w:tcPr>
          <w:p w:rsidR="00852EB0" w:rsidRPr="00CB2F1D" w:rsidRDefault="007E2356" w:rsidP="00B24B0F">
            <w:pPr>
              <w:pStyle w:val="Tableentry"/>
            </w:pPr>
            <w:r w:rsidRPr="00CB2F1D">
              <w:t xml:space="preserve">Digital transfer options are </w:t>
            </w:r>
            <w:r w:rsidR="00EE6EBE">
              <w:t>"</w:t>
            </w:r>
            <w:r w:rsidRPr="00CB2F1D">
              <w:t>Technical means and media by which a dataset is obtained from the distributor.</w:t>
            </w:r>
            <w:r w:rsidR="00EE6EBE">
              <w:t>"</w:t>
            </w:r>
            <w:r w:rsidRPr="00CB2F1D">
              <w:t xml:space="preserve"> </w:t>
            </w:r>
            <w:r w:rsidR="0039510D" w:rsidRPr="00CB2F1D">
              <w:t xml:space="preserve">The </w:t>
            </w:r>
            <w:r w:rsidR="00852EB0" w:rsidRPr="00852EB0">
              <w:rPr>
                <w:rStyle w:val="ElementxPath"/>
              </w:rPr>
              <w:t>CI_OnlineResource/</w:t>
            </w:r>
            <w:r w:rsidR="0039510D" w:rsidRPr="00852EB0">
              <w:rPr>
                <w:rStyle w:val="ElementxPath"/>
              </w:rPr>
              <w:t>linkage</w:t>
            </w:r>
            <w:r w:rsidR="0089267E">
              <w:rPr>
                <w:rStyle w:val="ElementxPath"/>
              </w:rPr>
              <w:t>/URL</w:t>
            </w:r>
            <w:r w:rsidR="0039510D" w:rsidRPr="00CB2F1D">
              <w:t xml:space="preserve"> element </w:t>
            </w:r>
            <w:r w:rsidR="0089267E">
              <w:t>must</w:t>
            </w:r>
            <w:r w:rsidR="0089267E" w:rsidRPr="00CB2F1D">
              <w:t xml:space="preserve"> </w:t>
            </w:r>
            <w:r w:rsidR="0039510D" w:rsidRPr="00CB2F1D">
              <w:t>contain the complete URL to access the resource directly</w:t>
            </w:r>
            <w:r w:rsidR="00546806" w:rsidRPr="00CB2F1D">
              <w:t xml:space="preserve"> (see section</w:t>
            </w:r>
            <w:r w:rsidR="0076401E">
              <w:t>s</w:t>
            </w:r>
            <w:r w:rsidR="00546806" w:rsidRPr="00CB2F1D">
              <w:t xml:space="preserve"> </w:t>
            </w:r>
            <w:r w:rsidR="00546806" w:rsidRPr="00CB2F1D">
              <w:fldChar w:fldCharType="begin"/>
            </w:r>
            <w:r w:rsidR="00546806" w:rsidRPr="00CB2F1D">
              <w:instrText xml:space="preserve"> REF _Ref247457499 \r \h </w:instrText>
            </w:r>
            <w:r w:rsidR="00546806" w:rsidRPr="00CB2F1D">
              <w:fldChar w:fldCharType="separate"/>
            </w:r>
            <w:r w:rsidR="002C0A6A">
              <w:t>4.13</w:t>
            </w:r>
            <w:r w:rsidR="00546806" w:rsidRPr="00CB2F1D">
              <w:fldChar w:fldCharType="end"/>
            </w:r>
            <w:r w:rsidR="0076401E">
              <w:t xml:space="preserve"> to </w:t>
            </w:r>
            <w:r w:rsidR="0076401E">
              <w:fldChar w:fldCharType="begin"/>
            </w:r>
            <w:r w:rsidR="0076401E">
              <w:instrText xml:space="preserve"> REF _Ref312962412 \n \h </w:instrText>
            </w:r>
            <w:r w:rsidR="0076401E">
              <w:fldChar w:fldCharType="separate"/>
            </w:r>
            <w:r w:rsidR="0076401E">
              <w:t>4.15</w:t>
            </w:r>
            <w:r w:rsidR="0076401E">
              <w:fldChar w:fldCharType="end"/>
            </w:r>
            <w:r w:rsidR="0076401E">
              <w:t xml:space="preserve"> for more explanation</w:t>
            </w:r>
            <w:r w:rsidR="00546806" w:rsidRPr="00CB2F1D">
              <w:t>)</w:t>
            </w:r>
            <w:r w:rsidR="0039510D" w:rsidRPr="00CB2F1D">
              <w:t xml:space="preserve">. </w:t>
            </w:r>
          </w:p>
        </w:tc>
      </w:tr>
      <w:tr w:rsidR="00BB7C40" w:rsidRPr="00CB2F1D" w:rsidTr="00C55311">
        <w:trPr>
          <w:cantSplit/>
        </w:trPr>
        <w:tc>
          <w:tcPr>
            <w:tcW w:w="1151" w:type="pct"/>
          </w:tcPr>
          <w:p w:rsidR="00BB7C40" w:rsidRPr="00CB2F1D" w:rsidRDefault="00BB7C40" w:rsidP="00A357C8">
            <w:r w:rsidRPr="00CB2F1D">
              <w:lastRenderedPageBreak/>
              <w:t>Resource distributor online distribution linkage (O)</w:t>
            </w:r>
          </w:p>
          <w:p w:rsidR="00BB7C40"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BB7C40" w:rsidRPr="00CB2F1D">
              <w:rPr>
                <w:rStyle w:val="ElementxPath"/>
              </w:rPr>
              <w:t>MD_DigitalTransfer</w:t>
            </w:r>
            <w:r w:rsidR="00CE6E7D">
              <w:rPr>
                <w:rStyle w:val="ElementxPath"/>
              </w:rPr>
              <w:softHyphen/>
            </w:r>
            <w:r w:rsidR="00BB7C40" w:rsidRPr="00CB2F1D">
              <w:rPr>
                <w:rStyle w:val="ElementxPath"/>
              </w:rPr>
              <w:t>Options/</w:t>
            </w:r>
            <w:r w:rsidR="00AB7811">
              <w:rPr>
                <w:rStyle w:val="ElementxPath"/>
              </w:rPr>
              <w:t>-</w:t>
            </w:r>
            <w:r w:rsidR="00BB7C40" w:rsidRPr="00CB2F1D">
              <w:rPr>
                <w:rStyle w:val="ElementxPath"/>
              </w:rPr>
              <w:t>online/</w:t>
            </w:r>
            <w:r w:rsidR="00CE6E7D">
              <w:rPr>
                <w:rStyle w:val="ElementxPath"/>
              </w:rPr>
              <w:softHyphen/>
            </w:r>
            <w:r w:rsidR="00BB7C40" w:rsidRPr="00CB2F1D">
              <w:rPr>
                <w:rStyle w:val="ElementxPath"/>
              </w:rPr>
              <w:t>CI_OnlineResource/</w:t>
            </w:r>
            <w:r w:rsidR="00BB7C40">
              <w:rPr>
                <w:rStyle w:val="ElementxPath"/>
              </w:rPr>
              <w:t>protocol</w:t>
            </w:r>
          </w:p>
        </w:tc>
        <w:tc>
          <w:tcPr>
            <w:tcW w:w="429" w:type="pct"/>
          </w:tcPr>
          <w:p w:rsidR="00BB7C40" w:rsidRPr="00CB2F1D" w:rsidRDefault="00BB7C40" w:rsidP="00B24B0F">
            <w:pPr>
              <w:jc w:val="center"/>
            </w:pPr>
            <w:r w:rsidRPr="00CB2F1D">
              <w:t>M-</w:t>
            </w:r>
            <w:r w:rsidR="0089267E">
              <w:t>O</w:t>
            </w:r>
          </w:p>
        </w:tc>
        <w:tc>
          <w:tcPr>
            <w:tcW w:w="3420" w:type="pct"/>
          </w:tcPr>
          <w:p w:rsidR="00BB7C40" w:rsidRPr="00CB2F1D" w:rsidRDefault="00BB7C40" w:rsidP="00FA16A0">
            <w:pPr>
              <w:pStyle w:val="Tableentry"/>
            </w:pPr>
            <w:r w:rsidRPr="00CB2F1D">
              <w:t xml:space="preserve">The </w:t>
            </w:r>
            <w:r w:rsidRPr="00852EB0">
              <w:rPr>
                <w:rStyle w:val="ElementxPath"/>
              </w:rPr>
              <w:t>CI_OnlineResource/protocol</w:t>
            </w:r>
            <w:r w:rsidRPr="00CB2F1D">
              <w:t xml:space="preserve"> element</w:t>
            </w:r>
            <w:r w:rsidR="0089267E">
              <w:t xml:space="preserve"> is mandatory if access to the resource requires additional protocol information that is stacked on the </w:t>
            </w:r>
            <w:r w:rsidR="0076401E">
              <w:t xml:space="preserve">protocol specified by the </w:t>
            </w:r>
            <w:r w:rsidR="0076401E" w:rsidRPr="009851E6">
              <w:rPr>
                <w:rStyle w:val="ElementxPath"/>
              </w:rPr>
              <w:t>CI_OnlineResource/linkage/URL</w:t>
            </w:r>
            <w:r w:rsidR="0076401E">
              <w:t xml:space="preserve"> prefix (e.g. http:, ftp:). Typically this will be service type like WMS-1.3.0, OpenSearch-1.1, or DAP-2.0. Ideally these strings should be URIs that can be dereferenced to learn something about the service specification.</w:t>
            </w:r>
            <w:r w:rsidR="0089267E">
              <w:t xml:space="preserve">  </w:t>
            </w:r>
          </w:p>
        </w:tc>
      </w:tr>
      <w:tr w:rsidR="00BB7C40" w:rsidRPr="00CB2F1D" w:rsidTr="00C55311">
        <w:trPr>
          <w:cantSplit/>
        </w:trPr>
        <w:tc>
          <w:tcPr>
            <w:tcW w:w="1151" w:type="pct"/>
          </w:tcPr>
          <w:p w:rsidR="00BB7C40" w:rsidRPr="00CB2F1D" w:rsidRDefault="00BB7C40" w:rsidP="00A357C8">
            <w:r w:rsidRPr="00CB2F1D">
              <w:t>Resource distributor online distribution linkage (O)</w:t>
            </w:r>
          </w:p>
          <w:p w:rsidR="00BB7C40"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BB7C40" w:rsidRPr="00CB2F1D">
              <w:rPr>
                <w:rStyle w:val="ElementxPath"/>
              </w:rPr>
              <w:t>MD_DigitalTransfer</w:t>
            </w:r>
            <w:r w:rsidR="00CE6E7D">
              <w:rPr>
                <w:rStyle w:val="ElementxPath"/>
              </w:rPr>
              <w:softHyphen/>
            </w:r>
            <w:r w:rsidR="00BB7C40" w:rsidRPr="00CB2F1D">
              <w:rPr>
                <w:rStyle w:val="ElementxPath"/>
              </w:rPr>
              <w:t>Options/online/</w:t>
            </w:r>
            <w:r w:rsidR="00CE6E7D">
              <w:rPr>
                <w:rStyle w:val="ElementxPath"/>
              </w:rPr>
              <w:softHyphen/>
            </w:r>
            <w:r w:rsidR="00BB7C40" w:rsidRPr="00CB2F1D">
              <w:rPr>
                <w:rStyle w:val="ElementxPath"/>
              </w:rPr>
              <w:t>CI_OnlineResource/</w:t>
            </w:r>
            <w:r w:rsidR="00BB7C40">
              <w:rPr>
                <w:rStyle w:val="ElementxPath"/>
              </w:rPr>
              <w:t>name</w:t>
            </w:r>
          </w:p>
        </w:tc>
        <w:tc>
          <w:tcPr>
            <w:tcW w:w="429" w:type="pct"/>
          </w:tcPr>
          <w:p w:rsidR="00BB7C40" w:rsidRPr="00CB2F1D" w:rsidRDefault="00BB7C40" w:rsidP="00A357C8">
            <w:pPr>
              <w:jc w:val="center"/>
            </w:pPr>
            <w:r>
              <w:t>O-O</w:t>
            </w:r>
          </w:p>
        </w:tc>
        <w:tc>
          <w:tcPr>
            <w:tcW w:w="3420" w:type="pct"/>
          </w:tcPr>
          <w:p w:rsidR="00BB7C40" w:rsidRPr="00CB2F1D" w:rsidRDefault="00BB7C40" w:rsidP="005B6640">
            <w:pPr>
              <w:pStyle w:val="Tableentry"/>
            </w:pPr>
            <w:r w:rsidRPr="00CB2F1D">
              <w:t xml:space="preserve">The </w:t>
            </w:r>
            <w:r w:rsidRPr="00CB2F1D">
              <w:rPr>
                <w:rStyle w:val="ElementxPath"/>
              </w:rPr>
              <w:t>CI_OnlineResource/name</w:t>
            </w:r>
            <w:r w:rsidRPr="00CB2F1D">
              <w:t xml:space="preserve"> element may duplicate the file name if the URL is a link to a file, but it is recommended to provide a user-friendly label for the file that could be presented in a user interface.</w:t>
            </w:r>
            <w:r>
              <w:t xml:space="preserve"> </w:t>
            </w:r>
            <w:r w:rsidR="0076401E">
              <w:t>For links to resource distribution end points (</w:t>
            </w:r>
            <w:r w:rsidR="0076401E" w:rsidRPr="009851E6">
              <w:rPr>
                <w:rStyle w:val="ElementxPath"/>
              </w:rPr>
              <w:t>distributionI</w:t>
            </w:r>
            <w:r w:rsidR="0076401E" w:rsidRPr="009851E6">
              <w:rPr>
                <w:rStyle w:val="ElementxPath"/>
              </w:rPr>
              <w:t>n</w:t>
            </w:r>
            <w:r w:rsidR="0076401E" w:rsidRPr="009851E6">
              <w:rPr>
                <w:rStyle w:val="ElementxPath"/>
              </w:rPr>
              <w:t>fo//CI_OnlineResource</w:t>
            </w:r>
            <w:r w:rsidR="0076401E">
              <w:t>) that are not simple file access URLs, like services, online order forms, mailto links to e-mail a request for the resource, the name property has special va</w:t>
            </w:r>
            <w:r w:rsidR="0076401E">
              <w:t>l</w:t>
            </w:r>
            <w:r w:rsidR="0076401E">
              <w:t xml:space="preserve">ues defined in </w:t>
            </w:r>
            <w:r w:rsidR="0076401E">
              <w:fldChar w:fldCharType="begin"/>
            </w:r>
            <w:r w:rsidR="0076401E">
              <w:instrText xml:space="preserve"> REF _Ref252866837 \h </w:instrText>
            </w:r>
            <w:r w:rsidR="0076401E">
              <w:fldChar w:fldCharType="separate"/>
            </w:r>
            <w:r w:rsidR="0076401E">
              <w:t xml:space="preserve">Table </w:t>
            </w:r>
            <w:r w:rsidR="0076401E">
              <w:rPr>
                <w:noProof/>
              </w:rPr>
              <w:t>13</w:t>
            </w:r>
            <w:r w:rsidR="0076401E">
              <w:fldChar w:fldCharType="end"/>
            </w:r>
            <w:r w:rsidR="0076401E">
              <w:t>.</w:t>
            </w:r>
          </w:p>
        </w:tc>
      </w:tr>
      <w:tr w:rsidR="002F3815" w:rsidRPr="00CB2F1D" w:rsidTr="00C55311">
        <w:trPr>
          <w:cantSplit/>
        </w:trPr>
        <w:tc>
          <w:tcPr>
            <w:tcW w:w="1151" w:type="pct"/>
          </w:tcPr>
          <w:p w:rsidR="002F3815" w:rsidRPr="00CB2F1D" w:rsidRDefault="003F2B45" w:rsidP="00A357C8">
            <w:r w:rsidRPr="00CB2F1D">
              <w:t>Resource distributor online distribution application profile (O)</w:t>
            </w:r>
          </w:p>
          <w:p w:rsidR="002F3815"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3F2B45" w:rsidRPr="00CB2F1D">
              <w:rPr>
                <w:rStyle w:val="ElementxPath"/>
              </w:rPr>
              <w:t>MD_DigitalTransferOptions/</w:t>
            </w:r>
            <w:r w:rsidR="00AB7811">
              <w:rPr>
                <w:rStyle w:val="ElementxPath"/>
              </w:rPr>
              <w:t>-</w:t>
            </w:r>
            <w:r w:rsidR="003F2B45" w:rsidRPr="00CB2F1D">
              <w:rPr>
                <w:rStyle w:val="ElementxPath"/>
              </w:rPr>
              <w:t>online/</w:t>
            </w:r>
            <w:r w:rsidR="002F3815" w:rsidRPr="00CB2F1D">
              <w:rPr>
                <w:rStyle w:val="ElementxPath"/>
              </w:rPr>
              <w:t>CI_OnlineResource/</w:t>
            </w:r>
            <w:r w:rsidR="00AB7811">
              <w:rPr>
                <w:rStyle w:val="ElementxPath"/>
              </w:rPr>
              <w:t>-</w:t>
            </w:r>
            <w:bookmarkStart w:id="44" w:name="appProfileInTable2"/>
            <w:r w:rsidR="002F3815" w:rsidRPr="00CB2F1D">
              <w:rPr>
                <w:rStyle w:val="ElementxPath"/>
              </w:rPr>
              <w:t>applicationProfile</w:t>
            </w:r>
            <w:bookmarkEnd w:id="44"/>
          </w:p>
        </w:tc>
        <w:tc>
          <w:tcPr>
            <w:tcW w:w="429" w:type="pct"/>
          </w:tcPr>
          <w:p w:rsidR="002F3815" w:rsidRPr="00CB2F1D" w:rsidRDefault="002F3815" w:rsidP="00B24B0F">
            <w:pPr>
              <w:jc w:val="center"/>
            </w:pPr>
            <w:r w:rsidRPr="00CB2F1D">
              <w:t>C-</w:t>
            </w:r>
            <w:r w:rsidR="0089267E">
              <w:t>O</w:t>
            </w:r>
          </w:p>
        </w:tc>
        <w:tc>
          <w:tcPr>
            <w:tcW w:w="3420" w:type="pct"/>
          </w:tcPr>
          <w:p w:rsidR="002F3815" w:rsidRDefault="002F3815" w:rsidP="00A357C8">
            <w:pPr>
              <w:pStyle w:val="Tableentry"/>
            </w:pPr>
            <w:r w:rsidRPr="00CB2F1D">
              <w:rPr>
                <w:rStyle w:val="ElementxPath"/>
              </w:rPr>
              <w:t>applicationProfile</w:t>
            </w:r>
            <w:r w:rsidRPr="00CB2F1D">
              <w:t xml:space="preserve"> is </w:t>
            </w:r>
            <w:r w:rsidR="00FB2D36">
              <w:t>mandatory</w:t>
            </w:r>
            <w:r w:rsidR="00FB2D36" w:rsidRPr="00CB2F1D">
              <w:t xml:space="preserve"> </w:t>
            </w:r>
            <w:r w:rsidRPr="00CB2F1D">
              <w:t xml:space="preserve">if the </w:t>
            </w:r>
            <w:r w:rsidRPr="00CB2F1D">
              <w:rPr>
                <w:rStyle w:val="ElementxPath"/>
              </w:rPr>
              <w:t>CI_OnlineResource/linkage</w:t>
            </w:r>
            <w:r w:rsidRPr="00CB2F1D">
              <w:t xml:space="preserve"> does not connect to a</w:t>
            </w:r>
            <w:r w:rsidR="00FB2D36">
              <w:t>n HTML</w:t>
            </w:r>
            <w:r w:rsidRPr="00CB2F1D">
              <w:t xml:space="preserve"> web page</w:t>
            </w:r>
            <w:r w:rsidR="00FB2D36">
              <w:t xml:space="preserve"> (or other standard format that will be recognized by web browsers)</w:t>
            </w:r>
            <w:r w:rsidRPr="00CB2F1D">
              <w:t xml:space="preserve">, </w:t>
            </w:r>
            <w:r w:rsidR="00FB33B9">
              <w:t>if</w:t>
            </w:r>
            <w:r w:rsidR="00FB33B9" w:rsidRPr="00CB2F1D">
              <w:t xml:space="preserve"> </w:t>
            </w:r>
            <w:r w:rsidRPr="00CB2F1D">
              <w:t>a</w:t>
            </w:r>
            <w:r w:rsidRPr="00CB2F1D">
              <w:t>n</w:t>
            </w:r>
            <w:r w:rsidRPr="00CB2F1D">
              <w:t xml:space="preserve">other software application is needed to use </w:t>
            </w:r>
            <w:r w:rsidR="00FB33B9">
              <w:t>a</w:t>
            </w:r>
            <w:r w:rsidR="00FB33B9" w:rsidRPr="00CB2F1D">
              <w:t xml:space="preserve"> </w:t>
            </w:r>
            <w:r w:rsidR="00FB33B9">
              <w:t>linked</w:t>
            </w:r>
            <w:r w:rsidR="00FB33B9" w:rsidRPr="00CB2F1D">
              <w:t xml:space="preserve"> </w:t>
            </w:r>
            <w:r w:rsidRPr="00CB2F1D">
              <w:t>file resource</w:t>
            </w:r>
            <w:r w:rsidR="00FB33B9">
              <w:t>, or the target resource is a service instance conforming to a profile</w:t>
            </w:r>
            <w:r w:rsidRPr="00CB2F1D">
              <w:t xml:space="preserve">. The </w:t>
            </w:r>
            <w:r w:rsidRPr="00CB2F1D">
              <w:rPr>
                <w:rStyle w:val="ElementxPath"/>
              </w:rPr>
              <w:t>applicationProfile</w:t>
            </w:r>
            <w:r w:rsidRPr="00CB2F1D">
              <w:t xml:space="preserve"> character string should specify the software using the following recommended syntax: </w:t>
            </w:r>
            <w:r w:rsidR="00EE6EBE">
              <w:t>"</w:t>
            </w:r>
            <w:r w:rsidRPr="00CB2F1D">
              <w:t>vendor:application name/application version</w:t>
            </w:r>
            <w:r w:rsidR="00EE6EBE">
              <w:t>"</w:t>
            </w:r>
            <w:r w:rsidRPr="00CB2F1D">
              <w:t xml:space="preserve">, e.g. </w:t>
            </w:r>
            <w:r w:rsidR="00EE6EBE">
              <w:t>"</w:t>
            </w:r>
            <w:r w:rsidRPr="00CB2F1D">
              <w:t>Microsoft:Word/2007</w:t>
            </w:r>
            <w:r w:rsidR="00EE6EBE">
              <w:t>"</w:t>
            </w:r>
            <w:r w:rsidRPr="00CB2F1D">
              <w:t xml:space="preserve">, or </w:t>
            </w:r>
            <w:r w:rsidR="00EE6EBE">
              <w:t>"</w:t>
            </w:r>
            <w:r w:rsidRPr="00CB2F1D">
              <w:t>ESRI:ArcGIS/9.3</w:t>
            </w:r>
            <w:r w:rsidR="00EE6EBE">
              <w:t>"</w:t>
            </w:r>
            <w:r w:rsidR="0076401E">
              <w:t>. For links to documents for which the service type and base protocol prefix on the link URL do not pr</w:t>
            </w:r>
            <w:r w:rsidR="0076401E">
              <w:t>o</w:t>
            </w:r>
            <w:r w:rsidR="0076401E">
              <w:t xml:space="preserve">vide sufficient information to guide client software, the applicationProfile property is used to indicate a profile on the serviceType or some variation in document encoding or content conventions. See section </w:t>
            </w:r>
            <w:r w:rsidR="0076401E">
              <w:fldChar w:fldCharType="begin"/>
            </w:r>
            <w:r w:rsidR="0076401E">
              <w:instrText xml:space="preserve"> REF _Ref312962412 \n \h </w:instrText>
            </w:r>
            <w:r w:rsidR="0076401E">
              <w:fldChar w:fldCharType="separate"/>
            </w:r>
            <w:r w:rsidR="0076401E">
              <w:t>4.15</w:t>
            </w:r>
            <w:r w:rsidR="0076401E">
              <w:fldChar w:fldCharType="end"/>
            </w:r>
            <w:r w:rsidR="0076401E">
              <w:t xml:space="preserve"> </w:t>
            </w:r>
            <w:r w:rsidR="0076401E">
              <w:fldChar w:fldCharType="begin"/>
            </w:r>
            <w:r w:rsidR="0076401E">
              <w:instrText xml:space="preserve"> REF _Ref312962416 \h </w:instrText>
            </w:r>
            <w:r w:rsidR="0076401E">
              <w:fldChar w:fldCharType="separate"/>
            </w:r>
            <w:r w:rsidR="0076401E" w:rsidRPr="00CB2F1D">
              <w:t>CI_OnlineResource</w:t>
            </w:r>
            <w:r w:rsidR="0076401E">
              <w:fldChar w:fldCharType="end"/>
            </w:r>
            <w:r w:rsidR="0076401E">
              <w:t xml:space="preserve"> for more explanation.</w:t>
            </w:r>
          </w:p>
          <w:p w:rsidR="00A842D8" w:rsidRPr="00CB2F1D" w:rsidRDefault="00A842D8" w:rsidP="00A357C8">
            <w:pPr>
              <w:pStyle w:val="Tableentry"/>
            </w:pPr>
          </w:p>
        </w:tc>
      </w:tr>
      <w:tr w:rsidR="005B2A5C" w:rsidRPr="00CB2F1D" w:rsidTr="00C55311">
        <w:trPr>
          <w:cantSplit/>
        </w:trPr>
        <w:tc>
          <w:tcPr>
            <w:tcW w:w="1151" w:type="pct"/>
          </w:tcPr>
          <w:p w:rsidR="006C6740" w:rsidRPr="00CB2F1D" w:rsidRDefault="006C6740" w:rsidP="00A357C8">
            <w:r w:rsidRPr="00CB2F1D">
              <w:lastRenderedPageBreak/>
              <w:t xml:space="preserve">Resource </w:t>
            </w:r>
            <w:r w:rsidR="00033667" w:rsidRPr="00CB2F1D">
              <w:t xml:space="preserve">distributor </w:t>
            </w:r>
            <w:r w:rsidRPr="00CB2F1D">
              <w:t xml:space="preserve">online distribution </w:t>
            </w:r>
            <w:r w:rsidR="009E344A" w:rsidRPr="00CB2F1D">
              <w:t xml:space="preserve">function </w:t>
            </w:r>
            <w:r w:rsidRPr="00CB2F1D">
              <w:t>(O)</w:t>
            </w:r>
          </w:p>
          <w:p w:rsidR="006C6740" w:rsidRPr="00CB2F1D" w:rsidRDefault="001A6235" w:rsidP="00A357C8">
            <w:pPr>
              <w:rPr>
                <w:rFonts w:ascii="Consolas" w:hAnsi="Consolas"/>
                <w:sz w:val="18"/>
                <w:shd w:val="pct10" w:color="auto" w:fill="auto"/>
              </w:rPr>
            </w:pPr>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6C6740" w:rsidRPr="00CB2F1D">
              <w:rPr>
                <w:rStyle w:val="ElementxPath"/>
              </w:rPr>
              <w:t>MD_DigitalTransferOptions/</w:t>
            </w:r>
            <w:r w:rsidR="00AB7811">
              <w:rPr>
                <w:rStyle w:val="ElementxPath"/>
              </w:rPr>
              <w:t>-</w:t>
            </w:r>
            <w:r w:rsidR="006C6740" w:rsidRPr="00CB2F1D">
              <w:rPr>
                <w:rStyle w:val="ElementxPath"/>
              </w:rPr>
              <w:t>online/CI_OnlineResource/</w:t>
            </w:r>
            <w:r w:rsidR="00AB7811">
              <w:rPr>
                <w:rStyle w:val="ElementxPath"/>
              </w:rPr>
              <w:t>-</w:t>
            </w:r>
            <w:r w:rsidR="006C6740" w:rsidRPr="00CB2F1D">
              <w:rPr>
                <w:rStyle w:val="ElementxPath"/>
              </w:rPr>
              <w:t>function</w:t>
            </w:r>
          </w:p>
        </w:tc>
        <w:tc>
          <w:tcPr>
            <w:tcW w:w="429" w:type="pct"/>
          </w:tcPr>
          <w:p w:rsidR="006C6740" w:rsidRPr="00CB2F1D" w:rsidRDefault="007E3AD4" w:rsidP="00B24B0F">
            <w:pPr>
              <w:jc w:val="center"/>
            </w:pPr>
            <w:r w:rsidRPr="00CB2F1D">
              <w:t>O-</w:t>
            </w:r>
            <w:r w:rsidR="0089267E">
              <w:t>O</w:t>
            </w:r>
          </w:p>
        </w:tc>
        <w:tc>
          <w:tcPr>
            <w:tcW w:w="3420" w:type="pct"/>
          </w:tcPr>
          <w:p w:rsidR="006C6740" w:rsidRPr="00CB2F1D" w:rsidRDefault="006C6740" w:rsidP="00FA16A0">
            <w:pPr>
              <w:pStyle w:val="Tableentry"/>
            </w:pPr>
            <w:r w:rsidRPr="00CB2F1D">
              <w:rPr>
                <w:rStyle w:val="ElementxPath"/>
              </w:rPr>
              <w:t>CI_OnlineResource/function</w:t>
            </w:r>
            <w:r w:rsidRPr="00CB2F1D">
              <w:t xml:space="preserve"> is </w:t>
            </w:r>
            <w:r w:rsidR="00FB2D36">
              <w:t>mandatory</w:t>
            </w:r>
            <w:r w:rsidR="00FB2D36" w:rsidRPr="00CB2F1D">
              <w:t xml:space="preserve"> </w:t>
            </w:r>
            <w:r w:rsidR="00FB2D36">
              <w:t>if the linkage is not a simple HTTP link to a dow</w:t>
            </w:r>
            <w:r w:rsidR="00FB2D36">
              <w:t>n</w:t>
            </w:r>
            <w:r w:rsidR="00FB2D36">
              <w:t>loadable file</w:t>
            </w:r>
            <w:r w:rsidRPr="00CB2F1D">
              <w:t xml:space="preserve">. </w:t>
            </w:r>
            <w:r w:rsidR="00B307E1">
              <w:t>USGIN recommended v</w:t>
            </w:r>
            <w:r w:rsidRPr="00CB2F1D">
              <w:t>alues for CI_OnlineFunctionCode in this role are</w:t>
            </w:r>
            <w:r w:rsidR="00546806" w:rsidRPr="00CB2F1D">
              <w:t xml:space="preserve"> summarized in </w:t>
            </w:r>
            <w:r w:rsidR="00877A5A">
              <w:fldChar w:fldCharType="begin"/>
            </w:r>
            <w:r w:rsidR="00877A5A">
              <w:instrText xml:space="preserve"> REF _Ref247443287 \h </w:instrText>
            </w:r>
            <w:r w:rsidR="00026FBC">
              <w:instrText xml:space="preserve"> \* MERGEFORMAT </w:instrText>
            </w:r>
            <w:r w:rsidR="00877A5A">
              <w:fldChar w:fldCharType="separate"/>
            </w:r>
            <w:r w:rsidR="002C0A6A" w:rsidRPr="00CB2F1D">
              <w:t xml:space="preserve">Table </w:t>
            </w:r>
            <w:r w:rsidR="002C0A6A">
              <w:rPr>
                <w:noProof/>
              </w:rPr>
              <w:t>7</w:t>
            </w:r>
            <w:r w:rsidR="00877A5A">
              <w:fldChar w:fldCharType="end"/>
            </w:r>
            <w:r w:rsidRPr="00CB2F1D">
              <w:t>. If the resource is accessible as a web service, the metadata for the service should be separate metadata record with the dataset(s) exposed through the se</w:t>
            </w:r>
            <w:r w:rsidRPr="00CB2F1D">
              <w:t>r</w:t>
            </w:r>
            <w:r w:rsidRPr="00CB2F1D">
              <w:t>vice identified in the service metadata record as coupledResources.</w:t>
            </w:r>
            <w:r w:rsidR="001E3FA7">
              <w:t xml:space="preserve"> </w:t>
            </w:r>
          </w:p>
        </w:tc>
      </w:tr>
      <w:tr w:rsidR="005B2A5C" w:rsidRPr="00CB2F1D" w:rsidTr="00C55311">
        <w:trPr>
          <w:cantSplit/>
        </w:trPr>
        <w:tc>
          <w:tcPr>
            <w:tcW w:w="1151" w:type="pct"/>
          </w:tcPr>
          <w:p w:rsidR="0032148F" w:rsidRPr="00CB2F1D" w:rsidRDefault="0032148F" w:rsidP="00A357C8">
            <w:r w:rsidRPr="00CB2F1D">
              <w:t>[role] Data quality info</w:t>
            </w:r>
            <w:r w:rsidRPr="00CB2F1D">
              <w:t>r</w:t>
            </w:r>
            <w:r w:rsidRPr="00CB2F1D">
              <w:t>mation (O)</w:t>
            </w:r>
          </w:p>
          <w:p w:rsidR="0032148F" w:rsidRPr="00CB2F1D" w:rsidRDefault="0032148F" w:rsidP="00A357C8">
            <w:pPr>
              <w:rPr>
                <w:rStyle w:val="ElementxPath"/>
              </w:rPr>
            </w:pPr>
            <w:r w:rsidRPr="00CB2F1D">
              <w:rPr>
                <w:rStyle w:val="ElementxPath"/>
              </w:rPr>
              <w:t>dataQualityInfo</w:t>
            </w:r>
          </w:p>
        </w:tc>
        <w:tc>
          <w:tcPr>
            <w:tcW w:w="429" w:type="pct"/>
          </w:tcPr>
          <w:p w:rsidR="0032148F" w:rsidRPr="00CB2F1D" w:rsidRDefault="008A0416" w:rsidP="00B24B0F">
            <w:pPr>
              <w:jc w:val="center"/>
            </w:pPr>
            <w:r w:rsidRPr="00CB2F1D">
              <w:t>C-</w:t>
            </w:r>
            <w:r w:rsidR="00FB2D36">
              <w:t>O</w:t>
            </w:r>
          </w:p>
        </w:tc>
        <w:tc>
          <w:tcPr>
            <w:tcW w:w="3420" w:type="pct"/>
          </w:tcPr>
          <w:p w:rsidR="004903F9" w:rsidRPr="00CB2F1D" w:rsidRDefault="002C4BA3" w:rsidP="00B24B0F">
            <w:pPr>
              <w:pStyle w:val="Tableentry"/>
            </w:pPr>
            <w:r>
              <w:t>E</w:t>
            </w:r>
            <w:r w:rsidR="00FB0BF1" w:rsidRPr="00CB2F1D">
              <w:t>ither</w:t>
            </w:r>
            <w:r w:rsidR="008A0416" w:rsidRPr="00CB2F1D">
              <w:t xml:space="preserve"> </w:t>
            </w:r>
            <w:r w:rsidR="00FB0BF1" w:rsidRPr="00CB2F1D">
              <w:rPr>
                <w:rStyle w:val="ElementxPath"/>
              </w:rPr>
              <w:t>dataQualityInfo/DQ_DataQuality/report</w:t>
            </w:r>
            <w:r w:rsidR="00FB0BF1" w:rsidRPr="00CB2F1D">
              <w:t xml:space="preserve"> or </w:t>
            </w:r>
            <w:r w:rsidR="00FB0BF1" w:rsidRPr="00CB2F1D">
              <w:rPr>
                <w:rStyle w:val="ElementxPath"/>
              </w:rPr>
              <w:t>dataQualityInfo/DQ_DataQuality/lineage</w:t>
            </w:r>
            <w:r w:rsidR="00E249CE" w:rsidRPr="00CB2F1D">
              <w:t xml:space="preserve"> </w:t>
            </w:r>
            <w:r>
              <w:t>is mandatory if a dataQualityInfo element is present</w:t>
            </w:r>
            <w:r w:rsidR="00FB0BF1" w:rsidRPr="00CB2F1D">
              <w:t>.</w:t>
            </w:r>
            <w:r w:rsidR="00906374" w:rsidRPr="00CB2F1D">
              <w:t xml:space="preserve"> </w:t>
            </w:r>
            <w:r w:rsidR="00FB0BF1" w:rsidRPr="00CB2F1D">
              <w:rPr>
                <w:rStyle w:val="ElementxPath"/>
              </w:rPr>
              <w:t>dataQualityInfo/</w:t>
            </w:r>
            <w:r w:rsidR="00F133DC">
              <w:rPr>
                <w:rStyle w:val="ElementxPath"/>
              </w:rPr>
              <w:softHyphen/>
            </w:r>
            <w:r w:rsidR="00FB0BF1" w:rsidRPr="00CB2F1D">
              <w:rPr>
                <w:rStyle w:val="ElementxPath"/>
              </w:rPr>
              <w:t>DQ_Data</w:t>
            </w:r>
            <w:r w:rsidR="00F133DC">
              <w:rPr>
                <w:rStyle w:val="ElementxPath"/>
              </w:rPr>
              <w:softHyphen/>
            </w:r>
            <w:r w:rsidR="00FB0BF1" w:rsidRPr="00CB2F1D">
              <w:rPr>
                <w:rStyle w:val="ElementxPath"/>
              </w:rPr>
              <w:t>Quality/</w:t>
            </w:r>
            <w:r w:rsidR="00F133DC">
              <w:rPr>
                <w:rStyle w:val="ElementxPath"/>
              </w:rPr>
              <w:softHyphen/>
            </w:r>
            <w:r w:rsidR="00FB0BF1" w:rsidRPr="00CB2F1D">
              <w:rPr>
                <w:rStyle w:val="ElementxPath"/>
              </w:rPr>
              <w:t>scope</w:t>
            </w:r>
            <w:r w:rsidR="00FB0BF1" w:rsidRPr="00CB2F1D">
              <w:t xml:space="preserve"> is required, with value from MD_ScopeCode: </w:t>
            </w:r>
            <w:r w:rsidR="007C5372">
              <w:t>{</w:t>
            </w:r>
            <w:r w:rsidR="00FB0BF1" w:rsidRPr="00F133DC">
              <w:rPr>
                <w:rStyle w:val="codelist"/>
              </w:rPr>
              <w:t>collectionHardware, collectionSession, dataset, series, nonGeographicDataset, dimensionGroup, fieldSession, software, service, model, tile</w:t>
            </w:r>
            <w:r w:rsidR="007C5372">
              <w:t>}</w:t>
            </w:r>
            <w:r w:rsidR="007C5372" w:rsidRPr="00CB2F1D">
              <w:t>.</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w:t>
            </w:r>
            <w:r>
              <w:t xml:space="preserve"> </w:t>
            </w:r>
            <w:r w:rsidR="00FB2D36" w:rsidRPr="00FB2D36">
              <w:t>See section 4.19 Data Quality</w:t>
            </w:r>
            <w:r w:rsidR="00FB2D36">
              <w:t xml:space="preserve"> </w:t>
            </w:r>
            <w:r>
              <w:t>for discussion of data quality with resource parts.</w:t>
            </w:r>
          </w:p>
        </w:tc>
      </w:tr>
      <w:tr w:rsidR="005B2A5C" w:rsidRPr="00CB2F1D" w:rsidTr="00C55311">
        <w:trPr>
          <w:cantSplit/>
        </w:trPr>
        <w:tc>
          <w:tcPr>
            <w:tcW w:w="1151" w:type="pct"/>
          </w:tcPr>
          <w:p w:rsidR="00FB0BF1" w:rsidRPr="00CB2F1D" w:rsidRDefault="00FB0BF1" w:rsidP="00A357C8">
            <w:r w:rsidRPr="00CB2F1D">
              <w:t>Data quality scope (O)</w:t>
            </w:r>
          </w:p>
          <w:p w:rsidR="00FB0BF1" w:rsidRPr="00CB2F1D" w:rsidRDefault="00FB0BF1" w:rsidP="00A357C8">
            <w:r w:rsidRPr="00CB2F1D">
              <w:rPr>
                <w:rStyle w:val="ElementxPath"/>
              </w:rPr>
              <w:t>dataQualityI</w:t>
            </w:r>
            <w:r w:rsidRPr="00CB2F1D">
              <w:rPr>
                <w:rStyle w:val="ElementxPath"/>
              </w:rPr>
              <w:t>n</w:t>
            </w:r>
            <w:r w:rsidRPr="00CB2F1D">
              <w:rPr>
                <w:rStyle w:val="ElementxPath"/>
              </w:rPr>
              <w:t>fo/DQ_DataQuality/</w:t>
            </w:r>
            <w:r w:rsidR="004903F9" w:rsidRPr="00CB2F1D">
              <w:rPr>
                <w:rStyle w:val="ElementxPath"/>
              </w:rPr>
              <w:t>scope</w:t>
            </w:r>
          </w:p>
        </w:tc>
        <w:tc>
          <w:tcPr>
            <w:tcW w:w="429" w:type="pct"/>
          </w:tcPr>
          <w:p w:rsidR="00FB0BF1" w:rsidRPr="00CB2F1D" w:rsidRDefault="004C518A" w:rsidP="00A357C8">
            <w:pPr>
              <w:jc w:val="center"/>
            </w:pPr>
            <w:r w:rsidRPr="00CB2F1D">
              <w:t>C-C</w:t>
            </w:r>
          </w:p>
        </w:tc>
        <w:tc>
          <w:tcPr>
            <w:tcW w:w="3420" w:type="pct"/>
          </w:tcPr>
          <w:p w:rsidR="00F26244" w:rsidRPr="00CB2F1D" w:rsidRDefault="004C518A" w:rsidP="00A357C8">
            <w:pPr>
              <w:pStyle w:val="Tableentry"/>
            </w:pPr>
            <w:r w:rsidRPr="00CB2F1D">
              <w:t xml:space="preserve">Mandatory if </w:t>
            </w:r>
            <w:r w:rsidRPr="00CB2F1D">
              <w:rPr>
                <w:rStyle w:val="ElementxPath"/>
              </w:rPr>
              <w:t>DQ_DataQuality</w:t>
            </w:r>
            <w:r w:rsidRPr="00CB2F1D">
              <w:rPr>
                <w:rFonts w:ascii="ArialMT" w:eastAsia="Times New Roman" w:hAnsi="ArialMT" w:cs="ArialMT"/>
                <w:sz w:val="19"/>
                <w:szCs w:val="19"/>
              </w:rPr>
              <w:t xml:space="preserve"> </w:t>
            </w:r>
            <w:r w:rsidRPr="00CB2F1D">
              <w:t>is not null.  Specifies t</w:t>
            </w:r>
            <w:r w:rsidR="00FB0BF1" w:rsidRPr="00CB2F1D">
              <w:t>he extent of</w:t>
            </w:r>
            <w:r w:rsidR="004903F9" w:rsidRPr="00CB2F1D">
              <w:t xml:space="preserve"> </w:t>
            </w:r>
            <w:r w:rsidR="00FB0BF1" w:rsidRPr="00CB2F1D">
              <w:t>characteristics for which</w:t>
            </w:r>
            <w:r w:rsidR="004903F9" w:rsidRPr="00CB2F1D">
              <w:t xml:space="preserve"> </w:t>
            </w:r>
            <w:r w:rsidR="00FB0BF1" w:rsidRPr="00CB2F1D">
              <w:t>d</w:t>
            </w:r>
            <w:r w:rsidR="00FB0BF1" w:rsidRPr="00CB2F1D">
              <w:t>a</w:t>
            </w:r>
            <w:r w:rsidR="00FB0BF1" w:rsidRPr="00CB2F1D">
              <w:t>ta quality information is</w:t>
            </w:r>
            <w:r w:rsidR="004903F9" w:rsidRPr="00CB2F1D">
              <w:t xml:space="preserve"> </w:t>
            </w:r>
            <w:r w:rsidR="00FB0BF1" w:rsidRPr="00CB2F1D">
              <w:t>reported</w:t>
            </w:r>
            <w:r w:rsidR="00FB0BF1" w:rsidRPr="00CB2F1D">
              <w:rPr>
                <w:rFonts w:ascii="ArialMT" w:eastAsia="Times New Roman" w:hAnsi="ArialMT" w:cs="ArialMT"/>
                <w:sz w:val="19"/>
                <w:szCs w:val="19"/>
              </w:rPr>
              <w:t>.</w:t>
            </w:r>
            <w:r w:rsidR="004903F9" w:rsidRPr="00CB2F1D">
              <w:rPr>
                <w:rFonts w:ascii="ArialMT" w:eastAsia="Times New Roman" w:hAnsi="ArialMT" w:cs="ArialMT"/>
                <w:sz w:val="19"/>
                <w:szCs w:val="19"/>
              </w:rPr>
              <w:t xml:space="preserve"> </w:t>
            </w:r>
            <w:r w:rsidR="002C4BA3">
              <w:t>V</w:t>
            </w:r>
            <w:r w:rsidR="002C4BA3" w:rsidRPr="00CB2F1D">
              <w:t xml:space="preserve">alue is from MD_ScopeCode: </w:t>
            </w:r>
            <w:r w:rsidR="002C4BA3">
              <w:t>{</w:t>
            </w:r>
            <w:r w:rsidR="002C4BA3" w:rsidRPr="00F133DC">
              <w:rPr>
                <w:rStyle w:val="codelist"/>
              </w:rPr>
              <w:t>collectionHardware, collectionSession, dataset, series, nonGeographicDataset, dimensionGroup, fieldSession, software, service, model, tile</w:t>
            </w:r>
            <w:r w:rsidR="002C4BA3">
              <w:t>}</w:t>
            </w:r>
            <w:r w:rsidR="002C4BA3" w:rsidRPr="00CB2F1D">
              <w:t>.</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w:t>
            </w:r>
            <w:r w:rsidR="00F26244">
              <w:t>s</w:t>
            </w:r>
            <w:r w:rsidR="00F26244">
              <w:t>sion of encoding of codelist values.</w:t>
            </w:r>
          </w:p>
          <w:p w:rsidR="00FB0BF1" w:rsidRPr="00CB2F1D" w:rsidRDefault="00FB0BF1" w:rsidP="00A357C8">
            <w:pPr>
              <w:pStyle w:val="Tableentry"/>
            </w:pPr>
          </w:p>
        </w:tc>
      </w:tr>
      <w:tr w:rsidR="005B2A5C" w:rsidRPr="00CB2F1D" w:rsidTr="00C55311">
        <w:trPr>
          <w:cantSplit/>
        </w:trPr>
        <w:tc>
          <w:tcPr>
            <w:tcW w:w="1151" w:type="pct"/>
          </w:tcPr>
          <w:p w:rsidR="004C518A" w:rsidRPr="00CB2F1D" w:rsidRDefault="004C518A" w:rsidP="00A357C8">
            <w:r w:rsidRPr="00CB2F1D">
              <w:t xml:space="preserve">Data quality </w:t>
            </w:r>
            <w:r w:rsidR="00E249CE" w:rsidRPr="00CB2F1D">
              <w:t>scope</w:t>
            </w:r>
            <w:r w:rsidR="002E70D7" w:rsidRPr="00CB2F1D">
              <w:t xml:space="preserve"> </w:t>
            </w:r>
            <w:r w:rsidR="00E249CE" w:rsidRPr="00CB2F1D">
              <w:t>level d</w:t>
            </w:r>
            <w:r w:rsidR="00E249CE" w:rsidRPr="00CB2F1D">
              <w:t>e</w:t>
            </w:r>
            <w:r w:rsidR="00E249CE" w:rsidRPr="00CB2F1D">
              <w:t xml:space="preserve">scription </w:t>
            </w:r>
            <w:r w:rsidRPr="00CB2F1D">
              <w:t>(O)</w:t>
            </w:r>
          </w:p>
          <w:p w:rsidR="004903F9" w:rsidRPr="00CB2F1D" w:rsidRDefault="004C518A" w:rsidP="00A357C8">
            <w:r w:rsidRPr="00CB2F1D">
              <w:rPr>
                <w:rStyle w:val="ElementxPath"/>
              </w:rPr>
              <w:t>dataQualityInfo/</w:t>
            </w:r>
            <w:r w:rsidR="00FF6BC1">
              <w:rPr>
                <w:rStyle w:val="ElementxPath"/>
              </w:rPr>
              <w:t>-</w:t>
            </w:r>
            <w:r w:rsidRPr="00CB2F1D">
              <w:rPr>
                <w:rStyle w:val="ElementxPath"/>
              </w:rPr>
              <w:t>DQ_DataQuality/</w:t>
            </w:r>
            <w:r w:rsidR="00FF6BC1">
              <w:rPr>
                <w:rStyle w:val="ElementxPath"/>
              </w:rPr>
              <w:t>-</w:t>
            </w:r>
            <w:r w:rsidR="00E249CE" w:rsidRPr="00CB2F1D">
              <w:rPr>
                <w:rStyle w:val="ElementxPath"/>
              </w:rPr>
              <w:t>scope/</w:t>
            </w:r>
            <w:r w:rsidRPr="00CB2F1D">
              <w:rPr>
                <w:rStyle w:val="ElementxPath"/>
              </w:rPr>
              <w:t>levelDescription</w:t>
            </w:r>
          </w:p>
        </w:tc>
        <w:tc>
          <w:tcPr>
            <w:tcW w:w="429" w:type="pct"/>
          </w:tcPr>
          <w:p w:rsidR="004903F9" w:rsidRPr="00CB2F1D" w:rsidDel="004903F9" w:rsidRDefault="009A0D20" w:rsidP="00B24B0F">
            <w:pPr>
              <w:jc w:val="center"/>
            </w:pPr>
            <w:r w:rsidRPr="00CB2F1D">
              <w:t>C-</w:t>
            </w:r>
            <w:r w:rsidR="00FB2D36">
              <w:t>X</w:t>
            </w:r>
          </w:p>
        </w:tc>
        <w:tc>
          <w:tcPr>
            <w:tcW w:w="3420" w:type="pct"/>
          </w:tcPr>
          <w:p w:rsidR="004903F9" w:rsidRPr="00500F7A" w:rsidRDefault="00FB2D36" w:rsidP="00A357C8">
            <w:pPr>
              <w:pStyle w:val="Tableentry"/>
            </w:pPr>
            <w:r>
              <w:t xml:space="preserve">Not used by USGIN. </w:t>
            </w:r>
            <w:r w:rsidR="008C7CC9">
              <w:t xml:space="preserve"> See section </w:t>
            </w:r>
            <w:r w:rsidR="008C7CC9">
              <w:fldChar w:fldCharType="begin"/>
            </w:r>
            <w:r w:rsidR="008C7CC9">
              <w:instrText xml:space="preserve"> REF _Ref249947782 \r \h </w:instrText>
            </w:r>
            <w:r w:rsidR="008C7CC9">
              <w:fldChar w:fldCharType="separate"/>
            </w:r>
            <w:r w:rsidR="002C0A6A">
              <w:t>4.19</w:t>
            </w:r>
            <w:r w:rsidR="008C7CC9">
              <w:fldChar w:fldCharType="end"/>
            </w:r>
            <w:r w:rsidR="008C7CC9" w:rsidRPr="002C4BA3">
              <w:rPr>
                <w:i/>
              </w:rPr>
              <w:t xml:space="preserve"> </w:t>
            </w:r>
            <w:r w:rsidRPr="00FB2D36">
              <w:rPr>
                <w:i/>
              </w:rPr>
              <w:t>Data Quality</w:t>
            </w:r>
            <w:r w:rsidR="008C7CC9">
              <w:t xml:space="preserve">  for more discussion of levelDescri</w:t>
            </w:r>
            <w:r w:rsidR="008C7CC9">
              <w:t>p</w:t>
            </w:r>
            <w:r w:rsidR="008C7CC9">
              <w:t>tion.</w:t>
            </w:r>
          </w:p>
        </w:tc>
      </w:tr>
      <w:tr w:rsidR="005B2A5C" w:rsidRPr="00CB2F1D" w:rsidTr="00C55311">
        <w:trPr>
          <w:cantSplit/>
        </w:trPr>
        <w:tc>
          <w:tcPr>
            <w:tcW w:w="1151" w:type="pct"/>
          </w:tcPr>
          <w:p w:rsidR="00190248" w:rsidRPr="00CB2F1D" w:rsidRDefault="00E249CE" w:rsidP="00A357C8">
            <w:r w:rsidRPr="00CB2F1D">
              <w:lastRenderedPageBreak/>
              <w:t xml:space="preserve">Data quality report </w:t>
            </w:r>
            <w:r w:rsidR="00190248" w:rsidRPr="00CB2F1D">
              <w:t>(O)</w:t>
            </w:r>
          </w:p>
          <w:p w:rsidR="00190248" w:rsidRPr="00CB2F1D" w:rsidRDefault="00190248" w:rsidP="00A357C8">
            <w:r w:rsidRPr="00CB2F1D">
              <w:rPr>
                <w:rStyle w:val="ElementxPath"/>
              </w:rPr>
              <w:t>dataQualityInfo/</w:t>
            </w:r>
            <w:r w:rsidR="00FF6BC1">
              <w:rPr>
                <w:rStyle w:val="ElementxPath"/>
              </w:rPr>
              <w:t>-</w:t>
            </w:r>
            <w:r w:rsidRPr="00CB2F1D">
              <w:rPr>
                <w:rStyle w:val="ElementxPath"/>
              </w:rPr>
              <w:t>DQ_DataQuality/report</w:t>
            </w:r>
          </w:p>
        </w:tc>
        <w:tc>
          <w:tcPr>
            <w:tcW w:w="429" w:type="pct"/>
          </w:tcPr>
          <w:p w:rsidR="00190248" w:rsidRPr="00CB2F1D" w:rsidRDefault="00190248" w:rsidP="00A357C8">
            <w:pPr>
              <w:jc w:val="center"/>
            </w:pPr>
            <w:r w:rsidRPr="00CB2F1D">
              <w:t>C-C</w:t>
            </w:r>
          </w:p>
        </w:tc>
        <w:tc>
          <w:tcPr>
            <w:tcW w:w="3420" w:type="pct"/>
          </w:tcPr>
          <w:p w:rsidR="008314E9" w:rsidRDefault="008314E9" w:rsidP="00A357C8">
            <w:pPr>
              <w:pStyle w:val="Tableentry"/>
            </w:pPr>
            <w:r w:rsidRPr="007C0B9D">
              <w:t xml:space="preserve">In this profile, </w:t>
            </w:r>
            <w:r>
              <w:t>data quality information is optiona</w:t>
            </w:r>
            <w:r w:rsidR="003B7BAB">
              <w:t>l</w:t>
            </w:r>
            <w:r>
              <w:t xml:space="preserve">, but if included, </w:t>
            </w:r>
            <w:r w:rsidRPr="007C0B9D">
              <w:t>th</w:t>
            </w:r>
            <w:r>
              <w:t xml:space="preserve">e mandatory content for data quality information is </w:t>
            </w:r>
            <w:r w:rsidRPr="007C0B9D">
              <w:t xml:space="preserve">a </w:t>
            </w:r>
            <w:r>
              <w:t xml:space="preserve">free </w:t>
            </w:r>
            <w:r w:rsidRPr="007C0B9D">
              <w:t xml:space="preserve">text explanation of data quality considerations. The </w:t>
            </w:r>
            <w:r w:rsidRPr="00A273CD">
              <w:rPr>
                <w:rStyle w:val="ElementxPath"/>
              </w:rPr>
              <w:t>DQ_DataQuality</w:t>
            </w:r>
            <w:r>
              <w:rPr>
                <w:rStyle w:val="ElementxPath"/>
              </w:rPr>
              <w:t>[1]</w:t>
            </w:r>
            <w:r w:rsidRPr="00A273CD">
              <w:rPr>
                <w:rStyle w:val="ElementxPath"/>
              </w:rPr>
              <w:t>//</w:t>
            </w:r>
            <w:r>
              <w:rPr>
                <w:rStyle w:val="ElementxPath"/>
              </w:rPr>
              <w:softHyphen/>
            </w:r>
            <w:r w:rsidRPr="00A273CD">
              <w:rPr>
                <w:rStyle w:val="ElementxPath"/>
              </w:rPr>
              <w:t>report[1]//</w:t>
            </w:r>
            <w:r>
              <w:rPr>
                <w:rStyle w:val="ElementxPath"/>
              </w:rPr>
              <w:softHyphen/>
            </w:r>
            <w:r>
              <w:rPr>
                <w:rStyle w:val="ElementxPath"/>
              </w:rPr>
              <w:softHyphen/>
            </w:r>
            <w:r w:rsidRPr="00A273CD">
              <w:rPr>
                <w:rStyle w:val="ElementxPath"/>
              </w:rPr>
              <w:t>explana</w:t>
            </w:r>
            <w:r>
              <w:rPr>
                <w:rStyle w:val="ElementxPath"/>
              </w:rPr>
              <w:t>tion/</w:t>
            </w:r>
            <w:r w:rsidRPr="00A273CD">
              <w:rPr>
                <w:rStyle w:val="ElementxPath"/>
              </w:rPr>
              <w:t>CharacterString</w:t>
            </w:r>
            <w:r w:rsidRPr="007C0B9D">
              <w:t xml:space="preserve"> </w:t>
            </w:r>
            <w:r>
              <w:t>element should</w:t>
            </w:r>
            <w:r w:rsidRPr="007C0B9D">
              <w:t xml:space="preserve"> contain a free text discussion/description of data quality considerations for the indicated scope. The use of any specific data quality element to contain this explanation is arbitrary and should not be considered meaningful in this context.</w:t>
            </w:r>
          </w:p>
          <w:p w:rsidR="00190248" w:rsidRDefault="008314E9" w:rsidP="00A357C8">
            <w:pPr>
              <w:pStyle w:val="Tableentry"/>
            </w:pPr>
            <w:r>
              <w:t>Other data quality information should be preserved by USGIN catalogs harvesting metad</w:t>
            </w:r>
            <w:r>
              <w:t>a</w:t>
            </w:r>
            <w:r>
              <w:t>ta that includes these elements, and presented when the user views the full metadata re</w:t>
            </w:r>
            <w:r>
              <w:t>c</w:t>
            </w:r>
            <w:r>
              <w:t xml:space="preserve">ord. Each </w:t>
            </w:r>
            <w:r w:rsidR="001125A7" w:rsidRPr="00CB2F1D">
              <w:rPr>
                <w:rStyle w:val="ElementxPath"/>
              </w:rPr>
              <w:t>DQ_DataQuality</w:t>
            </w:r>
            <w:r w:rsidR="001C3038" w:rsidRPr="00CB2F1D">
              <w:rPr>
                <w:rStyle w:val="ElementxPath"/>
              </w:rPr>
              <w:t>/</w:t>
            </w:r>
            <w:r>
              <w:rPr>
                <w:rStyle w:val="ElementxPath"/>
              </w:rPr>
              <w:softHyphen/>
            </w:r>
            <w:r w:rsidR="001C3038" w:rsidRPr="00CB2F1D">
              <w:rPr>
                <w:rStyle w:val="ElementxPath"/>
              </w:rPr>
              <w:t>report</w:t>
            </w:r>
            <w:r w:rsidR="001125A7" w:rsidRPr="00CB2F1D">
              <w:t xml:space="preserve"> element </w:t>
            </w:r>
            <w:r>
              <w:t>requires that</w:t>
            </w:r>
            <w:r w:rsidR="001125A7" w:rsidRPr="00CB2F1D">
              <w:t xml:space="preserve"> </w:t>
            </w:r>
            <w:r w:rsidR="00D62876" w:rsidRPr="00CB2F1D">
              <w:t>a</w:t>
            </w:r>
            <w:r w:rsidR="001C3038" w:rsidRPr="00CB2F1D">
              <w:t xml:space="preserve">t least one of the </w:t>
            </w:r>
            <w:r w:rsidR="00190248" w:rsidRPr="00CB2F1D">
              <w:t>15 possible data quality elements</w:t>
            </w:r>
            <w:r w:rsidR="001C3038" w:rsidRPr="00CB2F1D">
              <w:t xml:space="preserve"> must be present</w:t>
            </w:r>
            <w:r w:rsidR="00190248" w:rsidRPr="00CB2F1D">
              <w:t xml:space="preserve">, and multiple report elements are allowed within each </w:t>
            </w:r>
            <w:r w:rsidR="00190248" w:rsidRPr="00CB2F1D">
              <w:rPr>
                <w:rStyle w:val="ElementxPath"/>
              </w:rPr>
              <w:t xml:space="preserve">DQ_DataQuality </w:t>
            </w:r>
            <w:r w:rsidR="00190248" w:rsidRPr="00CB2F1D">
              <w:t xml:space="preserve">element. Each of these </w:t>
            </w:r>
            <w:r w:rsidR="001125A7" w:rsidRPr="00CB2F1D">
              <w:rPr>
                <w:rStyle w:val="ElementxPath"/>
                <w:i/>
              </w:rPr>
              <w:t>Abstract</w:t>
            </w:r>
            <w:r w:rsidR="00190248" w:rsidRPr="00CB2F1D">
              <w:rPr>
                <w:rStyle w:val="ElementxPath"/>
                <w:i/>
              </w:rPr>
              <w:t>DQ_element</w:t>
            </w:r>
            <w:r w:rsidR="00190248" w:rsidRPr="00CB2F1D">
              <w:t xml:space="preserve"> subtypes has optional </w:t>
            </w:r>
            <w:r w:rsidR="00190248" w:rsidRPr="00CB2F1D">
              <w:rPr>
                <w:rStyle w:val="ElementxPath"/>
              </w:rPr>
              <w:t>nameO</w:t>
            </w:r>
            <w:r w:rsidR="00190248" w:rsidRPr="00CB2F1D">
              <w:rPr>
                <w:rStyle w:val="ElementxPath"/>
              </w:rPr>
              <w:t>f</w:t>
            </w:r>
            <w:r w:rsidR="00190248" w:rsidRPr="00CB2F1D">
              <w:rPr>
                <w:rStyle w:val="ElementxPath"/>
              </w:rPr>
              <w:t>Measure</w:t>
            </w:r>
            <w:r w:rsidR="00190248" w:rsidRPr="00CB2F1D">
              <w:t xml:space="preserve">, </w:t>
            </w:r>
            <w:r w:rsidR="00190248" w:rsidRPr="00CB2F1D">
              <w:rPr>
                <w:rStyle w:val="ElementxPath"/>
              </w:rPr>
              <w:t>measureIdentification</w:t>
            </w:r>
            <w:r w:rsidR="00190248" w:rsidRPr="00CB2F1D">
              <w:t xml:space="preserve">, </w:t>
            </w:r>
            <w:r w:rsidR="00190248" w:rsidRPr="00CB2F1D">
              <w:rPr>
                <w:rStyle w:val="ElementxPath"/>
              </w:rPr>
              <w:t>measureDescription</w:t>
            </w:r>
            <w:r w:rsidR="00190248" w:rsidRPr="00CB2F1D">
              <w:t xml:space="preserve">, </w:t>
            </w:r>
            <w:r w:rsidR="00190248" w:rsidRPr="00CB2F1D">
              <w:rPr>
                <w:rStyle w:val="ElementxPath"/>
              </w:rPr>
              <w:t>evaluationMethodType</w:t>
            </w:r>
            <w:r w:rsidR="00190248" w:rsidRPr="00CB2F1D">
              <w:t xml:space="preserve">, </w:t>
            </w:r>
            <w:r w:rsidR="00190248" w:rsidRPr="00CB2F1D">
              <w:rPr>
                <w:rStyle w:val="ElementxPath"/>
              </w:rPr>
              <w:t>evaluationMetho</w:t>
            </w:r>
            <w:r w:rsidR="00190248" w:rsidRPr="00CB2F1D">
              <w:rPr>
                <w:rStyle w:val="ElementxPath"/>
              </w:rPr>
              <w:t>d</w:t>
            </w:r>
            <w:r w:rsidR="00190248" w:rsidRPr="00CB2F1D">
              <w:rPr>
                <w:rStyle w:val="ElementxPath"/>
              </w:rPr>
              <w:t>Description</w:t>
            </w:r>
            <w:r w:rsidR="00190248" w:rsidRPr="00CB2F1D">
              <w:t xml:space="preserve">, </w:t>
            </w:r>
            <w:r w:rsidR="00190248" w:rsidRPr="00CB2F1D">
              <w:rPr>
                <w:rStyle w:val="ElementxPath"/>
              </w:rPr>
              <w:t>evaluationProcedure</w:t>
            </w:r>
            <w:r w:rsidR="00190248" w:rsidRPr="00CB2F1D">
              <w:t xml:space="preserve">, and </w:t>
            </w:r>
            <w:r w:rsidR="00190248" w:rsidRPr="00CB2F1D">
              <w:rPr>
                <w:rStyle w:val="ElementxPath"/>
              </w:rPr>
              <w:t>dateTime</w:t>
            </w:r>
            <w:r w:rsidR="00190248" w:rsidRPr="00CB2F1D">
              <w:t xml:space="preserve"> elements, and one or two required result e</w:t>
            </w:r>
            <w:r w:rsidR="00190248" w:rsidRPr="00CB2F1D">
              <w:t>l</w:t>
            </w:r>
            <w:r w:rsidR="00190248" w:rsidRPr="00CB2F1D">
              <w:t xml:space="preserve">ements. The </w:t>
            </w:r>
            <w:r w:rsidR="001C3038" w:rsidRPr="00CB2F1D">
              <w:rPr>
                <w:rStyle w:val="ElementxPath"/>
                <w:i/>
              </w:rPr>
              <w:t>AbstractDQ_element</w:t>
            </w:r>
            <w:r w:rsidR="001C3038" w:rsidRPr="00CB2F1D">
              <w:t xml:space="preserve"> </w:t>
            </w:r>
            <w:r w:rsidR="00190248" w:rsidRPr="00CB2F1D">
              <w:rPr>
                <w:rStyle w:val="ElementxPath"/>
              </w:rPr>
              <w:t>/result</w:t>
            </w:r>
            <w:r w:rsidR="00190248" w:rsidRPr="00CB2F1D">
              <w:rPr>
                <w:rStyle w:val="Emphasis"/>
              </w:rPr>
              <w:t xml:space="preserve"> </w:t>
            </w:r>
            <w:r w:rsidR="00190248" w:rsidRPr="00CB2F1D">
              <w:t xml:space="preserve">is either a </w:t>
            </w:r>
            <w:r w:rsidR="00190248" w:rsidRPr="00CB2F1D">
              <w:rPr>
                <w:rStyle w:val="ElementxPath"/>
              </w:rPr>
              <w:t>DQ_ConformanceResult</w:t>
            </w:r>
            <w:r w:rsidR="00190248" w:rsidRPr="00CB2F1D">
              <w:t xml:space="preserve"> or a </w:t>
            </w:r>
            <w:r w:rsidR="00190248" w:rsidRPr="00CB2F1D">
              <w:rPr>
                <w:rStyle w:val="ElementxPath"/>
              </w:rPr>
              <w:t>DQ_QuantitativeResult</w:t>
            </w:r>
            <w:r w:rsidR="00190248" w:rsidRPr="00CB2F1D">
              <w:t>, each of which has required and optional sub</w:t>
            </w:r>
            <w:r w:rsidR="00434C04">
              <w:t>-</w:t>
            </w:r>
            <w:r w:rsidR="00190248" w:rsidRPr="00CB2F1D">
              <w:t>elements. Inclusion of this report metadata should follow recommendations in NAP.</w:t>
            </w:r>
            <w:r w:rsidR="001125A7" w:rsidRPr="00CB2F1D">
              <w:t xml:space="preserve"> </w:t>
            </w:r>
          </w:p>
          <w:p w:rsidR="007C0B9D" w:rsidRPr="00CB2F1D" w:rsidRDefault="007C0B9D" w:rsidP="00B24B0F">
            <w:pPr>
              <w:pStyle w:val="Tableentry"/>
            </w:pPr>
          </w:p>
        </w:tc>
      </w:tr>
      <w:tr w:rsidR="005B2A5C" w:rsidRPr="00CB2F1D" w:rsidTr="00C55311">
        <w:trPr>
          <w:cantSplit/>
        </w:trPr>
        <w:tc>
          <w:tcPr>
            <w:tcW w:w="1151" w:type="pct"/>
          </w:tcPr>
          <w:p w:rsidR="0032148F" w:rsidRPr="00CB2F1D" w:rsidRDefault="00E249CE" w:rsidP="00A357C8">
            <w:r w:rsidRPr="00CB2F1D">
              <w:t xml:space="preserve">Data quality </w:t>
            </w:r>
            <w:r w:rsidR="0032148F" w:rsidRPr="00CB2F1D">
              <w:t>lineage (O)</w:t>
            </w:r>
          </w:p>
          <w:p w:rsidR="0032148F" w:rsidRPr="00CB2F1D" w:rsidRDefault="0032148F" w:rsidP="00A357C8">
            <w:r w:rsidRPr="00CB2F1D">
              <w:rPr>
                <w:rStyle w:val="ElementxPath"/>
              </w:rPr>
              <w:t>dataQualityInfo/</w:t>
            </w:r>
            <w:r w:rsidR="00FF6BC1">
              <w:rPr>
                <w:rStyle w:val="ElementxPath"/>
              </w:rPr>
              <w:t>-</w:t>
            </w:r>
            <w:r w:rsidRPr="00CB2F1D">
              <w:rPr>
                <w:rStyle w:val="ElementxPath"/>
              </w:rPr>
              <w:t>DQ_DataQuality/lineage</w:t>
            </w:r>
          </w:p>
        </w:tc>
        <w:tc>
          <w:tcPr>
            <w:tcW w:w="429" w:type="pct"/>
          </w:tcPr>
          <w:p w:rsidR="0032148F" w:rsidRPr="00CB2F1D" w:rsidRDefault="004903F9" w:rsidP="00B24B0F">
            <w:pPr>
              <w:jc w:val="center"/>
            </w:pPr>
            <w:r w:rsidRPr="00CB2F1D">
              <w:t>C-</w:t>
            </w:r>
            <w:r w:rsidR="008314E9">
              <w:t>O</w:t>
            </w:r>
          </w:p>
        </w:tc>
        <w:tc>
          <w:tcPr>
            <w:tcW w:w="3420" w:type="pct"/>
          </w:tcPr>
          <w:p w:rsidR="0032148F" w:rsidRPr="00CB2F1D" w:rsidRDefault="0032148F" w:rsidP="00A357C8">
            <w:pPr>
              <w:pStyle w:val="Tableentry"/>
            </w:pPr>
            <w:r w:rsidRPr="00CB2F1D">
              <w:rPr>
                <w:rFonts w:ascii="ArialMT" w:hAnsi="ArialMT" w:cs="ArialMT"/>
              </w:rPr>
              <w:t>Not applicable to services</w:t>
            </w:r>
            <w:r w:rsidR="00FB0BF1" w:rsidRPr="00CB2F1D">
              <w:rPr>
                <w:rFonts w:ascii="ArialMT" w:hAnsi="ArialMT" w:cs="ArialMT"/>
              </w:rPr>
              <w:t>.</w:t>
            </w:r>
            <w:r w:rsidR="0074397A" w:rsidRPr="00CB2F1D">
              <w:t xml:space="preserve"> </w:t>
            </w:r>
            <w:r w:rsidR="00D62876" w:rsidRPr="00CB2F1D">
              <w:t xml:space="preserve">USGIN recommended practice is </w:t>
            </w:r>
            <w:r w:rsidR="00124809" w:rsidRPr="00CB2F1D">
              <w:t xml:space="preserve">described in section </w:t>
            </w:r>
            <w:r w:rsidR="00FE320C" w:rsidRPr="00CB2F1D">
              <w:fldChar w:fldCharType="begin"/>
            </w:r>
            <w:r w:rsidR="00124809" w:rsidRPr="00CB2F1D">
              <w:instrText xml:space="preserve"> REF _Ref244501215 \n \h </w:instrText>
            </w:r>
            <w:r w:rsidR="008C338D" w:rsidRPr="00CB2F1D">
              <w:instrText xml:space="preserve"> \* MERGEFORMAT </w:instrText>
            </w:r>
            <w:r w:rsidR="00FE320C" w:rsidRPr="00CB2F1D">
              <w:fldChar w:fldCharType="separate"/>
            </w:r>
            <w:r w:rsidR="002C0A6A">
              <w:t>4.19</w:t>
            </w:r>
            <w:r w:rsidR="00FE320C" w:rsidRPr="00CB2F1D">
              <w:fldChar w:fldCharType="end"/>
            </w:r>
            <w:r w:rsidR="00124809" w:rsidRPr="00CB2F1D">
              <w:t xml:space="preserve">. </w:t>
            </w:r>
          </w:p>
        </w:tc>
      </w:tr>
      <w:tr w:rsidR="008F60FB" w:rsidRPr="00CB2F1D" w:rsidTr="00C55311">
        <w:trPr>
          <w:cantSplit/>
        </w:trPr>
        <w:tc>
          <w:tcPr>
            <w:tcW w:w="1151" w:type="pct"/>
          </w:tcPr>
          <w:p w:rsidR="008F60FB" w:rsidRPr="00CB2F1D" w:rsidRDefault="008F60FB" w:rsidP="00A357C8">
            <w:r w:rsidRPr="00CB2F1D">
              <w:t xml:space="preserve">Data quality lineage </w:t>
            </w:r>
            <w:r w:rsidR="005650C3">
              <w:t>stat</w:t>
            </w:r>
            <w:r w:rsidR="005650C3">
              <w:t>e</w:t>
            </w:r>
            <w:r w:rsidR="005650C3">
              <w:t>ment</w:t>
            </w:r>
            <w:r w:rsidRPr="00CB2F1D">
              <w:t xml:space="preserve"> (O)</w:t>
            </w:r>
          </w:p>
          <w:p w:rsidR="008F60FB" w:rsidRPr="00CB2F1D" w:rsidRDefault="008F60F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w:t>
            </w:r>
            <w:r>
              <w:rPr>
                <w:rStyle w:val="ElementxPath"/>
              </w:rPr>
              <w:t>statement</w:t>
            </w:r>
          </w:p>
        </w:tc>
        <w:tc>
          <w:tcPr>
            <w:tcW w:w="429" w:type="pct"/>
          </w:tcPr>
          <w:p w:rsidR="008F60FB" w:rsidRPr="00CB2F1D" w:rsidRDefault="008F60FB" w:rsidP="00A357C8">
            <w:pPr>
              <w:jc w:val="center"/>
            </w:pPr>
            <w:r>
              <w:t>C-C</w:t>
            </w:r>
          </w:p>
        </w:tc>
        <w:tc>
          <w:tcPr>
            <w:tcW w:w="3420" w:type="pct"/>
          </w:tcPr>
          <w:p w:rsidR="008F60FB" w:rsidRPr="00CB2F1D" w:rsidRDefault="008314E9" w:rsidP="00A357C8">
            <w:pPr>
              <w:pStyle w:val="Tableentry"/>
            </w:pPr>
            <w:r>
              <w:t>If lineage information is included, a</w:t>
            </w:r>
            <w:r w:rsidR="008C7CC9" w:rsidRPr="00CB2F1D">
              <w:t xml:space="preserve"> </w:t>
            </w:r>
            <w:r w:rsidR="008C7CC9" w:rsidRPr="00CB2F1D">
              <w:rPr>
                <w:rStyle w:val="ElementxPath"/>
              </w:rPr>
              <w:t>lineage/LI_Lineage/statement</w:t>
            </w:r>
            <w:r w:rsidR="008C7CC9" w:rsidRPr="00CB2F1D">
              <w:t xml:space="preserve"> </w:t>
            </w:r>
            <w:r>
              <w:t xml:space="preserve">is </w:t>
            </w:r>
            <w:r w:rsidR="008C7CC9" w:rsidRPr="00CB2F1D">
              <w:t>mandatory</w:t>
            </w:r>
            <w:r>
              <w:t>, which spec</w:t>
            </w:r>
            <w:r>
              <w:t>i</w:t>
            </w:r>
            <w:r>
              <w:t xml:space="preserve">fies a </w:t>
            </w:r>
            <w:r w:rsidR="008C7CC9">
              <w:t xml:space="preserve"> </w:t>
            </w:r>
            <w:r w:rsidR="00EE6EBE">
              <w:t>"</w:t>
            </w:r>
            <w:r w:rsidR="005650C3" w:rsidRPr="005650C3">
              <w:t>General explanation of the data producer’s knowledge of the dataset lineage</w:t>
            </w:r>
            <w:r w:rsidR="00EE6EBE">
              <w:t>"</w:t>
            </w:r>
            <w:r w:rsidR="005650C3">
              <w:t xml:space="preserve"> </w:t>
            </w:r>
            <w:r>
              <w:t>(</w:t>
            </w:r>
            <w:r w:rsidR="005650C3">
              <w:t>NAP</w:t>
            </w:r>
            <w:r>
              <w:t>)</w:t>
            </w:r>
            <w:r w:rsidR="005650C3">
              <w:t xml:space="preserve">. </w:t>
            </w:r>
            <w:r w:rsidR="005650C3" w:rsidRPr="00CB2F1D">
              <w:t xml:space="preserve">USGIN recommended practice is described in section </w:t>
            </w:r>
            <w:r w:rsidR="005650C3" w:rsidRPr="00CB2F1D">
              <w:fldChar w:fldCharType="begin"/>
            </w:r>
            <w:r w:rsidR="005650C3" w:rsidRPr="00CB2F1D">
              <w:instrText xml:space="preserve"> REF _Ref244501215 \n \h  \* MERGEFORMAT </w:instrText>
            </w:r>
            <w:r w:rsidR="005650C3" w:rsidRPr="00CB2F1D">
              <w:fldChar w:fldCharType="separate"/>
            </w:r>
            <w:r w:rsidR="002C0A6A">
              <w:t>4.19</w:t>
            </w:r>
            <w:r w:rsidR="005650C3" w:rsidRPr="00CB2F1D">
              <w:fldChar w:fldCharType="end"/>
            </w:r>
            <w:r w:rsidR="005650C3" w:rsidRPr="00CB2F1D">
              <w:t>.</w:t>
            </w:r>
          </w:p>
        </w:tc>
      </w:tr>
      <w:tr w:rsidR="005B2A5C" w:rsidRPr="00CB2F1D" w:rsidTr="00C55311">
        <w:trPr>
          <w:cantSplit/>
        </w:trPr>
        <w:tc>
          <w:tcPr>
            <w:tcW w:w="1151" w:type="pct"/>
          </w:tcPr>
          <w:p w:rsidR="009601AB" w:rsidRPr="00CB2F1D" w:rsidRDefault="00E249CE" w:rsidP="00A357C8">
            <w:r w:rsidRPr="00CB2F1D">
              <w:lastRenderedPageBreak/>
              <w:t xml:space="preserve">Data quality </w:t>
            </w:r>
            <w:r w:rsidR="009601AB" w:rsidRPr="00CB2F1D">
              <w:t>lineage</w:t>
            </w:r>
            <w:r w:rsidR="00D62876" w:rsidRPr="00CB2F1D">
              <w:t xml:space="preserve"> source</w:t>
            </w:r>
            <w:r w:rsidR="009601AB" w:rsidRPr="00CB2F1D">
              <w:t xml:space="preserve"> (O)</w:t>
            </w:r>
          </w:p>
          <w:p w:rsidR="009601AB" w:rsidRPr="00CB2F1D" w:rsidRDefault="009601A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LI_Lineage/source</w:t>
            </w:r>
          </w:p>
        </w:tc>
        <w:tc>
          <w:tcPr>
            <w:tcW w:w="429" w:type="pct"/>
          </w:tcPr>
          <w:p w:rsidR="009601AB" w:rsidRPr="00CB2F1D" w:rsidRDefault="009601AB" w:rsidP="00B24B0F">
            <w:pPr>
              <w:jc w:val="center"/>
            </w:pPr>
            <w:r w:rsidRPr="00CB2F1D">
              <w:t>C-</w:t>
            </w:r>
            <w:r w:rsidR="00DB5D27">
              <w:t>O</w:t>
            </w:r>
          </w:p>
        </w:tc>
        <w:tc>
          <w:tcPr>
            <w:tcW w:w="3420" w:type="pct"/>
          </w:tcPr>
          <w:p w:rsidR="009601AB" w:rsidRPr="00CB2F1D" w:rsidRDefault="009601AB" w:rsidP="00A357C8">
            <w:pPr>
              <w:pStyle w:val="Tableentry"/>
            </w:pPr>
            <w:r w:rsidRPr="00CB2F1D">
              <w:t xml:space="preserve">Each </w:t>
            </w:r>
            <w:r w:rsidRPr="00CB2F1D">
              <w:rPr>
                <w:rStyle w:val="ElementxPath"/>
              </w:rPr>
              <w:t>source/LI_Source</w:t>
            </w:r>
            <w:r w:rsidRPr="00CB2F1D">
              <w:t xml:space="preserve"> element describes </w:t>
            </w:r>
            <w:r w:rsidR="00124809" w:rsidRPr="00CB2F1D">
              <w:t>a</w:t>
            </w:r>
            <w:r w:rsidRPr="00CB2F1D">
              <w:t xml:space="preserve"> source data</w:t>
            </w:r>
            <w:r w:rsidR="00124809" w:rsidRPr="00CB2F1D">
              <w:t xml:space="preserve"> resource</w:t>
            </w:r>
            <w:r w:rsidRPr="00CB2F1D">
              <w:t xml:space="preserve"> that is input into a pr</w:t>
            </w:r>
            <w:r w:rsidRPr="00CB2F1D">
              <w:t>o</w:t>
            </w:r>
            <w:r w:rsidRPr="00CB2F1D">
              <w:t xml:space="preserve">cessStep. NAP provision is that </w:t>
            </w:r>
            <w:r w:rsidRPr="00CB2F1D">
              <w:rPr>
                <w:rStyle w:val="ElementxPath"/>
              </w:rPr>
              <w:t>LI_Source/description</w:t>
            </w:r>
            <w:r w:rsidRPr="00CB2F1D">
              <w:t xml:space="preserve"> is mandatory if </w:t>
            </w:r>
            <w:r w:rsidRPr="00CB2F1D">
              <w:rPr>
                <w:rStyle w:val="ElementxPath"/>
              </w:rPr>
              <w:t xml:space="preserve">LI_Source/sourceCitation </w:t>
            </w:r>
            <w:r w:rsidRPr="00CB2F1D">
              <w:t xml:space="preserve">and </w:t>
            </w:r>
            <w:r w:rsidRPr="00CB2F1D">
              <w:rPr>
                <w:rStyle w:val="ElementxPath"/>
              </w:rPr>
              <w:t>LI_Source/sourceExtent</w:t>
            </w:r>
            <w:r w:rsidRPr="00CB2F1D">
              <w:t xml:space="preserve">  are not provided. </w:t>
            </w:r>
            <w:r w:rsidR="00BD243B">
              <w:t>If used, the</w:t>
            </w:r>
            <w:r w:rsidRPr="00CB2F1D">
              <w:t xml:space="preserve"> </w:t>
            </w:r>
            <w:r w:rsidR="00BD243B" w:rsidRPr="00CB2F1D">
              <w:rPr>
                <w:rStyle w:val="ElementxPath"/>
              </w:rPr>
              <w:t>LI_Source/description</w:t>
            </w:r>
            <w:r w:rsidR="00BD243B" w:rsidRPr="00CB2F1D">
              <w:t xml:space="preserve"> </w:t>
            </w:r>
            <w:r w:rsidRPr="00CB2F1D">
              <w:t xml:space="preserve">includes the source medium name </w:t>
            </w:r>
            <w:r w:rsidR="00BD243B">
              <w:t xml:space="preserve">from the </w:t>
            </w:r>
            <w:r w:rsidRPr="00CB2F1D">
              <w:t>CodeList MD_MediumNameCode</w:t>
            </w:r>
            <w:r w:rsidR="00BD243B">
              <w:t>,</w:t>
            </w:r>
            <w:r w:rsidR="00BD243B" w:rsidRPr="00CB2F1D">
              <w:t xml:space="preserve"> </w:t>
            </w:r>
            <w:r w:rsidRPr="00CB2F1D">
              <w:t xml:space="preserve">followed by &lt;;&gt;&lt;blank space&gt; and a free text description, e.g. </w:t>
            </w:r>
            <w:r w:rsidR="00EE6EBE">
              <w:t>"</w:t>
            </w:r>
            <w:r w:rsidRPr="00CB2F1D">
              <w:t>dvd; source satellite image.</w:t>
            </w:r>
            <w:r w:rsidR="00EE6EBE">
              <w:t>"</w:t>
            </w:r>
          </w:p>
          <w:p w:rsidR="001044DF" w:rsidRPr="00CB2F1D" w:rsidRDefault="001044DF" w:rsidP="00A357C8">
            <w:pPr>
              <w:pStyle w:val="Tableentry"/>
              <w:rPr>
                <w:rStyle w:val="ElementxPath"/>
              </w:rPr>
            </w:pPr>
            <w:r w:rsidRPr="00CB2F1D">
              <w:t xml:space="preserve">If the source is part of a processing chain, the </w:t>
            </w:r>
            <w:r w:rsidR="00A34CBF">
              <w:rPr>
                <w:rStyle w:val="ElementxPath"/>
              </w:rPr>
              <w:t>LI_Source/process</w:t>
            </w:r>
            <w:r w:rsidRPr="00CB2F1D">
              <w:rPr>
                <w:rStyle w:val="ElementxPath"/>
              </w:rPr>
              <w:t xml:space="preserve">Step/LI_ProcessStep </w:t>
            </w:r>
            <w:r w:rsidR="00D62876" w:rsidRPr="00CB2F1D">
              <w:t>pr</w:t>
            </w:r>
            <w:r w:rsidR="00D62876" w:rsidRPr="00CB2F1D">
              <w:t>o</w:t>
            </w:r>
            <w:r w:rsidR="00D62876" w:rsidRPr="00CB2F1D">
              <w:t>vides</w:t>
            </w:r>
            <w:r w:rsidRPr="00CB2F1D">
              <w:t xml:space="preserve"> </w:t>
            </w:r>
            <w:r w:rsidR="00EE6EBE">
              <w:t>"</w:t>
            </w:r>
            <w:r w:rsidRPr="00CB2F1D">
              <w:t>Information about an event related to the creation process for the source data.</w:t>
            </w:r>
            <w:r w:rsidR="00EE6EBE">
              <w:t>"</w:t>
            </w:r>
            <w:r w:rsidRPr="00CB2F1D">
              <w:t xml:space="preserve"> (</w:t>
            </w:r>
            <w:r w:rsidR="00D05239" w:rsidRPr="00CB2F1D">
              <w:t>I</w:t>
            </w:r>
            <w:r w:rsidR="00D05239" w:rsidRPr="00CB2F1D">
              <w:t>N</w:t>
            </w:r>
            <w:r w:rsidR="00D05239" w:rsidRPr="00CB2F1D">
              <w:t>CITS</w:t>
            </w:r>
            <w:r w:rsidRPr="00CB2F1D">
              <w:t xml:space="preserve"> 453). This is interpreted to mean that the link from a source to a process step is to a process step for which the described source is an output.</w:t>
            </w:r>
            <w:r w:rsidR="00124809" w:rsidRPr="00CB2F1D">
              <w:t xml:space="preserve"> </w:t>
            </w:r>
            <w:r w:rsidR="00D94CB7" w:rsidRPr="00CB2F1D">
              <w:t xml:space="preserve">USGIN recommended practice is described in section </w:t>
            </w:r>
            <w:r w:rsidR="00FE320C" w:rsidRPr="00CB2F1D">
              <w:fldChar w:fldCharType="begin"/>
            </w:r>
            <w:r w:rsidR="00D94CB7" w:rsidRPr="00CB2F1D">
              <w:instrText xml:space="preserve"> REF _Ref244501215 \n \h </w:instrText>
            </w:r>
            <w:r w:rsidR="008C338D" w:rsidRPr="00CB2F1D">
              <w:instrText xml:space="preserve"> \* MERGEFORMAT </w:instrText>
            </w:r>
            <w:r w:rsidR="00FE320C" w:rsidRPr="00CB2F1D">
              <w:fldChar w:fldCharType="separate"/>
            </w:r>
            <w:r w:rsidR="002C0A6A">
              <w:t>4.19</w:t>
            </w:r>
            <w:r w:rsidR="00FE320C" w:rsidRPr="00CB2F1D">
              <w:fldChar w:fldCharType="end"/>
            </w:r>
            <w:r w:rsidR="00D94CB7" w:rsidRPr="00CB2F1D">
              <w:t>.</w:t>
            </w:r>
          </w:p>
        </w:tc>
      </w:tr>
      <w:tr w:rsidR="005B2A5C" w:rsidRPr="00CB2F1D" w:rsidTr="00C55311">
        <w:trPr>
          <w:cantSplit/>
        </w:trPr>
        <w:tc>
          <w:tcPr>
            <w:tcW w:w="1151" w:type="pct"/>
          </w:tcPr>
          <w:p w:rsidR="009601AB" w:rsidRPr="00CB2F1D" w:rsidRDefault="007E751D" w:rsidP="00A357C8">
            <w:r w:rsidRPr="00CB2F1D">
              <w:t xml:space="preserve">Data quality </w:t>
            </w:r>
            <w:r w:rsidR="009601AB" w:rsidRPr="00CB2F1D">
              <w:t>lineage</w:t>
            </w:r>
            <w:r w:rsidR="00D62876" w:rsidRPr="00CB2F1D">
              <w:t xml:space="preserve"> process</w:t>
            </w:r>
            <w:r w:rsidRPr="00CB2F1D">
              <w:t xml:space="preserve"> s</w:t>
            </w:r>
            <w:r w:rsidR="00D62876" w:rsidRPr="00CB2F1D">
              <w:t>tep</w:t>
            </w:r>
            <w:r w:rsidR="009601AB" w:rsidRPr="00CB2F1D">
              <w:t xml:space="preserve"> (O)</w:t>
            </w:r>
          </w:p>
          <w:p w:rsidR="009601AB" w:rsidRPr="00CB2F1D" w:rsidRDefault="009601A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LI_Lineage/processStep</w:t>
            </w:r>
          </w:p>
        </w:tc>
        <w:tc>
          <w:tcPr>
            <w:tcW w:w="429" w:type="pct"/>
          </w:tcPr>
          <w:p w:rsidR="009601AB" w:rsidRPr="00CB2F1D" w:rsidRDefault="009601AB" w:rsidP="00B24B0F">
            <w:pPr>
              <w:jc w:val="center"/>
            </w:pPr>
            <w:r w:rsidRPr="00CB2F1D">
              <w:t>C-</w:t>
            </w:r>
            <w:r w:rsidR="00DB5D27">
              <w:t>O</w:t>
            </w:r>
          </w:p>
        </w:tc>
        <w:tc>
          <w:tcPr>
            <w:tcW w:w="3420" w:type="pct"/>
          </w:tcPr>
          <w:p w:rsidR="009601AB" w:rsidRPr="00CB2F1D" w:rsidRDefault="00214F1B" w:rsidP="00A357C8">
            <w:pPr>
              <w:pStyle w:val="Tableentry"/>
            </w:pPr>
            <w:r w:rsidRPr="00CB2F1D">
              <w:t xml:space="preserve">An event in the development of the dataset. Each step requires a free text description, and may have a free text </w:t>
            </w:r>
            <w:r w:rsidRPr="00CB2F1D">
              <w:rPr>
                <w:rStyle w:val="ElementxPath"/>
              </w:rPr>
              <w:t>rationale</w:t>
            </w:r>
            <w:r w:rsidRPr="00CB2F1D">
              <w:t xml:space="preserve">, </w:t>
            </w:r>
            <w:r w:rsidRPr="00CB2F1D">
              <w:rPr>
                <w:rStyle w:val="ElementxPath"/>
              </w:rPr>
              <w:t>dateTime</w:t>
            </w:r>
            <w:r w:rsidRPr="00CB2F1D">
              <w:t xml:space="preserve"> stamp when process was complete, 0 to many </w:t>
            </w:r>
            <w:r w:rsidRPr="00CB2F1D">
              <w:rPr>
                <w:rStyle w:val="ElementxPath"/>
              </w:rPr>
              <w:t>CI_ResponsibleParty</w:t>
            </w:r>
            <w:r w:rsidRPr="00CB2F1D">
              <w:t xml:space="preserve"> elements identifying parties involved in the process, and finally 0 to many </w:t>
            </w:r>
            <w:r w:rsidR="00D94CB7" w:rsidRPr="00CB2F1D">
              <w:rPr>
                <w:rStyle w:val="ElementxPath"/>
              </w:rPr>
              <w:t>source/</w:t>
            </w:r>
            <w:r w:rsidRPr="00CB2F1D">
              <w:rPr>
                <w:rStyle w:val="ElementxPath"/>
              </w:rPr>
              <w:t>LI_Source</w:t>
            </w:r>
            <w:r w:rsidRPr="00CB2F1D">
              <w:t xml:space="preserve"> associations to identify data that is input into the process step. Best practice recommended for USGIN is that source association from a process step is to i</w:t>
            </w:r>
            <w:r w:rsidRPr="00CB2F1D">
              <w:t>n</w:t>
            </w:r>
            <w:r w:rsidRPr="00CB2F1D">
              <w:t xml:space="preserve">puts to a process, and </w:t>
            </w:r>
            <w:r w:rsidR="00FE320C" w:rsidRPr="00CB2F1D">
              <w:rPr>
                <w:rStyle w:val="ElementxPath"/>
              </w:rPr>
              <w:t>processStep</w:t>
            </w:r>
            <w:r w:rsidRPr="00CB2F1D">
              <w:t xml:space="preserve"> associations from a source element link an output r</w:t>
            </w:r>
            <w:r w:rsidRPr="00CB2F1D">
              <w:t>e</w:t>
            </w:r>
            <w:r w:rsidRPr="00CB2F1D">
              <w:t>source to a process step that produced it</w:t>
            </w:r>
            <w:r w:rsidR="00D94CB7" w:rsidRPr="00CB2F1D">
              <w:t xml:space="preserve">. See USGIN recommended practice is described in section </w:t>
            </w:r>
            <w:r w:rsidR="00FE320C" w:rsidRPr="00CB2F1D">
              <w:fldChar w:fldCharType="begin"/>
            </w:r>
            <w:r w:rsidR="00FE320C" w:rsidRPr="00CB2F1D">
              <w:instrText xml:space="preserve"> REF _Ref244501215 \n \h  \* MERGEFORMAT </w:instrText>
            </w:r>
            <w:r w:rsidR="00FE320C" w:rsidRPr="00CB2F1D">
              <w:fldChar w:fldCharType="separate"/>
            </w:r>
            <w:r w:rsidR="002C0A6A">
              <w:t>4.19</w:t>
            </w:r>
            <w:r w:rsidR="00FE320C" w:rsidRPr="00CB2F1D">
              <w:fldChar w:fldCharType="end"/>
            </w:r>
            <w:r w:rsidR="00D94CB7" w:rsidRPr="00CB2F1D">
              <w:t>.</w:t>
            </w:r>
          </w:p>
        </w:tc>
      </w:tr>
      <w:tr w:rsidR="005B2A5C" w:rsidRPr="00CB2F1D" w:rsidTr="00C55311">
        <w:trPr>
          <w:cantSplit/>
        </w:trPr>
        <w:tc>
          <w:tcPr>
            <w:tcW w:w="1151" w:type="pct"/>
          </w:tcPr>
          <w:p w:rsidR="0032148F" w:rsidRPr="00CB2F1D" w:rsidRDefault="0032148F" w:rsidP="00A357C8">
            <w:r w:rsidRPr="00CB2F1D">
              <w:t xml:space="preserve">[role] Portrayal </w:t>
            </w:r>
            <w:r w:rsidR="00C77761" w:rsidRPr="00CB2F1D">
              <w:t>catalog</w:t>
            </w:r>
            <w:r w:rsidRPr="00CB2F1D">
              <w:t xml:space="preserve"> i</w:t>
            </w:r>
            <w:r w:rsidRPr="00CB2F1D">
              <w:t>n</w:t>
            </w:r>
            <w:r w:rsidRPr="00CB2F1D">
              <w:t>formation (O)</w:t>
            </w:r>
          </w:p>
          <w:p w:rsidR="0032148F" w:rsidRPr="00CB2F1D" w:rsidRDefault="0032148F" w:rsidP="00A357C8">
            <w:r w:rsidRPr="00CB2F1D">
              <w:rPr>
                <w:rStyle w:val="ElementxPath"/>
              </w:rPr>
              <w:t>portrayalCatalogueInfo</w:t>
            </w:r>
          </w:p>
        </w:tc>
        <w:tc>
          <w:tcPr>
            <w:tcW w:w="429" w:type="pct"/>
          </w:tcPr>
          <w:p w:rsidR="0032148F" w:rsidRPr="00CB2F1D" w:rsidRDefault="00214F1B" w:rsidP="00A357C8">
            <w:pPr>
              <w:jc w:val="center"/>
            </w:pPr>
            <w:r w:rsidRPr="00CB2F1D">
              <w:t>O-O</w:t>
            </w:r>
          </w:p>
        </w:tc>
        <w:tc>
          <w:tcPr>
            <w:tcW w:w="3420" w:type="pct"/>
          </w:tcPr>
          <w:p w:rsidR="0032148F" w:rsidRPr="00CB2F1D" w:rsidRDefault="00D94CB7" w:rsidP="00B24B0F">
            <w:pPr>
              <w:pStyle w:val="Tableentry"/>
            </w:pPr>
            <w:r w:rsidRPr="00CB2F1D">
              <w:rPr>
                <w:rStyle w:val="ElementxPath"/>
              </w:rPr>
              <w:t>portrayalCat</w:t>
            </w:r>
            <w:r w:rsidRPr="00CB2F1D">
              <w:rPr>
                <w:rStyle w:val="ElementxPath"/>
              </w:rPr>
              <w:t>a</w:t>
            </w:r>
            <w:r w:rsidRPr="00CB2F1D">
              <w:rPr>
                <w:rStyle w:val="ElementxPath"/>
              </w:rPr>
              <w:t>logueInfo/MD_PortrayalCatalogReference/portrayalCatalogueCitation/</w:t>
            </w:r>
            <w:r w:rsidR="00214F1B" w:rsidRPr="00CB2F1D">
              <w:rPr>
                <w:rStyle w:val="ElementxPath"/>
              </w:rPr>
              <w:t>CI_Citation</w:t>
            </w:r>
            <w:r w:rsidR="00214F1B" w:rsidRPr="00CB2F1D">
              <w:t xml:space="preserve"> element </w:t>
            </w:r>
            <w:r w:rsidR="002D343C" w:rsidRPr="00CB2F1D">
              <w:t>identifying a</w:t>
            </w:r>
            <w:r w:rsidR="00214F1B" w:rsidRPr="00CB2F1D">
              <w:t xml:space="preserve"> catalogue </w:t>
            </w:r>
            <w:r w:rsidR="002D343C" w:rsidRPr="00CB2F1D">
              <w:t>that contains</w:t>
            </w:r>
            <w:r w:rsidR="00214F1B" w:rsidRPr="00CB2F1D">
              <w:t xml:space="preserve"> symbols and rules to depict a resource.</w:t>
            </w:r>
            <w:r w:rsidR="002D343C" w:rsidRPr="00CB2F1D">
              <w:t xml:space="preserve"> A portrayal </w:t>
            </w:r>
            <w:r w:rsidR="00ED6F83" w:rsidRPr="00CB2F1D">
              <w:t>catalog</w:t>
            </w:r>
            <w:r w:rsidR="002D343C" w:rsidRPr="00CB2F1D">
              <w:t xml:space="preserve"> is a collection of defined symbols used to depict, to humans, features on a map. No documentation in ISO19115 about how this is supposed to work. ISO 19117 defines the structure of a Portrayal Catalogue.</w:t>
            </w:r>
            <w:r w:rsidRPr="00CB2F1D">
              <w:t xml:space="preserve"> No USGIN recommended practices</w:t>
            </w:r>
            <w:r w:rsidR="00DB5D27">
              <w:t xml:space="preserve"> have been adopted</w:t>
            </w:r>
            <w:r w:rsidRPr="00CB2F1D">
              <w:t>.</w:t>
            </w:r>
            <w:r w:rsidR="0061197D" w:rsidRPr="00CB2F1D">
              <w:t xml:space="preserve"> </w:t>
            </w:r>
          </w:p>
        </w:tc>
      </w:tr>
      <w:tr w:rsidR="005B2A5C" w:rsidRPr="00CB2F1D" w:rsidTr="00C55311">
        <w:trPr>
          <w:cantSplit/>
        </w:trPr>
        <w:tc>
          <w:tcPr>
            <w:tcW w:w="1151" w:type="pct"/>
          </w:tcPr>
          <w:p w:rsidR="0032148F" w:rsidRPr="00CB2F1D" w:rsidRDefault="0032148F" w:rsidP="00A357C8">
            <w:r w:rsidRPr="00CB2F1D">
              <w:lastRenderedPageBreak/>
              <w:t>[role] Metadata constraint i</w:t>
            </w:r>
            <w:r w:rsidRPr="00CB2F1D">
              <w:t>n</w:t>
            </w:r>
            <w:r w:rsidRPr="00CB2F1D">
              <w:t>formation (O)</w:t>
            </w:r>
          </w:p>
          <w:p w:rsidR="0032148F" w:rsidRPr="00CB2F1D" w:rsidRDefault="0032148F" w:rsidP="00A357C8">
            <w:r w:rsidRPr="00CB2F1D">
              <w:rPr>
                <w:rStyle w:val="ElementxPath"/>
              </w:rPr>
              <w:t>metadataConstraints</w:t>
            </w:r>
          </w:p>
        </w:tc>
        <w:tc>
          <w:tcPr>
            <w:tcW w:w="429" w:type="pct"/>
          </w:tcPr>
          <w:p w:rsidR="0032148F" w:rsidRPr="00CB2F1D" w:rsidRDefault="0032148F" w:rsidP="00A357C8">
            <w:pPr>
              <w:jc w:val="center"/>
            </w:pPr>
            <w:r w:rsidRPr="00CB2F1D">
              <w:t>O-O</w:t>
            </w:r>
          </w:p>
        </w:tc>
        <w:tc>
          <w:tcPr>
            <w:tcW w:w="3420" w:type="pct"/>
          </w:tcPr>
          <w:p w:rsidR="0032148F" w:rsidRPr="00CB2F1D" w:rsidRDefault="002D343C" w:rsidP="00A357C8">
            <w:pPr>
              <w:pStyle w:val="Tableentry"/>
            </w:pPr>
            <w:r w:rsidRPr="00CB2F1D">
              <w:t xml:space="preserve">This element specifies use constraints for access to the metadata record. Use constraints for accessing the describe resource are in </w:t>
            </w:r>
            <w:r w:rsidRPr="00CB2F1D">
              <w:rPr>
                <w:rStyle w:val="ElementxPath"/>
              </w:rPr>
              <w:t>resourceConstraint/MD_Constraint</w:t>
            </w:r>
            <w:r w:rsidRPr="00CB2F1D">
              <w:t xml:space="preserve"> in </w:t>
            </w:r>
            <w:r w:rsidRPr="00CB2F1D">
              <w:rPr>
                <w:rStyle w:val="ElementxPath"/>
              </w:rPr>
              <w:t>MD_DatasetIdentification</w:t>
            </w:r>
            <w:r w:rsidRPr="00CB2F1D">
              <w:t xml:space="preserve"> or </w:t>
            </w:r>
            <w:r w:rsidRPr="00CB2F1D">
              <w:rPr>
                <w:rStyle w:val="ElementxPath"/>
              </w:rPr>
              <w:t>MD_ServiceIdentification</w:t>
            </w:r>
            <w:r w:rsidRPr="00CB2F1D">
              <w:t xml:space="preserve">. </w:t>
            </w:r>
            <w:r w:rsidR="0032148F" w:rsidRPr="00CB2F1D">
              <w:t>Follow NAP for specification of a</w:t>
            </w:r>
            <w:r w:rsidR="0032148F" w:rsidRPr="00CB2F1D">
              <w:t>c</w:t>
            </w:r>
            <w:r w:rsidR="0032148F" w:rsidRPr="00CB2F1D">
              <w:t>cess constraints</w:t>
            </w:r>
            <w:r w:rsidRPr="00CB2F1D">
              <w:t>.</w:t>
            </w:r>
            <w:r w:rsidR="0032148F" w:rsidRPr="00CB2F1D">
              <w:t xml:space="preserve"> </w:t>
            </w:r>
          </w:p>
          <w:p w:rsidR="009D3549" w:rsidRPr="00CB2F1D" w:rsidRDefault="002D343C" w:rsidP="00A357C8">
            <w:pPr>
              <w:pStyle w:val="Tableentry"/>
            </w:pPr>
            <w:r w:rsidRPr="00CB2F1D">
              <w:t xml:space="preserve">NAP provision is that </w:t>
            </w:r>
            <w:r w:rsidRPr="00CB2F1D">
              <w:rPr>
                <w:rStyle w:val="ElementxPath"/>
              </w:rPr>
              <w:t xml:space="preserve">metadataConstraints/MD_Constraints/useLimitation </w:t>
            </w:r>
            <w:r w:rsidRPr="00CB2F1D">
              <w:t xml:space="preserve">is mandatory when </w:t>
            </w:r>
            <w:r w:rsidRPr="00CB2F1D">
              <w:rPr>
                <w:rStyle w:val="ElementxPath"/>
              </w:rPr>
              <w:t>MD_Constraints</w:t>
            </w:r>
            <w:r w:rsidRPr="00CB2F1D">
              <w:t xml:space="preserve"> is used to specify </w:t>
            </w:r>
            <w:r w:rsidRPr="00CB2F1D">
              <w:rPr>
                <w:rStyle w:val="ElementxPath"/>
              </w:rPr>
              <w:t>metadataConstraints</w:t>
            </w:r>
            <w:r w:rsidRPr="00CB2F1D">
              <w:t xml:space="preserve">. When </w:t>
            </w:r>
            <w:r w:rsidR="009D3549" w:rsidRPr="00CB2F1D">
              <w:t xml:space="preserve">one of the </w:t>
            </w:r>
            <w:r w:rsidRPr="00CB2F1D">
              <w:t xml:space="preserve">subtypes </w:t>
            </w:r>
            <w:r w:rsidRPr="00CB2F1D">
              <w:rPr>
                <w:rStyle w:val="ElementxPath"/>
              </w:rPr>
              <w:t>MD_LegalConstraints</w:t>
            </w:r>
            <w:r w:rsidRPr="00CB2F1D">
              <w:t xml:space="preserve"> or </w:t>
            </w:r>
            <w:r w:rsidRPr="00CB2F1D">
              <w:rPr>
                <w:rStyle w:val="ElementxPath"/>
              </w:rPr>
              <w:t>MD_SecurityConstraints</w:t>
            </w:r>
            <w:r w:rsidRPr="00CB2F1D">
              <w:t xml:space="preserve"> is used, </w:t>
            </w:r>
            <w:r w:rsidRPr="00CB2F1D">
              <w:rPr>
                <w:rStyle w:val="ElementxPath"/>
              </w:rPr>
              <w:t>useLimitation</w:t>
            </w:r>
            <w:r w:rsidRPr="00CB2F1D">
              <w:t xml:space="preserve"> is optional. </w:t>
            </w:r>
          </w:p>
          <w:p w:rsidR="00582AEB" w:rsidRPr="00CB2F1D" w:rsidRDefault="00582AEB" w:rsidP="00A357C8">
            <w:pPr>
              <w:pStyle w:val="Tableentry"/>
            </w:pPr>
            <w:r w:rsidRPr="00CB2F1D">
              <w:rPr>
                <w:rStyle w:val="ElementxPath"/>
              </w:rPr>
              <w:t>MD_</w:t>
            </w:r>
            <w:r w:rsidR="002D343C" w:rsidRPr="00CB2F1D">
              <w:rPr>
                <w:rStyle w:val="ElementxPath"/>
              </w:rPr>
              <w:t>LegalConstraints</w:t>
            </w:r>
            <w:r w:rsidR="002D343C" w:rsidRPr="00CB2F1D">
              <w:t xml:space="preserve"> are specified by MD_RestrictionCode</w:t>
            </w:r>
            <w:r w:rsidR="00F26244">
              <w:t>.</w:t>
            </w:r>
            <w:r w:rsidRPr="00CB2F1D">
              <w:t xml:space="preserve"> </w:t>
            </w:r>
            <w:r w:rsidR="00F26244">
              <w:t xml:space="preserve">ISO codelist </w:t>
            </w:r>
            <w:r w:rsidR="00F26244" w:rsidRPr="00CB2F1D">
              <w:t xml:space="preserve"> </w:t>
            </w:r>
            <w:r w:rsidRPr="00CB2F1D">
              <w:t xml:space="preserve">values </w:t>
            </w:r>
            <w:r w:rsidR="00F26244">
              <w:t xml:space="preserve">are </w:t>
            </w:r>
            <w:r w:rsidR="00B75EF9">
              <w:t>{</w:t>
            </w:r>
            <w:r w:rsidRPr="009A7B3E">
              <w:rPr>
                <w:rStyle w:val="codelist"/>
              </w:rPr>
              <w:t>cop</w:t>
            </w:r>
            <w:r w:rsidRPr="009A7B3E">
              <w:rPr>
                <w:rStyle w:val="codelist"/>
              </w:rPr>
              <w:t>y</w:t>
            </w:r>
            <w:r w:rsidRPr="009A7B3E">
              <w:rPr>
                <w:rStyle w:val="codelist"/>
              </w:rPr>
              <w:t>right, patent, patentPending, trademark, license, intellectualPrope</w:t>
            </w:r>
            <w:r w:rsidRPr="009A7B3E">
              <w:rPr>
                <w:rStyle w:val="codelist"/>
              </w:rPr>
              <w:t>r</w:t>
            </w:r>
            <w:r w:rsidRPr="009A7B3E">
              <w:rPr>
                <w:rStyle w:val="codelist"/>
              </w:rPr>
              <w:t>tyRights, restricted, otherRestrictions</w:t>
            </w:r>
            <w:r w:rsidR="00F26244">
              <w:rPr>
                <w:rStyle w:val="codelist"/>
              </w:rPr>
              <w:t>}</w:t>
            </w:r>
            <w:r w:rsidR="00F26244" w:rsidRPr="00F26244">
              <w:t>.</w:t>
            </w:r>
            <w:r w:rsidR="00F26244">
              <w:t xml:space="preserve"> 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  </w:t>
            </w:r>
            <w:r w:rsidR="00B75EF9" w:rsidRPr="00CB2F1D">
              <w:t xml:space="preserve"> </w:t>
            </w:r>
            <w:r w:rsidRPr="00CB2F1D">
              <w:rPr>
                <w:rStyle w:val="ElementxPath"/>
              </w:rPr>
              <w:t>otherConstraints</w:t>
            </w:r>
            <w:r w:rsidRPr="00CB2F1D">
              <w:t xml:space="preserve"> is a free text element required if </w:t>
            </w:r>
            <w:r w:rsidRPr="00CB2F1D">
              <w:rPr>
                <w:rStyle w:val="ElementxPath"/>
              </w:rPr>
              <w:t>accessCo</w:t>
            </w:r>
            <w:r w:rsidRPr="00CB2F1D">
              <w:rPr>
                <w:rStyle w:val="ElementxPath"/>
              </w:rPr>
              <w:t>n</w:t>
            </w:r>
            <w:r w:rsidRPr="00CB2F1D">
              <w:rPr>
                <w:rStyle w:val="ElementxPath"/>
              </w:rPr>
              <w:t>straints</w:t>
            </w:r>
            <w:r w:rsidRPr="00CB2F1D">
              <w:t xml:space="preserve"> or </w:t>
            </w:r>
            <w:r w:rsidRPr="00CB2F1D">
              <w:rPr>
                <w:rStyle w:val="ElementxPath"/>
              </w:rPr>
              <w:t>useConstraints</w:t>
            </w:r>
            <w:r w:rsidRPr="00CB2F1D">
              <w:t xml:space="preserve"> is set to </w:t>
            </w:r>
            <w:r w:rsidR="00EE6EBE">
              <w:t>"</w:t>
            </w:r>
            <w:r w:rsidRPr="00CB2F1D">
              <w:t>otherRestrictions.</w:t>
            </w:r>
            <w:r w:rsidR="00EE6EBE">
              <w:t>"</w:t>
            </w:r>
            <w:r w:rsidRPr="00CB2F1D">
              <w:t xml:space="preserve"> For an example: </w:t>
            </w:r>
            <w:r w:rsidR="00EE6EBE">
              <w:t>"</w:t>
            </w:r>
            <w:r w:rsidRPr="00CB2F1D">
              <w:t>Data only to be used for the purposes for which they were collected.</w:t>
            </w:r>
            <w:r w:rsidR="00EE6EBE">
              <w:t>"</w:t>
            </w:r>
          </w:p>
          <w:p w:rsidR="002D343C" w:rsidRPr="00CB2F1D" w:rsidRDefault="00582AEB" w:rsidP="00B24B0F">
            <w:pPr>
              <w:pStyle w:val="Tableentry"/>
            </w:pPr>
            <w:r w:rsidRPr="00CB2F1D">
              <w:rPr>
                <w:rStyle w:val="ElementxPath"/>
              </w:rPr>
              <w:t>MD_SecurtyConstraints</w:t>
            </w:r>
            <w:r w:rsidRPr="00CB2F1D">
              <w:t xml:space="preserve"> has various optional free text values, and a required </w:t>
            </w:r>
            <w:r w:rsidRPr="00CB2F1D">
              <w:rPr>
                <w:rStyle w:val="ElementxPath"/>
              </w:rPr>
              <w:t>MD_SecurityConstraints/classification</w:t>
            </w:r>
            <w:r w:rsidRPr="00CB2F1D">
              <w:t xml:space="preserve"> from </w:t>
            </w:r>
            <w:r w:rsidR="00F26244">
              <w:t xml:space="preserve">ISO </w:t>
            </w:r>
            <w:r w:rsidRPr="00CB2F1D">
              <w:t xml:space="preserve">MD_ClassificationCode: </w:t>
            </w:r>
            <w:r w:rsidR="00B75EF9">
              <w:t>{</w:t>
            </w:r>
            <w:r w:rsidRPr="009A7B3E">
              <w:rPr>
                <w:rStyle w:val="codelist"/>
              </w:rPr>
              <w:t>unclassified, restricted, confidential, secret, topSecret</w:t>
            </w:r>
            <w:r w:rsidR="00F26244">
              <w:rPr>
                <w:rStyle w:val="codelist"/>
              </w:rPr>
              <w:t>}.</w:t>
            </w:r>
            <w:r w:rsidR="00F26244">
              <w:t xml:space="preserve"> </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w:t>
            </w:r>
            <w:r w:rsidR="00F26244">
              <w:t>s</w:t>
            </w:r>
            <w:r w:rsidR="00F26244">
              <w:t>sion of encoding of codelist values.</w:t>
            </w:r>
          </w:p>
        </w:tc>
      </w:tr>
      <w:tr w:rsidR="005B2A5C" w:rsidRPr="00CB2F1D" w:rsidTr="00C55311">
        <w:trPr>
          <w:cantSplit/>
        </w:trPr>
        <w:tc>
          <w:tcPr>
            <w:tcW w:w="1151" w:type="pct"/>
          </w:tcPr>
          <w:p w:rsidR="0032148F" w:rsidRPr="00CB2F1D" w:rsidRDefault="0032148F" w:rsidP="00A357C8">
            <w:r w:rsidRPr="00CB2F1D">
              <w:t>[role] Application schema i</w:t>
            </w:r>
            <w:r w:rsidRPr="00CB2F1D">
              <w:t>n</w:t>
            </w:r>
            <w:r w:rsidRPr="00CB2F1D">
              <w:t>formation (O)</w:t>
            </w:r>
          </w:p>
          <w:p w:rsidR="0032148F" w:rsidRPr="00CB2F1D" w:rsidRDefault="0032148F" w:rsidP="00A357C8">
            <w:r w:rsidRPr="00CB2F1D">
              <w:rPr>
                <w:rStyle w:val="ElementxPath"/>
              </w:rPr>
              <w:t>applicationSchemaInfo</w:t>
            </w:r>
          </w:p>
        </w:tc>
        <w:tc>
          <w:tcPr>
            <w:tcW w:w="429" w:type="pct"/>
          </w:tcPr>
          <w:p w:rsidR="0032148F" w:rsidRPr="00CB2F1D" w:rsidRDefault="009D3549" w:rsidP="00A357C8">
            <w:pPr>
              <w:jc w:val="center"/>
            </w:pPr>
            <w:r w:rsidRPr="00CB2F1D">
              <w:t>O-O</w:t>
            </w:r>
          </w:p>
        </w:tc>
        <w:tc>
          <w:tcPr>
            <w:tcW w:w="3420" w:type="pct"/>
          </w:tcPr>
          <w:p w:rsidR="0032148F" w:rsidRPr="00CB2F1D" w:rsidRDefault="009D3549" w:rsidP="00A357C8">
            <w:pPr>
              <w:pStyle w:val="Tableentry"/>
            </w:pPr>
            <w:r w:rsidRPr="00CB2F1D">
              <w:t xml:space="preserve">Information about the </w:t>
            </w:r>
            <w:r w:rsidR="0074397A" w:rsidRPr="00CB2F1D">
              <w:t xml:space="preserve">information </w:t>
            </w:r>
            <w:r w:rsidRPr="00CB2F1D">
              <w:t xml:space="preserve">schema of the </w:t>
            </w:r>
            <w:r w:rsidR="0074397A" w:rsidRPr="00CB2F1D">
              <w:t>resource</w:t>
            </w:r>
            <w:r w:rsidRPr="00CB2F1D">
              <w:t xml:space="preserve"> </w:t>
            </w:r>
            <w:r w:rsidR="002D2FC8" w:rsidRPr="00CB2F1D">
              <w:rPr>
                <w:rStyle w:val="ElementxPath"/>
              </w:rPr>
              <w:t>applicationSchemaI</w:t>
            </w:r>
            <w:r w:rsidR="002D2FC8" w:rsidRPr="00CB2F1D">
              <w:rPr>
                <w:rStyle w:val="ElementxPath"/>
              </w:rPr>
              <w:t>n</w:t>
            </w:r>
            <w:r w:rsidR="002D2FC8" w:rsidRPr="00CB2F1D">
              <w:rPr>
                <w:rStyle w:val="ElementxPath"/>
              </w:rPr>
              <w:t>fo/MD_Application</w:t>
            </w:r>
            <w:r w:rsidR="001D13E2" w:rsidRPr="00CB2F1D">
              <w:rPr>
                <w:rStyle w:val="ElementxPath"/>
              </w:rPr>
              <w:softHyphen/>
            </w:r>
            <w:r w:rsidR="002D2FC8" w:rsidRPr="00CB2F1D">
              <w:rPr>
                <w:rStyle w:val="ElementxPath"/>
              </w:rPr>
              <w:t>SchemaInformation</w:t>
            </w:r>
            <w:r w:rsidR="002D2FC8" w:rsidRPr="00CB2F1D">
              <w:t xml:space="preserve"> element has mandatory </w:t>
            </w:r>
            <w:r w:rsidR="002D2FC8" w:rsidRPr="00CB2F1D">
              <w:rPr>
                <w:rStyle w:val="ElementxPath"/>
              </w:rPr>
              <w:t>name/CI_Citation</w:t>
            </w:r>
            <w:r w:rsidR="002D2FC8" w:rsidRPr="00CB2F1D">
              <w:t xml:space="preserve">, </w:t>
            </w:r>
            <w:r w:rsidR="002D2FC8" w:rsidRPr="00CB2F1D">
              <w:rPr>
                <w:rStyle w:val="ElementxPath"/>
              </w:rPr>
              <w:t>schemaLanguage</w:t>
            </w:r>
            <w:r w:rsidR="002D2FC8" w:rsidRPr="00CB2F1D">
              <w:t xml:space="preserve"> free text, and </w:t>
            </w:r>
            <w:r w:rsidR="002D2FC8" w:rsidRPr="00CB2F1D">
              <w:rPr>
                <w:rStyle w:val="ElementxPath"/>
              </w:rPr>
              <w:t>constraintLanguage</w:t>
            </w:r>
            <w:r w:rsidR="002D2FC8" w:rsidRPr="00CB2F1D">
              <w:t xml:space="preserve"> free text. The </w:t>
            </w:r>
            <w:r w:rsidR="002D2FC8" w:rsidRPr="00CB2F1D">
              <w:rPr>
                <w:rStyle w:val="ElementxPath"/>
              </w:rPr>
              <w:t>MD_ApplicationSchemaInformation</w:t>
            </w:r>
            <w:r w:rsidR="002D2FC8" w:rsidRPr="00CB2F1D">
              <w:t xml:space="preserve"> element a</w:t>
            </w:r>
            <w:r w:rsidR="002D2FC8" w:rsidRPr="00CB2F1D">
              <w:t>l</w:t>
            </w:r>
            <w:r w:rsidR="002D2FC8" w:rsidRPr="00CB2F1D">
              <w:t xml:space="preserve">so allows inclusion of an actual schema document as ASCII, or a binary </w:t>
            </w:r>
            <w:r w:rsidR="002D2FC8" w:rsidRPr="00CB2F1D">
              <w:rPr>
                <w:rStyle w:val="ElementxPath"/>
              </w:rPr>
              <w:t>graphicsFile</w:t>
            </w:r>
            <w:r w:rsidR="002D2FC8" w:rsidRPr="00CB2F1D">
              <w:t xml:space="preserve"> or </w:t>
            </w:r>
            <w:r w:rsidR="002D2FC8" w:rsidRPr="00CB2F1D">
              <w:rPr>
                <w:rStyle w:val="ElementxPath"/>
              </w:rPr>
              <w:t>softwareDevelopmentFile</w:t>
            </w:r>
            <w:r w:rsidR="00CE0D79" w:rsidRPr="00CB2F1D">
              <w:t xml:space="preserve">. </w:t>
            </w:r>
            <w:r w:rsidR="0074397A" w:rsidRPr="00CB2F1D">
              <w:t>Multiple applicationSchemaInfo elements may be used for diffe</w:t>
            </w:r>
            <w:r w:rsidR="0074397A" w:rsidRPr="00CB2F1D">
              <w:t>r</w:t>
            </w:r>
            <w:r w:rsidR="0074397A" w:rsidRPr="00CB2F1D">
              <w:t>ent presentations of a single schema, or for different kinds of schema (e.g. physical, log</w:t>
            </w:r>
            <w:r w:rsidR="0074397A" w:rsidRPr="00CB2F1D">
              <w:t>i</w:t>
            </w:r>
            <w:r w:rsidR="0074397A" w:rsidRPr="00CB2F1D">
              <w:t>cal, conceptual).</w:t>
            </w:r>
          </w:p>
        </w:tc>
      </w:tr>
      <w:tr w:rsidR="005B2A5C" w:rsidRPr="00CB2F1D" w:rsidTr="00C55311">
        <w:trPr>
          <w:cantSplit/>
        </w:trPr>
        <w:tc>
          <w:tcPr>
            <w:tcW w:w="1151" w:type="pct"/>
          </w:tcPr>
          <w:p w:rsidR="0032148F" w:rsidRPr="00CB2F1D" w:rsidRDefault="0032148F" w:rsidP="00A357C8">
            <w:r w:rsidRPr="00CB2F1D">
              <w:lastRenderedPageBreak/>
              <w:t>[role] Metadata maintenance information (O)</w:t>
            </w:r>
          </w:p>
          <w:p w:rsidR="0032148F" w:rsidRPr="00CB2F1D" w:rsidRDefault="0032148F" w:rsidP="00A357C8">
            <w:r w:rsidRPr="00CB2F1D">
              <w:rPr>
                <w:rStyle w:val="ElementxPath"/>
              </w:rPr>
              <w:t>metadataMaintenance</w:t>
            </w:r>
          </w:p>
        </w:tc>
        <w:tc>
          <w:tcPr>
            <w:tcW w:w="429" w:type="pct"/>
          </w:tcPr>
          <w:p w:rsidR="0032148F" w:rsidRPr="00CB2F1D" w:rsidRDefault="0025660E" w:rsidP="00A357C8">
            <w:pPr>
              <w:jc w:val="center"/>
            </w:pPr>
            <w:r w:rsidRPr="00CB2F1D">
              <w:t>O-O</w:t>
            </w:r>
          </w:p>
        </w:tc>
        <w:tc>
          <w:tcPr>
            <w:tcW w:w="3420" w:type="pct"/>
          </w:tcPr>
          <w:p w:rsidR="0032148F" w:rsidRDefault="007F3643" w:rsidP="00B24B0F">
            <w:pPr>
              <w:pStyle w:val="Tableentry"/>
            </w:pPr>
            <w:r w:rsidRPr="00CB2F1D">
              <w:t xml:space="preserve">This element provides information about the maintenance schedule or history of the metadata record. Only one </w:t>
            </w:r>
            <w:r w:rsidRPr="00CB2F1D">
              <w:rPr>
                <w:rStyle w:val="ElementxPath"/>
              </w:rPr>
              <w:t>MD_MaintenanceInformation</w:t>
            </w:r>
            <w:r w:rsidRPr="00CB2F1D">
              <w:t xml:space="preserve"> element may be included, with </w:t>
            </w:r>
            <w:r w:rsidR="001B025D" w:rsidRPr="00CB2F1D">
              <w:t>a r</w:t>
            </w:r>
            <w:r w:rsidR="001B025D" w:rsidRPr="00CB2F1D">
              <w:t>e</w:t>
            </w:r>
            <w:r w:rsidR="001B025D" w:rsidRPr="00CB2F1D">
              <w:t xml:space="preserve">quired </w:t>
            </w:r>
            <w:r w:rsidR="000E361D" w:rsidRPr="00CB2F1D">
              <w:t>MD_MaintenanceFrequencyCode</w:t>
            </w:r>
            <w:r w:rsidR="00F26244">
              <w:t>. The ISO codelist is</w:t>
            </w:r>
            <w:r w:rsidR="000E361D" w:rsidRPr="00CB2F1D">
              <w:t xml:space="preserve"> </w:t>
            </w:r>
            <w:r w:rsidR="00CE1443">
              <w:t>{</w:t>
            </w:r>
            <w:r w:rsidR="000E361D" w:rsidRPr="00CE1443">
              <w:rPr>
                <w:rStyle w:val="codelist"/>
              </w:rPr>
              <w:t>continual, daily, wee</w:t>
            </w:r>
            <w:r w:rsidR="000E361D" w:rsidRPr="00CE1443">
              <w:rPr>
                <w:rStyle w:val="codelist"/>
              </w:rPr>
              <w:t>k</w:t>
            </w:r>
            <w:r w:rsidR="000E361D" w:rsidRPr="00CE1443">
              <w:rPr>
                <w:rStyle w:val="codelist"/>
              </w:rPr>
              <w:t>ly, fortnightly, monthly, quarterly, biannually, annually, asNeeded, i</w:t>
            </w:r>
            <w:r w:rsidR="000E361D" w:rsidRPr="00CE1443">
              <w:rPr>
                <w:rStyle w:val="codelist"/>
              </w:rPr>
              <w:t>r</w:t>
            </w:r>
            <w:r w:rsidR="000E361D" w:rsidRPr="00CE1443">
              <w:rPr>
                <w:rStyle w:val="codelist"/>
              </w:rPr>
              <w:t>regular, notPlanned, unknown</w:t>
            </w:r>
            <w:r w:rsidR="00F26244">
              <w:rPr>
                <w:rStyle w:val="codelist"/>
              </w:rPr>
              <w:t>}</w:t>
            </w:r>
            <w:r w:rsidR="00F26244" w:rsidRPr="00F26244">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w:t>
            </w:r>
          </w:p>
          <w:p w:rsidR="00DB5D27" w:rsidRPr="00CB2F1D" w:rsidRDefault="00DB5D27" w:rsidP="00FA16A0">
            <w:pPr>
              <w:pStyle w:val="Tableentry"/>
            </w:pPr>
            <w:r>
              <w:t>Additional metadataMaintenance/MD_MaintenanceInformation/maintenanceNotes may be added to metadata records to document updates to the the content of the record.</w:t>
            </w:r>
            <w:r w:rsidR="003E724C">
              <w:t xml:space="preserve">  USGIN catalogs should use metadata maintenance notes to document any modifications made to harvested metadata records; ideally a link to the original metadata record should be pr</w:t>
            </w:r>
            <w:r w:rsidR="003E724C">
              <w:t>o</w:t>
            </w:r>
            <w:r w:rsidR="003E724C">
              <w:t>vided.</w:t>
            </w:r>
          </w:p>
        </w:tc>
      </w:tr>
      <w:tr w:rsidR="005B2A5C" w:rsidRPr="00CB2F1D" w:rsidTr="00C55311">
        <w:trPr>
          <w:cantSplit/>
        </w:trPr>
        <w:tc>
          <w:tcPr>
            <w:tcW w:w="1151" w:type="pct"/>
          </w:tcPr>
          <w:p w:rsidR="0032148F" w:rsidRPr="00CB2F1D" w:rsidRDefault="0032148F" w:rsidP="00A357C8">
            <w:r w:rsidRPr="00CB2F1D">
              <w:t>[role] Series information (O)</w:t>
            </w:r>
          </w:p>
          <w:p w:rsidR="0032148F" w:rsidRPr="00CB2F1D" w:rsidRDefault="0032148F" w:rsidP="00A357C8">
            <w:r w:rsidRPr="00CB2F1D">
              <w:rPr>
                <w:rStyle w:val="ElementxPath"/>
              </w:rPr>
              <w:t>series</w:t>
            </w:r>
          </w:p>
        </w:tc>
        <w:tc>
          <w:tcPr>
            <w:tcW w:w="429" w:type="pct"/>
          </w:tcPr>
          <w:p w:rsidR="0032148F" w:rsidRPr="00CB2F1D" w:rsidRDefault="0032148F" w:rsidP="00A357C8">
            <w:pPr>
              <w:jc w:val="center"/>
            </w:pPr>
            <w:r w:rsidRPr="00CB2F1D">
              <w:t>X-X</w:t>
            </w:r>
          </w:p>
        </w:tc>
        <w:tc>
          <w:tcPr>
            <w:tcW w:w="3420" w:type="pct"/>
          </w:tcPr>
          <w:p w:rsidR="0032148F" w:rsidRPr="00CB2F1D" w:rsidRDefault="0032148F" w:rsidP="00B24B0F">
            <w:pPr>
              <w:pStyle w:val="Tableentry"/>
            </w:pPr>
            <w:r w:rsidRPr="00CB2F1D">
              <w:t xml:space="preserve">The </w:t>
            </w:r>
            <w:r w:rsidRPr="00CB2F1D">
              <w:rPr>
                <w:rStyle w:val="ElementxPath"/>
              </w:rPr>
              <w:t>MD_Metadata/series</w:t>
            </w:r>
            <w:r w:rsidRPr="00CB2F1D">
              <w:t xml:space="preserve"> element that appears in the ISO19139 schema appears to impl</w:t>
            </w:r>
            <w:r w:rsidRPr="00CB2F1D">
              <w:t>e</w:t>
            </w:r>
            <w:r w:rsidRPr="00CB2F1D">
              <w:t>ment the metadata application model in ISO19115:2003 Figure 3, which is a UML class d</w:t>
            </w:r>
            <w:r w:rsidRPr="00CB2F1D">
              <w:t>i</w:t>
            </w:r>
            <w:r w:rsidRPr="00CB2F1D">
              <w:t xml:space="preserve">agram defining the classes of geographic information to which metadata applies.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[role] Described resource (O)</w:t>
            </w:r>
          </w:p>
          <w:p w:rsidR="0032148F" w:rsidRPr="00CB2F1D" w:rsidRDefault="0032148F" w:rsidP="00A357C8">
            <w:r w:rsidRPr="00CB2F1D">
              <w:rPr>
                <w:rStyle w:val="ElementxPath"/>
              </w:rPr>
              <w:t>describes</w:t>
            </w:r>
          </w:p>
        </w:tc>
        <w:tc>
          <w:tcPr>
            <w:tcW w:w="429" w:type="pct"/>
          </w:tcPr>
          <w:p w:rsidR="0032148F" w:rsidRPr="00CB2F1D" w:rsidRDefault="0032148F" w:rsidP="00A357C8">
            <w:pPr>
              <w:jc w:val="center"/>
            </w:pPr>
            <w:r w:rsidRPr="00CB2F1D">
              <w:t>X-X</w:t>
            </w:r>
          </w:p>
        </w:tc>
        <w:tc>
          <w:tcPr>
            <w:tcW w:w="3420" w:type="pct"/>
          </w:tcPr>
          <w:p w:rsidR="0032148F" w:rsidRPr="00CB2F1D" w:rsidRDefault="0032148F" w:rsidP="00B24B0F">
            <w:pPr>
              <w:pStyle w:val="Tableentry"/>
            </w:pPr>
            <w:r w:rsidRPr="00CB2F1D">
              <w:t xml:space="preserve">The </w:t>
            </w:r>
            <w:r w:rsidRPr="00CB2F1D">
              <w:rPr>
                <w:rStyle w:val="ElementxPath"/>
              </w:rPr>
              <w:t>MD_Metadata/describes</w:t>
            </w:r>
            <w:r w:rsidRPr="00CB2F1D">
              <w:t xml:space="preserve"> element that appears in the ISO19139 schema appears to i</w:t>
            </w:r>
            <w:r w:rsidRPr="00CB2F1D">
              <w:t>m</w:t>
            </w:r>
            <w:r w:rsidRPr="00CB2F1D">
              <w:t xml:space="preserve">plement the metadata application model in ISO19115:2003 Figure 3, which is a UML class diagram defining the classes of geographic information to which metadata applies.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 xml:space="preserve">[role] Property type </w:t>
            </w:r>
            <w:r w:rsidR="0061197D" w:rsidRPr="00CB2F1D">
              <w:t>descri</w:t>
            </w:r>
            <w:r w:rsidR="0061197D" w:rsidRPr="00CB2F1D">
              <w:t>p</w:t>
            </w:r>
            <w:r w:rsidR="0061197D" w:rsidRPr="00CB2F1D">
              <w:t xml:space="preserve">tion </w:t>
            </w:r>
            <w:r w:rsidRPr="00CB2F1D">
              <w:t>(O)</w:t>
            </w:r>
          </w:p>
          <w:p w:rsidR="0032148F" w:rsidRPr="00CB2F1D" w:rsidRDefault="0032148F" w:rsidP="00A357C8">
            <w:r w:rsidRPr="00CB2F1D">
              <w:rPr>
                <w:rStyle w:val="ElementxPath"/>
              </w:rPr>
              <w:t>propertyType</w:t>
            </w:r>
          </w:p>
        </w:tc>
        <w:tc>
          <w:tcPr>
            <w:tcW w:w="429" w:type="pct"/>
          </w:tcPr>
          <w:p w:rsidR="0032148F" w:rsidRPr="00CB2F1D" w:rsidRDefault="0032148F" w:rsidP="00A357C8">
            <w:pPr>
              <w:jc w:val="center"/>
            </w:pPr>
            <w:r w:rsidRPr="00CB2F1D">
              <w:t>X-X</w:t>
            </w:r>
          </w:p>
        </w:tc>
        <w:tc>
          <w:tcPr>
            <w:tcW w:w="3420" w:type="pct"/>
          </w:tcPr>
          <w:p w:rsidR="0032148F" w:rsidRPr="00CB2F1D" w:rsidRDefault="0032148F" w:rsidP="00B24B0F">
            <w:pPr>
              <w:pStyle w:val="Tableentry"/>
            </w:pPr>
            <w:r w:rsidRPr="00CB2F1D">
              <w:t xml:space="preserve">The </w:t>
            </w:r>
            <w:r w:rsidRPr="00CB2F1D">
              <w:rPr>
                <w:rStyle w:val="ElementxPath"/>
              </w:rPr>
              <w:t>MD_Metadata/propertyType</w:t>
            </w:r>
            <w:r w:rsidRPr="00CB2F1D">
              <w:t xml:space="preserve"> element that appears in the ISO19139 schema appears to implement the metadata application model in ISO19115:2003 Figure 3, which is a UML class diagram defining the classes of geographic information to which metadata applies.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[role] Feature type descri</w:t>
            </w:r>
            <w:r w:rsidRPr="00CB2F1D">
              <w:t>p</w:t>
            </w:r>
            <w:r w:rsidRPr="00CB2F1D">
              <w:t>tion (O)</w:t>
            </w:r>
          </w:p>
          <w:p w:rsidR="0032148F" w:rsidRPr="00CB2F1D" w:rsidRDefault="0032148F" w:rsidP="00A357C8">
            <w:r w:rsidRPr="00CB2F1D">
              <w:rPr>
                <w:rStyle w:val="ElementxPath"/>
              </w:rPr>
              <w:t>featureType</w:t>
            </w:r>
          </w:p>
        </w:tc>
        <w:tc>
          <w:tcPr>
            <w:tcW w:w="429" w:type="pct"/>
          </w:tcPr>
          <w:p w:rsidR="0032148F" w:rsidRPr="00CB2F1D" w:rsidRDefault="0032148F" w:rsidP="00A357C8">
            <w:pPr>
              <w:jc w:val="center"/>
            </w:pPr>
            <w:r w:rsidRPr="00CB2F1D">
              <w:t>X-X</w:t>
            </w:r>
          </w:p>
        </w:tc>
        <w:tc>
          <w:tcPr>
            <w:tcW w:w="3420" w:type="pct"/>
          </w:tcPr>
          <w:p w:rsidR="0032148F" w:rsidRPr="00CB2F1D" w:rsidRDefault="009A227C" w:rsidP="00B24B0F">
            <w:pPr>
              <w:pStyle w:val="Tableentry"/>
            </w:pPr>
            <w:r w:rsidRPr="00CB2F1D">
              <w:t>A</w:t>
            </w:r>
            <w:r w:rsidR="0032148F" w:rsidRPr="00CB2F1D">
              <w:t xml:space="preserve">lthough an </w:t>
            </w:r>
            <w:r w:rsidR="0032148F" w:rsidRPr="00CB2F1D">
              <w:rPr>
                <w:rStyle w:val="ElementxPath"/>
              </w:rPr>
              <w:t>MD_Metadata/featureType</w:t>
            </w:r>
            <w:r w:rsidR="0032148F" w:rsidRPr="00CB2F1D">
              <w:t xml:space="preserve"> element that appears in the ISO19139 schema a</w:t>
            </w:r>
            <w:r w:rsidR="0032148F" w:rsidRPr="00CB2F1D">
              <w:t>p</w:t>
            </w:r>
            <w:r w:rsidR="0032148F" w:rsidRPr="00CB2F1D">
              <w:t>pears to implement the metadata application model in ISO19115:2003 Figure 3, which is a UML class diagram defining the classes of geographic information to which metadata a</w:t>
            </w:r>
            <w:r w:rsidR="0032148F" w:rsidRPr="00CB2F1D">
              <w:t>p</w:t>
            </w:r>
            <w:r w:rsidR="0032148F" w:rsidRPr="00CB2F1D">
              <w:t xml:space="preserve">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[role] Feature attributes (O)</w:t>
            </w:r>
          </w:p>
          <w:p w:rsidR="0032148F" w:rsidRPr="00CB2F1D" w:rsidRDefault="0032148F" w:rsidP="00A357C8">
            <w:r w:rsidRPr="00CB2F1D">
              <w:rPr>
                <w:rStyle w:val="ElementxPath"/>
              </w:rPr>
              <w:t>featureAttribute</w:t>
            </w:r>
          </w:p>
        </w:tc>
        <w:tc>
          <w:tcPr>
            <w:tcW w:w="429" w:type="pct"/>
          </w:tcPr>
          <w:p w:rsidR="0032148F" w:rsidRPr="00CB2F1D" w:rsidRDefault="0032148F" w:rsidP="00A357C8">
            <w:pPr>
              <w:jc w:val="center"/>
            </w:pPr>
            <w:r w:rsidRPr="00CB2F1D">
              <w:t>X-X</w:t>
            </w:r>
          </w:p>
        </w:tc>
        <w:tc>
          <w:tcPr>
            <w:tcW w:w="3420" w:type="pct"/>
          </w:tcPr>
          <w:p w:rsidR="0032148F" w:rsidRPr="00CB2F1D" w:rsidRDefault="009A227C" w:rsidP="00B24B0F">
            <w:pPr>
              <w:pStyle w:val="Tableentry"/>
            </w:pPr>
            <w:r w:rsidRPr="00CB2F1D">
              <w:t>A</w:t>
            </w:r>
            <w:r w:rsidR="0032148F" w:rsidRPr="00CB2F1D">
              <w:t xml:space="preserve">lthough an </w:t>
            </w:r>
            <w:r w:rsidR="0032148F" w:rsidRPr="00CB2F1D">
              <w:rPr>
                <w:rStyle w:val="ElementxPath"/>
              </w:rPr>
              <w:t>MD_Metadata/featureAttribute</w:t>
            </w:r>
            <w:r w:rsidR="0032148F" w:rsidRPr="00CB2F1D">
              <w:t xml:space="preserve"> element that appears in the ISO19139 schema appears to implement the metadata application model in ISO19115:2003 Figure 3, which is a UML class diagram defining the classes of geographic information to which metadata a</w:t>
            </w:r>
            <w:r w:rsidR="0032148F" w:rsidRPr="00CB2F1D">
              <w:t>p</w:t>
            </w:r>
            <w:r w:rsidR="0032148F" w:rsidRPr="00CB2F1D">
              <w:t xml:space="preserve">plies. </w:t>
            </w:r>
            <w:r w:rsidR="001D13E2" w:rsidRPr="00CB2F1D">
              <w:t>Not used by USGIN.</w:t>
            </w:r>
          </w:p>
        </w:tc>
      </w:tr>
      <w:bookmarkEnd w:id="41"/>
    </w:tbl>
    <w:p w:rsidR="0094658D" w:rsidRDefault="0094658D" w:rsidP="00A357C8"/>
    <w:p w:rsidR="0094658D" w:rsidRPr="0094658D" w:rsidRDefault="0094658D" w:rsidP="00A357C8">
      <w:r>
        <w:br w:type="page"/>
      </w:r>
      <w:r w:rsidR="006C2E36" w:rsidRPr="0094658D">
        <w:lastRenderedPageBreak/>
        <w:t xml:space="preserve"> </w:t>
      </w:r>
    </w:p>
    <w:p w:rsidR="000B22CD" w:rsidRPr="00B9035C" w:rsidRDefault="006C2E36" w:rsidP="00A357C8">
      <w:pPr>
        <w:pStyle w:val="Heading2"/>
      </w:pPr>
      <w:bookmarkStart w:id="45" w:name="_Toc381426757"/>
      <w:r w:rsidRPr="00B9035C">
        <w:t>Dataset Identification properties (MD_DataIdentification)</w:t>
      </w:r>
      <w:bookmarkEnd w:id="45"/>
    </w:p>
    <w:p w:rsidR="00B24B0F" w:rsidRDefault="009A7B3E" w:rsidP="00A357C8">
      <w:pPr>
        <w:keepLines/>
      </w:pPr>
      <w:r>
        <w:t xml:space="preserve">The difference between metadata for services, and metadata for other resources is in the </w:t>
      </w:r>
      <w:r w:rsidRPr="0044331A">
        <w:rPr>
          <w:rStyle w:val="ElementxPath"/>
        </w:rPr>
        <w:t>identificationInfo</w:t>
      </w:r>
      <w:r>
        <w:t xml:space="preserve"> part of the ISO19139 xml schema. </w:t>
      </w:r>
      <w:r w:rsidR="00B24B0F">
        <w:t xml:space="preserve">This section documents use of </w:t>
      </w:r>
      <w:r w:rsidR="00B24B0F" w:rsidRPr="00CB2F1D">
        <w:rPr>
          <w:rStyle w:val="ElementxPath"/>
        </w:rPr>
        <w:t>MD_DataIdentification</w:t>
      </w:r>
      <w:r w:rsidR="00B24B0F">
        <w:t xml:space="preserve">  for metadata describing resources of interest in the geoscience info</w:t>
      </w:r>
      <w:r w:rsidR="00B24B0F">
        <w:t>r</w:t>
      </w:r>
      <w:r w:rsidR="00B24B0F">
        <w:t xml:space="preserve">mation network that are not services. </w:t>
      </w:r>
      <w:r>
        <w:t xml:space="preserve">Service metadata utilizes the </w:t>
      </w:r>
      <w:r w:rsidRPr="00CB6E90">
        <w:rPr>
          <w:rStyle w:val="ElementxPath"/>
        </w:rPr>
        <w:t>SV_ServiceIdentification</w:t>
      </w:r>
      <w:r>
        <w:t xml:space="preserve"> element to provide a description and ident</w:t>
      </w:r>
      <w:r>
        <w:t>i</w:t>
      </w:r>
      <w:r>
        <w:t xml:space="preserve">fication of a service (see </w:t>
      </w:r>
      <w:r w:rsidR="008F1532">
        <w:fldChar w:fldCharType="begin"/>
      </w:r>
      <w:r w:rsidR="008F1532">
        <w:instrText xml:space="preserve"> REF _Ref252888374 \r \h </w:instrText>
      </w:r>
      <w:r w:rsidR="008F1532">
        <w:fldChar w:fldCharType="separate"/>
      </w:r>
      <w:r w:rsidR="002C0A6A">
        <w:t>3.3</w:t>
      </w:r>
      <w:r w:rsidR="008F1532">
        <w:fldChar w:fldCharType="end"/>
      </w:r>
      <w:r w:rsidR="008F1532">
        <w:t xml:space="preserve"> </w:t>
      </w:r>
      <w:r w:rsidR="008F1532">
        <w:fldChar w:fldCharType="begin"/>
      </w:r>
      <w:r w:rsidR="008F1532">
        <w:instrText xml:space="preserve"> REF _Ref252888374 \h </w:instrText>
      </w:r>
      <w:r w:rsidR="008F1532">
        <w:fldChar w:fldCharType="separate"/>
      </w:r>
      <w:r w:rsidR="002C0A6A" w:rsidRPr="006C2E36">
        <w:t>Service identification elements</w:t>
      </w:r>
      <w:r w:rsidR="002C0A6A">
        <w:t>)</w:t>
      </w:r>
      <w:r w:rsidR="008F1532">
        <w:fldChar w:fldCharType="end"/>
      </w:r>
      <w:r w:rsidR="008F1532">
        <w:t>.</w:t>
      </w:r>
      <w:r w:rsidR="009D2EC6">
        <w:t xml:space="preserve"> </w:t>
      </w:r>
    </w:p>
    <w:p w:rsidR="009A7B3E" w:rsidRPr="008F1532" w:rsidRDefault="00B24B0F" w:rsidP="00A357C8">
      <w:pPr>
        <w:keepLines/>
        <w:rPr>
          <w:i/>
        </w:rPr>
      </w:pPr>
      <w:r>
        <w:t>Note that the USGIN approach to metadata is predicated on the idea that the users first interest is finding information about some parti</w:t>
      </w:r>
      <w:r>
        <w:t>c</w:t>
      </w:r>
      <w:r>
        <w:t>ular topic; how that information is accessed or acquired is a secondary consideration. Thus metadata records are about information r</w:t>
      </w:r>
      <w:r>
        <w:t>e</w:t>
      </w:r>
      <w:r>
        <w:t>sources (mostly datasets and other data products or publications) at the FRBR work level</w:t>
      </w:r>
      <w:r w:rsidR="00347F9C">
        <w:t xml:space="preserve"> [FRBR, 2004]</w:t>
      </w:r>
      <w:r>
        <w:t xml:space="preserve">. Information on accessing data resources through service interfaces is considered a kind of distribution of the resource.  The MD_DataIdentification part of a metadata record describes the information resource, and multiple </w:t>
      </w:r>
      <w:r w:rsidRPr="009851E6">
        <w:rPr>
          <w:rStyle w:val="ElementxPath"/>
        </w:rPr>
        <w:t>distributionInformation</w:t>
      </w:r>
      <w:r>
        <w:t xml:space="preserve"> </w:t>
      </w:r>
      <w:r w:rsidR="00347F9C">
        <w:t>elements</w:t>
      </w:r>
      <w:r>
        <w:t xml:space="preserve"> specify access to that data through one or more services, or as various kinds of packaged, downloadable files. </w:t>
      </w:r>
      <w:r w:rsidR="003B274D">
        <w:t>Given that</w:t>
      </w:r>
      <w:r>
        <w:t xml:space="preserve"> a metadata record is about exactly one </w:t>
      </w:r>
      <w:r w:rsidR="003B274D">
        <w:t>'work'</w:t>
      </w:r>
      <w:r>
        <w:t xml:space="preserve">, each metadata record has exactly one </w:t>
      </w:r>
      <w:r w:rsidRPr="009851E6">
        <w:rPr>
          <w:rStyle w:val="ElementxPath"/>
        </w:rPr>
        <w:t>MD_DataIdentification</w:t>
      </w:r>
      <w:r>
        <w:t xml:space="preserve"> element. Metadata records about services are targeted for the rather unusual si</w:t>
      </w:r>
      <w:r>
        <w:t>t</w:t>
      </w:r>
      <w:r>
        <w:t>uation in which a user is primarily interested in a specific kind of service and the details of its operation</w:t>
      </w:r>
      <w:r w:rsidR="003E724C">
        <w:t>, typically this will be for web pr</w:t>
      </w:r>
      <w:r w:rsidR="003E724C">
        <w:t>o</w:t>
      </w:r>
      <w:r w:rsidR="003E724C">
        <w:t>cessing or brokering services</w:t>
      </w:r>
      <w:r>
        <w:t xml:space="preserve">. In practice, </w:t>
      </w:r>
      <w:r w:rsidR="005F2366">
        <w:t>service</w:t>
      </w:r>
      <w:r>
        <w:t xml:space="preserve"> protocols typically specify some kind of service specific self-description document (e.g. WSDL, WADL, OGC GetCapabilities, OpenSearch Description) that client software is more likely to understand tha</w:t>
      </w:r>
      <w:r w:rsidR="003B274D">
        <w:t>n</w:t>
      </w:r>
      <w:r>
        <w:t xml:space="preserve"> an ISO SV_ServiceIdentification element.</w:t>
      </w:r>
    </w:p>
    <w:p w:rsidR="00D371AD" w:rsidRDefault="00D371AD" w:rsidP="0008310B">
      <w:pPr>
        <w:pStyle w:val="Caption"/>
      </w:pPr>
      <w:bookmarkStart w:id="46" w:name="_Ref247946296"/>
      <w:bookmarkStart w:id="47" w:name="_Ref247946287"/>
      <w:bookmarkStart w:id="48" w:name="_Toc277856262"/>
      <w:r>
        <w:t xml:space="preserve">Table </w:t>
      </w:r>
      <w:r w:rsidR="006B5EB5">
        <w:fldChar w:fldCharType="begin"/>
      </w:r>
      <w:r w:rsidR="006B5EB5">
        <w:instrText xml:space="preserve"> SEQ Table</w:instrText>
      </w:r>
      <w:r w:rsidR="006B5EB5">
        <w:instrText xml:space="preserve"> \* ARABIC </w:instrText>
      </w:r>
      <w:r w:rsidR="006B5EB5">
        <w:fldChar w:fldCharType="separate"/>
      </w:r>
      <w:r w:rsidR="00877F9F">
        <w:rPr>
          <w:noProof/>
        </w:rPr>
        <w:t>3</w:t>
      </w:r>
      <w:r w:rsidR="006B5EB5">
        <w:rPr>
          <w:noProof/>
        </w:rPr>
        <w:fldChar w:fldCharType="end"/>
      </w:r>
      <w:bookmarkEnd w:id="46"/>
      <w:r>
        <w:t>. Dataset Identification properties (MD_DataIdentification)</w:t>
      </w:r>
      <w:bookmarkEnd w:id="47"/>
      <w:bookmarkEnd w:id="48"/>
    </w:p>
    <w:tbl>
      <w:tblPr>
        <w:tblW w:w="49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57"/>
        <w:gridCol w:w="1078"/>
        <w:gridCol w:w="9003"/>
      </w:tblGrid>
      <w:tr w:rsidR="00D371AD" w:rsidRPr="00CB2F1D" w:rsidTr="009851E6">
        <w:trPr>
          <w:cantSplit/>
          <w:tblHeader/>
        </w:trPr>
        <w:tc>
          <w:tcPr>
            <w:tcW w:w="1221" w:type="pct"/>
          </w:tcPr>
          <w:p w:rsidR="00D371AD" w:rsidRPr="00FF4644" w:rsidRDefault="00D371AD" w:rsidP="00A357C8">
            <w:pPr>
              <w:pStyle w:val="Tableheading"/>
            </w:pPr>
            <w:r w:rsidRPr="00FF4644">
              <w:t>ISO 19115 (M/C/O)</w:t>
            </w:r>
            <w:r w:rsidRPr="00FF4644">
              <w:br/>
              <w:t>xPath from MD_Metadata</w:t>
            </w:r>
          </w:p>
        </w:tc>
        <w:tc>
          <w:tcPr>
            <w:tcW w:w="404" w:type="pct"/>
          </w:tcPr>
          <w:p w:rsidR="00D371AD" w:rsidRPr="00FF4644" w:rsidRDefault="00D371AD" w:rsidP="00A357C8">
            <w:pPr>
              <w:pStyle w:val="Tableheading"/>
            </w:pPr>
            <w:r w:rsidRPr="00FF4644">
              <w:t>NAP-USGIN M/C/O</w:t>
            </w:r>
          </w:p>
        </w:tc>
        <w:tc>
          <w:tcPr>
            <w:tcW w:w="3374" w:type="pct"/>
          </w:tcPr>
          <w:p w:rsidR="00D371AD" w:rsidRPr="00FF4644" w:rsidRDefault="00D371AD" w:rsidP="00A357C8">
            <w:pPr>
              <w:pStyle w:val="Tableheading"/>
            </w:pPr>
            <w:r w:rsidRPr="00FF4644">
              <w:t>Comments</w:t>
            </w:r>
            <w:r w:rsidR="00411F9F">
              <w:t xml:space="preserve"> on MD_DataIdentification</w:t>
            </w:r>
          </w:p>
        </w:tc>
      </w:tr>
      <w:tr w:rsidR="00D371AD" w:rsidRPr="00CB2F1D" w:rsidTr="009851E6">
        <w:trPr>
          <w:cantSplit/>
        </w:trPr>
        <w:tc>
          <w:tcPr>
            <w:tcW w:w="1221" w:type="pct"/>
          </w:tcPr>
          <w:p w:rsidR="00D371AD" w:rsidRPr="00CB2F1D" w:rsidRDefault="00D371AD" w:rsidP="00A357C8">
            <w:pPr>
              <w:rPr>
                <w:rStyle w:val="ElementxPath"/>
                <w:rFonts w:ascii="Arial" w:hAnsi="Arial"/>
                <w:sz w:val="20"/>
                <w:shd w:val="clear" w:color="auto" w:fill="auto"/>
              </w:rPr>
            </w:pPr>
            <w:r w:rsidRPr="00CB2F1D">
              <w:t>Resource citation (M)</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p>
        </w:tc>
        <w:tc>
          <w:tcPr>
            <w:tcW w:w="404" w:type="pct"/>
          </w:tcPr>
          <w:p w:rsidR="00D371AD" w:rsidRPr="00CB2F1D" w:rsidRDefault="00D371AD" w:rsidP="00A357C8">
            <w:pPr>
              <w:jc w:val="center"/>
            </w:pPr>
            <w:r w:rsidRPr="00CB2F1D">
              <w:t>M-M</w:t>
            </w:r>
          </w:p>
        </w:tc>
        <w:tc>
          <w:tcPr>
            <w:tcW w:w="3374" w:type="pct"/>
          </w:tcPr>
          <w:p w:rsidR="00D371AD" w:rsidRPr="00CB2F1D" w:rsidRDefault="00075BE9" w:rsidP="00C41287">
            <w:pPr>
              <w:pStyle w:val="Tableentry"/>
            </w:pPr>
            <w:r w:rsidRPr="00CB2F1D">
              <w:t xml:space="preserve">CI_Citation cardinality exactly one required. </w:t>
            </w:r>
            <w:r w:rsidR="00D371AD" w:rsidRPr="00CB2F1D">
              <w:t xml:space="preserve">The citation attribute provides information </w:t>
            </w:r>
            <w:r w:rsidR="00927FE2">
              <w:t>that</w:t>
            </w:r>
            <w:r w:rsidR="00927FE2" w:rsidRPr="00CB2F1D">
              <w:t xml:space="preserve"> </w:t>
            </w:r>
            <w:r w:rsidR="00D371AD" w:rsidRPr="00CB2F1D">
              <w:t>identif</w:t>
            </w:r>
            <w:r w:rsidR="00927FE2">
              <w:t>ies</w:t>
            </w:r>
            <w:r w:rsidR="00D371AD" w:rsidRPr="00CB2F1D">
              <w:t xml:space="preserve"> the intellectual origin of the content in the described resource, along the lines of a citation in a scientific journal. Required content for a </w:t>
            </w:r>
            <w:r w:rsidR="00D371AD" w:rsidRPr="00CB2F1D">
              <w:rPr>
                <w:rStyle w:val="ElementxPath"/>
              </w:rPr>
              <w:t>CI_Citation</w:t>
            </w:r>
            <w:r w:rsidR="00D371AD" w:rsidRPr="00CB2F1D">
              <w:t xml:space="preserve"> element are </w:t>
            </w:r>
            <w:r w:rsidR="00D371AD" w:rsidRPr="00CB2F1D">
              <w:rPr>
                <w:rStyle w:val="ElementxPath"/>
              </w:rPr>
              <w:t>title</w:t>
            </w:r>
            <w:r w:rsidR="00D371AD" w:rsidRPr="00CB2F1D">
              <w:t xml:space="preserve">, </w:t>
            </w:r>
            <w:r w:rsidR="00D371AD" w:rsidRPr="00CB2F1D">
              <w:rPr>
                <w:rStyle w:val="ElementxPath"/>
              </w:rPr>
              <w:t>date</w:t>
            </w:r>
            <w:r w:rsidR="00D371AD" w:rsidRPr="00CB2F1D">
              <w:t xml:space="preserve">, and </w:t>
            </w:r>
            <w:r w:rsidR="00ED4FBF" w:rsidRPr="00CB2F1D">
              <w:rPr>
                <w:rStyle w:val="ElementxPath"/>
              </w:rPr>
              <w:t>responsibleParty</w:t>
            </w:r>
            <w:r w:rsidR="00D371AD" w:rsidRPr="00CB2F1D">
              <w:t>.</w:t>
            </w:r>
            <w:r w:rsidR="00927FE2">
              <w:t xml:space="preserve">  NOTE: if multiple identificationInfo sections are provided, USGIN catalogs may ignore all but the first instance.</w:t>
            </w:r>
          </w:p>
        </w:tc>
      </w:tr>
      <w:tr w:rsidR="00D371AD" w:rsidRPr="00CB2F1D" w:rsidTr="009851E6">
        <w:trPr>
          <w:cantSplit/>
        </w:trPr>
        <w:tc>
          <w:tcPr>
            <w:tcW w:w="1221" w:type="pct"/>
          </w:tcPr>
          <w:p w:rsidR="00D371AD" w:rsidRPr="00CB2F1D" w:rsidRDefault="00D371AD" w:rsidP="00A357C8">
            <w:pPr>
              <w:rPr>
                <w:rStyle w:val="ElementxPath"/>
                <w:rFonts w:ascii="Arial" w:hAnsi="Arial"/>
                <w:sz w:val="20"/>
                <w:shd w:val="clear" w:color="auto" w:fill="auto"/>
              </w:rPr>
            </w:pPr>
            <w:r w:rsidRPr="00CB2F1D">
              <w:t>Resource title (M)</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w:t>
            </w:r>
            <w:r w:rsidRPr="00CB2F1D">
              <w:rPr>
                <w:rStyle w:val="ElementxPath"/>
              </w:rPr>
              <w:softHyphen/>
              <w:t>CI_Citation/title</w:t>
            </w:r>
          </w:p>
        </w:tc>
        <w:tc>
          <w:tcPr>
            <w:tcW w:w="404" w:type="pct"/>
          </w:tcPr>
          <w:p w:rsidR="00D371AD" w:rsidRPr="00CB2F1D" w:rsidRDefault="00D371AD" w:rsidP="00A357C8">
            <w:pPr>
              <w:jc w:val="center"/>
            </w:pPr>
            <w:r w:rsidRPr="00CB2F1D">
              <w:t>M-M</w:t>
            </w:r>
          </w:p>
        </w:tc>
        <w:tc>
          <w:tcPr>
            <w:tcW w:w="3374" w:type="pct"/>
          </w:tcPr>
          <w:p w:rsidR="00D371AD" w:rsidRPr="00CB2F1D" w:rsidRDefault="00927FE2" w:rsidP="00A357C8">
            <w:pPr>
              <w:pStyle w:val="Tableentry"/>
            </w:pPr>
            <w:r>
              <w:rPr>
                <w:lang w:eastAsia="ja-JP"/>
              </w:rPr>
              <w:t xml:space="preserve">A meaningful title that is unique within the scope of the catalog should be provided for each resource that is described by a metadata record. </w:t>
            </w:r>
            <w:r w:rsidR="00D371AD" w:rsidRPr="00CB2F1D">
              <w:t xml:space="preserve">USGIN recommends using titles that inform the human reader about the dataset’s content as well as its context. </w:t>
            </w:r>
          </w:p>
        </w:tc>
      </w:tr>
      <w:tr w:rsidR="00D371AD" w:rsidRPr="00CB2F1D" w:rsidTr="009851E6">
        <w:trPr>
          <w:cantSplit/>
        </w:trPr>
        <w:tc>
          <w:tcPr>
            <w:tcW w:w="1221" w:type="pct"/>
          </w:tcPr>
          <w:p w:rsidR="00D371AD" w:rsidRPr="00CB2F1D" w:rsidRDefault="00D371AD" w:rsidP="00A357C8">
            <w:r w:rsidRPr="00CB2F1D">
              <w:lastRenderedPageBreak/>
              <w:t>Resource reference date (M)</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citation/CI_Citation/date/</w:t>
            </w:r>
            <w:r w:rsidR="00FF6BC1">
              <w:rPr>
                <w:rStyle w:val="ElementxPath"/>
              </w:rPr>
              <w:t>-</w:t>
            </w:r>
            <w:r w:rsidRPr="00CB2F1D">
              <w:rPr>
                <w:rStyle w:val="ElementxPath"/>
              </w:rPr>
              <w:t>CI_Date/date/</w:t>
            </w:r>
          </w:p>
        </w:tc>
        <w:tc>
          <w:tcPr>
            <w:tcW w:w="404" w:type="pct"/>
          </w:tcPr>
          <w:p w:rsidR="00D371AD" w:rsidRPr="00CB2F1D" w:rsidRDefault="00D371AD" w:rsidP="00A357C8">
            <w:pPr>
              <w:jc w:val="center"/>
            </w:pPr>
            <w:r w:rsidRPr="00CB2F1D">
              <w:t>M-M</w:t>
            </w:r>
          </w:p>
        </w:tc>
        <w:tc>
          <w:tcPr>
            <w:tcW w:w="3374" w:type="pct"/>
          </w:tcPr>
          <w:p w:rsidR="00D371AD" w:rsidRPr="0042550F" w:rsidRDefault="00D371AD" w:rsidP="00A357C8">
            <w:pPr>
              <w:pStyle w:val="Tableentry"/>
            </w:pPr>
            <w:r w:rsidRPr="00CB2F1D">
              <w:t>Best practice is to include at least the date of publication or creation of the resource. The date of the resource report</w:t>
            </w:r>
            <w:r w:rsidRPr="005A7A1B">
              <w:t xml:space="preserve">ed in the citation corresponds to the </w:t>
            </w:r>
            <w:r w:rsidR="003E724C" w:rsidRPr="009851E6">
              <w:t xml:space="preserve">most recent update of the </w:t>
            </w:r>
            <w:r w:rsidRPr="00C41287">
              <w:t xml:space="preserve">resource’s </w:t>
            </w:r>
            <w:r w:rsidR="003E724C" w:rsidRPr="009851E6">
              <w:t>content</w:t>
            </w:r>
            <w:r w:rsidRPr="00C41287">
              <w:t xml:space="preserve">. </w:t>
            </w:r>
            <w:r w:rsidRPr="00C41287">
              <w:rPr>
                <w:rStyle w:val="ElementxPath"/>
              </w:rPr>
              <w:t>CI_Date</w:t>
            </w:r>
            <w:r w:rsidRPr="005A7A1B">
              <w:t xml:space="preserve"> content includes a </w:t>
            </w:r>
            <w:r w:rsidRPr="005A7A1B">
              <w:rPr>
                <w:rStyle w:val="ElementxPath"/>
              </w:rPr>
              <w:t>date</w:t>
            </w:r>
            <w:r w:rsidRPr="005A7A1B">
              <w:t xml:space="preserve"> and </w:t>
            </w:r>
            <w:r w:rsidRPr="0042550F">
              <w:rPr>
                <w:rStyle w:val="ElementxPath"/>
              </w:rPr>
              <w:t>dateType</w:t>
            </w:r>
            <w:r w:rsidRPr="0042550F">
              <w:t>. Date for USGIN profile uses xs:date</w:t>
            </w:r>
            <w:r w:rsidR="001902C6" w:rsidRPr="009851E6">
              <w:t>Time</w:t>
            </w:r>
            <w:r w:rsidRPr="00C41287">
              <w:t xml:space="preserve"> data type, </w:t>
            </w:r>
            <w:r w:rsidR="001902C6" w:rsidRPr="00C41287">
              <w:t>The dateTime data type is specified in the following form "YYYY-MM-DDThh:mm:ss"</w:t>
            </w:r>
            <w:r w:rsidRPr="0042550F">
              <w:t xml:space="preserve">. </w:t>
            </w:r>
            <w:r w:rsidRPr="0042550F">
              <w:rPr>
                <w:rStyle w:val="ElementxPath"/>
              </w:rPr>
              <w:t>timezoneOffset</w:t>
            </w:r>
            <w:r w:rsidRPr="0042550F">
              <w:t xml:space="preserve"> </w:t>
            </w:r>
            <w:r w:rsidR="001902C6">
              <w:t>is</w:t>
            </w:r>
            <w:r w:rsidR="001902C6" w:rsidRPr="00C41287">
              <w:t xml:space="preserve"> </w:t>
            </w:r>
            <w:r w:rsidRPr="00C41287">
              <w:t>o</w:t>
            </w:r>
            <w:r w:rsidRPr="005A7A1B">
              <w:t xml:space="preserve">ptional </w:t>
            </w:r>
            <w:r w:rsidRPr="0042550F">
              <w:t>(</w:t>
            </w:r>
            <w:hyperlink r:id="rId39" w:history="1">
              <w:r w:rsidRPr="0042550F">
                <w:rPr>
                  <w:rStyle w:val="Hyperlink"/>
                </w:rPr>
                <w:t>http://www.w3.org/TR/xmlschema11-2</w:t>
              </w:r>
            </w:hyperlink>
            <w:r w:rsidRPr="0042550F">
              <w:t xml:space="preserve">). </w:t>
            </w:r>
          </w:p>
          <w:p w:rsidR="00D371AD" w:rsidRPr="00CB2F1D" w:rsidRDefault="00D371AD" w:rsidP="00C41287">
            <w:pPr>
              <w:pStyle w:val="Tableentry"/>
            </w:pPr>
            <w:r w:rsidRPr="0042550F">
              <w:t>Example date encoding: 2000-12-12</w:t>
            </w:r>
            <w:r w:rsidR="001902C6" w:rsidRPr="009851E6">
              <w:t>T12:00:00</w:t>
            </w:r>
            <w:r w:rsidRPr="00C41287">
              <w:t>+13:00, 2006-10-01</w:t>
            </w:r>
            <w:r w:rsidR="001902C6" w:rsidRPr="009851E6">
              <w:t>T03:27:00Z</w:t>
            </w:r>
            <w:r w:rsidRPr="00C41287">
              <w:t>. If the month or day is not known, encode as ‘</w:t>
            </w:r>
            <w:r w:rsidR="001902C6" w:rsidRPr="005A7A1B">
              <w:t>0</w:t>
            </w:r>
            <w:r w:rsidR="001902C6" w:rsidRPr="009851E6">
              <w:t>1</w:t>
            </w:r>
            <w:r w:rsidR="001902C6" w:rsidRPr="00C41287">
              <w:t>’</w:t>
            </w:r>
            <w:r w:rsidRPr="00C41287">
              <w:t>, for example ‘2006-</w:t>
            </w:r>
            <w:r w:rsidR="001902C6" w:rsidRPr="005A7A1B">
              <w:t>0</w:t>
            </w:r>
            <w:r w:rsidR="001902C6" w:rsidRPr="009851E6">
              <w:t>1</w:t>
            </w:r>
            <w:r w:rsidRPr="00C41287">
              <w:t>-</w:t>
            </w:r>
            <w:r w:rsidR="001902C6" w:rsidRPr="005A7A1B">
              <w:t>0</w:t>
            </w:r>
            <w:r w:rsidR="001902C6" w:rsidRPr="009851E6">
              <w:t>1</w:t>
            </w:r>
            <w:r w:rsidR="001902C6" w:rsidRPr="00C41287">
              <w:t>’</w:t>
            </w:r>
            <w:r w:rsidRPr="00C41287">
              <w:t xml:space="preserve">. </w:t>
            </w:r>
            <w:r w:rsidRPr="005A7A1B">
              <w:rPr>
                <w:rStyle w:val="ElementxPath"/>
              </w:rPr>
              <w:t>DateType</w:t>
            </w:r>
            <w:r w:rsidRPr="005A7A1B">
              <w:t xml:space="preserve"> </w:t>
            </w:r>
            <w:r w:rsidR="001902C6">
              <w:t>specifies</w:t>
            </w:r>
            <w:r w:rsidR="001902C6" w:rsidRPr="006D0387">
              <w:t xml:space="preserve"> the event used for the temporal aspect of the resource</w:t>
            </w:r>
            <w:r w:rsidR="001902C6">
              <w:t xml:space="preserve">, and must be a value </w:t>
            </w:r>
            <w:r w:rsidRPr="00C41287">
              <w:t>from</w:t>
            </w:r>
            <w:r w:rsidR="001902C6">
              <w:t xml:space="preserve"> the list </w:t>
            </w:r>
            <w:r w:rsidR="001902C6" w:rsidRPr="001902C6">
              <w:t>{creation, publication, revision}</w:t>
            </w:r>
            <w:r w:rsidR="001902C6">
              <w:t xml:space="preserve">, which is a subset of the ISO </w:t>
            </w:r>
            <w:r w:rsidRPr="00C41287">
              <w:t>Dat</w:t>
            </w:r>
            <w:r w:rsidRPr="005A7A1B">
              <w:t>e</w:t>
            </w:r>
            <w:r w:rsidRPr="00C41287">
              <w:t xml:space="preserve">TypeCode </w:t>
            </w:r>
            <w:r w:rsidR="001902C6">
              <w:t>codelist</w:t>
            </w:r>
            <w:r w:rsidRPr="005A7A1B">
              <w:t>. This date is distinct from</w:t>
            </w:r>
            <w:r w:rsidRPr="00C41287">
              <w:t xml:space="preserve"> the </w:t>
            </w:r>
            <w:r w:rsidRPr="00C41287">
              <w:rPr>
                <w:rStyle w:val="ElementxPath"/>
              </w:rPr>
              <w:t>dateStamp</w:t>
            </w:r>
            <w:r w:rsidRPr="005A7A1B">
              <w:t xml:space="preserve"> fo</w:t>
            </w:r>
            <w:r w:rsidRPr="00CB2F1D">
              <w:t>r the metadata record</w:t>
            </w:r>
            <w:r w:rsidR="001902C6">
              <w:t xml:space="preserve"> (date and time of most recent metadata update)</w:t>
            </w:r>
            <w:r w:rsidRPr="00CB2F1D">
              <w:t xml:space="preserve">, or the </w:t>
            </w:r>
            <w:r w:rsidRPr="00CB2F1D">
              <w:rPr>
                <w:rStyle w:val="ElementxPath"/>
              </w:rPr>
              <w:t>EX_Extent/temporalElement</w:t>
            </w:r>
            <w:r w:rsidRPr="00CB2F1D">
              <w:t xml:space="preserve"> that specifies the time period to which the resource content is applicable.</w:t>
            </w:r>
          </w:p>
        </w:tc>
      </w:tr>
      <w:tr w:rsidR="00D371AD" w:rsidRPr="00CB2F1D" w:rsidTr="009851E6">
        <w:trPr>
          <w:cantSplit/>
        </w:trPr>
        <w:tc>
          <w:tcPr>
            <w:tcW w:w="1221" w:type="pct"/>
          </w:tcPr>
          <w:p w:rsidR="00D371AD" w:rsidRPr="00CB2F1D" w:rsidRDefault="00D371AD" w:rsidP="00A357C8">
            <w:r w:rsidRPr="00CB2F1D">
              <w:t>Unique resource identifier (O)</w:t>
            </w:r>
          </w:p>
          <w:p w:rsidR="00D371AD" w:rsidRPr="00CB2F1D" w:rsidRDefault="00D371AD" w:rsidP="00A357C8">
            <w:pPr>
              <w:rPr>
                <w:rStyle w:val="ElementxPath"/>
              </w:rPr>
            </w:pPr>
            <w:r w:rsidRPr="00CB2F1D">
              <w:rPr>
                <w:rStyle w:val="ElementxPath"/>
              </w:rPr>
              <w:t>identificationInfo/</w:t>
            </w:r>
            <w:r w:rsidR="00F26244">
              <w:rPr>
                <w:rStyle w:val="ElementxPath"/>
              </w:rPr>
              <w:softHyphen/>
            </w:r>
            <w:r w:rsidRPr="00CB2F1D">
              <w:rPr>
                <w:rStyle w:val="ElementxPath"/>
              </w:rPr>
              <w:t>MD_DataIdentification/</w:t>
            </w:r>
            <w:r w:rsidR="00F26244">
              <w:rPr>
                <w:rStyle w:val="ElementxPath"/>
              </w:rPr>
              <w:softHyphen/>
            </w:r>
            <w:r w:rsidRPr="00CB2F1D">
              <w:rPr>
                <w:rStyle w:val="ElementxPath"/>
              </w:rPr>
              <w:t>citation/CI_Citation/</w:t>
            </w:r>
            <w:r w:rsidR="00F26244">
              <w:rPr>
                <w:rStyle w:val="ElementxPath"/>
              </w:rPr>
              <w:softHyphen/>
            </w:r>
            <w:r w:rsidRPr="00CB2F1D">
              <w:rPr>
                <w:rStyle w:val="ElementxPath"/>
              </w:rPr>
              <w:t>identifier/</w:t>
            </w:r>
            <w:r w:rsidR="00F26244">
              <w:rPr>
                <w:rStyle w:val="ElementxPath"/>
              </w:rPr>
              <w:softHyphen/>
            </w:r>
            <w:r w:rsidRPr="00CB2F1D">
              <w:rPr>
                <w:rStyle w:val="ElementxPath"/>
              </w:rPr>
              <w:t>MD_Identifier</w:t>
            </w:r>
          </w:p>
        </w:tc>
        <w:tc>
          <w:tcPr>
            <w:tcW w:w="404" w:type="pct"/>
          </w:tcPr>
          <w:p w:rsidR="00D371AD" w:rsidRPr="00CB2F1D" w:rsidRDefault="00D371AD" w:rsidP="00A357C8">
            <w:pPr>
              <w:jc w:val="center"/>
            </w:pPr>
            <w:r w:rsidRPr="00CB2F1D">
              <w:t>C-C</w:t>
            </w:r>
          </w:p>
        </w:tc>
        <w:tc>
          <w:tcPr>
            <w:tcW w:w="3374" w:type="pct"/>
          </w:tcPr>
          <w:p w:rsidR="00D371AD" w:rsidRPr="00CB2F1D" w:rsidRDefault="00D371AD" w:rsidP="00C41287">
            <w:pPr>
              <w:pStyle w:val="Tableentry"/>
            </w:pPr>
            <w:r w:rsidRPr="00CB2F1D">
              <w:rPr>
                <w:rFonts w:eastAsia="Times New Roman" w:cs="Arial"/>
              </w:rPr>
              <w:t>For USGIN, if the Citation has an identifier that is different from the identifier for the d</w:t>
            </w:r>
            <w:r w:rsidRPr="00CB2F1D">
              <w:rPr>
                <w:rFonts w:eastAsia="Times New Roman" w:cs="Arial"/>
              </w:rPr>
              <w:t>e</w:t>
            </w:r>
            <w:r w:rsidRPr="00CB2F1D">
              <w:rPr>
                <w:rFonts w:eastAsia="Times New Roman" w:cs="Arial"/>
              </w:rPr>
              <w:t>scribed resource (</w:t>
            </w:r>
            <w:r w:rsidRPr="00CB2F1D">
              <w:rPr>
                <w:rStyle w:val="ElementxPath"/>
              </w:rPr>
              <w:t>MD_Metadata/dataSetURI</w:t>
            </w:r>
            <w:r w:rsidRPr="00CB2F1D">
              <w:rPr>
                <w:rFonts w:eastAsia="Times New Roman" w:cs="Arial"/>
              </w:rPr>
              <w:t xml:space="preserve">), it must be included here. </w:t>
            </w:r>
            <w:r w:rsidR="001902C6">
              <w:rPr>
                <w:rFonts w:eastAsia="Times New Roman" w:cs="Arial"/>
              </w:rPr>
              <w:t>T</w:t>
            </w:r>
            <w:r w:rsidRPr="00CB2F1D">
              <w:rPr>
                <w:rFonts w:eastAsia="Times New Roman" w:cs="Arial"/>
              </w:rPr>
              <w:t xml:space="preserve">his element content value should be an identifier for the </w:t>
            </w:r>
            <w:r w:rsidR="001902C6">
              <w:rPr>
                <w:rFonts w:eastAsia="Times New Roman" w:cs="Arial"/>
              </w:rPr>
              <w:t>cited resource</w:t>
            </w:r>
            <w:r w:rsidRPr="00CB2F1D">
              <w:rPr>
                <w:rFonts w:eastAsia="Times New Roman" w:cs="Arial"/>
              </w:rPr>
              <w:t xml:space="preserve">, without any assumption that it will use http protocol. The identifier may be resolvable to a URL, if a protocol prefix specifies an identifier scheme that is resolvable (e.g. http, </w:t>
            </w:r>
            <w:r w:rsidR="00075BE9">
              <w:rPr>
                <w:rFonts w:eastAsia="Times New Roman" w:cs="Arial"/>
              </w:rPr>
              <w:t>doi</w:t>
            </w:r>
            <w:r w:rsidRPr="00CB2F1D">
              <w:rPr>
                <w:rFonts w:eastAsia="Times New Roman" w:cs="Arial"/>
              </w:rPr>
              <w:t xml:space="preserve">…), but this is not necessary for a valid document, and should not be assumed when processing metadata documents. </w:t>
            </w:r>
          </w:p>
          <w:p w:rsidR="00D371AD" w:rsidRPr="00CB2F1D" w:rsidRDefault="00D371AD" w:rsidP="00C41287">
            <w:pPr>
              <w:pStyle w:val="Tableentry"/>
            </w:pPr>
            <w:r w:rsidRPr="00CB2F1D">
              <w:rPr>
                <w:rFonts w:ascii="ArialMT" w:hAnsi="ArialMT" w:cs="ArialMT"/>
              </w:rPr>
              <w:t>The USGIN profile requires the use of MD_Identifier element to identify resources</w:t>
            </w:r>
            <w:r w:rsidR="00075BE9">
              <w:rPr>
                <w:rFonts w:ascii="ArialMT" w:hAnsi="ArialMT" w:cs="ArialMT"/>
              </w:rPr>
              <w:t xml:space="preserve">; </w:t>
            </w:r>
            <w:r w:rsidRPr="00CB2F1D">
              <w:rPr>
                <w:rFonts w:ascii="ArialMT" w:hAnsi="ArialMT" w:cs="ArialMT"/>
              </w:rPr>
              <w:t xml:space="preserve">RS_Identifier </w:t>
            </w:r>
            <w:r w:rsidR="00075BE9">
              <w:rPr>
                <w:rFonts w:ascii="ArialMT" w:hAnsi="ArialMT" w:cs="ArialMT"/>
              </w:rPr>
              <w:t>must not be used</w:t>
            </w:r>
            <w:r w:rsidRPr="00CB2F1D">
              <w:rPr>
                <w:rFonts w:ascii="ArialMT" w:hAnsi="ArialMT" w:cs="ArialMT"/>
              </w:rPr>
              <w:t xml:space="preserve">. If additional codespace and version content is associated with the identifier, it should be encoded as </w:t>
            </w:r>
            <w:r w:rsidRPr="00CB2F1D">
              <w:rPr>
                <w:rStyle w:val="ElementxPath"/>
              </w:rPr>
              <w:t>MD_Identifier/authority/</w:t>
            </w:r>
            <w:r w:rsidRPr="00CB2F1D">
              <w:rPr>
                <w:rStyle w:val="ElementxPath"/>
              </w:rPr>
              <w:softHyphen/>
              <w:t>CI_Citation/</w:t>
            </w:r>
            <w:r w:rsidRPr="00CB2F1D">
              <w:rPr>
                <w:rStyle w:val="ElementxPath"/>
              </w:rPr>
              <w:softHyphen/>
              <w:t>alternateTitle</w:t>
            </w:r>
            <w:r w:rsidRPr="00CB2F1D">
              <w:rPr>
                <w:rFonts w:ascii="ArialMT" w:hAnsi="ArialMT" w:cs="ArialMT"/>
              </w:rPr>
              <w:t xml:space="preserve"> and </w:t>
            </w:r>
            <w:r w:rsidRPr="00CB2F1D">
              <w:rPr>
                <w:rStyle w:val="ElementxPath"/>
              </w:rPr>
              <w:t>MD_Identifier/</w:t>
            </w:r>
            <w:r w:rsidRPr="00CB2F1D">
              <w:rPr>
                <w:rStyle w:val="ElementxPath"/>
              </w:rPr>
              <w:softHyphen/>
              <w:t>authority/</w:t>
            </w:r>
            <w:r w:rsidRPr="00CB2F1D">
              <w:rPr>
                <w:rStyle w:val="ElementxPath"/>
              </w:rPr>
              <w:softHyphen/>
              <w:t>CI_Citation/</w:t>
            </w:r>
            <w:r w:rsidRPr="00CB2F1D">
              <w:rPr>
                <w:rStyle w:val="ElementxPath"/>
              </w:rPr>
              <w:softHyphen/>
              <w:t>edition</w:t>
            </w:r>
            <w:r w:rsidRPr="00CB2F1D">
              <w:rPr>
                <w:rFonts w:ascii="ArialMT" w:hAnsi="ArialMT" w:cs="ArialMT"/>
              </w:rPr>
              <w:t xml:space="preserve"> </w:t>
            </w:r>
          </w:p>
        </w:tc>
      </w:tr>
      <w:tr w:rsidR="00D371AD" w:rsidRPr="00CB2F1D" w:rsidTr="009851E6">
        <w:trPr>
          <w:cantSplit/>
        </w:trPr>
        <w:tc>
          <w:tcPr>
            <w:tcW w:w="1221" w:type="pct"/>
          </w:tcPr>
          <w:p w:rsidR="00D371AD" w:rsidRPr="00CB2F1D" w:rsidRDefault="00D371AD" w:rsidP="00A357C8">
            <w:r w:rsidRPr="00CB2F1D">
              <w:lastRenderedPageBreak/>
              <w:t>Resource responsible party (O)</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citedResponsibleParty</w:t>
            </w:r>
          </w:p>
        </w:tc>
        <w:tc>
          <w:tcPr>
            <w:tcW w:w="404" w:type="pct"/>
          </w:tcPr>
          <w:p w:rsidR="00D371AD" w:rsidRPr="00CB2F1D" w:rsidRDefault="00D371AD" w:rsidP="00A357C8">
            <w:pPr>
              <w:jc w:val="center"/>
            </w:pPr>
            <w:r w:rsidRPr="00CB2F1D">
              <w:t>M-M</w:t>
            </w:r>
          </w:p>
        </w:tc>
        <w:tc>
          <w:tcPr>
            <w:tcW w:w="3374" w:type="pct"/>
          </w:tcPr>
          <w:p w:rsidR="00D371AD" w:rsidRPr="00CB2F1D" w:rsidRDefault="00D371AD" w:rsidP="00C41287">
            <w:pPr>
              <w:pStyle w:val="Tableentry"/>
            </w:pPr>
            <w:r w:rsidRPr="00CB2F1D">
              <w:t xml:space="preserve">USGIN requires </w:t>
            </w:r>
            <w:r w:rsidR="00075BE9">
              <w:t xml:space="preserve">that the citation include </w:t>
            </w:r>
            <w:r w:rsidRPr="00CB2F1D">
              <w:t xml:space="preserve">at least one </w:t>
            </w:r>
            <w:r w:rsidRPr="00CB2F1D">
              <w:rPr>
                <w:rStyle w:val="ElementxPath"/>
              </w:rPr>
              <w:t>CI_ResponsibleParty</w:t>
            </w:r>
            <w:r w:rsidRPr="00CB2F1D">
              <w:t xml:space="preserve"> </w:t>
            </w:r>
            <w:r w:rsidR="00075BE9">
              <w:t>for which the</w:t>
            </w:r>
            <w:r w:rsidRPr="00CB2F1D">
              <w:t xml:space="preserve"> count of (individualName + organisationName + positionName) </w:t>
            </w:r>
            <w:r w:rsidR="00075BE9">
              <w:t xml:space="preserve">must be </w:t>
            </w:r>
            <w:r w:rsidRPr="00CB2F1D">
              <w:t xml:space="preserve">&gt; 0. </w:t>
            </w:r>
            <w:r w:rsidR="0096258F">
              <w:t>The citation responsible party should identify the agent responsible for the intellectual content of the described resource. In this context, t</w:t>
            </w:r>
            <w:r w:rsidRPr="00CB2F1D">
              <w:t xml:space="preserve">he </w:t>
            </w:r>
            <w:r w:rsidRPr="00CB2F1D">
              <w:rPr>
                <w:rStyle w:val="ElementxPath"/>
              </w:rPr>
              <w:t>CI_ResponsibleParty/role/CI_RoleCode@codeListValue</w:t>
            </w:r>
            <w:r w:rsidRPr="00CB2F1D">
              <w:t xml:space="preserve"> is from</w:t>
            </w:r>
            <w:r w:rsidR="00075BE9">
              <w:t xml:space="preserve"> </w:t>
            </w:r>
            <w:r w:rsidR="00075BE9" w:rsidRPr="00075BE9">
              <w:t>{originator, principalInvestig</w:t>
            </w:r>
            <w:r w:rsidR="00075BE9" w:rsidRPr="00075BE9">
              <w:t>a</w:t>
            </w:r>
            <w:r w:rsidR="00075BE9" w:rsidRPr="00075BE9">
              <w:t>tor, processor, author}</w:t>
            </w:r>
            <w:r w:rsidR="00075BE9">
              <w:t xml:space="preserve">, </w:t>
            </w:r>
            <w:r w:rsidR="0096258F">
              <w:t>a subset of</w:t>
            </w:r>
            <w:r w:rsidR="00075BE9">
              <w:t xml:space="preserve"> the ISO</w:t>
            </w:r>
            <w:r w:rsidRPr="00CB2F1D">
              <w:t xml:space="preserve"> CI_RoleCode</w:t>
            </w:r>
            <w:r w:rsidR="00075BE9">
              <w:t xml:space="preserve"> codelist</w:t>
            </w:r>
            <w:r w:rsidRPr="00CB2F1D">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 </w:t>
            </w:r>
            <w:r w:rsidRPr="00CB2F1D">
              <w:t>For most intellectual content, the responsible party is what would normally be considered the author of a work. Best practice is to i</w:t>
            </w:r>
            <w:r w:rsidRPr="00CB2F1D">
              <w:t>n</w:t>
            </w:r>
            <w:r w:rsidRPr="00CB2F1D">
              <w:t xml:space="preserve">clude point of contact information for the resource in </w:t>
            </w:r>
            <w:r w:rsidRPr="00CB2F1D">
              <w:rPr>
                <w:rStyle w:val="ElementxPath"/>
              </w:rPr>
              <w:t>MD_DataIdentification/pointOfContact/</w:t>
            </w:r>
            <w:r w:rsidR="0076175D" w:rsidRPr="00CB2F1D">
              <w:rPr>
                <w:rStyle w:val="ElementxPath"/>
              </w:rPr>
              <w:t>CI</w:t>
            </w:r>
            <w:r w:rsidRPr="00CB2F1D">
              <w:rPr>
                <w:rStyle w:val="ElementxPath"/>
              </w:rPr>
              <w:t>_ResponsibleParty</w:t>
            </w:r>
            <w:r w:rsidRPr="00CB2F1D">
              <w:t xml:space="preserve">. Guidance on use of role codes would be helpful for consistency, but has not been developed as yet. </w:t>
            </w:r>
            <w:r w:rsidR="00462CB7">
              <w:t>{</w:t>
            </w:r>
            <w:r w:rsidR="009B4008">
              <w:t>author</w:t>
            </w:r>
            <w:r w:rsidR="00462CB7">
              <w:t xml:space="preserve">, </w:t>
            </w:r>
            <w:r w:rsidR="009B4008">
              <w:t xml:space="preserve">coauthor, </w:t>
            </w:r>
            <w:r w:rsidR="00462CB7">
              <w:t xml:space="preserve">editor, </w:t>
            </w:r>
            <w:r w:rsidR="009B4008">
              <w:t>contributor</w:t>
            </w:r>
            <w:r w:rsidR="00462CB7">
              <w:t>}</w:t>
            </w:r>
            <w:r w:rsidR="009B4008">
              <w:t xml:space="preserve"> View compiler and editor as equivalent roles, since codelist do not i</w:t>
            </w:r>
            <w:r w:rsidR="009B4008">
              <w:t>n</w:t>
            </w:r>
            <w:r w:rsidR="009B4008">
              <w:t>clude compiler. Use the ISO19115-1 codelist.</w:t>
            </w:r>
          </w:p>
        </w:tc>
      </w:tr>
      <w:tr w:rsidR="00D371AD" w:rsidRPr="00CB2F1D" w:rsidTr="009851E6">
        <w:trPr>
          <w:cantSplit/>
        </w:trPr>
        <w:tc>
          <w:tcPr>
            <w:tcW w:w="1221" w:type="pct"/>
          </w:tcPr>
          <w:p w:rsidR="00D371AD" w:rsidRPr="00CB2F1D" w:rsidRDefault="00D371AD" w:rsidP="00A357C8">
            <w:r w:rsidRPr="00CB2F1D">
              <w:t>Resource presentation form (O)</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presentationForm</w:t>
            </w:r>
          </w:p>
        </w:tc>
        <w:tc>
          <w:tcPr>
            <w:tcW w:w="404" w:type="pct"/>
          </w:tcPr>
          <w:p w:rsidR="00D371AD" w:rsidRPr="00CB2F1D" w:rsidRDefault="00D371AD" w:rsidP="00C41287">
            <w:pPr>
              <w:jc w:val="center"/>
            </w:pPr>
            <w:r w:rsidRPr="00CB2F1D">
              <w:t>O-</w:t>
            </w:r>
            <w:r w:rsidR="0096258F">
              <w:t>O</w:t>
            </w:r>
          </w:p>
        </w:tc>
        <w:tc>
          <w:tcPr>
            <w:tcW w:w="3374" w:type="pct"/>
          </w:tcPr>
          <w:p w:rsidR="00D371AD" w:rsidRDefault="00D371AD" w:rsidP="00A357C8">
            <w:pPr>
              <w:pStyle w:val="Tableentry"/>
            </w:pPr>
            <w:r w:rsidRPr="004D3E7F">
              <w:t xml:space="preserve">The form in which the </w:t>
            </w:r>
            <w:r w:rsidR="00402B36">
              <w:t xml:space="preserve">original </w:t>
            </w:r>
            <w:r>
              <w:t xml:space="preserve">cited </w:t>
            </w:r>
            <w:r w:rsidRPr="004D3E7F">
              <w:t>resource is available.</w:t>
            </w:r>
            <w:r>
              <w:t xml:space="preserve"> Note that the citation is to the original source of intellectual content in the described resource, and its presentation may be different from the format for distribution described in the metadata. </w:t>
            </w:r>
            <w:r w:rsidR="0096258F">
              <w:t>T</w:t>
            </w:r>
            <w:r>
              <w:t xml:space="preserve">his element </w:t>
            </w:r>
            <w:r w:rsidR="0096258F">
              <w:t>should be specified if</w:t>
            </w:r>
            <w:r>
              <w:t xml:space="preserve"> there is a difference between the cited resource presentation format and the distribution format(s) listed in the </w:t>
            </w:r>
            <w:r w:rsidRPr="00CB2F1D">
              <w:rPr>
                <w:rStyle w:val="ElementxPath"/>
              </w:rPr>
              <w:t>distributionInfo/MD_Distribution</w:t>
            </w:r>
            <w:r>
              <w:t xml:space="preserve"> section of the metadata record.</w:t>
            </w:r>
            <w:r w:rsidR="00402B36">
              <w:t xml:space="preserve">  This information is mostly for documentation; for discovery and data a</w:t>
            </w:r>
            <w:r w:rsidR="00402B36">
              <w:t>c</w:t>
            </w:r>
            <w:r w:rsidR="00402B36">
              <w:t>cess, the distribution formats are more relevant.</w:t>
            </w:r>
          </w:p>
          <w:p w:rsidR="00D371AD" w:rsidRPr="00CB2F1D" w:rsidRDefault="00D371AD" w:rsidP="00C41287">
            <w:pPr>
              <w:pStyle w:val="Tableentry"/>
            </w:pPr>
            <w:r w:rsidRPr="00CB2F1D">
              <w:rPr>
                <w:rStyle w:val="ElementxPath"/>
              </w:rPr>
              <w:t>presentationForm</w:t>
            </w:r>
            <w:r w:rsidRPr="00CB2F1D">
              <w:t xml:space="preserve"> uses CodeList = CI_PresentationFormCode</w:t>
            </w:r>
            <w:r w:rsidR="001B3F53">
              <w:t xml:space="preserve">, with </w:t>
            </w:r>
            <w:r w:rsidR="00F26244">
              <w:t xml:space="preserve">ISO </w:t>
            </w:r>
            <w:r w:rsidR="001B3F53">
              <w:t>code names</w:t>
            </w:r>
            <w:r w:rsidRPr="00CB2F1D">
              <w:t xml:space="preserve"> </w:t>
            </w:r>
            <w:r w:rsidR="0076175D">
              <w:t>{</w:t>
            </w:r>
            <w:r w:rsidRPr="007358DF">
              <w:rPr>
                <w:rStyle w:val="codelist"/>
              </w:rPr>
              <w:t>do</w:t>
            </w:r>
            <w:r w:rsidRPr="007358DF">
              <w:rPr>
                <w:rStyle w:val="codelist"/>
              </w:rPr>
              <w:t>c</w:t>
            </w:r>
            <w:r w:rsidRPr="007358DF">
              <w:rPr>
                <w:rStyle w:val="codelist"/>
              </w:rPr>
              <w:t>umentDigital, document</w:t>
            </w:r>
            <w:r w:rsidR="007358DF">
              <w:rPr>
                <w:rStyle w:val="codelist"/>
              </w:rPr>
              <w:softHyphen/>
            </w:r>
            <w:r w:rsidRPr="007358DF">
              <w:rPr>
                <w:rStyle w:val="codelist"/>
              </w:rPr>
              <w:t>Hardcopy, imageDigital</w:t>
            </w:r>
            <w:r w:rsidR="007A31E0" w:rsidRPr="007358DF">
              <w:rPr>
                <w:rStyle w:val="codelist"/>
              </w:rPr>
              <w:t>,</w:t>
            </w:r>
            <w:r w:rsidRPr="007358DF">
              <w:rPr>
                <w:rStyle w:val="codelist"/>
              </w:rPr>
              <w:t xml:space="preserve"> imageHardcopy, mapDigital, mapHardcopy, modelDigital, modelHardcopy, profileDigital, profileHar</w:t>
            </w:r>
            <w:r w:rsidRPr="007358DF">
              <w:rPr>
                <w:rStyle w:val="codelist"/>
              </w:rPr>
              <w:t>d</w:t>
            </w:r>
            <w:r w:rsidRPr="007358DF">
              <w:rPr>
                <w:rStyle w:val="codelist"/>
              </w:rPr>
              <w:t>copy, tableDigital, tableHardcopy, videoDigital, videoHardcopy, aud</w:t>
            </w:r>
            <w:r w:rsidRPr="007358DF">
              <w:rPr>
                <w:rStyle w:val="codelist"/>
              </w:rPr>
              <w:t>i</w:t>
            </w:r>
            <w:r w:rsidRPr="007358DF">
              <w:rPr>
                <w:rStyle w:val="codelist"/>
              </w:rPr>
              <w:t>oDigital</w:t>
            </w:r>
            <w:r w:rsidR="00F26244" w:rsidRPr="00F26244">
              <w:t>}.</w:t>
            </w:r>
            <w:r w:rsidR="00F26244">
              <w:t xml:space="preserve"> </w:t>
            </w:r>
            <w:r w:rsidR="00887022">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BD0114">
              <w:rPr>
                <w:i/>
              </w:rPr>
              <w:fldChar w:fldCharType="begin"/>
            </w:r>
            <w:r w:rsidR="001B3F53" w:rsidRPr="00BD0114">
              <w:rPr>
                <w:i/>
              </w:rPr>
              <w:instrText xml:space="preserve"> REF _Ref247269078 \h </w:instrText>
            </w:r>
            <w:r w:rsidR="00BD0114">
              <w:rPr>
                <w:i/>
              </w:rPr>
              <w:instrText xml:space="preserve"> \* MERGEFORMAT </w:instrText>
            </w:r>
            <w:r w:rsidR="001B3F53" w:rsidRPr="00BD0114">
              <w:rPr>
                <w:i/>
              </w:rPr>
            </w:r>
            <w:r w:rsidR="001B3F53" w:rsidRPr="00BD0114">
              <w:rPr>
                <w:i/>
              </w:rPr>
              <w:fldChar w:fldCharType="separate"/>
            </w:r>
            <w:r w:rsidR="002C0A6A" w:rsidRPr="009851E6">
              <w:rPr>
                <w:i/>
              </w:rPr>
              <w:t>Codelists</w:t>
            </w:r>
            <w:r w:rsidR="001B3F53" w:rsidRPr="00BD0114">
              <w:rPr>
                <w:i/>
              </w:rPr>
              <w:fldChar w:fldCharType="end"/>
            </w:r>
            <w:r w:rsidR="001B3F53" w:rsidRPr="00CB2F1D">
              <w:t xml:space="preserve"> for details on </w:t>
            </w:r>
            <w:r w:rsidR="001B3F53">
              <w:t>codelist encoding</w:t>
            </w:r>
            <w:r w:rsidR="001B3F53" w:rsidRPr="00CB2F1D">
              <w:t>.</w:t>
            </w:r>
          </w:p>
        </w:tc>
      </w:tr>
      <w:tr w:rsidR="00D371AD" w:rsidRPr="00CB2F1D" w:rsidTr="009851E6">
        <w:trPr>
          <w:cantSplit/>
        </w:trPr>
        <w:tc>
          <w:tcPr>
            <w:tcW w:w="1221" w:type="pct"/>
          </w:tcPr>
          <w:p w:rsidR="00D371AD" w:rsidRPr="00CB2F1D" w:rsidRDefault="00D371AD" w:rsidP="00A357C8">
            <w:r w:rsidRPr="00CB2F1D">
              <w:t>Resource series (O)</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citation/CI_Citation/series</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Information about the (publication) series or collection of which the resource is a part. NAP rule (name + issueIdentification) &gt; 0</w:t>
            </w:r>
            <w:r w:rsidR="0096258F">
              <w:t xml:space="preserve"> should be followed</w:t>
            </w:r>
            <w:r w:rsidRPr="00CB2F1D">
              <w:t>.</w:t>
            </w:r>
          </w:p>
        </w:tc>
      </w:tr>
      <w:tr w:rsidR="00D371AD" w:rsidRPr="00CB2F1D" w:rsidTr="009851E6">
        <w:trPr>
          <w:cantSplit/>
        </w:trPr>
        <w:tc>
          <w:tcPr>
            <w:tcW w:w="1221" w:type="pct"/>
          </w:tcPr>
          <w:p w:rsidR="00D371AD" w:rsidRPr="00CB2F1D" w:rsidRDefault="00D371AD" w:rsidP="00A357C8">
            <w:r w:rsidRPr="00CB2F1D">
              <w:lastRenderedPageBreak/>
              <w:t xml:space="preserve">Resource other citation details (O) </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otherCitationDetails</w:t>
            </w:r>
          </w:p>
        </w:tc>
        <w:tc>
          <w:tcPr>
            <w:tcW w:w="404" w:type="pct"/>
          </w:tcPr>
          <w:p w:rsidR="00D371AD" w:rsidRPr="00CB2F1D" w:rsidRDefault="00D371AD" w:rsidP="00A357C8">
            <w:pPr>
              <w:jc w:val="center"/>
            </w:pPr>
            <w:r w:rsidRPr="00CB2F1D">
              <w:t>O</w:t>
            </w:r>
            <w:r w:rsidR="00E26F97" w:rsidRPr="00CB2F1D">
              <w:t>-</w:t>
            </w:r>
            <w:r w:rsidR="00E26F97">
              <w:t>O</w:t>
            </w:r>
          </w:p>
        </w:tc>
        <w:tc>
          <w:tcPr>
            <w:tcW w:w="3374" w:type="pct"/>
          </w:tcPr>
          <w:p w:rsidR="00766E84" w:rsidRPr="00CB2F1D" w:rsidRDefault="0096258F" w:rsidP="00C41287">
            <w:pPr>
              <w:pStyle w:val="Tableentry"/>
            </w:pPr>
            <w:r>
              <w:t>A</w:t>
            </w:r>
            <w:r w:rsidR="00766E84">
              <w:t xml:space="preserve"> complete recommended bibliographic citation </w:t>
            </w:r>
            <w:r>
              <w:t>should be specified in this element.</w:t>
            </w:r>
          </w:p>
        </w:tc>
      </w:tr>
      <w:tr w:rsidR="00D371AD" w:rsidRPr="00CB2F1D" w:rsidTr="009851E6">
        <w:trPr>
          <w:cantSplit/>
        </w:trPr>
        <w:tc>
          <w:tcPr>
            <w:tcW w:w="1221" w:type="pct"/>
          </w:tcPr>
          <w:p w:rsidR="00D371AD" w:rsidRPr="00CB2F1D" w:rsidRDefault="00D371AD" w:rsidP="00A357C8">
            <w:r w:rsidRPr="00CB2F1D">
              <w:t>Resource collective title (O)</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collectiveTitle</w:t>
            </w:r>
          </w:p>
        </w:tc>
        <w:tc>
          <w:tcPr>
            <w:tcW w:w="404" w:type="pct"/>
          </w:tcPr>
          <w:p w:rsidR="00D371AD" w:rsidRPr="00CB2F1D" w:rsidRDefault="00D371AD" w:rsidP="00A357C8">
            <w:pPr>
              <w:jc w:val="center"/>
            </w:pPr>
            <w:r w:rsidRPr="00CB2F1D">
              <w:t>O-C</w:t>
            </w:r>
          </w:p>
        </w:tc>
        <w:tc>
          <w:tcPr>
            <w:tcW w:w="3374" w:type="pct"/>
          </w:tcPr>
          <w:p w:rsidR="00D371AD" w:rsidRPr="00CB2F1D" w:rsidRDefault="00D371AD" w:rsidP="00A357C8">
            <w:pPr>
              <w:pStyle w:val="Tableentry"/>
            </w:pPr>
            <w:r w:rsidRPr="00CB2F1D">
              <w:t>Title of the combined resource that the cited resource is part of, for example the cited r</w:t>
            </w:r>
            <w:r w:rsidRPr="00CB2F1D">
              <w:t>e</w:t>
            </w:r>
            <w:r w:rsidRPr="00CB2F1D">
              <w:t>source may be a paper in an anthology, in which case the anthology title would be the co</w:t>
            </w:r>
            <w:r w:rsidRPr="00CB2F1D">
              <w:t>l</w:t>
            </w:r>
            <w:r w:rsidRPr="00CB2F1D">
              <w:t>lective title. Required if the cited resource is part of such a collective work.</w:t>
            </w:r>
          </w:p>
        </w:tc>
      </w:tr>
      <w:tr w:rsidR="00D371AD" w:rsidRPr="00CB2F1D" w:rsidTr="009851E6">
        <w:trPr>
          <w:cantSplit/>
        </w:trPr>
        <w:tc>
          <w:tcPr>
            <w:tcW w:w="1221" w:type="pct"/>
          </w:tcPr>
          <w:p w:rsidR="00D371AD" w:rsidRPr="00CB2F1D" w:rsidRDefault="00D371AD" w:rsidP="00A357C8">
            <w:r w:rsidRPr="00CB2F1D">
              <w:t>Resource abstract (M)</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MD_DataIdentification/abstract</w:t>
            </w:r>
          </w:p>
        </w:tc>
        <w:tc>
          <w:tcPr>
            <w:tcW w:w="404" w:type="pct"/>
          </w:tcPr>
          <w:p w:rsidR="00D371AD" w:rsidRPr="00CB2F1D" w:rsidRDefault="00D371AD" w:rsidP="00A357C8">
            <w:pPr>
              <w:jc w:val="center"/>
            </w:pPr>
            <w:r w:rsidRPr="00CB2F1D">
              <w:t>M-M</w:t>
            </w:r>
          </w:p>
        </w:tc>
        <w:tc>
          <w:tcPr>
            <w:tcW w:w="3374" w:type="pct"/>
          </w:tcPr>
          <w:p w:rsidR="00D371AD" w:rsidRPr="00CB2F1D" w:rsidRDefault="00D371AD" w:rsidP="00A357C8">
            <w:pPr>
              <w:pStyle w:val="Tableentry"/>
            </w:pPr>
            <w:r w:rsidRPr="00CB2F1D">
              <w:t>A free text summary of the content, significance, purpose, scope, etc. of the resource. E</w:t>
            </w:r>
            <w:r w:rsidRPr="00CB2F1D">
              <w:t>x</w:t>
            </w:r>
            <w:r w:rsidRPr="00CB2F1D">
              <w:t>actly one value.</w:t>
            </w:r>
            <w:r w:rsidR="0096258F">
              <w:t xml:space="preserve"> Content from metadata harvested in other formats (EML, FGDC CSDGM…) that does not map into ISO metadata elements can be included as free text in the abstract.</w:t>
            </w:r>
          </w:p>
        </w:tc>
      </w:tr>
      <w:tr w:rsidR="00D371AD" w:rsidRPr="00CB2F1D" w:rsidTr="009851E6">
        <w:trPr>
          <w:cantSplit/>
        </w:trPr>
        <w:tc>
          <w:tcPr>
            <w:tcW w:w="1221" w:type="pct"/>
          </w:tcPr>
          <w:p w:rsidR="00D371AD" w:rsidRPr="00CB2F1D" w:rsidRDefault="00D371AD" w:rsidP="00A357C8">
            <w:r w:rsidRPr="00CB2F1D">
              <w:t>Resource purpose (O)</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MD_DataIdentification/purpose</w:t>
            </w:r>
          </w:p>
        </w:tc>
        <w:tc>
          <w:tcPr>
            <w:tcW w:w="404" w:type="pct"/>
          </w:tcPr>
          <w:p w:rsidR="00D371AD" w:rsidRPr="00CB2F1D" w:rsidRDefault="00D371AD" w:rsidP="00A357C8">
            <w:pPr>
              <w:jc w:val="center"/>
            </w:pPr>
            <w:r w:rsidRPr="00CB2F1D">
              <w:t>O-O</w:t>
            </w:r>
          </w:p>
        </w:tc>
        <w:tc>
          <w:tcPr>
            <w:tcW w:w="3374" w:type="pct"/>
          </w:tcPr>
          <w:p w:rsidR="00D371AD" w:rsidRPr="00CB2F1D" w:rsidRDefault="00EE6EBE" w:rsidP="00C41287">
            <w:pPr>
              <w:pStyle w:val="Tableentry"/>
            </w:pPr>
            <w:r>
              <w:t>"</w:t>
            </w:r>
            <w:r w:rsidR="00D371AD" w:rsidRPr="00CB2F1D">
              <w:t>Summary of the intentions for which the dataset was developed. Purpose includes obje</w:t>
            </w:r>
            <w:r w:rsidR="00D371AD" w:rsidRPr="00CB2F1D">
              <w:t>c</w:t>
            </w:r>
            <w:r w:rsidR="00D371AD" w:rsidRPr="00CB2F1D">
              <w:t>tives for creating the dataset and what the dataset is to support.</w:t>
            </w:r>
            <w:r>
              <w:t>"</w:t>
            </w:r>
            <w:r w:rsidR="00D371AD" w:rsidRPr="00CB2F1D">
              <w:t xml:space="preserve"> </w:t>
            </w:r>
            <w:r w:rsidR="0096258F">
              <w:t>Free text</w:t>
            </w:r>
            <w:r w:rsidR="00826C8B">
              <w:t>.</w:t>
            </w:r>
          </w:p>
        </w:tc>
      </w:tr>
      <w:tr w:rsidR="00D371AD" w:rsidRPr="00CB2F1D" w:rsidTr="009851E6">
        <w:trPr>
          <w:cantSplit/>
        </w:trPr>
        <w:tc>
          <w:tcPr>
            <w:tcW w:w="1221" w:type="pct"/>
          </w:tcPr>
          <w:p w:rsidR="00D371AD" w:rsidRPr="00CB2F1D" w:rsidRDefault="00D371AD" w:rsidP="00A357C8">
            <w:r w:rsidRPr="00CB2F1D">
              <w:t>Resource status (O)</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MD_DataIdentification/status</w:t>
            </w:r>
          </w:p>
        </w:tc>
        <w:tc>
          <w:tcPr>
            <w:tcW w:w="404" w:type="pct"/>
          </w:tcPr>
          <w:p w:rsidR="00D371AD" w:rsidRPr="00CB2F1D" w:rsidRDefault="00826C8B" w:rsidP="00A357C8">
            <w:pPr>
              <w:jc w:val="center"/>
            </w:pPr>
            <w:r>
              <w:t>O-O</w:t>
            </w:r>
          </w:p>
        </w:tc>
        <w:tc>
          <w:tcPr>
            <w:tcW w:w="3374" w:type="pct"/>
          </w:tcPr>
          <w:p w:rsidR="00D371AD" w:rsidRPr="00CB2F1D" w:rsidRDefault="00D371AD" w:rsidP="00C41287">
            <w:pPr>
              <w:pStyle w:val="Tableentry"/>
            </w:pPr>
            <w:r w:rsidRPr="00CB2F1D">
              <w:t>Value is from MD_ProgressCode codelist</w:t>
            </w:r>
            <w:r w:rsidR="00A45BCD">
              <w:t xml:space="preserve">. ISO values are </w:t>
            </w:r>
            <w:r w:rsidR="00E26F97">
              <w:t>{</w:t>
            </w:r>
            <w:r w:rsidRPr="007358DF">
              <w:rPr>
                <w:rStyle w:val="codelist"/>
              </w:rPr>
              <w:t>completed, historicalA</w:t>
            </w:r>
            <w:r w:rsidRPr="007358DF">
              <w:rPr>
                <w:rStyle w:val="codelist"/>
              </w:rPr>
              <w:t>r</w:t>
            </w:r>
            <w:r w:rsidRPr="007358DF">
              <w:rPr>
                <w:rStyle w:val="codelist"/>
              </w:rPr>
              <w:t xml:space="preserve">chive, </w:t>
            </w:r>
            <w:r w:rsidR="00826C8B" w:rsidRPr="009851E6">
              <w:rPr>
                <w:rStyle w:val="CodelistValue"/>
              </w:rPr>
              <w:t>deprecated</w:t>
            </w:r>
            <w:r w:rsidRPr="007358DF">
              <w:rPr>
                <w:rStyle w:val="codelist"/>
              </w:rPr>
              <w:t xml:space="preserve">, onGoing, planned, required, </w:t>
            </w:r>
            <w:r w:rsidR="00A45BCD">
              <w:rPr>
                <w:rStyle w:val="codelist"/>
              </w:rPr>
              <w:t>underdevelopment</w:t>
            </w:r>
            <w:r w:rsidR="00A45BCD" w:rsidRPr="00A45BCD">
              <w:t>}.</w:t>
            </w:r>
            <w:r w:rsidR="00A45BCD">
              <w:t xml:space="preserve"> </w:t>
            </w:r>
            <w:r w:rsidR="00826C8B">
              <w:t>For USGIN discovery metadata, values should be restricted to {</w:t>
            </w:r>
            <w:r w:rsidR="00826C8B" w:rsidRPr="009851E6">
              <w:rPr>
                <w:rStyle w:val="CodelistValue"/>
              </w:rPr>
              <w:t>completed, onGoing, de</w:t>
            </w:r>
            <w:r w:rsidR="00826C8B" w:rsidRPr="009851E6">
              <w:rPr>
                <w:rStyle w:val="CodelistValue"/>
              </w:rPr>
              <w:t>p</w:t>
            </w:r>
            <w:r w:rsidR="00826C8B" w:rsidRPr="009851E6">
              <w:rPr>
                <w:rStyle w:val="CodelistValue"/>
              </w:rPr>
              <w:t>recated</w:t>
            </w:r>
            <w:r w:rsidR="00826C8B">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191C96">
              <w:rPr>
                <w:i/>
              </w:rPr>
              <w:fldChar w:fldCharType="begin"/>
            </w:r>
            <w:r w:rsidR="001B3F53" w:rsidRPr="00191C96">
              <w:rPr>
                <w:i/>
              </w:rPr>
              <w:instrText xml:space="preserve"> REF _Ref247269078 \h </w:instrText>
            </w:r>
            <w:r w:rsidR="00191C96">
              <w:rPr>
                <w:i/>
              </w:rPr>
              <w:instrText xml:space="preserve"> \* MERGEFORMAT </w:instrText>
            </w:r>
            <w:r w:rsidR="001B3F53" w:rsidRPr="00191C96">
              <w:rPr>
                <w:i/>
              </w:rPr>
            </w:r>
            <w:r w:rsidR="001B3F53" w:rsidRPr="00191C96">
              <w:rPr>
                <w:i/>
              </w:rPr>
              <w:fldChar w:fldCharType="separate"/>
            </w:r>
            <w:r w:rsidR="002C0A6A" w:rsidRPr="009851E6">
              <w:rPr>
                <w:i/>
              </w:rPr>
              <w:t>Codelists</w:t>
            </w:r>
            <w:r w:rsidR="001B3F53" w:rsidRPr="00191C96">
              <w:rPr>
                <w:i/>
              </w:rPr>
              <w:fldChar w:fldCharType="end"/>
            </w:r>
            <w:r w:rsidR="001B3F53" w:rsidRPr="00CB2F1D">
              <w:t xml:space="preserve"> for details on </w:t>
            </w:r>
            <w:r w:rsidR="001B3F53">
              <w:t>codelist usage</w:t>
            </w:r>
            <w:r w:rsidR="001B3F53" w:rsidRPr="00CB2F1D">
              <w:t>.</w:t>
            </w:r>
            <w:r w:rsidR="00230AB4">
              <w:t xml:space="preserve"> </w:t>
            </w:r>
          </w:p>
        </w:tc>
      </w:tr>
      <w:tr w:rsidR="00D371AD" w:rsidRPr="00CB2F1D" w:rsidTr="009851E6">
        <w:trPr>
          <w:cantSplit/>
        </w:trPr>
        <w:tc>
          <w:tcPr>
            <w:tcW w:w="1221" w:type="pct"/>
          </w:tcPr>
          <w:p w:rsidR="00D371AD" w:rsidRPr="00CB2F1D" w:rsidRDefault="00D371AD" w:rsidP="00A357C8">
            <w:r w:rsidRPr="00CB2F1D">
              <w:t>Resource point of contact (O)</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w:t>
            </w:r>
            <w:r w:rsidR="00A45BCD">
              <w:rPr>
                <w:rStyle w:val="ElementxPath"/>
              </w:rPr>
              <w:softHyphen/>
            </w:r>
            <w:r w:rsidRPr="00CB2F1D">
              <w:rPr>
                <w:rStyle w:val="ElementxPath"/>
              </w:rPr>
              <w:t>pointOfContact</w:t>
            </w:r>
          </w:p>
        </w:tc>
        <w:tc>
          <w:tcPr>
            <w:tcW w:w="404" w:type="pct"/>
          </w:tcPr>
          <w:p w:rsidR="00D371AD" w:rsidRPr="00CB2F1D" w:rsidRDefault="00D371AD" w:rsidP="00A357C8">
            <w:pPr>
              <w:jc w:val="center"/>
            </w:pPr>
            <w:r w:rsidRPr="00CB2F1D">
              <w:t>O-C</w:t>
            </w:r>
          </w:p>
        </w:tc>
        <w:tc>
          <w:tcPr>
            <w:tcW w:w="3374" w:type="pct"/>
          </w:tcPr>
          <w:p w:rsidR="00D371AD" w:rsidRPr="00CB2F1D" w:rsidRDefault="00826C8B" w:rsidP="00C41287">
            <w:pPr>
              <w:pStyle w:val="Tableentry"/>
            </w:pPr>
            <w:r>
              <w:t>C</w:t>
            </w:r>
            <w:r w:rsidR="00D371AD" w:rsidRPr="00CB2F1D">
              <w:t xml:space="preserve">ontact </w:t>
            </w:r>
            <w:r>
              <w:t>information for the agent who is currently the steward for the resource</w:t>
            </w:r>
            <w:r w:rsidR="00D371AD" w:rsidRPr="00CB2F1D">
              <w:t>. This i</w:t>
            </w:r>
            <w:r w:rsidR="00D371AD" w:rsidRPr="00CB2F1D">
              <w:t>n</w:t>
            </w:r>
            <w:r w:rsidR="00D371AD" w:rsidRPr="00CB2F1D">
              <w:t>formation is mandatory for physical resources such as core, cuttings, samples, man</w:t>
            </w:r>
            <w:r w:rsidR="00D371AD" w:rsidRPr="00CB2F1D">
              <w:t>u</w:t>
            </w:r>
            <w:r w:rsidR="00D371AD" w:rsidRPr="00CB2F1D">
              <w:t xml:space="preserve">scripts. </w:t>
            </w:r>
            <w:r w:rsidR="0022241D">
              <w:t>C</w:t>
            </w:r>
            <w:r w:rsidR="00D371AD" w:rsidRPr="00CB2F1D">
              <w:t xml:space="preserve">ount of (individualName + organisationName + positionName) </w:t>
            </w:r>
            <w:r w:rsidR="0022241D">
              <w:t xml:space="preserve">must be </w:t>
            </w:r>
            <w:r w:rsidR="00D371AD" w:rsidRPr="00CB2F1D">
              <w:t xml:space="preserve">&gt; 0. The </w:t>
            </w:r>
            <w:r w:rsidR="00A45BCD">
              <w:rPr>
                <w:rStyle w:val="ElementxPath"/>
              </w:rPr>
              <w:t>C</w:t>
            </w:r>
            <w:r w:rsidR="00D371AD" w:rsidRPr="00CB2F1D">
              <w:rPr>
                <w:rStyle w:val="ElementxPath"/>
              </w:rPr>
              <w:t>I_Responsible</w:t>
            </w:r>
            <w:r w:rsidR="00A45BCD">
              <w:rPr>
                <w:rStyle w:val="ElementxPath"/>
              </w:rPr>
              <w:softHyphen/>
            </w:r>
            <w:r w:rsidR="00D371AD" w:rsidRPr="00CB2F1D">
              <w:rPr>
                <w:rStyle w:val="ElementxPath"/>
              </w:rPr>
              <w:t>Party/</w:t>
            </w:r>
            <w:r w:rsidR="00A45BCD">
              <w:rPr>
                <w:rStyle w:val="ElementxPath"/>
              </w:rPr>
              <w:softHyphen/>
            </w:r>
            <w:r w:rsidR="00D371AD" w:rsidRPr="00CB2F1D">
              <w:rPr>
                <w:rStyle w:val="ElementxPath"/>
              </w:rPr>
              <w:t>role/</w:t>
            </w:r>
            <w:r w:rsidR="00A45BCD">
              <w:rPr>
                <w:rStyle w:val="ElementxPath"/>
              </w:rPr>
              <w:softHyphen/>
            </w:r>
            <w:r w:rsidR="00D371AD" w:rsidRPr="00CB2F1D">
              <w:rPr>
                <w:rStyle w:val="ElementxPath"/>
              </w:rPr>
              <w:t>CI_RoleCode</w:t>
            </w:r>
            <w:r w:rsidR="00D371AD" w:rsidRPr="00CB2F1D">
              <w:t xml:space="preserve"> is from CI_RoleCode</w:t>
            </w:r>
            <w:r w:rsidR="00A45BCD">
              <w:t xml:space="preserve"> codelist</w:t>
            </w:r>
            <w:r w:rsidR="00D371AD" w:rsidRPr="00CB2F1D">
              <w:t xml:space="preserve">. </w:t>
            </w:r>
            <w:r w:rsidR="00971F57">
              <w:t>ISO role codes for physical resource point of contact are {</w:t>
            </w:r>
            <w:r w:rsidR="00971F57" w:rsidRPr="00971F57">
              <w:rPr>
                <w:rStyle w:val="codelist"/>
              </w:rPr>
              <w:t>custodian, owner, pointOfContact</w:t>
            </w:r>
            <w:r w:rsidR="00971F57">
              <w:t>}; other point of contact role codes may apply for other resources.</w:t>
            </w:r>
            <w:r w:rsidR="00A45BCD">
              <w:t xml:space="preserve">  </w:t>
            </w:r>
            <w:r w:rsidR="00A45BCD" w:rsidRPr="00CB2F1D">
              <w:t xml:space="preserve">See section </w:t>
            </w:r>
            <w:r w:rsidR="00A45BCD" w:rsidRPr="00CB2F1D">
              <w:fldChar w:fldCharType="begin"/>
            </w:r>
            <w:r w:rsidR="00A45BCD" w:rsidRPr="00CB2F1D">
              <w:instrText xml:space="preserve"> REF _Ref247269078 \w \h </w:instrText>
            </w:r>
            <w:r w:rsidR="00A45BCD" w:rsidRPr="00CB2F1D">
              <w:fldChar w:fldCharType="separate"/>
            </w:r>
            <w:r w:rsidR="002C0A6A">
              <w:t>4.17.3</w:t>
            </w:r>
            <w:r w:rsidR="00A45BCD" w:rsidRPr="00CB2F1D">
              <w:fldChar w:fldCharType="end"/>
            </w:r>
            <w:r w:rsidR="00A45BCD" w:rsidRPr="00CB2F1D">
              <w:t xml:space="preserve"> </w:t>
            </w:r>
            <w:r w:rsidR="00A45BCD" w:rsidRPr="00191C96">
              <w:rPr>
                <w:i/>
              </w:rPr>
              <w:fldChar w:fldCharType="begin"/>
            </w:r>
            <w:r w:rsidR="00A45BCD" w:rsidRPr="00191C96">
              <w:rPr>
                <w:i/>
              </w:rPr>
              <w:instrText xml:space="preserve"> REF _Ref247269078 \h </w:instrText>
            </w:r>
            <w:r w:rsidR="00A45BCD">
              <w:rPr>
                <w:i/>
              </w:rPr>
              <w:instrText xml:space="preserve"> \* MERGEFORMAT </w:instrText>
            </w:r>
            <w:r w:rsidR="00A45BCD" w:rsidRPr="00191C96">
              <w:rPr>
                <w:i/>
              </w:rPr>
            </w:r>
            <w:r w:rsidR="00A45BCD" w:rsidRPr="00191C96">
              <w:rPr>
                <w:i/>
              </w:rPr>
              <w:fldChar w:fldCharType="separate"/>
            </w:r>
            <w:r w:rsidR="002C0A6A" w:rsidRPr="009851E6">
              <w:rPr>
                <w:i/>
              </w:rPr>
              <w:t>Codelists</w:t>
            </w:r>
            <w:r w:rsidR="00A45BCD" w:rsidRPr="00191C96">
              <w:rPr>
                <w:i/>
              </w:rPr>
              <w:fldChar w:fldCharType="end"/>
            </w:r>
            <w:r w:rsidR="00A45BCD" w:rsidRPr="00CB2F1D">
              <w:t xml:space="preserve"> for details on </w:t>
            </w:r>
            <w:r w:rsidR="00A45BCD">
              <w:t>codelist usage</w:t>
            </w:r>
            <w:r w:rsidR="00A45BCD" w:rsidRPr="00CB2F1D">
              <w:t>.</w:t>
            </w:r>
          </w:p>
        </w:tc>
      </w:tr>
      <w:tr w:rsidR="00D371AD" w:rsidRPr="00CB2F1D" w:rsidTr="009851E6">
        <w:trPr>
          <w:cantSplit/>
        </w:trPr>
        <w:tc>
          <w:tcPr>
            <w:tcW w:w="1221" w:type="pct"/>
          </w:tcPr>
          <w:p w:rsidR="00D371AD" w:rsidRPr="00CB2F1D" w:rsidRDefault="00D371AD" w:rsidP="00A357C8">
            <w:r w:rsidRPr="00CB2F1D">
              <w:lastRenderedPageBreak/>
              <w:t>Resource maintenance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w:t>
            </w:r>
            <w:r w:rsidR="00915B7E">
              <w:rPr>
                <w:rStyle w:val="ElementxPath"/>
              </w:rPr>
              <w:t>-</w:t>
            </w:r>
            <w:r w:rsidRPr="00CB2F1D">
              <w:rPr>
                <w:rStyle w:val="ElementxPath"/>
              </w:rPr>
              <w:t>resourceMaintenance</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This element provides information about the maintenance schedule or history of the r</w:t>
            </w:r>
            <w:r w:rsidRPr="00CB2F1D">
              <w:t>e</w:t>
            </w:r>
            <w:r w:rsidRPr="00CB2F1D">
              <w:t xml:space="preserve">source (or some subset/part of the resource specified by the scope and scope description) described by the metadata record. 0 to many </w:t>
            </w:r>
            <w:r w:rsidRPr="00CB2F1D">
              <w:rPr>
                <w:rStyle w:val="ElementxPath"/>
              </w:rPr>
              <w:t>MD_MaintenanceInformation</w:t>
            </w:r>
            <w:r w:rsidRPr="00CB2F1D">
              <w:t xml:space="preserve"> elements may be included. Different </w:t>
            </w:r>
            <w:r w:rsidRPr="00CB2F1D">
              <w:rPr>
                <w:rStyle w:val="ElementxPath"/>
              </w:rPr>
              <w:t>MD_MaintenanceInformation</w:t>
            </w:r>
            <w:r w:rsidRPr="00CB2F1D">
              <w:t xml:space="preserve"> elements are required to have different napMD_ScopeCode or </w:t>
            </w:r>
            <w:r w:rsidRPr="00CB2F1D">
              <w:rPr>
                <w:rStyle w:val="ElementxPath"/>
              </w:rPr>
              <w:t>MD_ScopeDescription</w:t>
            </w:r>
            <w:r w:rsidRPr="00CB2F1D">
              <w:t xml:space="preserve">. Usage of </w:t>
            </w:r>
            <w:r w:rsidRPr="00CB2F1D">
              <w:rPr>
                <w:rStyle w:val="ElementxPath"/>
              </w:rPr>
              <w:t>MD_ScopeDescription</w:t>
            </w:r>
            <w:r w:rsidRPr="00CB2F1D">
              <w:t xml:space="preserve"> is poorly d</w:t>
            </w:r>
            <w:r w:rsidRPr="00CB2F1D">
              <w:t>e</w:t>
            </w:r>
            <w:r w:rsidRPr="00CB2F1D">
              <w:t>scribed, and no actual examples of usage could be found; it would appear to allow ident</w:t>
            </w:r>
            <w:r w:rsidRPr="00CB2F1D">
              <w:t>i</w:t>
            </w:r>
            <w:r w:rsidRPr="00CB2F1D">
              <w:t>fication of a set of attribute or features (by name?), or feature instances or attribute i</w:t>
            </w:r>
            <w:r w:rsidRPr="00CB2F1D">
              <w:t>n</w:t>
            </w:r>
            <w:r w:rsidRPr="00CB2F1D">
              <w:t>stances (identified how?), or a dataset, to which the maintenance information applies.</w:t>
            </w:r>
            <w:r w:rsidR="00E42708">
              <w:t xml:space="preserve"> </w:t>
            </w:r>
            <w:r w:rsidR="00A45BCD">
              <w:t xml:space="preserve">Use </w:t>
            </w:r>
            <w:r w:rsidR="00E42708" w:rsidRPr="007358DF">
              <w:rPr>
                <w:highlight w:val="white"/>
              </w:rPr>
              <w:t>MD_MaintenanceFrequencyCode codelist</w:t>
            </w:r>
            <w:r w:rsidR="00A45BCD">
              <w:rPr>
                <w:highlight w:val="white"/>
              </w:rPr>
              <w:t>. ISO values are</w:t>
            </w:r>
            <w:r w:rsidR="00E42708" w:rsidRPr="007358DF">
              <w:rPr>
                <w:highlight w:val="white"/>
              </w:rPr>
              <w:t xml:space="preserve"> {</w:t>
            </w:r>
            <w:r w:rsidR="00E42708" w:rsidRPr="007358DF">
              <w:rPr>
                <w:rStyle w:val="codelist"/>
                <w:highlight w:val="white"/>
              </w:rPr>
              <w:t>continual, daily, wee</w:t>
            </w:r>
            <w:r w:rsidR="00E42708" w:rsidRPr="007358DF">
              <w:rPr>
                <w:rStyle w:val="codelist"/>
                <w:highlight w:val="white"/>
              </w:rPr>
              <w:t>k</w:t>
            </w:r>
            <w:r w:rsidR="00E42708" w:rsidRPr="007358DF">
              <w:rPr>
                <w:rStyle w:val="codelist"/>
                <w:highlight w:val="white"/>
              </w:rPr>
              <w:t>ly, fortnightly, monthly, quarterly, biannually, annually, asNeeded, i</w:t>
            </w:r>
            <w:r w:rsidR="00E42708" w:rsidRPr="007358DF">
              <w:rPr>
                <w:rStyle w:val="codelist"/>
                <w:highlight w:val="white"/>
              </w:rPr>
              <w:t>r</w:t>
            </w:r>
            <w:r w:rsidR="00E42708" w:rsidRPr="007358DF">
              <w:rPr>
                <w:rStyle w:val="codelist"/>
                <w:highlight w:val="white"/>
              </w:rPr>
              <w:t>regular, notPlanned, unknown</w:t>
            </w:r>
            <w:r w:rsidR="00A45BCD" w:rsidRPr="00A45BCD">
              <w:rPr>
                <w:highlight w:val="white"/>
              </w:rPr>
              <w:t>}.</w:t>
            </w:r>
            <w:r w:rsidR="00887022">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191C96">
              <w:rPr>
                <w:i/>
              </w:rPr>
              <w:fldChar w:fldCharType="begin"/>
            </w:r>
            <w:r w:rsidR="001B3F53" w:rsidRPr="00191C96">
              <w:rPr>
                <w:i/>
              </w:rPr>
              <w:instrText xml:space="preserve"> REF _Ref247269078 \h </w:instrText>
            </w:r>
            <w:r w:rsidR="00191C96">
              <w:rPr>
                <w:i/>
              </w:rPr>
              <w:instrText xml:space="preserve"> \* MERGEFORMAT </w:instrText>
            </w:r>
            <w:r w:rsidR="001B3F53" w:rsidRPr="00191C96">
              <w:rPr>
                <w:i/>
              </w:rPr>
            </w:r>
            <w:r w:rsidR="001B3F53" w:rsidRPr="00191C96">
              <w:rPr>
                <w:i/>
              </w:rPr>
              <w:fldChar w:fldCharType="separate"/>
            </w:r>
            <w:r w:rsidR="002C0A6A" w:rsidRPr="009851E6">
              <w:rPr>
                <w:i/>
              </w:rPr>
              <w:t>Codelists</w:t>
            </w:r>
            <w:r w:rsidR="001B3F53" w:rsidRPr="00191C96">
              <w:rPr>
                <w:i/>
              </w:rPr>
              <w:fldChar w:fldCharType="end"/>
            </w:r>
            <w:r w:rsidR="001B3F53" w:rsidRPr="00CB2F1D">
              <w:t xml:space="preserve"> for details on </w:t>
            </w:r>
            <w:r w:rsidR="001B3F53">
              <w:t>codelist usage</w:t>
            </w:r>
            <w:r w:rsidR="001B3F53" w:rsidRPr="00CB2F1D">
              <w:t>.</w:t>
            </w:r>
          </w:p>
        </w:tc>
      </w:tr>
      <w:tr w:rsidR="00D371AD" w:rsidRPr="00CB2F1D" w:rsidTr="009851E6">
        <w:trPr>
          <w:cantSplit/>
        </w:trPr>
        <w:tc>
          <w:tcPr>
            <w:tcW w:w="1221" w:type="pct"/>
          </w:tcPr>
          <w:p w:rsidR="00D371AD" w:rsidRPr="00CB2F1D" w:rsidRDefault="00D371AD" w:rsidP="00A357C8">
            <w:r w:rsidRPr="00CB2F1D">
              <w:t>Graphic overview of resource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graphicOverview</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Highly recommended to include a URL providing a web-accessible visual representation of the resource if it is applicable to the described resource, particularly for geographic d</w:t>
            </w:r>
            <w:r w:rsidRPr="00CB2F1D">
              <w:t>a</w:t>
            </w:r>
            <w:r w:rsidRPr="00CB2F1D">
              <w:t xml:space="preserve">tasets that may be represented by maps. If </w:t>
            </w:r>
            <w:r w:rsidRPr="00CB2F1D">
              <w:rPr>
                <w:rStyle w:val="ElementxPath"/>
              </w:rPr>
              <w:t>MD_BrowseGraphic</w:t>
            </w:r>
            <w:r w:rsidRPr="00CB2F1D">
              <w:t xml:space="preserve"> is included, </w:t>
            </w:r>
            <w:r w:rsidRPr="00CB2F1D">
              <w:rPr>
                <w:rStyle w:val="ElementxPath"/>
              </w:rPr>
              <w:t>MD_BrowseGraphic/filename</w:t>
            </w:r>
            <w:r w:rsidRPr="00CB2F1D">
              <w:t xml:space="preserve"> character string is mandatory. USGIN Recommended practice is to provide a complete URL as a gco:characterString value for the </w:t>
            </w:r>
            <w:r w:rsidRPr="00CB2F1D">
              <w:rPr>
                <w:rStyle w:val="ElementxPath"/>
              </w:rPr>
              <w:t>filename</w:t>
            </w:r>
            <w:r w:rsidRPr="00CB2F1D">
              <w:t xml:space="preserve"> property. </w:t>
            </w:r>
            <w:r w:rsidRPr="00CB2F1D">
              <w:rPr>
                <w:rStyle w:val="ElementxPath"/>
              </w:rPr>
              <w:t>fileType/CharacterString</w:t>
            </w:r>
            <w:r w:rsidR="0022241D">
              <w:t xml:space="preserve"> should be a registered MIME type or standard file extension a</w:t>
            </w:r>
            <w:r w:rsidR="0022241D">
              <w:t>b</w:t>
            </w:r>
            <w:r w:rsidR="0022241D">
              <w:t xml:space="preserve">breviation (e.g. </w:t>
            </w:r>
            <w:r w:rsidR="0022241D" w:rsidRPr="0022241D">
              <w:t>napMD_FileFormatCode</w:t>
            </w:r>
            <w:r w:rsidR="0022241D">
              <w:t>). This is a r</w:t>
            </w:r>
            <w:r w:rsidRPr="00CB2F1D">
              <w:t xml:space="preserve">epeatable element; multiple values may present different resolutions, or different parts of resource. Names associated with overview should provide sufficient information for user to distinguish these. </w:t>
            </w:r>
          </w:p>
        </w:tc>
      </w:tr>
      <w:tr w:rsidR="00D371AD" w:rsidRPr="00CB2F1D" w:rsidTr="009851E6">
        <w:trPr>
          <w:cantSplit/>
        </w:trPr>
        <w:tc>
          <w:tcPr>
            <w:tcW w:w="1221" w:type="pct"/>
          </w:tcPr>
          <w:p w:rsidR="00D371AD" w:rsidRPr="00CB2F1D" w:rsidRDefault="00D371AD" w:rsidP="00A357C8">
            <w:r w:rsidRPr="00CB2F1D">
              <w:t>Resource format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resourceFormat</w:t>
            </w:r>
          </w:p>
        </w:tc>
        <w:tc>
          <w:tcPr>
            <w:tcW w:w="404" w:type="pct"/>
          </w:tcPr>
          <w:p w:rsidR="00D371AD" w:rsidRPr="00CB2F1D" w:rsidRDefault="00D371AD" w:rsidP="00A357C8">
            <w:pPr>
              <w:jc w:val="center"/>
            </w:pPr>
            <w:r w:rsidRPr="00CB2F1D">
              <w:t>X-X</w:t>
            </w:r>
          </w:p>
        </w:tc>
        <w:tc>
          <w:tcPr>
            <w:tcW w:w="3374" w:type="pct"/>
          </w:tcPr>
          <w:p w:rsidR="00D371AD" w:rsidRPr="00CB2F1D" w:rsidRDefault="00D371AD" w:rsidP="00A357C8">
            <w:pPr>
              <w:pStyle w:val="Tableentry"/>
            </w:pPr>
            <w:r w:rsidRPr="00CB2F1D">
              <w:t xml:space="preserve">This element is not used by NAP or USGIN; this information is encoded in </w:t>
            </w:r>
            <w:r w:rsidRPr="00CB2F1D">
              <w:rPr>
                <w:rStyle w:val="ElementxPath"/>
              </w:rPr>
              <w:t>MD_Metadata/distributionInfo/MD_Distribution/</w:t>
            </w:r>
            <w:r w:rsidRPr="00CB2F1D">
              <w:t xml:space="preserve"> in USGIN metadata (see </w:t>
            </w:r>
            <w:r w:rsidRPr="00CB2F1D">
              <w:fldChar w:fldCharType="begin"/>
            </w:r>
            <w:r w:rsidRPr="00CB2F1D">
              <w:instrText xml:space="preserve"> REF _Ref247463009 \r \h </w:instrText>
            </w:r>
            <w:r w:rsidRPr="00CB2F1D">
              <w:fldChar w:fldCharType="separate"/>
            </w:r>
            <w:r w:rsidR="002C0A6A">
              <w:t>4.13</w:t>
            </w:r>
            <w:r w:rsidRPr="00CB2F1D">
              <w:fldChar w:fldCharType="end"/>
            </w:r>
            <w:r w:rsidRPr="00CB2F1D">
              <w:t xml:space="preserve"> </w:t>
            </w:r>
            <w:r w:rsidRPr="00BD0114">
              <w:rPr>
                <w:i/>
              </w:rPr>
              <w:fldChar w:fldCharType="begin"/>
            </w:r>
            <w:r w:rsidRPr="00BD0114">
              <w:rPr>
                <w:i/>
              </w:rPr>
              <w:instrText xml:space="preserve"> REF _Ref247463009 \h </w:instrText>
            </w:r>
            <w:r w:rsidR="00BD0114">
              <w:rPr>
                <w:i/>
              </w:rPr>
              <w:instrText xml:space="preserve"> \* MERGEFORMAT </w:instrText>
            </w:r>
            <w:r w:rsidRPr="00BD0114">
              <w:rPr>
                <w:i/>
              </w:rPr>
            </w:r>
            <w:r w:rsidRPr="00BD0114">
              <w:rPr>
                <w:i/>
              </w:rPr>
              <w:fldChar w:fldCharType="separate"/>
            </w:r>
            <w:r w:rsidR="002C0A6A" w:rsidRPr="009851E6">
              <w:rPr>
                <w:i/>
              </w:rPr>
              <w:t>Use of MD_Distribution and MD_Distributor</w:t>
            </w:r>
            <w:r w:rsidRPr="00BD0114">
              <w:rPr>
                <w:i/>
              </w:rPr>
              <w:fldChar w:fldCharType="end"/>
            </w:r>
            <w:r w:rsidRPr="00CB2F1D">
              <w:t xml:space="preserve">). </w:t>
            </w:r>
          </w:p>
        </w:tc>
      </w:tr>
      <w:tr w:rsidR="00D371AD" w:rsidRPr="00CB2F1D" w:rsidTr="009851E6">
        <w:trPr>
          <w:cantSplit/>
        </w:trPr>
        <w:tc>
          <w:tcPr>
            <w:tcW w:w="1221" w:type="pct"/>
          </w:tcPr>
          <w:p w:rsidR="00D371AD" w:rsidRPr="00CB2F1D" w:rsidRDefault="00D371AD" w:rsidP="00A357C8">
            <w:r w:rsidRPr="00CB2F1D">
              <w:t>Resource keywords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descriptiveKeywords/MD_Keyword</w:t>
            </w:r>
          </w:p>
        </w:tc>
        <w:tc>
          <w:tcPr>
            <w:tcW w:w="404" w:type="pct"/>
          </w:tcPr>
          <w:p w:rsidR="00D371AD" w:rsidRPr="00CB2F1D" w:rsidRDefault="00D371AD" w:rsidP="00A357C8">
            <w:pPr>
              <w:jc w:val="center"/>
            </w:pPr>
            <w:r w:rsidRPr="00CB2F1D">
              <w:t>O-O</w:t>
            </w:r>
          </w:p>
        </w:tc>
        <w:tc>
          <w:tcPr>
            <w:tcW w:w="3374" w:type="pct"/>
          </w:tcPr>
          <w:p w:rsidR="00BD243B" w:rsidRPr="00CB2F1D" w:rsidRDefault="008C6F73" w:rsidP="00C41287">
            <w:pPr>
              <w:pStyle w:val="Tableentry"/>
            </w:pPr>
            <w:r>
              <w:t>K</w:t>
            </w:r>
            <w:r w:rsidR="00D371AD" w:rsidRPr="00CB2F1D">
              <w:t xml:space="preserve">eywords </w:t>
            </w:r>
            <w:r>
              <w:t xml:space="preserve">should be provided </w:t>
            </w:r>
            <w:r w:rsidR="00D371AD" w:rsidRPr="00CB2F1D">
              <w:t xml:space="preserve">to facilitate the discovery of metadata records relevant to the user. </w:t>
            </w:r>
            <w:r>
              <w:t xml:space="preserve">Keywords should be grouped according to </w:t>
            </w:r>
            <w:r w:rsidR="00D371AD" w:rsidRPr="00CB2F1D">
              <w:t>Keyword Type - allowed values from MD_KeywordTypeCode</w:t>
            </w:r>
            <w:r w:rsidR="00E97E4D" w:rsidRPr="00CB2F1D">
              <w:t xml:space="preserve"> </w:t>
            </w:r>
            <w:r w:rsidR="00C7013F">
              <w:t>{</w:t>
            </w:r>
            <w:r w:rsidR="00D371AD" w:rsidRPr="007358DF">
              <w:rPr>
                <w:rStyle w:val="codelist"/>
              </w:rPr>
              <w:t>discipline, place, stratum, temporal, theme</w:t>
            </w:r>
            <w:r w:rsidR="00E97E4D" w:rsidRPr="00E97E4D">
              <w:t>}</w:t>
            </w:r>
            <w:r>
              <w:t>, and the thesaurus in which they are defined (if applicable).</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CB2F1D">
              <w:fldChar w:fldCharType="begin"/>
            </w:r>
            <w:r w:rsidR="00BD243B" w:rsidRPr="00CB2F1D">
              <w:instrText xml:space="preserve"> REF _Ref247269078 \h </w:instrText>
            </w:r>
            <w:r w:rsidR="00BD243B" w:rsidRPr="00CB2F1D">
              <w:fldChar w:fldCharType="separate"/>
            </w:r>
            <w:r w:rsidR="002C0A6A" w:rsidRPr="00CB2F1D">
              <w:t>Codelists</w:t>
            </w:r>
            <w:r w:rsidR="00BD243B" w:rsidRPr="00CB2F1D">
              <w:fldChar w:fldCharType="end"/>
            </w:r>
            <w:r w:rsidR="00BD243B" w:rsidRPr="00CB2F1D">
              <w:t xml:space="preserve"> for d</w:t>
            </w:r>
            <w:r w:rsidR="00BD243B" w:rsidRPr="00CB2F1D">
              <w:t>e</w:t>
            </w:r>
            <w:r w:rsidR="00BD243B" w:rsidRPr="00CB2F1D">
              <w:t xml:space="preserve">tails on </w:t>
            </w:r>
            <w:r w:rsidR="00BD243B">
              <w:t>codelist usage</w:t>
            </w:r>
            <w:r w:rsidR="00BD243B" w:rsidRPr="00CB2F1D">
              <w:t>.</w:t>
            </w:r>
          </w:p>
          <w:p w:rsidR="00D371AD" w:rsidRPr="00CB2F1D" w:rsidRDefault="00D371AD" w:rsidP="00A357C8">
            <w:pPr>
              <w:pStyle w:val="Tableentry"/>
            </w:pPr>
            <w:r w:rsidRPr="00CB2F1D">
              <w:t xml:space="preserve">USGIN requires that </w:t>
            </w:r>
            <w:r w:rsidRPr="00CB2F1D">
              <w:rPr>
                <w:rStyle w:val="ElementxPath"/>
              </w:rPr>
              <w:t>MD_Keyword/keyword</w:t>
            </w:r>
            <w:r w:rsidRPr="00CB2F1D">
              <w:t xml:space="preserve"> contain a </w:t>
            </w:r>
            <w:r w:rsidRPr="00CB2F1D">
              <w:rPr>
                <w:rStyle w:val="ElementxPath"/>
              </w:rPr>
              <w:t>CharacterString</w:t>
            </w:r>
            <w:r w:rsidRPr="00CB2F1D">
              <w:t xml:space="preserve"> (see section </w:t>
            </w:r>
            <w:r w:rsidRPr="00CB2F1D">
              <w:fldChar w:fldCharType="begin"/>
            </w:r>
            <w:r w:rsidRPr="00CB2F1D">
              <w:instrText xml:space="preserve"> REF _Ref244487342 \n \h  \* MERGEFORMAT </w:instrText>
            </w:r>
            <w:r w:rsidRPr="00CB2F1D">
              <w:fldChar w:fldCharType="separate"/>
            </w:r>
            <w:r w:rsidR="002C0A6A">
              <w:t>4.16</w:t>
            </w:r>
            <w:r w:rsidRPr="00CB2F1D">
              <w:fldChar w:fldCharType="end"/>
            </w:r>
            <w:r w:rsidRPr="00CB2F1D">
              <w:t>). USGIN best practice is to include keywords in English.</w:t>
            </w:r>
          </w:p>
        </w:tc>
      </w:tr>
      <w:tr w:rsidR="00D371AD" w:rsidRPr="00CB2F1D" w:rsidTr="009851E6">
        <w:trPr>
          <w:cantSplit/>
        </w:trPr>
        <w:tc>
          <w:tcPr>
            <w:tcW w:w="1221" w:type="pct"/>
          </w:tcPr>
          <w:p w:rsidR="00D371AD" w:rsidRPr="00CB2F1D" w:rsidRDefault="00D371AD" w:rsidP="00A357C8">
            <w:r w:rsidRPr="00CB2F1D">
              <w:lastRenderedPageBreak/>
              <w:t>Condition applying to access and use of resource (O)</w:t>
            </w:r>
          </w:p>
          <w:p w:rsidR="00D371AD" w:rsidRPr="00CB2F1D" w:rsidRDefault="00D371AD" w:rsidP="00A357C8">
            <w:pPr>
              <w:rPr>
                <w:rStyle w:val="ElementxPath"/>
              </w:rPr>
            </w:pPr>
            <w:r w:rsidRPr="00CB2F1D">
              <w:rPr>
                <w:rStyle w:val="ElementxPath"/>
              </w:rPr>
              <w:t>identificationInfo/</w:t>
            </w:r>
            <w:r w:rsidR="009745F5">
              <w:rPr>
                <w:rStyle w:val="ElementxPath"/>
              </w:rPr>
              <w:softHyphen/>
            </w:r>
            <w:r w:rsidRPr="00CB2F1D">
              <w:rPr>
                <w:rStyle w:val="ElementxPath"/>
              </w:rPr>
              <w:t>MD_DataIdentification/</w:t>
            </w:r>
            <w:r w:rsidR="009745F5">
              <w:rPr>
                <w:rStyle w:val="ElementxPath"/>
              </w:rPr>
              <w:softHyphen/>
            </w:r>
            <w:r w:rsidRPr="00CB2F1D">
              <w:rPr>
                <w:rStyle w:val="ElementxPath"/>
              </w:rPr>
              <w:t>resourceConstraints/</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206938">
            <w:pPr>
              <w:pStyle w:val="Tableentry"/>
            </w:pPr>
            <w:r w:rsidRPr="00CB2F1D">
              <w:t>Restrictions on the access and use of a resource or metadata. Follow NAP for specific</w:t>
            </w:r>
            <w:r w:rsidRPr="00CB2F1D">
              <w:t>a</w:t>
            </w:r>
            <w:r w:rsidRPr="00CB2F1D">
              <w:t xml:space="preserve">tion of </w:t>
            </w:r>
            <w:r w:rsidRPr="00CB2F1D">
              <w:rPr>
                <w:rStyle w:val="ElementxPath"/>
              </w:rPr>
              <w:t>resourceConstraints</w:t>
            </w:r>
            <w:r w:rsidRPr="00CB2F1D">
              <w:t xml:space="preserve">. This attribute provides information for access control to the described resource itself. In some situations, the </w:t>
            </w:r>
            <w:r w:rsidRPr="00206938">
              <w:t>metadata</w:t>
            </w:r>
            <w:r w:rsidRPr="00CB2F1D">
              <w:t xml:space="preserve"> may allow a user to learn of the existence of a resource that they may not actually be able to access without further clearance. Constraints may be represented by </w:t>
            </w:r>
            <w:r w:rsidRPr="00CB2F1D">
              <w:rPr>
                <w:rStyle w:val="ElementxPath"/>
              </w:rPr>
              <w:t>MD_Constraint</w:t>
            </w:r>
            <w:r w:rsidRPr="00CB2F1D">
              <w:t xml:space="preserve">, </w:t>
            </w:r>
            <w:r w:rsidRPr="00CB2F1D">
              <w:rPr>
                <w:rStyle w:val="ElementxPath"/>
              </w:rPr>
              <w:t>MD_LegalConstraint</w:t>
            </w:r>
            <w:r w:rsidRPr="00CB2F1D">
              <w:t xml:space="preserve">, or </w:t>
            </w:r>
            <w:r w:rsidRPr="00CB2F1D">
              <w:rPr>
                <w:rStyle w:val="ElementxPath"/>
              </w:rPr>
              <w:t>MD_SecurityConstraint</w:t>
            </w:r>
            <w:r w:rsidRPr="00CB2F1D">
              <w:t>.</w:t>
            </w:r>
            <w:r w:rsidR="00CA4F0C">
              <w:t xml:space="preserve"> </w:t>
            </w:r>
          </w:p>
        </w:tc>
      </w:tr>
      <w:tr w:rsidR="00D371AD" w:rsidRPr="00CB2F1D" w:rsidTr="009851E6">
        <w:trPr>
          <w:cantSplit/>
        </w:trPr>
        <w:tc>
          <w:tcPr>
            <w:tcW w:w="1221" w:type="pct"/>
          </w:tcPr>
          <w:p w:rsidR="00D371AD" w:rsidRPr="00CB2F1D" w:rsidRDefault="00D371AD" w:rsidP="00A357C8">
            <w:r w:rsidRPr="00CB2F1D">
              <w:t>Aggregation information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aggregationInfo</w:t>
            </w:r>
            <w:r w:rsidR="00915B7E" w:rsidRPr="00CB2F1D">
              <w:rPr>
                <w:rStyle w:val="ElementxPath"/>
              </w:rPr>
              <w:t>/</w:t>
            </w:r>
            <w:r w:rsidR="00915B7E">
              <w:rPr>
                <w:rStyle w:val="ElementxPath"/>
              </w:rPr>
              <w:t>-</w:t>
            </w:r>
            <w:r w:rsidRPr="00CB2F1D">
              <w:rPr>
                <w:rStyle w:val="ElementxPath"/>
              </w:rPr>
              <w:t>MD_AggregateInformation</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A357C8">
            <w:pPr>
              <w:pStyle w:val="Tableentry"/>
            </w:pPr>
            <w:r w:rsidRPr="00CB2F1D">
              <w:t>T</w:t>
            </w:r>
            <w:r w:rsidR="00C11577">
              <w:t>his element includes either a</w:t>
            </w:r>
            <w:r w:rsidRPr="00CB2F1D">
              <w:t xml:space="preserve"> citation for </w:t>
            </w:r>
            <w:r w:rsidR="00C11577">
              <w:t xml:space="preserve">or identifier </w:t>
            </w:r>
            <w:r w:rsidRPr="00CB2F1D">
              <w:t xml:space="preserve">of an </w:t>
            </w:r>
            <w:r w:rsidR="00C11577">
              <w:t>associated</w:t>
            </w:r>
            <w:r w:rsidR="00C11577" w:rsidRPr="00CB2F1D">
              <w:t xml:space="preserve"> </w:t>
            </w:r>
            <w:r w:rsidRPr="00CB2F1D">
              <w:t>dataset,</w:t>
            </w:r>
            <w:r w:rsidR="00C11577">
              <w:t xml:space="preserve">  along with</w:t>
            </w:r>
            <w:r w:rsidRPr="00CB2F1D">
              <w:t xml:space="preserve"> the type of </w:t>
            </w:r>
            <w:r w:rsidR="00C11577">
              <w:t>association between the datasets</w:t>
            </w:r>
            <w:r w:rsidRPr="00CB2F1D">
              <w:t>, and optionally the activity that produced the dataset.</w:t>
            </w:r>
          </w:p>
          <w:p w:rsidR="00D371AD" w:rsidRPr="00CB2F1D" w:rsidRDefault="00D371AD" w:rsidP="00A357C8">
            <w:pPr>
              <w:pStyle w:val="Tableentry"/>
            </w:pPr>
            <w:r w:rsidRPr="00CB2F1D">
              <w:rPr>
                <w:rStyle w:val="ElementxPath"/>
              </w:rPr>
              <w:t>MD_Aggregate</w:t>
            </w:r>
            <w:r w:rsidR="000A18AD">
              <w:rPr>
                <w:rStyle w:val="ElementxPath"/>
              </w:rPr>
              <w:softHyphen/>
            </w:r>
            <w:r w:rsidRPr="00CB2F1D">
              <w:rPr>
                <w:rStyle w:val="ElementxPath"/>
              </w:rPr>
              <w:t>Information</w:t>
            </w:r>
            <w:r w:rsidRPr="00CB2F1D">
              <w:t xml:space="preserve"> requires either </w:t>
            </w:r>
            <w:r w:rsidRPr="00CB2F1D">
              <w:rPr>
                <w:rStyle w:val="ElementxPath"/>
              </w:rPr>
              <w:t>aggregateDataSetName/CI_Citation</w:t>
            </w:r>
            <w:r w:rsidRPr="00CB2F1D">
              <w:t xml:space="preserve"> or </w:t>
            </w:r>
            <w:r w:rsidRPr="00CB2F1D">
              <w:rPr>
                <w:rStyle w:val="ElementxPath"/>
              </w:rPr>
              <w:t>aggr</w:t>
            </w:r>
            <w:r w:rsidRPr="00CB2F1D">
              <w:rPr>
                <w:rStyle w:val="ElementxPath"/>
              </w:rPr>
              <w:t>e</w:t>
            </w:r>
            <w:r w:rsidRPr="00CB2F1D">
              <w:rPr>
                <w:rStyle w:val="ElementxPath"/>
              </w:rPr>
              <w:t>gateDataSet</w:t>
            </w:r>
            <w:r w:rsidR="003D452A">
              <w:rPr>
                <w:rStyle w:val="ElementxPath"/>
              </w:rPr>
              <w:softHyphen/>
            </w:r>
            <w:r w:rsidRPr="00CB2F1D">
              <w:rPr>
                <w:rStyle w:val="ElementxPath"/>
              </w:rPr>
              <w:t>Iden</w:t>
            </w:r>
            <w:r w:rsidR="00C11577">
              <w:rPr>
                <w:rStyle w:val="ElementxPath"/>
              </w:rPr>
              <w:softHyphen/>
            </w:r>
            <w:r w:rsidRPr="00CB2F1D">
              <w:rPr>
                <w:rStyle w:val="ElementxPath"/>
              </w:rPr>
              <w:t>tifier/</w:t>
            </w:r>
            <w:r w:rsidR="003D452A">
              <w:rPr>
                <w:rStyle w:val="ElementxPath"/>
              </w:rPr>
              <w:softHyphen/>
            </w:r>
            <w:r w:rsidRPr="00CB2F1D">
              <w:rPr>
                <w:rStyle w:val="ElementxPath"/>
              </w:rPr>
              <w:t>MD_Identifier</w:t>
            </w:r>
            <w:r w:rsidRPr="00CB2F1D">
              <w:t xml:space="preserve">. </w:t>
            </w:r>
            <w:r w:rsidR="00C11577">
              <w:t xml:space="preserve"> </w:t>
            </w:r>
            <w:r w:rsidR="00C11577" w:rsidRPr="00CB2F1D">
              <w:rPr>
                <w:rStyle w:val="ElementxPath"/>
              </w:rPr>
              <w:t>MD_AggregateInformation</w:t>
            </w:r>
            <w:r w:rsidR="00C11577">
              <w:rPr>
                <w:rStyle w:val="ElementxPath"/>
              </w:rPr>
              <w:t>/</w:t>
            </w:r>
            <w:r w:rsidRPr="00CB2F1D">
              <w:rPr>
                <w:rStyle w:val="ElementxPath"/>
              </w:rPr>
              <w:t>associationType</w:t>
            </w:r>
            <w:r w:rsidRPr="00CB2F1D">
              <w:t xml:space="preserve"> is mandat</w:t>
            </w:r>
            <w:r w:rsidRPr="00CB2F1D">
              <w:t>o</w:t>
            </w:r>
            <w:r w:rsidRPr="00CB2F1D">
              <w:t>ry, from DS_As</w:t>
            </w:r>
            <w:r w:rsidR="00C11577">
              <w:softHyphen/>
            </w:r>
            <w:r w:rsidRPr="00CB2F1D">
              <w:t>sociation</w:t>
            </w:r>
            <w:r w:rsidR="00C11577">
              <w:softHyphen/>
            </w:r>
            <w:r w:rsidRPr="00CB2F1D">
              <w:t>TypeCode</w:t>
            </w:r>
            <w:r w:rsidR="00E97E4D">
              <w:t>. ISO codelist includes</w:t>
            </w:r>
            <w:r w:rsidR="00E97E4D" w:rsidRPr="00CB2F1D">
              <w:t xml:space="preserve"> </w:t>
            </w:r>
            <w:r w:rsidR="003D452A">
              <w:t>{</w:t>
            </w:r>
            <w:r w:rsidRPr="003D452A">
              <w:rPr>
                <w:rStyle w:val="codelist"/>
              </w:rPr>
              <w:t>cross</w:t>
            </w:r>
            <w:r w:rsidR="00C11577">
              <w:rPr>
                <w:rStyle w:val="codelist"/>
              </w:rPr>
              <w:softHyphen/>
            </w:r>
            <w:r w:rsidRPr="003D452A">
              <w:rPr>
                <w:rStyle w:val="codelist"/>
              </w:rPr>
              <w:t>Reference, largerWorkCitation, partOfSeamlessDatabase, source, stereoMate</w:t>
            </w:r>
            <w:r w:rsidR="00E97E4D" w:rsidRPr="00E97E4D">
              <w:t>}.</w:t>
            </w:r>
            <w:r w:rsidR="00887022">
              <w:t xml:space="preserve">  </w:t>
            </w:r>
            <w:r w:rsidR="00BD243B" w:rsidRPr="00CB2F1D">
              <w:t>See se</w:t>
            </w:r>
            <w:r w:rsidR="00BD243B" w:rsidRPr="00CB2F1D">
              <w:t>c</w:t>
            </w:r>
            <w:r w:rsidR="00BD243B" w:rsidRPr="00CB2F1D">
              <w:t xml:space="preserve">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details on </w:t>
            </w:r>
            <w:r w:rsidR="00BD243B">
              <w:t>codelist usage</w:t>
            </w:r>
            <w:r w:rsidR="00BD243B" w:rsidRPr="00CB2F1D">
              <w:t>.</w:t>
            </w:r>
            <w:r w:rsidR="00BD243B">
              <w:t xml:space="preserve"> </w:t>
            </w:r>
            <w:r w:rsidRPr="00CB2F1D">
              <w:t>USGIN recommended practice is to i</w:t>
            </w:r>
            <w:r w:rsidRPr="00CB2F1D">
              <w:t>n</w:t>
            </w:r>
            <w:r w:rsidRPr="00CB2F1D">
              <w:t xml:space="preserve">clude </w:t>
            </w:r>
            <w:r w:rsidR="00CA4F0C">
              <w:t>a dereferenceable URI</w:t>
            </w:r>
            <w:r w:rsidRPr="00CB2F1D">
              <w:t xml:space="preserve"> for that </w:t>
            </w:r>
            <w:r w:rsidR="000B7581">
              <w:t>resource</w:t>
            </w:r>
            <w:r w:rsidRPr="00CB2F1D">
              <w:t xml:space="preserve"> in </w:t>
            </w:r>
            <w:r w:rsidRPr="00CB2F1D">
              <w:rPr>
                <w:rStyle w:val="ElementxPath"/>
              </w:rPr>
              <w:t>aggregateDataSet</w:t>
            </w:r>
            <w:r w:rsidR="00C11577">
              <w:rPr>
                <w:rStyle w:val="ElementxPath"/>
              </w:rPr>
              <w:softHyphen/>
            </w:r>
            <w:r w:rsidRPr="00CB2F1D">
              <w:rPr>
                <w:rStyle w:val="ElementxPath"/>
              </w:rPr>
              <w:t>Iden</w:t>
            </w:r>
            <w:r w:rsidR="00C11577">
              <w:rPr>
                <w:rStyle w:val="ElementxPath"/>
              </w:rPr>
              <w:softHyphen/>
            </w:r>
            <w:r w:rsidRPr="00CB2F1D">
              <w:rPr>
                <w:rStyle w:val="ElementxPath"/>
              </w:rPr>
              <w:t>tifier/</w:t>
            </w:r>
            <w:r w:rsidR="00C11577">
              <w:rPr>
                <w:rStyle w:val="ElementxPath"/>
              </w:rPr>
              <w:softHyphen/>
            </w:r>
            <w:r w:rsidRPr="00CB2F1D">
              <w:rPr>
                <w:rStyle w:val="ElementxPath"/>
              </w:rPr>
              <w:t>MD_Identifier</w:t>
            </w:r>
            <w:r w:rsidR="0013708D">
              <w:rPr>
                <w:rStyle w:val="ElementxPath"/>
              </w:rPr>
              <w:t>/code</w:t>
            </w:r>
            <w:r w:rsidRPr="00CB2F1D">
              <w:t>.</w:t>
            </w:r>
            <w:r w:rsidRPr="000B7581">
              <w:rPr>
                <w:i/>
              </w:rPr>
              <w:t xml:space="preserve"> </w:t>
            </w:r>
            <w:r w:rsidR="000B7581" w:rsidRPr="000B7581">
              <w:rPr>
                <w:i/>
              </w:rPr>
              <w:t>[note this text updated 2013-10-25 to reflect the information we're a</w:t>
            </w:r>
            <w:r w:rsidR="000B7581" w:rsidRPr="000B7581">
              <w:rPr>
                <w:i/>
              </w:rPr>
              <w:t>c</w:t>
            </w:r>
            <w:r w:rsidR="000B7581" w:rsidRPr="000B7581">
              <w:rPr>
                <w:i/>
              </w:rPr>
              <w:t>tually getting]</w:t>
            </w:r>
            <w:r w:rsidR="000B7581">
              <w:t xml:space="preserve">. </w:t>
            </w:r>
            <w:r w:rsidRPr="00CB2F1D">
              <w:t xml:space="preserve">For related resources that do not have a metadata record, </w:t>
            </w:r>
            <w:r w:rsidRPr="00CB2F1D">
              <w:rPr>
                <w:rStyle w:val="ElementxPath"/>
              </w:rPr>
              <w:t>aggregateData</w:t>
            </w:r>
            <w:r w:rsidR="00C11577">
              <w:rPr>
                <w:rStyle w:val="ElementxPath"/>
              </w:rPr>
              <w:softHyphen/>
            </w:r>
            <w:r w:rsidRPr="00CB2F1D">
              <w:rPr>
                <w:rStyle w:val="ElementxPath"/>
              </w:rPr>
              <w:t>Set</w:t>
            </w:r>
            <w:r w:rsidR="00C11577">
              <w:rPr>
                <w:rStyle w:val="ElementxPath"/>
              </w:rPr>
              <w:softHyphen/>
            </w:r>
            <w:r w:rsidRPr="00CB2F1D">
              <w:rPr>
                <w:rStyle w:val="ElementxPath"/>
              </w:rPr>
              <w:t>Name/</w:t>
            </w:r>
            <w:r w:rsidR="00C11577">
              <w:rPr>
                <w:rStyle w:val="ElementxPath"/>
              </w:rPr>
              <w:softHyphen/>
            </w:r>
            <w:r w:rsidR="00C11577">
              <w:rPr>
                <w:rStyle w:val="ElementxPath"/>
              </w:rPr>
              <w:softHyphen/>
            </w:r>
            <w:r w:rsidRPr="00CB2F1D">
              <w:rPr>
                <w:rStyle w:val="ElementxPath"/>
              </w:rPr>
              <w:t xml:space="preserve">CI_Citation </w:t>
            </w:r>
            <w:r w:rsidRPr="00CB2F1D">
              <w:t xml:space="preserve">may be used; this element is optional if </w:t>
            </w:r>
            <w:r w:rsidRPr="00CB2F1D">
              <w:rPr>
                <w:rStyle w:val="ElementxPath"/>
              </w:rPr>
              <w:t>aggregateDataSetIdentifier</w:t>
            </w:r>
            <w:r w:rsidRPr="00CB2F1D">
              <w:t xml:space="preserve"> has a value.</w:t>
            </w:r>
          </w:p>
          <w:p w:rsidR="00D371AD" w:rsidRPr="00CB2F1D" w:rsidRDefault="00D371AD" w:rsidP="00A357C8">
            <w:pPr>
              <w:pStyle w:val="Tableentry"/>
            </w:pPr>
            <w:r w:rsidRPr="00CB2F1D">
              <w:t xml:space="preserve">For USGIN profile, this property, rather than </w:t>
            </w:r>
            <w:r w:rsidRPr="00CB2F1D">
              <w:rPr>
                <w:rStyle w:val="ElementxPath"/>
              </w:rPr>
              <w:t>MD_Metadata/parent</w:t>
            </w:r>
            <w:r w:rsidRPr="00CB2F1D">
              <w:rPr>
                <w:rStyle w:val="ElementxPath"/>
              </w:rPr>
              <w:softHyphen/>
              <w:t>Identifier</w:t>
            </w:r>
            <w:r w:rsidRPr="00CB2F1D">
              <w:t>, should be used to indicate relationships between described resources.</w:t>
            </w:r>
          </w:p>
        </w:tc>
      </w:tr>
      <w:tr w:rsidR="007A31E0" w:rsidRPr="00CB2F1D" w:rsidTr="009851E6">
        <w:trPr>
          <w:cantSplit/>
        </w:trPr>
        <w:tc>
          <w:tcPr>
            <w:tcW w:w="1221" w:type="pct"/>
          </w:tcPr>
          <w:p w:rsidR="007A31E0" w:rsidRDefault="007A31E0" w:rsidP="00A357C8">
            <w:r>
              <w:t>Spatial Representation Type (O)</w:t>
            </w:r>
          </w:p>
          <w:p w:rsidR="007A31E0" w:rsidRPr="00CB2F1D" w:rsidRDefault="007A31E0" w:rsidP="00A357C8">
            <w:r w:rsidRPr="00CB2F1D">
              <w:rPr>
                <w:rStyle w:val="ElementxPath"/>
              </w:rPr>
              <w:t>MD_DataIdentification/spatialRe</w:t>
            </w:r>
            <w:r>
              <w:rPr>
                <w:rStyle w:val="ElementxPath"/>
              </w:rPr>
              <w:t>presentationType</w:t>
            </w:r>
            <w:r w:rsidRPr="00CB2F1D">
              <w:rPr>
                <w:rStyle w:val="ElementxPath"/>
              </w:rPr>
              <w:t>/</w:t>
            </w:r>
          </w:p>
        </w:tc>
        <w:tc>
          <w:tcPr>
            <w:tcW w:w="404" w:type="pct"/>
          </w:tcPr>
          <w:p w:rsidR="007A31E0" w:rsidRPr="00CB2F1D" w:rsidRDefault="007A31E0" w:rsidP="00A357C8">
            <w:pPr>
              <w:jc w:val="center"/>
            </w:pPr>
            <w:r>
              <w:t>O-O</w:t>
            </w:r>
          </w:p>
        </w:tc>
        <w:tc>
          <w:tcPr>
            <w:tcW w:w="3374" w:type="pct"/>
          </w:tcPr>
          <w:p w:rsidR="007A31E0" w:rsidRPr="007A31E0" w:rsidRDefault="007A31E0" w:rsidP="00FC126C">
            <w:pPr>
              <w:pStyle w:val="Tableentry"/>
            </w:pPr>
            <w:r>
              <w:t>value from MD_SpatialRepresentationTypeCode list</w:t>
            </w:r>
            <w:r w:rsidR="00E97E4D">
              <w:t>. ISO codelist includes</w:t>
            </w:r>
            <w:r>
              <w:t xml:space="preserve"> </w:t>
            </w:r>
            <w:r w:rsidR="00925561">
              <w:t>{</w:t>
            </w:r>
            <w:r w:rsidRPr="00C11577">
              <w:rPr>
                <w:rStyle w:val="codelist"/>
              </w:rPr>
              <w:t>vector, grid, textTable, tin, stereoModel, video</w:t>
            </w:r>
            <w:r w:rsidR="00925561">
              <w:t>}</w:t>
            </w:r>
            <w:r w:rsidR="00BD243B">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w:t>
            </w:r>
            <w:r w:rsidR="00BD243B" w:rsidRPr="00CB2F1D">
              <w:t>e</w:t>
            </w:r>
            <w:r w:rsidR="00BD243B" w:rsidRPr="00CB2F1D">
              <w:t xml:space="preserve">tails on </w:t>
            </w:r>
            <w:r w:rsidR="00BD243B">
              <w:t>codelist usage</w:t>
            </w:r>
            <w:r w:rsidR="00BD243B" w:rsidRPr="00CB2F1D">
              <w:t>.</w:t>
            </w:r>
          </w:p>
        </w:tc>
      </w:tr>
      <w:tr w:rsidR="00D371AD" w:rsidRPr="00CB2F1D" w:rsidTr="009851E6">
        <w:trPr>
          <w:cantSplit/>
        </w:trPr>
        <w:tc>
          <w:tcPr>
            <w:tcW w:w="1221" w:type="pct"/>
          </w:tcPr>
          <w:p w:rsidR="00D371AD" w:rsidRPr="00CB2F1D" w:rsidRDefault="00D371AD" w:rsidP="00A357C8">
            <w:r w:rsidRPr="00CB2F1D">
              <w:t>Resource spatial resolution (O)</w:t>
            </w:r>
          </w:p>
          <w:p w:rsidR="00D371AD" w:rsidRPr="00CB2F1D" w:rsidRDefault="00D371AD" w:rsidP="00A357C8">
            <w:pPr>
              <w:rPr>
                <w:rStyle w:val="ElementxPath"/>
              </w:rPr>
            </w:pPr>
            <w:r w:rsidRPr="00CB2F1D">
              <w:rPr>
                <w:rStyle w:val="ElementxPath"/>
              </w:rPr>
              <w:t>MD_DataIdentification/</w:t>
            </w:r>
            <w:r w:rsidR="00915B7E">
              <w:rPr>
                <w:rStyle w:val="ElementxPath"/>
              </w:rPr>
              <w:t>-</w:t>
            </w:r>
            <w:r w:rsidRPr="00CB2F1D">
              <w:rPr>
                <w:rStyle w:val="ElementxPath"/>
              </w:rPr>
              <w:t>spatialResolution/</w:t>
            </w:r>
            <w:r w:rsidR="00915B7E">
              <w:rPr>
                <w:rStyle w:val="ElementxPath"/>
              </w:rPr>
              <w:t>-</w:t>
            </w:r>
            <w:r w:rsidRPr="00CB2F1D">
              <w:rPr>
                <w:rStyle w:val="ElementxPath"/>
              </w:rPr>
              <w:t>MD_resolution/equivalentScale/MD_RepresentativeFraction/</w:t>
            </w:r>
            <w:r w:rsidR="00915B7E">
              <w:rPr>
                <w:rStyle w:val="ElementxPath"/>
              </w:rPr>
              <w:t>-</w:t>
            </w:r>
            <w:r w:rsidRPr="00CB2F1D">
              <w:rPr>
                <w:rStyle w:val="ElementxPath"/>
              </w:rPr>
              <w:t>denominator</w:t>
            </w:r>
          </w:p>
        </w:tc>
        <w:tc>
          <w:tcPr>
            <w:tcW w:w="404" w:type="pct"/>
          </w:tcPr>
          <w:p w:rsidR="00D371AD" w:rsidRPr="00CB2F1D" w:rsidRDefault="00D371AD" w:rsidP="00A357C8">
            <w:pPr>
              <w:jc w:val="center"/>
            </w:pPr>
            <w:r w:rsidRPr="00CB2F1D">
              <w:t>C-C</w:t>
            </w:r>
          </w:p>
        </w:tc>
        <w:tc>
          <w:tcPr>
            <w:tcW w:w="3374" w:type="pct"/>
          </w:tcPr>
          <w:p w:rsidR="00D371AD" w:rsidRPr="00CB2F1D" w:rsidRDefault="00CA4F0C" w:rsidP="00FC126C">
            <w:pPr>
              <w:pStyle w:val="Tableentry"/>
              <w:rPr>
                <w:szCs w:val="22"/>
              </w:rPr>
            </w:pPr>
            <w:r>
              <w:t xml:space="preserve">If the </w:t>
            </w:r>
            <w:r w:rsidR="0001723A">
              <w:t>s</w:t>
            </w:r>
            <w:r>
              <w:t xml:space="preserve">patial representation type code is </w:t>
            </w:r>
            <w:r w:rsidRPr="009851E6">
              <w:rPr>
                <w:rStyle w:val="CodelistValue"/>
              </w:rPr>
              <w:t>vector, grid, textTable</w:t>
            </w:r>
            <w:r>
              <w:t xml:space="preserve"> or </w:t>
            </w:r>
            <w:r w:rsidRPr="009851E6">
              <w:rPr>
                <w:rStyle w:val="CodelistValue"/>
              </w:rPr>
              <w:t>tin</w:t>
            </w:r>
            <w:r>
              <w:t>, an</w:t>
            </w:r>
            <w:r w:rsidR="00D371AD" w:rsidRPr="00CB2F1D">
              <w:t xml:space="preserve"> </w:t>
            </w:r>
            <w:r w:rsidR="00D371AD" w:rsidRPr="00CB2F1D">
              <w:rPr>
                <w:rStyle w:val="ElementxPath"/>
              </w:rPr>
              <w:t>equiv</w:t>
            </w:r>
            <w:r w:rsidR="00D371AD" w:rsidRPr="00CB2F1D">
              <w:rPr>
                <w:rStyle w:val="ElementxPath"/>
              </w:rPr>
              <w:t>a</w:t>
            </w:r>
            <w:r w:rsidR="00D371AD" w:rsidRPr="00CB2F1D">
              <w:rPr>
                <w:rStyle w:val="ElementxPath"/>
              </w:rPr>
              <w:t>lentScale/../denominator</w:t>
            </w:r>
            <w:r w:rsidR="00D371AD" w:rsidRPr="00CB2F1D">
              <w:t xml:space="preserve"> </w:t>
            </w:r>
            <w:r w:rsidR="004508AC">
              <w:t>MUST</w:t>
            </w:r>
            <w:r>
              <w:t xml:space="preserve"> be provided </w:t>
            </w:r>
            <w:r w:rsidR="00D371AD" w:rsidRPr="00CB2F1D">
              <w:t>to express spatial resolution</w:t>
            </w:r>
            <w:r w:rsidR="0001723A">
              <w:t xml:space="preserve"> (this is an arb</w:t>
            </w:r>
            <w:r w:rsidR="0001723A">
              <w:t>i</w:t>
            </w:r>
            <w:r w:rsidR="0001723A">
              <w:t>trary convention proposed to facilitate</w:t>
            </w:r>
            <w:r w:rsidR="00D371AD" w:rsidRPr="00CB2F1D">
              <w:t xml:space="preserve"> interoperabl</w:t>
            </w:r>
            <w:r w:rsidR="0001723A">
              <w:t>ity)</w:t>
            </w:r>
            <w:r w:rsidR="00D371AD" w:rsidRPr="00CB2F1D">
              <w:t xml:space="preserve">. </w:t>
            </w:r>
            <w:r w:rsidR="0001723A">
              <w:t>I</w:t>
            </w:r>
            <w:r w:rsidR="00D371AD" w:rsidRPr="00CB2F1D">
              <w:t xml:space="preserve">f a </w:t>
            </w:r>
            <w:r w:rsidR="00720D7F" w:rsidRPr="00CB2F1D">
              <w:rPr>
                <w:rStyle w:val="ElementxPath"/>
              </w:rPr>
              <w:t>equivalentScale/../</w:t>
            </w:r>
            <w:r w:rsidR="00D371AD" w:rsidRPr="00CB2F1D">
              <w:rPr>
                <w:rStyle w:val="ElementxPath"/>
              </w:rPr>
              <w:t>distance</w:t>
            </w:r>
            <w:r w:rsidR="00D371AD" w:rsidRPr="00CB2F1D">
              <w:t xml:space="preserve"> is available, that should be supplied as well. The resolution distance represents the smallest length between two resolvable points in the dataset. To calculate </w:t>
            </w:r>
            <w:r w:rsidR="00D371AD" w:rsidRPr="00CB2F1D">
              <w:rPr>
                <w:rStyle w:val="ElementxPath"/>
              </w:rPr>
              <w:t>equivalentScale</w:t>
            </w:r>
            <w:r w:rsidR="00D371AD" w:rsidRPr="00CB2F1D">
              <w:t xml:space="preserve"> given a resolution distance, recommended practice is to divide the resolution distance in meters by 0.0005. This assumes that the smallest distance resolvable in a map display for human usage is 0.5 mm.</w:t>
            </w:r>
          </w:p>
        </w:tc>
      </w:tr>
      <w:tr w:rsidR="00D371AD" w:rsidRPr="00CB2F1D" w:rsidTr="009851E6">
        <w:trPr>
          <w:cantSplit/>
        </w:trPr>
        <w:tc>
          <w:tcPr>
            <w:tcW w:w="1221" w:type="pct"/>
          </w:tcPr>
          <w:p w:rsidR="00D371AD" w:rsidRPr="00CB2F1D" w:rsidRDefault="00D371AD" w:rsidP="00A357C8">
            <w:r w:rsidRPr="00CB2F1D">
              <w:lastRenderedPageBreak/>
              <w:t>Resource language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MD_DataIdentification/language</w:t>
            </w:r>
          </w:p>
        </w:tc>
        <w:tc>
          <w:tcPr>
            <w:tcW w:w="404" w:type="pct"/>
          </w:tcPr>
          <w:p w:rsidR="00D371AD" w:rsidRPr="00CB2F1D" w:rsidRDefault="00D371AD" w:rsidP="00C41287">
            <w:pPr>
              <w:jc w:val="center"/>
            </w:pPr>
            <w:r w:rsidRPr="00CB2F1D">
              <w:t>M-</w:t>
            </w:r>
            <w:r w:rsidR="00720D7F">
              <w:t>O</w:t>
            </w:r>
          </w:p>
        </w:tc>
        <w:tc>
          <w:tcPr>
            <w:tcW w:w="3374" w:type="pct"/>
          </w:tcPr>
          <w:p w:rsidR="00D371AD" w:rsidRPr="00CB2F1D" w:rsidRDefault="00D371AD" w:rsidP="00A357C8">
            <w:pPr>
              <w:pStyle w:val="Tableentry"/>
            </w:pPr>
            <w:r w:rsidRPr="00CB2F1D">
              <w:t>Language for content of described resource. Default value is ‘eng’. If language is not a</w:t>
            </w:r>
            <w:r w:rsidRPr="00CB2F1D">
              <w:t>p</w:t>
            </w:r>
            <w:r w:rsidRPr="00CB2F1D">
              <w:t>plicable to the described resourc</w:t>
            </w:r>
            <w:r w:rsidR="00720D7F">
              <w:t>e, a nilReason='notApplicable' attribute can be included on an empty language element.</w:t>
            </w:r>
            <w:r w:rsidRPr="00CB2F1D">
              <w:t xml:space="preserve"> Multiple instances of this element indicate that the lingui</w:t>
            </w:r>
            <w:r w:rsidRPr="00CB2F1D">
              <w:t>s</w:t>
            </w:r>
            <w:r w:rsidRPr="00CB2F1D">
              <w:t>tic content of the resource is available in multiple languages.</w:t>
            </w:r>
          </w:p>
          <w:p w:rsidR="00D371AD" w:rsidRPr="00CB2F1D" w:rsidRDefault="00720D7F" w:rsidP="00C41287">
            <w:pPr>
              <w:pStyle w:val="Tableentry"/>
            </w:pPr>
            <w:r>
              <w:t>Use the t</w:t>
            </w:r>
            <w:r w:rsidR="00D371AD" w:rsidRPr="00CB2F1D">
              <w:t xml:space="preserve">hree-letter language code </w:t>
            </w:r>
            <w:r>
              <w:t xml:space="preserve">from the </w:t>
            </w:r>
            <w:r w:rsidR="00D371AD" w:rsidRPr="00CB2F1D">
              <w:t>ISO 639-2/T three letter language code</w:t>
            </w:r>
            <w:r>
              <w:t>list,</w:t>
            </w:r>
            <w:r w:rsidR="00D371AD" w:rsidRPr="00CB2F1D">
              <w:t xml:space="preserve"> in lowercase. ISO 639 codelists are available at</w:t>
            </w:r>
            <w:hyperlink r:id="rId40" w:history="1">
              <w:r w:rsidR="00D371AD" w:rsidRPr="00CB2F1D">
                <w:rPr>
                  <w:rStyle w:val="Hyperlink"/>
                </w:rPr>
                <w:t xml:space="preserve"> http://www.loc.gov/standards/iso639-2/php/code_list.php</w:t>
              </w:r>
            </w:hyperlink>
            <w:r w:rsidR="00D371AD" w:rsidRPr="00CB2F1D">
              <w:t>.</w:t>
            </w:r>
          </w:p>
        </w:tc>
      </w:tr>
      <w:tr w:rsidR="00D371AD" w:rsidRPr="00CB2F1D" w:rsidTr="009851E6">
        <w:trPr>
          <w:cantSplit/>
        </w:trPr>
        <w:tc>
          <w:tcPr>
            <w:tcW w:w="1221" w:type="pct"/>
          </w:tcPr>
          <w:p w:rsidR="00D371AD" w:rsidRPr="00CB2F1D" w:rsidRDefault="00D371AD" w:rsidP="00A357C8">
            <w:r w:rsidRPr="00CB2F1D">
              <w:t>Topic category</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w:t>
            </w:r>
            <w:r w:rsidR="00915B7E">
              <w:rPr>
                <w:rStyle w:val="ElementxPath"/>
              </w:rPr>
              <w:t>-</w:t>
            </w:r>
            <w:r w:rsidRPr="00CB2F1D">
              <w:rPr>
                <w:rStyle w:val="ElementxPath"/>
              </w:rPr>
              <w:t>topicCategory</w:t>
            </w:r>
          </w:p>
        </w:tc>
        <w:tc>
          <w:tcPr>
            <w:tcW w:w="404" w:type="pct"/>
          </w:tcPr>
          <w:p w:rsidR="00D371AD" w:rsidRPr="00CB2F1D" w:rsidRDefault="00D371AD" w:rsidP="00A357C8">
            <w:pPr>
              <w:jc w:val="center"/>
            </w:pPr>
            <w:r w:rsidRPr="00CB2F1D">
              <w:t>C-C</w:t>
            </w:r>
          </w:p>
        </w:tc>
        <w:tc>
          <w:tcPr>
            <w:tcW w:w="3374" w:type="pct"/>
          </w:tcPr>
          <w:p w:rsidR="00D371AD" w:rsidRPr="00CB2F1D" w:rsidRDefault="00720D7F" w:rsidP="00C41287">
            <w:pPr>
              <w:pStyle w:val="Tableentry"/>
            </w:pPr>
            <w:r>
              <w:t>A</w:t>
            </w:r>
            <w:r w:rsidR="00D371AD" w:rsidRPr="00CB2F1D">
              <w:t xml:space="preserve"> topicCategory code </w:t>
            </w:r>
            <w:r>
              <w:t>must</w:t>
            </w:r>
            <w:r w:rsidRPr="00CB2F1D">
              <w:t xml:space="preserve"> </w:t>
            </w:r>
            <w:r w:rsidR="00D371AD" w:rsidRPr="00CB2F1D">
              <w:t xml:space="preserve">be provided when hierarchyLevel is set to </w:t>
            </w:r>
            <w:r w:rsidR="00EE6EBE">
              <w:t>"</w:t>
            </w:r>
            <w:r w:rsidR="00D371AD" w:rsidRPr="00CB2F1D">
              <w:t>dataset</w:t>
            </w:r>
            <w:r w:rsidR="00EE6EBE">
              <w:t>"</w:t>
            </w:r>
            <w:r w:rsidR="00D371AD" w:rsidRPr="00CB2F1D">
              <w:t xml:space="preserve"> or </w:t>
            </w:r>
            <w:r w:rsidR="00EE6EBE">
              <w:t>"</w:t>
            </w:r>
            <w:r w:rsidR="00D371AD" w:rsidRPr="00CB2F1D">
              <w:t>d</w:t>
            </w:r>
            <w:r w:rsidR="00D371AD" w:rsidRPr="00CB2F1D">
              <w:t>a</w:t>
            </w:r>
            <w:r w:rsidR="00D371AD" w:rsidRPr="00CB2F1D">
              <w:t>taset series</w:t>
            </w:r>
            <w:r w:rsidR="00EE6EBE">
              <w:t>"</w:t>
            </w:r>
            <w:r w:rsidR="00D371AD" w:rsidRPr="00CB2F1D">
              <w:t>. Codes are from MD_TopicCategoryCode</w:t>
            </w:r>
            <w:r w:rsidR="00E97E4D">
              <w:t>, the ISO codelist includes</w:t>
            </w:r>
            <w:r w:rsidR="00E97E4D" w:rsidRPr="00CB2F1D">
              <w:t xml:space="preserve"> </w:t>
            </w:r>
            <w:r w:rsidR="00377C18">
              <w:t>{</w:t>
            </w:r>
            <w:r w:rsidR="00D371AD" w:rsidRPr="00414E37">
              <w:rPr>
                <w:rFonts w:ascii="Courier New" w:hAnsi="Courier New" w:cs="Courier New"/>
                <w:sz w:val="20"/>
              </w:rPr>
              <w:t>f</w:t>
            </w:r>
            <w:r w:rsidR="00D371AD" w:rsidRPr="007358DF">
              <w:rPr>
                <w:rStyle w:val="codelist"/>
              </w:rPr>
              <w:t>ar</w:t>
            </w:r>
            <w:r w:rsidR="00D371AD" w:rsidRPr="007358DF">
              <w:rPr>
                <w:rStyle w:val="codelist"/>
              </w:rPr>
              <w:t>m</w:t>
            </w:r>
            <w:r w:rsidR="00D371AD" w:rsidRPr="007358DF">
              <w:rPr>
                <w:rStyle w:val="codelist"/>
              </w:rPr>
              <w:t>ing, biota, boundaries, climatologyMeterologyAtmosphere, economy, elev</w:t>
            </w:r>
            <w:r w:rsidR="00D371AD" w:rsidRPr="007358DF">
              <w:rPr>
                <w:rStyle w:val="codelist"/>
              </w:rPr>
              <w:t>a</w:t>
            </w:r>
            <w:r w:rsidR="00D371AD" w:rsidRPr="007358DF">
              <w:rPr>
                <w:rStyle w:val="codelist"/>
              </w:rPr>
              <w:t>tion, environment, geo</w:t>
            </w:r>
            <w:r w:rsidR="007358DF">
              <w:rPr>
                <w:rStyle w:val="codelist"/>
              </w:rPr>
              <w:softHyphen/>
            </w:r>
            <w:r w:rsidR="00D371AD" w:rsidRPr="007358DF">
              <w:rPr>
                <w:rStyle w:val="codelist"/>
              </w:rPr>
              <w:t>scientific</w:t>
            </w:r>
            <w:r w:rsidR="007358DF">
              <w:rPr>
                <w:rStyle w:val="codelist"/>
              </w:rPr>
              <w:softHyphen/>
            </w:r>
            <w:r w:rsidR="00D371AD" w:rsidRPr="007358DF">
              <w:rPr>
                <w:rStyle w:val="codelist"/>
              </w:rPr>
              <w:t>Information, health, imageryBas</w:t>
            </w:r>
            <w:r w:rsidR="00D371AD" w:rsidRPr="007358DF">
              <w:rPr>
                <w:rStyle w:val="codelist"/>
              </w:rPr>
              <w:t>e</w:t>
            </w:r>
            <w:r w:rsidR="00D371AD" w:rsidRPr="007358DF">
              <w:rPr>
                <w:rStyle w:val="codelist"/>
              </w:rPr>
              <w:t>MapsEarthCover, intelligence</w:t>
            </w:r>
            <w:r w:rsidR="007358DF">
              <w:rPr>
                <w:rStyle w:val="codelist"/>
              </w:rPr>
              <w:softHyphen/>
            </w:r>
            <w:r w:rsidR="00D371AD" w:rsidRPr="007358DF">
              <w:rPr>
                <w:rStyle w:val="codelist"/>
              </w:rPr>
              <w:t>Military, inlandWater, location, oceans, planningCadastre, society, structure, transportation, utilitiesCommunic</w:t>
            </w:r>
            <w:r w:rsidR="00D371AD" w:rsidRPr="007358DF">
              <w:rPr>
                <w:rStyle w:val="codelist"/>
              </w:rPr>
              <w:t>a</w:t>
            </w:r>
            <w:r w:rsidR="00D371AD" w:rsidRPr="007358DF">
              <w:rPr>
                <w:rStyle w:val="codelist"/>
              </w:rPr>
              <w:t>tion</w:t>
            </w:r>
            <w:r w:rsidR="00377C18">
              <w:t>}</w:t>
            </w:r>
            <w:r w:rsidR="00377C18" w:rsidRPr="00CB2F1D">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details on </w:t>
            </w:r>
            <w:r w:rsidR="00BD243B">
              <w:t>codelist usage</w:t>
            </w:r>
            <w:r w:rsidR="00BD243B" w:rsidRPr="00CB2F1D">
              <w:t>.</w:t>
            </w:r>
            <w:r w:rsidR="00E97E4D">
              <w:t xml:space="preserve"> </w:t>
            </w:r>
            <w:r w:rsidR="00D371AD" w:rsidRPr="00CB2F1D">
              <w:t xml:space="preserve">Most USGIN resources will have </w:t>
            </w:r>
            <w:r w:rsidR="00BD243B">
              <w:t>MD_T</w:t>
            </w:r>
            <w:r w:rsidR="00D371AD" w:rsidRPr="00CB2F1D">
              <w:t>opicCategory</w:t>
            </w:r>
            <w:r w:rsidR="00BD243B">
              <w:t xml:space="preserve">Code </w:t>
            </w:r>
            <w:r w:rsidR="00D371AD" w:rsidRPr="00CB2F1D">
              <w:t>=</w:t>
            </w:r>
            <w:r w:rsidR="00BD243B">
              <w:t xml:space="preserve"> </w:t>
            </w:r>
            <w:r w:rsidR="00EE6EBE">
              <w:t>"</w:t>
            </w:r>
            <w:r w:rsidR="00D371AD" w:rsidRPr="00191C96">
              <w:rPr>
                <w:rStyle w:val="codelist"/>
              </w:rPr>
              <w:t>geoscientificInformation</w:t>
            </w:r>
            <w:r w:rsidR="00EE6EBE">
              <w:t>"</w:t>
            </w:r>
            <w:r w:rsidR="00D371AD" w:rsidRPr="00CB2F1D">
              <w:t>, which is the default value for this profile.  More specific topic categorization should be done using keywords.</w:t>
            </w:r>
            <w:r w:rsidR="007358DF">
              <w:t xml:space="preserve"> </w:t>
            </w:r>
          </w:p>
        </w:tc>
      </w:tr>
      <w:tr w:rsidR="00D371AD" w:rsidRPr="00CB2F1D" w:rsidTr="009851E6">
        <w:trPr>
          <w:cantSplit/>
        </w:trPr>
        <w:tc>
          <w:tcPr>
            <w:tcW w:w="1221" w:type="pct"/>
          </w:tcPr>
          <w:p w:rsidR="00D371AD" w:rsidRPr="00CB2F1D" w:rsidRDefault="00D371AD" w:rsidP="00A357C8">
            <w:r w:rsidRPr="00CB2F1D">
              <w:t>Resource content extent</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w:t>
            </w:r>
          </w:p>
        </w:tc>
        <w:tc>
          <w:tcPr>
            <w:tcW w:w="404" w:type="pct"/>
          </w:tcPr>
          <w:p w:rsidR="00D371AD" w:rsidRPr="00CB2F1D" w:rsidRDefault="00D371AD" w:rsidP="00A357C8">
            <w:pPr>
              <w:jc w:val="center"/>
            </w:pPr>
            <w:r w:rsidRPr="00CB2F1D">
              <w:t>C-C</w:t>
            </w:r>
          </w:p>
        </w:tc>
        <w:tc>
          <w:tcPr>
            <w:tcW w:w="3374" w:type="pct"/>
          </w:tcPr>
          <w:p w:rsidR="00D371AD" w:rsidRPr="00CB2F1D" w:rsidRDefault="00D371AD" w:rsidP="00C41287">
            <w:pPr>
              <w:pStyle w:val="Tableentry"/>
            </w:pPr>
            <w:r w:rsidRPr="00CB2F1D">
              <w:t xml:space="preserve">Defines the spatial (horizontal and vertical) and temporal region to which the content of the resource applies. For USGIN, </w:t>
            </w:r>
            <w:r w:rsidR="00720D7F">
              <w:t xml:space="preserve">a </w:t>
            </w:r>
            <w:r w:rsidR="00720D7F" w:rsidRPr="00CB2F1D">
              <w:rPr>
                <w:rStyle w:val="ElementxPath"/>
              </w:rPr>
              <w:t>geographicElement</w:t>
            </w:r>
            <w:r w:rsidR="00720D7F" w:rsidRPr="009851E6">
              <w:rPr>
                <w:rStyle w:val="ElementxPath"/>
              </w:rPr>
              <w:t>/geographicBoundingBox</w:t>
            </w:r>
            <w:r w:rsidR="00720D7F">
              <w:t xml:space="preserve"> must be pr</w:t>
            </w:r>
            <w:r w:rsidR="00720D7F">
              <w:t>o</w:t>
            </w:r>
            <w:r w:rsidR="00720D7F">
              <w:t xml:space="preserve">vided for </w:t>
            </w:r>
            <w:r w:rsidRPr="00CB2F1D">
              <w:t xml:space="preserve">any resource with content related to some geographic location. For geoscience resources, temporal extent expressed using </w:t>
            </w:r>
            <w:r w:rsidR="00720D7F">
              <w:t xml:space="preserve">named </w:t>
            </w:r>
            <w:r w:rsidRPr="00CB2F1D">
              <w:t>time ordinal eras from a geologic time scale</w:t>
            </w:r>
            <w:r w:rsidR="00720D7F">
              <w:t xml:space="preserve"> should be specified as thematic keywords. If the described resource is not related to a geographic area, the </w:t>
            </w:r>
            <w:r w:rsidR="00145C8B">
              <w:t>place</w:t>
            </w:r>
            <w:r w:rsidR="00720D7F">
              <w:t xml:space="preserve"> keyword 'non-geographic' should be included in the descri</w:t>
            </w:r>
            <w:r w:rsidR="00720D7F">
              <w:t>p</w:t>
            </w:r>
            <w:r w:rsidR="00720D7F">
              <w:t>tiveKeywords element. In some situations, geographic location may be indicated using l</w:t>
            </w:r>
            <w:r w:rsidR="00720D7F">
              <w:t>o</w:t>
            </w:r>
            <w:r w:rsidR="00720D7F">
              <w:t xml:space="preserve">cation keywords, but this is strongly discouraged because </w:t>
            </w:r>
            <w:r w:rsidR="00145C8B">
              <w:t>location-based searches using geographic coordinates will not find such records. In such cases, geocoding tools from services like Google can often be used to obtain an approximate bounding box.</w:t>
            </w:r>
          </w:p>
        </w:tc>
      </w:tr>
      <w:tr w:rsidR="00D371AD" w:rsidRPr="00CB2F1D" w:rsidTr="009851E6">
        <w:trPr>
          <w:cantSplit/>
        </w:trPr>
        <w:tc>
          <w:tcPr>
            <w:tcW w:w="1221" w:type="pct"/>
          </w:tcPr>
          <w:p w:rsidR="00D371AD" w:rsidRPr="00CB2F1D" w:rsidRDefault="00D371AD" w:rsidP="00A357C8">
            <w:r w:rsidRPr="00CB2F1D">
              <w:t>Resource content extent d</w:t>
            </w:r>
            <w:r w:rsidRPr="00CB2F1D">
              <w:t>e</w:t>
            </w:r>
            <w:r w:rsidRPr="00CB2F1D">
              <w:t>scription</w:t>
            </w:r>
          </w:p>
          <w:p w:rsidR="00D371AD" w:rsidRPr="00CB2F1D"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EX_Extent/description</w:t>
            </w:r>
          </w:p>
        </w:tc>
        <w:tc>
          <w:tcPr>
            <w:tcW w:w="404" w:type="pct"/>
          </w:tcPr>
          <w:p w:rsidR="00D371AD" w:rsidRPr="00CB2F1D" w:rsidRDefault="00D371AD" w:rsidP="00C41287">
            <w:pPr>
              <w:jc w:val="center"/>
            </w:pPr>
            <w:r w:rsidRPr="00CB2F1D">
              <w:t>C-</w:t>
            </w:r>
            <w:r w:rsidR="00720D7F">
              <w:t>O</w:t>
            </w:r>
          </w:p>
        </w:tc>
        <w:tc>
          <w:tcPr>
            <w:tcW w:w="3374" w:type="pct"/>
          </w:tcPr>
          <w:p w:rsidR="00D371AD" w:rsidRPr="00CB2F1D" w:rsidRDefault="00D371AD" w:rsidP="00C41287">
            <w:pPr>
              <w:pStyle w:val="Tableentry"/>
            </w:pPr>
            <w:r w:rsidRPr="00CB2F1D">
              <w:t>Free text that describes the spatial and temporal extent of the dataset. Note that if ge</w:t>
            </w:r>
            <w:r w:rsidRPr="00CB2F1D">
              <w:t>o</w:t>
            </w:r>
            <w:r w:rsidRPr="00CB2F1D">
              <w:t>graphic place names are used to express the geographic extent, USGIN profile specifies that these should be encoded using keyword with keyword type code = ‘</w:t>
            </w:r>
            <w:r w:rsidRPr="00191C96">
              <w:rPr>
                <w:rStyle w:val="codelist"/>
              </w:rPr>
              <w:t>place</w:t>
            </w:r>
            <w:r w:rsidRPr="00CB2F1D">
              <w:t>.’ Ge</w:t>
            </w:r>
            <w:r w:rsidRPr="00CB2F1D">
              <w:t>o</w:t>
            </w:r>
            <w:r w:rsidRPr="00CB2F1D">
              <w:t xml:space="preserve">graphic names may be duplicated in the </w:t>
            </w:r>
            <w:r w:rsidRPr="00CB2F1D">
              <w:rPr>
                <w:rStyle w:val="ElementxPath"/>
              </w:rPr>
              <w:t>EX_Extent/description</w:t>
            </w:r>
            <w:r w:rsidRPr="00CB2F1D">
              <w:t>.</w:t>
            </w:r>
          </w:p>
        </w:tc>
      </w:tr>
      <w:tr w:rsidR="00D371AD" w:rsidRPr="00CB2F1D" w:rsidTr="009851E6">
        <w:trPr>
          <w:cantSplit/>
        </w:trPr>
        <w:tc>
          <w:tcPr>
            <w:tcW w:w="1221" w:type="pct"/>
          </w:tcPr>
          <w:p w:rsidR="00D371AD" w:rsidRPr="00CB2F1D" w:rsidRDefault="00D371AD" w:rsidP="00A357C8">
            <w:r w:rsidRPr="00CB2F1D">
              <w:lastRenderedPageBreak/>
              <w:t>Resource content extent bounding box</w:t>
            </w:r>
          </w:p>
          <w:p w:rsidR="00D371AD" w:rsidRPr="00CB2F1D"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EX_GeographicBoundingBox</w:t>
            </w:r>
          </w:p>
        </w:tc>
        <w:tc>
          <w:tcPr>
            <w:tcW w:w="404" w:type="pct"/>
          </w:tcPr>
          <w:p w:rsidR="00D371AD" w:rsidRPr="00CB2F1D" w:rsidRDefault="00D371AD" w:rsidP="00A357C8">
            <w:pPr>
              <w:jc w:val="center"/>
            </w:pPr>
            <w:r w:rsidRPr="00CB2F1D">
              <w:t>O-C</w:t>
            </w:r>
          </w:p>
        </w:tc>
        <w:tc>
          <w:tcPr>
            <w:tcW w:w="3374" w:type="pct"/>
          </w:tcPr>
          <w:p w:rsidR="00D371AD" w:rsidRPr="00CB2F1D" w:rsidRDefault="00D371AD" w:rsidP="00A357C8">
            <w:pPr>
              <w:pStyle w:val="Tableentry"/>
            </w:pPr>
            <w:r w:rsidRPr="00CB2F1D">
              <w:t xml:space="preserve">USGIN profile requires that if an </w:t>
            </w:r>
            <w:r w:rsidRPr="00CB2F1D">
              <w:rPr>
                <w:rStyle w:val="ElementxPath"/>
              </w:rPr>
              <w:t>EX_Extent/geographicElement</w:t>
            </w:r>
            <w:r w:rsidRPr="00CB2F1D">
              <w:t xml:space="preserve"> is supplied, it include a ge</w:t>
            </w:r>
            <w:r w:rsidRPr="00CB2F1D">
              <w:t>o</w:t>
            </w:r>
            <w:r w:rsidRPr="00CB2F1D">
              <w:t xml:space="preserve">graphic bounding box with bounding latitude and longitude expressed using </w:t>
            </w:r>
            <w:r w:rsidR="00172547">
              <w:t>World Ge</w:t>
            </w:r>
            <w:r w:rsidR="00172547">
              <w:t>o</w:t>
            </w:r>
            <w:r w:rsidR="00172547">
              <w:t xml:space="preserve">desic System </w:t>
            </w:r>
            <w:r w:rsidRPr="00CB2F1D">
              <w:t>WGS 84 decimal degrees.</w:t>
            </w:r>
          </w:p>
          <w:p w:rsidR="00D371AD" w:rsidRPr="00CB2F1D" w:rsidRDefault="00D371AD" w:rsidP="00A357C8">
            <w:pPr>
              <w:pStyle w:val="Tableentry"/>
            </w:pPr>
            <w:r w:rsidRPr="00CB2F1D">
              <w:t>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w:t>
            </w:r>
            <w:r w:rsidR="00145C8B">
              <w:t xml:space="preserve"> </w:t>
            </w:r>
          </w:p>
        </w:tc>
      </w:tr>
      <w:tr w:rsidR="00D371AD" w:rsidRPr="00CB2F1D" w:rsidTr="009851E6">
        <w:trPr>
          <w:cantSplit/>
        </w:trPr>
        <w:tc>
          <w:tcPr>
            <w:tcW w:w="1221" w:type="pct"/>
          </w:tcPr>
          <w:p w:rsidR="00D371AD" w:rsidRPr="00CB2F1D" w:rsidRDefault="00D371AD" w:rsidP="00A357C8">
            <w:r w:rsidRPr="00CB2F1D">
              <w:t>Resource content extent ge</w:t>
            </w:r>
            <w:r w:rsidRPr="00CB2F1D">
              <w:t>o</w:t>
            </w:r>
            <w:r w:rsidRPr="00CB2F1D">
              <w:t>graphic description</w:t>
            </w:r>
          </w:p>
          <w:p w:rsidR="00D371AD" w:rsidRPr="00310B0E"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EX_GeographicDescription</w:t>
            </w:r>
          </w:p>
        </w:tc>
        <w:tc>
          <w:tcPr>
            <w:tcW w:w="404" w:type="pct"/>
          </w:tcPr>
          <w:p w:rsidR="00D371AD" w:rsidRPr="00CB2F1D" w:rsidRDefault="00D371AD" w:rsidP="00A357C8">
            <w:pPr>
              <w:jc w:val="center"/>
            </w:pPr>
            <w:r w:rsidRPr="00CB2F1D">
              <w:t>C-X</w:t>
            </w:r>
          </w:p>
        </w:tc>
        <w:tc>
          <w:tcPr>
            <w:tcW w:w="3374" w:type="pct"/>
          </w:tcPr>
          <w:p w:rsidR="00D371AD" w:rsidRPr="00CB2F1D" w:rsidRDefault="00D371AD" w:rsidP="00C41287">
            <w:pPr>
              <w:pStyle w:val="Tableentry"/>
            </w:pPr>
            <w:r w:rsidRPr="00CB2F1D">
              <w:t>Not used by USGIN profile</w:t>
            </w:r>
            <w:r w:rsidR="00145C8B">
              <w:t xml:space="preserve">. </w:t>
            </w:r>
            <w:r w:rsidRPr="00CB2F1D">
              <w:t xml:space="preserve"> </w:t>
            </w:r>
            <w:r w:rsidR="00145C8B">
              <w:t>In</w:t>
            </w:r>
            <w:r w:rsidRPr="00CB2F1D">
              <w:t xml:space="preserve"> USGIN metadata this information should be encoded using keywords for which the MD_KeywordTypeCode = ’</w:t>
            </w:r>
            <w:r w:rsidRPr="00191C96">
              <w:rPr>
                <w:rStyle w:val="codelist"/>
              </w:rPr>
              <w:t>place</w:t>
            </w:r>
            <w:r w:rsidRPr="00CB2F1D">
              <w:t xml:space="preserve">’; the </w:t>
            </w:r>
            <w:r w:rsidRPr="00CB2F1D">
              <w:rPr>
                <w:rStyle w:val="ElementxPath"/>
              </w:rPr>
              <w:t>thesaurus/CI_Citation</w:t>
            </w:r>
            <w:r w:rsidRPr="00CB2F1D">
              <w:t xml:space="preserve"> has the same content as </w:t>
            </w:r>
            <w:r w:rsidRPr="00CB2F1D">
              <w:rPr>
                <w:rStyle w:val="ElementxPath"/>
              </w:rPr>
              <w:t>EX_GeographicDescription/authority/CI_Citation</w:t>
            </w:r>
            <w:r w:rsidRPr="00CB2F1D">
              <w:t xml:space="preserve">, and the keyword is the same as the </w:t>
            </w:r>
            <w:r w:rsidRPr="00CB2F1D">
              <w:rPr>
                <w:rStyle w:val="ElementxPath"/>
              </w:rPr>
              <w:t>EX_GeographicDescription/code</w:t>
            </w:r>
            <w:r w:rsidRPr="00CB2F1D">
              <w:t xml:space="preserve">. </w:t>
            </w:r>
          </w:p>
        </w:tc>
      </w:tr>
      <w:tr w:rsidR="00D371AD" w:rsidRPr="00CB2F1D" w:rsidTr="009851E6">
        <w:trPr>
          <w:cantSplit/>
        </w:trPr>
        <w:tc>
          <w:tcPr>
            <w:tcW w:w="1221" w:type="pct"/>
          </w:tcPr>
          <w:p w:rsidR="00D371AD" w:rsidRPr="00CB2F1D" w:rsidRDefault="00D371AD" w:rsidP="00A357C8">
            <w:r w:rsidRPr="00CB2F1D">
              <w:t>Resource content extent bounding polygon</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EX_BoundingPolygon</w:t>
            </w:r>
          </w:p>
        </w:tc>
        <w:tc>
          <w:tcPr>
            <w:tcW w:w="404" w:type="pct"/>
          </w:tcPr>
          <w:p w:rsidR="00D371AD" w:rsidRPr="00CB2F1D" w:rsidRDefault="00D371AD" w:rsidP="00C41287">
            <w:pPr>
              <w:jc w:val="center"/>
            </w:pPr>
            <w:r w:rsidRPr="00CB2F1D">
              <w:t>C-</w:t>
            </w:r>
            <w:r w:rsidR="00145C8B">
              <w:t>O</w:t>
            </w:r>
          </w:p>
        </w:tc>
        <w:tc>
          <w:tcPr>
            <w:tcW w:w="3374" w:type="pct"/>
          </w:tcPr>
          <w:p w:rsidR="00D371AD" w:rsidRPr="00CB2F1D" w:rsidRDefault="00D371AD" w:rsidP="00C41287">
            <w:pPr>
              <w:pStyle w:val="Tableentry"/>
            </w:pPr>
            <w:r w:rsidRPr="00CB2F1D">
              <w:t>To improve interoperability, USGIN mandates the use of Geographic Bounding Box i</w:t>
            </w:r>
            <w:r w:rsidRPr="00CB2F1D">
              <w:t>n</w:t>
            </w:r>
            <w:r w:rsidRPr="00CB2F1D">
              <w:t>stead of bounding polygon</w:t>
            </w:r>
            <w:r w:rsidR="00145C8B">
              <w:t>, if a bounding polygon is included it may be ignored by ha</w:t>
            </w:r>
            <w:r w:rsidR="00145C8B">
              <w:t>r</w:t>
            </w:r>
            <w:r w:rsidR="00145C8B">
              <w:t>vesting catalogs.  If only a bounding polygon is provided, a minimum bounding box must be calculated and inserted in the EX_GeographicBoundingBox element when the record is harvested into a USGIN catalog.</w:t>
            </w:r>
          </w:p>
        </w:tc>
      </w:tr>
      <w:tr w:rsidR="00D371AD" w:rsidRPr="00CB2F1D" w:rsidTr="009851E6">
        <w:trPr>
          <w:cantSplit/>
        </w:trPr>
        <w:tc>
          <w:tcPr>
            <w:tcW w:w="1221" w:type="pct"/>
          </w:tcPr>
          <w:p w:rsidR="00D371AD" w:rsidRPr="00CB2F1D" w:rsidRDefault="00D371AD" w:rsidP="00A357C8">
            <w:r w:rsidRPr="00CB2F1D">
              <w:lastRenderedPageBreak/>
              <w:t>Resource temporal extent (O)</w:t>
            </w:r>
          </w:p>
          <w:p w:rsidR="00D371AD" w:rsidRPr="00CB2F1D" w:rsidRDefault="00D371AD" w:rsidP="00A357C8">
            <w:pPr>
              <w:rPr>
                <w:rStyle w:val="ElementxPath"/>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EX_Extent/temporalElement/</w:t>
            </w:r>
            <w:r w:rsidR="00915B7E">
              <w:rPr>
                <w:rStyle w:val="ElementxPath"/>
              </w:rPr>
              <w:t>-</w:t>
            </w:r>
            <w:r w:rsidRPr="00CB2F1D">
              <w:rPr>
                <w:rStyle w:val="ElementxPath"/>
              </w:rPr>
              <w:t>EX_TemporalExtent/extent/</w:t>
            </w:r>
            <w:r w:rsidR="00915B7E">
              <w:rPr>
                <w:rStyle w:val="ElementxPath"/>
              </w:rPr>
              <w:t>-</w:t>
            </w:r>
            <w:r w:rsidRPr="00CB2F1D">
              <w:rPr>
                <w:rStyle w:val="ElementxPath"/>
              </w:rPr>
              <w:t>TimePeriod</w:t>
            </w:r>
          </w:p>
        </w:tc>
        <w:tc>
          <w:tcPr>
            <w:tcW w:w="404" w:type="pct"/>
          </w:tcPr>
          <w:p w:rsidR="00D371AD" w:rsidRPr="00CB2F1D" w:rsidRDefault="00D371AD" w:rsidP="00A357C8">
            <w:pPr>
              <w:jc w:val="center"/>
            </w:pPr>
            <w:r w:rsidRPr="00CB2F1D">
              <w:t>O-O</w:t>
            </w:r>
          </w:p>
        </w:tc>
        <w:tc>
          <w:tcPr>
            <w:tcW w:w="3374" w:type="pct"/>
          </w:tcPr>
          <w:p w:rsidR="00D371AD" w:rsidRPr="0042550F" w:rsidRDefault="00D371AD" w:rsidP="00A357C8">
            <w:pPr>
              <w:pStyle w:val="Tableentry"/>
              <w:rPr>
                <w:rFonts w:eastAsia="Times New Roman" w:cs="Arial"/>
              </w:rPr>
            </w:pPr>
            <w:r w:rsidRPr="0042550F">
              <w:t>Property contains information about temporal extent to which resource is applicable. For many geoscience resources, this would be the geologic time period(s) to which the r</w:t>
            </w:r>
            <w:r w:rsidRPr="0042550F">
              <w:t>e</w:t>
            </w:r>
            <w:r w:rsidRPr="0042550F">
              <w:t xml:space="preserve">source applies. </w:t>
            </w:r>
            <w:r w:rsidRPr="0042550F">
              <w:rPr>
                <w:rFonts w:eastAsia="Times New Roman" w:cs="Arial"/>
              </w:rPr>
              <w:t xml:space="preserve">USGIN </w:t>
            </w:r>
            <w:r w:rsidR="00BC2D0D" w:rsidRPr="0042550F">
              <w:rPr>
                <w:rFonts w:eastAsia="Times New Roman" w:cs="Arial"/>
              </w:rPr>
              <w:t>mandates use of</w:t>
            </w:r>
            <w:r w:rsidR="00BC2D0D" w:rsidRPr="0042550F">
              <w:t xml:space="preserve"> </w:t>
            </w:r>
            <w:r w:rsidRPr="0042550F">
              <w:rPr>
                <w:rStyle w:val="ElementxPath"/>
              </w:rPr>
              <w:t>TimePeriod</w:t>
            </w:r>
            <w:r w:rsidRPr="0042550F">
              <w:t xml:space="preserve"> </w:t>
            </w:r>
            <w:r w:rsidRPr="0042550F">
              <w:rPr>
                <w:rFonts w:eastAsia="Times New Roman" w:cs="Arial"/>
              </w:rPr>
              <w:t>for</w:t>
            </w:r>
            <w:r w:rsidR="00BC2D0D" w:rsidRPr="0042550F">
              <w:rPr>
                <w:rFonts w:eastAsia="Times New Roman" w:cs="Arial"/>
              </w:rPr>
              <w:t xml:space="preserve"> all</w:t>
            </w:r>
            <w:r w:rsidRPr="0042550F">
              <w:rPr>
                <w:rFonts w:eastAsia="Times New Roman" w:cs="Arial"/>
              </w:rPr>
              <w:t xml:space="preserve"> temporal extent</w:t>
            </w:r>
            <w:r w:rsidR="00BC2D0D" w:rsidRPr="0042550F">
              <w:rPr>
                <w:rFonts w:eastAsia="Times New Roman" w:cs="Arial"/>
              </w:rPr>
              <w:t>s</w:t>
            </w:r>
            <w:r w:rsidRPr="0042550F">
              <w:rPr>
                <w:rFonts w:eastAsia="Times New Roman" w:cs="Arial"/>
              </w:rPr>
              <w:t xml:space="preserve">. </w:t>
            </w:r>
            <w:r w:rsidR="00CE1443" w:rsidRPr="0042550F">
              <w:rPr>
                <w:rFonts w:eastAsia="Times New Roman" w:cs="Arial"/>
              </w:rPr>
              <w:t xml:space="preserve">The default time extent for </w:t>
            </w:r>
            <w:r w:rsidR="00CE1443" w:rsidRPr="0042550F">
              <w:rPr>
                <w:rStyle w:val="ElementxPath"/>
              </w:rPr>
              <w:t>beginPosition@frame</w:t>
            </w:r>
            <w:r w:rsidR="00CE1443" w:rsidRPr="0042550F">
              <w:rPr>
                <w:rFonts w:eastAsia="Times New Roman" w:cs="Arial"/>
              </w:rPr>
              <w:t xml:space="preserve"> and </w:t>
            </w:r>
            <w:r w:rsidR="00CE1443" w:rsidRPr="0042550F">
              <w:rPr>
                <w:rStyle w:val="ElementxPath"/>
              </w:rPr>
              <w:t>endPosition@frame</w:t>
            </w:r>
            <w:r w:rsidR="00CE1443" w:rsidRPr="0042550F">
              <w:rPr>
                <w:rFonts w:eastAsia="Times New Roman" w:cs="Arial"/>
              </w:rPr>
              <w:t xml:space="preserve"> attributes are #ISO-8601. </w:t>
            </w:r>
            <w:r w:rsidR="00151818" w:rsidRPr="0042550F">
              <w:rPr>
                <w:rFonts w:eastAsia="Times New Roman" w:cs="Arial"/>
              </w:rPr>
              <w:t xml:space="preserve">For geologic time extents, </w:t>
            </w:r>
            <w:r w:rsidRPr="0042550F">
              <w:rPr>
                <w:rFonts w:eastAsia="Times New Roman" w:cs="Arial"/>
              </w:rPr>
              <w:t xml:space="preserve">USGIN requires the values for </w:t>
            </w:r>
            <w:r w:rsidRPr="0042550F">
              <w:rPr>
                <w:rStyle w:val="ElementxPath"/>
              </w:rPr>
              <w:t>beginPosition@frame</w:t>
            </w:r>
            <w:r w:rsidRPr="0042550F">
              <w:rPr>
                <w:rFonts w:eastAsia="Times New Roman" w:cs="Arial"/>
              </w:rPr>
              <w:t xml:space="preserve"> and </w:t>
            </w:r>
            <w:r w:rsidRPr="0042550F">
              <w:rPr>
                <w:rStyle w:val="ElementxPath"/>
              </w:rPr>
              <w:t>endPos</w:t>
            </w:r>
            <w:r w:rsidRPr="0042550F">
              <w:rPr>
                <w:rStyle w:val="ElementxPath"/>
              </w:rPr>
              <w:t>i</w:t>
            </w:r>
            <w:r w:rsidRPr="0042550F">
              <w:rPr>
                <w:rStyle w:val="ElementxPath"/>
              </w:rPr>
              <w:t>tion@frame</w:t>
            </w:r>
            <w:r w:rsidRPr="0042550F">
              <w:rPr>
                <w:rFonts w:eastAsia="Times New Roman" w:cs="Arial"/>
              </w:rPr>
              <w:t xml:space="preserve"> to be populated using numeric time coordinates in Ma, measured positive i</w:t>
            </w:r>
            <w:r w:rsidRPr="0042550F">
              <w:rPr>
                <w:rFonts w:eastAsia="Times New Roman" w:cs="Arial"/>
              </w:rPr>
              <w:t>n</w:t>
            </w:r>
            <w:r w:rsidRPr="0042550F">
              <w:rPr>
                <w:rFonts w:eastAsia="Times New Roman" w:cs="Arial"/>
              </w:rPr>
              <w:t xml:space="preserve">creasing older with an origin at 1950 CE (see </w:t>
            </w:r>
            <w:r w:rsidRPr="0042550F">
              <w:rPr>
                <w:rFonts w:eastAsia="Times New Roman" w:cs="Arial"/>
              </w:rPr>
              <w:fldChar w:fldCharType="begin"/>
            </w:r>
            <w:r w:rsidRPr="0042550F">
              <w:rPr>
                <w:rFonts w:eastAsia="Times New Roman" w:cs="Arial"/>
              </w:rPr>
              <w:instrText xml:space="preserve"> REF _Ref247376512 \h </w:instrText>
            </w:r>
            <w:r w:rsidR="001A36F9" w:rsidRPr="009851E6">
              <w:rPr>
                <w:rFonts w:eastAsia="Times New Roman" w:cs="Arial"/>
              </w:rPr>
              <w:instrText xml:space="preserve"> \* MERGEFORMAT </w:instrText>
            </w:r>
            <w:r w:rsidRPr="0042550F">
              <w:rPr>
                <w:rFonts w:eastAsia="Times New Roman" w:cs="Arial"/>
              </w:rPr>
            </w:r>
            <w:r w:rsidRPr="0042550F">
              <w:rPr>
                <w:rFonts w:eastAsia="Times New Roman" w:cs="Arial"/>
              </w:rPr>
              <w:fldChar w:fldCharType="separate"/>
            </w:r>
            <w:r w:rsidR="002C0A6A" w:rsidRPr="0042550F">
              <w:t>Temporal extents</w:t>
            </w:r>
            <w:r w:rsidRPr="0042550F">
              <w:rPr>
                <w:rFonts w:eastAsia="Times New Roman" w:cs="Arial"/>
              </w:rPr>
              <w:fldChar w:fldCharType="end"/>
            </w:r>
            <w:r w:rsidRPr="0042550F">
              <w:rPr>
                <w:rFonts w:eastAsia="Times New Roman" w:cs="Arial"/>
              </w:rPr>
              <w:t>). The default frame attri</w:t>
            </w:r>
            <w:r w:rsidRPr="0042550F">
              <w:rPr>
                <w:rFonts w:eastAsia="Times New Roman" w:cs="Arial"/>
              </w:rPr>
              <w:t>b</w:t>
            </w:r>
            <w:r w:rsidRPr="0042550F">
              <w:rPr>
                <w:rFonts w:eastAsia="Times New Roman" w:cs="Arial"/>
              </w:rPr>
              <w:t xml:space="preserve">ute value for geologic time coordinates is </w:t>
            </w:r>
            <w:r w:rsidR="00EE6EBE" w:rsidRPr="0042550F">
              <w:rPr>
                <w:rFonts w:eastAsia="Times New Roman" w:cs="Arial"/>
              </w:rPr>
              <w:t>"</w:t>
            </w:r>
            <w:r w:rsidRPr="0042550F">
              <w:rPr>
                <w:rFonts w:eastAsia="Times New Roman" w:cs="Arial"/>
              </w:rPr>
              <w:t>urn:cgi:trs:CGI:StandardGeologicTimeMa</w:t>
            </w:r>
            <w:r w:rsidR="00EE6EBE" w:rsidRPr="0042550F">
              <w:rPr>
                <w:rFonts w:eastAsia="Times New Roman" w:cs="Arial"/>
              </w:rPr>
              <w:t>"</w:t>
            </w:r>
            <w:r w:rsidRPr="0042550F">
              <w:rPr>
                <w:rFonts w:eastAsia="Times New Roman" w:cs="Arial"/>
              </w:rPr>
              <w:t xml:space="preserve"> </w:t>
            </w:r>
          </w:p>
          <w:p w:rsidR="001A1907" w:rsidRDefault="00CE1443" w:rsidP="00A357C8">
            <w:pPr>
              <w:pStyle w:val="Tableentry"/>
              <w:rPr>
                <w:rFonts w:eastAsia="Times New Roman" w:cs="Arial"/>
              </w:rPr>
            </w:pPr>
            <w:r w:rsidRPr="0042550F">
              <w:rPr>
                <w:rFonts w:eastAsia="Times New Roman" w:cs="Arial"/>
              </w:rPr>
              <w:t xml:space="preserve">ISO 8601 Default </w:t>
            </w:r>
            <w:r w:rsidR="001A1907" w:rsidRPr="0042550F">
              <w:rPr>
                <w:rFonts w:eastAsia="Times New Roman" w:cs="Arial"/>
              </w:rPr>
              <w:t>Example:</w:t>
            </w:r>
          </w:p>
          <w:p w:rsidR="002E30BA" w:rsidRPr="0042550F" w:rsidRDefault="002E30BA" w:rsidP="00A357C8">
            <w:pPr>
              <w:pStyle w:val="Tableentry"/>
              <w:rPr>
                <w:rFonts w:eastAsia="Times New Roman" w:cs="Arial"/>
              </w:rPr>
            </w:pPr>
          </w:p>
          <w:p w:rsidR="00CE1443" w:rsidRPr="00C55311" w:rsidRDefault="00CE1443" w:rsidP="0085388E">
            <w:pPr>
              <w:pStyle w:val="XMLelement0"/>
              <w:rPr>
                <w:color w:val="000000"/>
              </w:rPr>
            </w:pPr>
            <w:r w:rsidRPr="00C55311">
              <w:t xml:space="preserve">&lt;gml:TimePeriod </w:t>
            </w:r>
            <w:r w:rsidRPr="0085388E">
              <w:rPr>
                <w:rStyle w:val="XMLattributeChar0"/>
              </w:rPr>
              <w:t>gml:id</w:t>
            </w:r>
            <w:r w:rsidRPr="00C55311">
              <w:t>=</w:t>
            </w:r>
            <w:r w:rsidRPr="0085388E">
              <w:rPr>
                <w:rStyle w:val="XMLattributeValueChar"/>
              </w:rPr>
              <w:t>"IdModern"</w:t>
            </w:r>
            <w:r w:rsidRPr="00C55311">
              <w:t>&gt;</w:t>
            </w:r>
          </w:p>
          <w:p w:rsidR="00CE1443" w:rsidRPr="00C55311" w:rsidRDefault="00CE1443" w:rsidP="0085388E">
            <w:pPr>
              <w:pStyle w:val="XMLelement0"/>
              <w:rPr>
                <w:color w:val="000000"/>
              </w:rPr>
            </w:pPr>
            <w:r w:rsidRPr="00C55311">
              <w:rPr>
                <w:color w:val="000000"/>
              </w:rPr>
              <w:t xml:space="preserve">  </w:t>
            </w:r>
            <w:r w:rsidRPr="00C55311">
              <w:t>&lt;gml:name&gt;</w:t>
            </w:r>
            <w:r w:rsidRPr="00C55311">
              <w:rPr>
                <w:color w:val="000000"/>
              </w:rPr>
              <w:t>Y2kX</w:t>
            </w:r>
            <w:r w:rsidRPr="00C55311">
              <w:t>&lt;/gml:name&gt;</w:t>
            </w:r>
          </w:p>
          <w:p w:rsidR="00CE1443" w:rsidRPr="00C55311" w:rsidRDefault="00CE1443" w:rsidP="0085388E">
            <w:pPr>
              <w:pStyle w:val="XMLelement0"/>
              <w:rPr>
                <w:color w:val="FF0000"/>
              </w:rPr>
            </w:pPr>
            <w:r w:rsidRPr="00C55311">
              <w:rPr>
                <w:color w:val="000000"/>
              </w:rPr>
              <w:t xml:space="preserve">  </w:t>
            </w:r>
            <w:r w:rsidR="009E6A4D" w:rsidRPr="00C55311">
              <w:rPr>
                <w:color w:val="000000"/>
              </w:rPr>
              <w:t xml:space="preserve"> </w:t>
            </w:r>
            <w:r w:rsidR="005D62F3" w:rsidRPr="005D62F3">
              <w:rPr>
                <w:color w:val="000000"/>
              </w:rPr>
              <w:t xml:space="preserve"> </w:t>
            </w:r>
            <w:r w:rsidRPr="00C55311">
              <w:t xml:space="preserve">&lt;gml:beginPosition </w:t>
            </w:r>
          </w:p>
          <w:p w:rsidR="00CE1443" w:rsidRPr="00C55311" w:rsidRDefault="00CE1443" w:rsidP="0085388E">
            <w:pPr>
              <w:pStyle w:val="XMLelement0"/>
              <w:rPr>
                <w:color w:val="000000"/>
                <w:highlight w:val="white"/>
              </w:rPr>
            </w:pPr>
            <w:r w:rsidRPr="00C55311">
              <w:rPr>
                <w:color w:val="FF0000"/>
              </w:rPr>
              <w:t xml:space="preserve">     </w:t>
            </w:r>
            <w:r w:rsidRPr="0085388E">
              <w:rPr>
                <w:rStyle w:val="XMLattributeChar0"/>
              </w:rPr>
              <w:t>frame</w:t>
            </w:r>
            <w:r w:rsidRPr="00C55311">
              <w:t>=</w:t>
            </w:r>
            <w:r w:rsidRPr="00C55311">
              <w:rPr>
                <w:rStyle w:val="attributeValue"/>
                <w:b w:val="0"/>
                <w:sz w:val="20"/>
              </w:rPr>
              <w:t>"#ISO-8601"</w:t>
            </w:r>
            <w:r w:rsidRPr="00C55311">
              <w:t>&gt;</w:t>
            </w:r>
            <w:r w:rsidRPr="00C55311">
              <w:rPr>
                <w:color w:val="000000"/>
              </w:rPr>
              <w:t>2010-01-00T00:00</w:t>
            </w:r>
            <w:r w:rsidRPr="00C55311">
              <w:rPr>
                <w:color w:val="000000"/>
                <w:highlight w:val="white"/>
              </w:rPr>
              <w:t>:00</w:t>
            </w:r>
            <w:r w:rsidRPr="00C55311">
              <w:rPr>
                <w:highlight w:val="white"/>
              </w:rPr>
              <w:t>&lt;/gml:beginPosition&gt;</w:t>
            </w:r>
          </w:p>
          <w:p w:rsidR="00CE1443" w:rsidRPr="00C55311" w:rsidRDefault="00CE1443" w:rsidP="0085388E">
            <w:pPr>
              <w:pStyle w:val="XMLelement0"/>
              <w:rPr>
                <w:color w:val="FF0000"/>
                <w:highlight w:val="white"/>
              </w:rPr>
            </w:pPr>
            <w:r w:rsidRPr="00C55311">
              <w:rPr>
                <w:color w:val="000000"/>
                <w:highlight w:val="white"/>
              </w:rPr>
              <w:t xml:space="preserve">  </w:t>
            </w:r>
            <w:r w:rsidR="009E6A4D" w:rsidRPr="00C55311">
              <w:rPr>
                <w:color w:val="000000"/>
                <w:highlight w:val="white"/>
              </w:rPr>
              <w:t xml:space="preserve"> </w:t>
            </w:r>
            <w:r w:rsidR="005D62F3" w:rsidRPr="005D62F3">
              <w:rPr>
                <w:color w:val="000000"/>
                <w:highlight w:val="white"/>
              </w:rPr>
              <w:t xml:space="preserve"> </w:t>
            </w:r>
            <w:r w:rsidRPr="00C55311">
              <w:rPr>
                <w:highlight w:val="white"/>
              </w:rPr>
              <w:t xml:space="preserve">&lt;gml:endPosition </w:t>
            </w:r>
          </w:p>
          <w:p w:rsidR="00CE1443" w:rsidRPr="00C55311" w:rsidRDefault="00CE1443" w:rsidP="0085388E">
            <w:pPr>
              <w:pStyle w:val="XMLelement0"/>
              <w:rPr>
                <w:color w:val="000000"/>
                <w:highlight w:val="white"/>
              </w:rPr>
            </w:pPr>
            <w:r w:rsidRPr="00C55311">
              <w:rPr>
                <w:color w:val="FF0000"/>
                <w:highlight w:val="white"/>
              </w:rPr>
              <w:t xml:space="preserve">    </w:t>
            </w:r>
            <w:r w:rsidRPr="0085388E">
              <w:rPr>
                <w:rStyle w:val="XMLattributeChar0"/>
                <w:highlight w:val="white"/>
              </w:rPr>
              <w:t>frame</w:t>
            </w:r>
            <w:r w:rsidRPr="00C55311">
              <w:rPr>
                <w:highlight w:val="white"/>
              </w:rPr>
              <w:t>=</w:t>
            </w:r>
            <w:r w:rsidRPr="00C55311">
              <w:rPr>
                <w:rStyle w:val="attributeValue"/>
                <w:b w:val="0"/>
                <w:sz w:val="20"/>
                <w:highlight w:val="white"/>
              </w:rPr>
              <w:t>"</w:t>
            </w:r>
            <w:r w:rsidRPr="00C55311">
              <w:rPr>
                <w:rStyle w:val="attributeValue"/>
                <w:b w:val="0"/>
                <w:sz w:val="20"/>
              </w:rPr>
              <w:t>#ISO-8601</w:t>
            </w:r>
            <w:r w:rsidRPr="00C55311">
              <w:rPr>
                <w:rStyle w:val="attributeValue"/>
                <w:b w:val="0"/>
                <w:sz w:val="20"/>
                <w:highlight w:val="white"/>
              </w:rPr>
              <w:t>"</w:t>
            </w:r>
            <w:r w:rsidRPr="00C55311">
              <w:rPr>
                <w:rStyle w:val="attributeValue"/>
                <w:b w:val="0"/>
                <w:color w:val="0000FF"/>
                <w:sz w:val="20"/>
                <w:highlight w:val="white"/>
              </w:rPr>
              <w:t>&gt;</w:t>
            </w:r>
            <w:r w:rsidRPr="00C55311">
              <w:rPr>
                <w:color w:val="000000"/>
                <w:highlight w:val="white"/>
              </w:rPr>
              <w:t>2010-12-31T24:00:00</w:t>
            </w:r>
            <w:r w:rsidRPr="00C55311">
              <w:rPr>
                <w:highlight w:val="white"/>
              </w:rPr>
              <w:t>&lt;/gml:endPosition&gt;</w:t>
            </w:r>
          </w:p>
          <w:p w:rsidR="00CE1443" w:rsidRPr="00C55311" w:rsidRDefault="00CE1443" w:rsidP="0085388E">
            <w:pPr>
              <w:pStyle w:val="XMLelement0"/>
            </w:pPr>
            <w:r w:rsidRPr="00C55311">
              <w:rPr>
                <w:highlight w:val="white"/>
              </w:rPr>
              <w:t>&lt;/gml:TimePeriod&gt;</w:t>
            </w:r>
          </w:p>
          <w:p w:rsidR="002E30BA" w:rsidRPr="00C55311" w:rsidRDefault="002E30BA" w:rsidP="00A357C8">
            <w:pPr>
              <w:pStyle w:val="Tableentry"/>
              <w:rPr>
                <w:rFonts w:eastAsia="Times New Roman" w:cs="Arial"/>
                <w:color w:val="0000FF"/>
              </w:rPr>
            </w:pPr>
          </w:p>
          <w:p w:rsidR="00CE1443" w:rsidRDefault="00CE1443" w:rsidP="00A357C8">
            <w:pPr>
              <w:pStyle w:val="Tableentry"/>
              <w:rPr>
                <w:rFonts w:eastAsia="Times New Roman" w:cs="Arial"/>
              </w:rPr>
            </w:pPr>
            <w:r w:rsidRPr="009E6A4D">
              <w:rPr>
                <w:rFonts w:eastAsia="Times New Roman" w:cs="Arial"/>
              </w:rPr>
              <w:t>Geologic Time Example:</w:t>
            </w:r>
          </w:p>
          <w:p w:rsidR="002E30BA" w:rsidRPr="009E6A4D" w:rsidRDefault="002E30BA" w:rsidP="00A357C8">
            <w:pPr>
              <w:pStyle w:val="Tableentry"/>
              <w:rPr>
                <w:rFonts w:eastAsia="Times New Roman" w:cs="Arial"/>
              </w:rPr>
            </w:pPr>
          </w:p>
          <w:p w:rsidR="001A1907" w:rsidRPr="00C55311" w:rsidRDefault="001A1907" w:rsidP="0085388E">
            <w:pPr>
              <w:pStyle w:val="XMLelement0"/>
              <w:rPr>
                <w:color w:val="000000"/>
                <w:highlight w:val="white"/>
              </w:rPr>
            </w:pPr>
            <w:r w:rsidRPr="00C55311">
              <w:rPr>
                <w:highlight w:val="white"/>
              </w:rPr>
              <w:t xml:space="preserve">&lt;gml:TimePeriod </w:t>
            </w:r>
            <w:r w:rsidRPr="0085388E">
              <w:rPr>
                <w:rStyle w:val="XMLattributeChar0"/>
                <w:highlight w:val="white"/>
              </w:rPr>
              <w:t>gml:id</w:t>
            </w:r>
            <w:r w:rsidRPr="00C55311">
              <w:rPr>
                <w:highlight w:val="white"/>
              </w:rPr>
              <w:t>=</w:t>
            </w:r>
            <w:r w:rsidR="00EE6EBE" w:rsidRPr="00C55311">
              <w:rPr>
                <w:rStyle w:val="attributeValue"/>
                <w:b w:val="0"/>
                <w:sz w:val="20"/>
                <w:highlight w:val="white"/>
              </w:rPr>
              <w:t>"</w:t>
            </w:r>
            <w:r w:rsidRPr="00C55311">
              <w:rPr>
                <w:rStyle w:val="attributeValue"/>
                <w:b w:val="0"/>
                <w:sz w:val="20"/>
                <w:highlight w:val="white"/>
              </w:rPr>
              <w:t>IdJurassic</w:t>
            </w:r>
            <w:r w:rsidR="00EE6EBE" w:rsidRPr="00C55311">
              <w:rPr>
                <w:rStyle w:val="attributeValue"/>
                <w:b w:val="0"/>
                <w:sz w:val="20"/>
                <w:highlight w:val="white"/>
              </w:rPr>
              <w:t>"</w:t>
            </w:r>
            <w:r w:rsidRPr="00C55311">
              <w:rPr>
                <w:highlight w:val="white"/>
              </w:rPr>
              <w:t>&gt;</w:t>
            </w:r>
          </w:p>
          <w:p w:rsidR="001A1907" w:rsidRPr="00C55311" w:rsidRDefault="007527F5" w:rsidP="0085388E">
            <w:pPr>
              <w:pStyle w:val="XMLelement0"/>
              <w:rPr>
                <w:color w:val="000000"/>
                <w:highlight w:val="white"/>
              </w:rPr>
            </w:pPr>
            <w:r w:rsidRPr="00C55311">
              <w:rPr>
                <w:color w:val="000000"/>
                <w:highlight w:val="white"/>
              </w:rPr>
              <w:t xml:space="preserve">  </w:t>
            </w:r>
            <w:r w:rsidR="001A1907" w:rsidRPr="00C55311">
              <w:rPr>
                <w:highlight w:val="white"/>
              </w:rPr>
              <w:t>&lt;gml:name&gt;</w:t>
            </w:r>
            <w:r w:rsidR="001A1907" w:rsidRPr="00C55311">
              <w:rPr>
                <w:color w:val="000000"/>
                <w:highlight w:val="white"/>
              </w:rPr>
              <w:t>Jurassic</w:t>
            </w:r>
            <w:r w:rsidR="001A1907" w:rsidRPr="00C55311">
              <w:rPr>
                <w:highlight w:val="white"/>
              </w:rPr>
              <w:t>&lt;/gml:name&gt;</w:t>
            </w:r>
          </w:p>
          <w:p w:rsidR="0085388E" w:rsidRDefault="001A1907" w:rsidP="0085388E">
            <w:pPr>
              <w:pStyle w:val="XMLelement0"/>
              <w:ind w:left="165"/>
              <w:rPr>
                <w:color w:val="000000"/>
                <w:highlight w:val="white"/>
              </w:rPr>
            </w:pPr>
            <w:r w:rsidRPr="00C55311">
              <w:rPr>
                <w:highlight w:val="white"/>
              </w:rPr>
              <w:t>&lt;gml:beginPosition</w:t>
            </w:r>
            <w:r w:rsidR="0085388E">
              <w:rPr>
                <w:highlight w:val="white"/>
              </w:rPr>
              <w:t xml:space="preserve"> </w:t>
            </w:r>
            <w:r w:rsidRPr="0085388E">
              <w:rPr>
                <w:rStyle w:val="XMLattributeChar0"/>
                <w:highlight w:val="white"/>
              </w:rPr>
              <w:t>frame</w:t>
            </w:r>
            <w:r w:rsidRPr="00C55311">
              <w:rPr>
                <w:highlight w:val="white"/>
              </w:rPr>
              <w:t>=</w:t>
            </w:r>
            <w:r w:rsidR="00EE6EBE" w:rsidRPr="0085388E">
              <w:rPr>
                <w:rStyle w:val="XMLattributeValueChar"/>
                <w:highlight w:val="white"/>
              </w:rPr>
              <w:t>"</w:t>
            </w:r>
            <w:r w:rsidR="00151818" w:rsidRPr="0085388E">
              <w:rPr>
                <w:rStyle w:val="XMLattributeValueChar"/>
              </w:rPr>
              <w:t>urn:cgi:trs:CGI:StandardGeologicTimeMa</w:t>
            </w:r>
            <w:r w:rsidR="00EE6EBE" w:rsidRPr="00C55311">
              <w:rPr>
                <w:rStyle w:val="attributeValue"/>
                <w:b w:val="0"/>
                <w:sz w:val="20"/>
                <w:highlight w:val="white"/>
              </w:rPr>
              <w:t>"</w:t>
            </w:r>
            <w:r w:rsidRPr="00C55311">
              <w:rPr>
                <w:highlight w:val="white"/>
              </w:rPr>
              <w:t>&gt;</w:t>
            </w:r>
            <w:r w:rsidR="00151818" w:rsidRPr="00C55311">
              <w:rPr>
                <w:color w:val="000000"/>
                <w:highlight w:val="white"/>
              </w:rPr>
              <w:t>203</w:t>
            </w:r>
          </w:p>
          <w:p w:rsidR="001A1907" w:rsidRPr="00C55311" w:rsidRDefault="001A1907" w:rsidP="0085388E">
            <w:pPr>
              <w:pStyle w:val="XMLelement0"/>
              <w:ind w:left="165"/>
              <w:rPr>
                <w:color w:val="000000"/>
                <w:highlight w:val="white"/>
              </w:rPr>
            </w:pPr>
            <w:r w:rsidRPr="00C55311">
              <w:rPr>
                <w:highlight w:val="white"/>
              </w:rPr>
              <w:t>&lt;/gml:beginPosition&gt;</w:t>
            </w:r>
          </w:p>
          <w:p w:rsidR="003C5EC0" w:rsidRPr="00C55311" w:rsidRDefault="007527F5" w:rsidP="0085388E">
            <w:pPr>
              <w:pStyle w:val="XMLelement0"/>
              <w:rPr>
                <w:color w:val="FF0000"/>
                <w:highlight w:val="white"/>
              </w:rPr>
            </w:pPr>
            <w:r w:rsidRPr="00C55311">
              <w:rPr>
                <w:color w:val="000000"/>
                <w:highlight w:val="white"/>
              </w:rPr>
              <w:t xml:space="preserve">  </w:t>
            </w:r>
            <w:r w:rsidR="002E30BA" w:rsidRPr="005D62F3">
              <w:rPr>
                <w:color w:val="000000"/>
                <w:highlight w:val="white"/>
              </w:rPr>
              <w:t xml:space="preserve"> </w:t>
            </w:r>
            <w:r w:rsidR="001A1907" w:rsidRPr="00C55311">
              <w:rPr>
                <w:highlight w:val="white"/>
              </w:rPr>
              <w:t xml:space="preserve">&lt;gml:endPosition </w:t>
            </w:r>
          </w:p>
          <w:p w:rsidR="0085388E" w:rsidRDefault="003C5EC0" w:rsidP="0085388E">
            <w:pPr>
              <w:pStyle w:val="XMLelement0"/>
              <w:rPr>
                <w:rFonts w:cs="Arial"/>
                <w:color w:val="000000"/>
                <w:highlight w:val="white"/>
              </w:rPr>
            </w:pPr>
            <w:r w:rsidRPr="00C55311">
              <w:rPr>
                <w:rFonts w:cs="Arial"/>
                <w:color w:val="FF0000"/>
                <w:highlight w:val="white"/>
              </w:rPr>
              <w:t xml:space="preserve">    </w:t>
            </w:r>
            <w:r w:rsidR="001A1907" w:rsidRPr="0085388E">
              <w:rPr>
                <w:rStyle w:val="XMLattributeChar0"/>
                <w:highlight w:val="white"/>
              </w:rPr>
              <w:t>frame</w:t>
            </w:r>
            <w:r w:rsidR="001A1907" w:rsidRPr="00C55311">
              <w:rPr>
                <w:rFonts w:cs="Arial"/>
                <w:highlight w:val="white"/>
              </w:rPr>
              <w:t>=</w:t>
            </w:r>
            <w:r w:rsidR="00EE6EBE" w:rsidRPr="0085388E">
              <w:rPr>
                <w:rStyle w:val="XMLattributeValueChar"/>
                <w:highlight w:val="white"/>
              </w:rPr>
              <w:t>"</w:t>
            </w:r>
            <w:r w:rsidR="00151818" w:rsidRPr="0085388E">
              <w:rPr>
                <w:rStyle w:val="XMLattributeValueChar"/>
              </w:rPr>
              <w:t>urn:cgi:trs:CGI:StandardGeologicTimeMa</w:t>
            </w:r>
            <w:r w:rsidR="00151818" w:rsidRPr="0085388E" w:rsidDel="00151818">
              <w:rPr>
                <w:rStyle w:val="XMLattributeValueChar"/>
                <w:highlight w:val="white"/>
              </w:rPr>
              <w:t xml:space="preserve"> </w:t>
            </w:r>
            <w:r w:rsidR="00EE6EBE" w:rsidRPr="0085388E">
              <w:rPr>
                <w:rStyle w:val="XMLattributeValueChar"/>
                <w:highlight w:val="white"/>
              </w:rPr>
              <w:t>"</w:t>
            </w:r>
            <w:r w:rsidR="001A1907" w:rsidRPr="00C55311">
              <w:rPr>
                <w:rFonts w:cs="Arial"/>
                <w:highlight w:val="white"/>
              </w:rPr>
              <w:t>&gt;</w:t>
            </w:r>
            <w:r w:rsidR="00151818" w:rsidRPr="00C55311">
              <w:rPr>
                <w:rFonts w:cs="Arial"/>
                <w:color w:val="000000"/>
                <w:highlight w:val="white"/>
              </w:rPr>
              <w:t>135</w:t>
            </w:r>
          </w:p>
          <w:p w:rsidR="001A1907" w:rsidRPr="00C55311" w:rsidRDefault="001A1907" w:rsidP="0085388E">
            <w:pPr>
              <w:pStyle w:val="XMLelement0"/>
              <w:ind w:left="165"/>
              <w:rPr>
                <w:rFonts w:cs="Arial"/>
                <w:color w:val="000000"/>
                <w:highlight w:val="white"/>
              </w:rPr>
            </w:pPr>
            <w:r w:rsidRPr="00C55311">
              <w:rPr>
                <w:rFonts w:cs="Arial"/>
                <w:highlight w:val="white"/>
              </w:rPr>
              <w:t>&lt;/gml:endPosition&gt;</w:t>
            </w:r>
          </w:p>
          <w:p w:rsidR="001A1907" w:rsidRPr="00CB2F1D" w:rsidRDefault="001A1907" w:rsidP="0085388E">
            <w:pPr>
              <w:pStyle w:val="XMLelement0"/>
            </w:pPr>
            <w:r w:rsidRPr="00C55311">
              <w:rPr>
                <w:highlight w:val="white"/>
              </w:rPr>
              <w:t>&lt;/gml:TimePeriod&gt;</w:t>
            </w:r>
          </w:p>
        </w:tc>
      </w:tr>
      <w:tr w:rsidR="00D371AD" w:rsidRPr="00CB2F1D" w:rsidTr="009851E6">
        <w:trPr>
          <w:cantSplit/>
        </w:trPr>
        <w:tc>
          <w:tcPr>
            <w:tcW w:w="1221" w:type="pct"/>
          </w:tcPr>
          <w:p w:rsidR="00D371AD" w:rsidRPr="00CB2F1D" w:rsidRDefault="00D371AD" w:rsidP="00A357C8">
            <w:r w:rsidRPr="00CB2F1D">
              <w:t>Resource spatio-temporal e</w:t>
            </w:r>
            <w:r w:rsidRPr="00CB2F1D">
              <w:t>x</w:t>
            </w:r>
            <w:r w:rsidRPr="00CB2F1D">
              <w:t>tent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EX_Extent/temporalElement/</w:t>
            </w:r>
            <w:r w:rsidR="00915B7E">
              <w:rPr>
                <w:rStyle w:val="ElementxPath"/>
              </w:rPr>
              <w:t>-</w:t>
            </w:r>
            <w:r w:rsidRPr="00CB2F1D">
              <w:rPr>
                <w:rStyle w:val="ElementxPath"/>
              </w:rPr>
              <w:t>EX_SpatialTemporalExtent/</w:t>
            </w:r>
          </w:p>
        </w:tc>
        <w:tc>
          <w:tcPr>
            <w:tcW w:w="404" w:type="pct"/>
          </w:tcPr>
          <w:p w:rsidR="00D371AD" w:rsidRPr="00CB2F1D" w:rsidRDefault="00D371AD" w:rsidP="00A357C8">
            <w:pPr>
              <w:jc w:val="center"/>
            </w:pPr>
            <w:r w:rsidRPr="00CB2F1D">
              <w:t>O-X</w:t>
            </w:r>
          </w:p>
        </w:tc>
        <w:tc>
          <w:tcPr>
            <w:tcW w:w="3374" w:type="pct"/>
          </w:tcPr>
          <w:p w:rsidR="00D371AD" w:rsidRPr="00CB2F1D" w:rsidRDefault="00D371AD" w:rsidP="00A357C8">
            <w:pPr>
              <w:pStyle w:val="Tableentry"/>
              <w:rPr>
                <w:szCs w:val="22"/>
              </w:rPr>
            </w:pPr>
            <w:r w:rsidRPr="00CB2F1D">
              <w:t xml:space="preserve">Not used. Although use of </w:t>
            </w:r>
            <w:r w:rsidRPr="00CB2F1D">
              <w:rPr>
                <w:rStyle w:val="ElementxPath"/>
              </w:rPr>
              <w:t>EX_SpatialTemporalExtent</w:t>
            </w:r>
            <w:r w:rsidRPr="00CB2F1D">
              <w:t xml:space="preserve"> is allowed by ISO19139 and NAP, USGIN mandates encoding space time location with </w:t>
            </w:r>
            <w:r w:rsidRPr="00CB2F1D">
              <w:rPr>
                <w:rStyle w:val="ElementxPath"/>
              </w:rPr>
              <w:t>EX_TemporalExtent</w:t>
            </w:r>
            <w:r w:rsidRPr="00CB2F1D">
              <w:t xml:space="preserve"> and </w:t>
            </w:r>
            <w:r w:rsidRPr="00CB2F1D">
              <w:rPr>
                <w:rStyle w:val="ElementxPath"/>
              </w:rPr>
              <w:t>EX_GeographicBoundingBox</w:t>
            </w:r>
            <w:r w:rsidRPr="00CB2F1D">
              <w:t xml:space="preserve">. </w:t>
            </w:r>
          </w:p>
        </w:tc>
      </w:tr>
      <w:tr w:rsidR="00D371AD" w:rsidRPr="00CB2F1D" w:rsidTr="009851E6">
        <w:trPr>
          <w:cantSplit/>
        </w:trPr>
        <w:tc>
          <w:tcPr>
            <w:tcW w:w="1221" w:type="pct"/>
          </w:tcPr>
          <w:p w:rsidR="00D371AD" w:rsidRPr="00CB2F1D" w:rsidRDefault="00D371AD" w:rsidP="00A357C8">
            <w:r w:rsidRPr="00CB2F1D">
              <w:lastRenderedPageBreak/>
              <w:t>Resource vertical extent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EX_Extent/verticalElement/</w:t>
            </w:r>
            <w:r w:rsidR="00915B7E">
              <w:rPr>
                <w:rStyle w:val="ElementxPath"/>
              </w:rPr>
              <w:t>-</w:t>
            </w:r>
            <w:r w:rsidRPr="00CB2F1D">
              <w:rPr>
                <w:rStyle w:val="ElementxPath"/>
              </w:rPr>
              <w:t>EX_VerticalExtent</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A357C8">
            <w:pPr>
              <w:pStyle w:val="Tableentry"/>
              <w:rPr>
                <w:szCs w:val="22"/>
              </w:rPr>
            </w:pPr>
            <w:r w:rsidRPr="00CB2F1D">
              <w:t xml:space="preserve">Vertical extent is used to </w:t>
            </w:r>
            <w:r w:rsidR="005A7A1B">
              <w:t>describe the</w:t>
            </w:r>
            <w:r w:rsidR="005A7A1B" w:rsidRPr="00CB2F1D">
              <w:t xml:space="preserve"> </w:t>
            </w:r>
            <w:r w:rsidRPr="00CB2F1D">
              <w:t xml:space="preserve">elevation location </w:t>
            </w:r>
            <w:r w:rsidR="005A7A1B">
              <w:t>of resource content, if applicable</w:t>
            </w:r>
            <w:r w:rsidRPr="00CB2F1D">
              <w:t xml:space="preserve">. </w:t>
            </w:r>
            <w:r w:rsidR="005A7A1B">
              <w:t>C</w:t>
            </w:r>
            <w:r w:rsidRPr="00CB2F1D">
              <w:t xml:space="preserve">ommon </w:t>
            </w:r>
            <w:r w:rsidR="005A7A1B">
              <w:t xml:space="preserve">geoscience </w:t>
            </w:r>
            <w:r w:rsidRPr="00CB2F1D">
              <w:t>example</w:t>
            </w:r>
            <w:r w:rsidR="005A7A1B">
              <w:t>s</w:t>
            </w:r>
            <w:r w:rsidRPr="00CB2F1D">
              <w:t xml:space="preserve"> </w:t>
            </w:r>
            <w:r w:rsidR="005A7A1B">
              <w:t>are resources</w:t>
            </w:r>
            <w:r w:rsidRPr="00CB2F1D">
              <w:t xml:space="preserve"> related to vertical location in a borehole</w:t>
            </w:r>
            <w:r w:rsidR="005A7A1B">
              <w:t xml:space="preserve"> or depth in a water body</w:t>
            </w:r>
            <w:r w:rsidRPr="00CB2F1D">
              <w:t xml:space="preserve">. The borehole trace is the vertical </w:t>
            </w:r>
            <w:r w:rsidR="005A7A1B">
              <w:t>coordinate reference system (</w:t>
            </w:r>
            <w:r w:rsidRPr="00CB2F1D">
              <w:t>CRS</w:t>
            </w:r>
            <w:r w:rsidR="005A7A1B">
              <w:t>)</w:t>
            </w:r>
            <w:r w:rsidRPr="00CB2F1D">
              <w:t xml:space="preserve"> within </w:t>
            </w:r>
            <w:r w:rsidR="005A7A1B">
              <w:t xml:space="preserve">which described resources are </w:t>
            </w:r>
            <w:r w:rsidRPr="00CB2F1D">
              <w:t>located using coordinates measured in linear distance from the collar (or ground level, or Kelly bushing) of the borehole.</w:t>
            </w:r>
          </w:p>
          <w:p w:rsidR="00D371AD" w:rsidRPr="00CB2F1D" w:rsidRDefault="00D371AD" w:rsidP="0042550F">
            <w:pPr>
              <w:pStyle w:val="Tableentry"/>
            </w:pPr>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rsidR="00031CAA">
              <w:t xml:space="preserve">. </w:t>
            </w:r>
            <w:r w:rsidR="00031CAA" w:rsidRPr="00CB2F1D">
              <w:t xml:space="preserve">For interoperability, USGIN mandates </w:t>
            </w:r>
            <w:r w:rsidR="00031CAA">
              <w:t xml:space="preserve">that if vertical extent is specified as an elevation, the </w:t>
            </w:r>
            <w:r w:rsidRPr="00CB2F1D">
              <w:rPr>
                <w:rStyle w:val="ElementxPath"/>
              </w:rPr>
              <w:t>verticalCRS</w:t>
            </w:r>
            <w:r w:rsidRPr="00CB2F1D">
              <w:t xml:space="preserve"> xlink:href attribute </w:t>
            </w:r>
            <w:r w:rsidR="00031CAA">
              <w:t>value must be</w:t>
            </w:r>
            <w:r w:rsidR="00031CAA" w:rsidRPr="00CB2F1D">
              <w:t xml:space="preserve"> </w:t>
            </w:r>
            <w:r w:rsidR="00031CAA">
              <w:t>"</w:t>
            </w:r>
            <w:r w:rsidR="00E07B71">
              <w:t>http://www.spatialreference.org/ref/epsg/5714/</w:t>
            </w:r>
            <w:r w:rsidR="00031CAA">
              <w:t>"</w:t>
            </w:r>
            <w:r w:rsidR="00E07B71">
              <w:t xml:space="preserve"> (replaces URN "</w:t>
            </w:r>
            <w:r w:rsidR="00E07B71" w:rsidRPr="00E07B71">
              <w:t>urn:ogc:def:crs:EPSG::5714</w:t>
            </w:r>
            <w:r w:rsidR="00E07B71">
              <w:t>", this value may appear in older metadata)</w:t>
            </w:r>
            <w:r w:rsidR="00031CAA">
              <w:t xml:space="preserve">; this is the </w:t>
            </w:r>
            <w:r w:rsidR="00031CAA" w:rsidRPr="00CB2F1D">
              <w:t>Vert</w:t>
            </w:r>
            <w:r w:rsidR="00031CAA" w:rsidRPr="00CB2F1D">
              <w:t>i</w:t>
            </w:r>
            <w:r w:rsidR="00031CAA">
              <w:t xml:space="preserve">calCRS with origin at </w:t>
            </w:r>
            <w:r w:rsidR="00031CAA" w:rsidRPr="00CB2F1D">
              <w:t>World mean sea level (MSL), with elevations measured up positive in meters(</w:t>
            </w:r>
            <w:hyperlink r:id="rId41" w:history="1">
              <w:r w:rsidR="00031CAA" w:rsidRPr="00CB2F1D">
                <w:rPr>
                  <w:rStyle w:val="Hyperlink"/>
                  <w:rFonts w:cs="Arial"/>
                  <w:highlight w:val="white"/>
                </w:rPr>
                <w:t>http://www.epsg-registry.org/</w:t>
              </w:r>
            </w:hyperlink>
            <w:r w:rsidR="00031CAA" w:rsidRPr="00CB2F1D">
              <w:t>)</w:t>
            </w:r>
            <w:r w:rsidR="00031CAA">
              <w:t xml:space="preserve">. If vertical extent is specified using depth, the </w:t>
            </w:r>
            <w:r w:rsidR="00031CAA" w:rsidRPr="00CB2F1D">
              <w:rPr>
                <w:rStyle w:val="ElementxPath"/>
              </w:rPr>
              <w:t>ve</w:t>
            </w:r>
            <w:r w:rsidR="00031CAA" w:rsidRPr="00CB2F1D">
              <w:rPr>
                <w:rStyle w:val="ElementxPath"/>
              </w:rPr>
              <w:t>r</w:t>
            </w:r>
            <w:r w:rsidR="00031CAA" w:rsidRPr="00CB2F1D">
              <w:rPr>
                <w:rStyle w:val="ElementxPath"/>
              </w:rPr>
              <w:t>ticalCRS</w:t>
            </w:r>
            <w:r w:rsidR="00031CAA" w:rsidRPr="00CB2F1D">
              <w:t xml:space="preserve"> xlink:href attribute </w:t>
            </w:r>
            <w:r w:rsidR="00031CAA">
              <w:t>value must be an identifier for a well or depth sounding that can be dereferenced to get information on the borehole or sounding geometry</w:t>
            </w:r>
            <w:r w:rsidRPr="00CB2F1D">
              <w:t xml:space="preserve">. </w:t>
            </w:r>
          </w:p>
        </w:tc>
      </w:tr>
    </w:tbl>
    <w:p w:rsidR="00A357C8" w:rsidRDefault="00A357C8" w:rsidP="00A357C8">
      <w:bookmarkStart w:id="49" w:name="_Ref249925849"/>
      <w:bookmarkStart w:id="50" w:name="_Ref249925852"/>
    </w:p>
    <w:p w:rsidR="00A357C8" w:rsidRDefault="00A357C8" w:rsidP="00A357C8">
      <w:r>
        <w:br w:type="page"/>
      </w:r>
    </w:p>
    <w:p w:rsidR="00A357C8" w:rsidRPr="00A357C8" w:rsidRDefault="006C2E36" w:rsidP="00A357C8">
      <w:pPr>
        <w:pStyle w:val="Heading2"/>
      </w:pPr>
      <w:bookmarkStart w:id="51" w:name="_Ref252888374"/>
      <w:bookmarkStart w:id="52" w:name="_Toc381426758"/>
      <w:r w:rsidRPr="006C2E36">
        <w:lastRenderedPageBreak/>
        <w:t>Service identification elements</w:t>
      </w:r>
      <w:r w:rsidR="00411F9F">
        <w:t xml:space="preserve"> (SV_ServiceIdentification)</w:t>
      </w:r>
      <w:bookmarkEnd w:id="49"/>
      <w:bookmarkEnd w:id="50"/>
      <w:bookmarkEnd w:id="51"/>
      <w:bookmarkEnd w:id="52"/>
    </w:p>
    <w:p w:rsidR="001457A2" w:rsidRDefault="001457A2" w:rsidP="0008310B">
      <w:pPr>
        <w:pStyle w:val="Caption"/>
      </w:pPr>
      <w:bookmarkStart w:id="53" w:name="_Ref248304509"/>
      <w:bookmarkStart w:id="54" w:name="_Toc277856263"/>
      <w:r>
        <w:t xml:space="preserve">Table </w:t>
      </w:r>
      <w:r w:rsidR="006B5EB5">
        <w:fldChar w:fldCharType="begin"/>
      </w:r>
      <w:r w:rsidR="006B5EB5">
        <w:instrText xml:space="preserve"> SEQ Table \* ARABIC </w:instrText>
      </w:r>
      <w:r w:rsidR="006B5EB5">
        <w:fldChar w:fldCharType="separate"/>
      </w:r>
      <w:r w:rsidR="00877F9F">
        <w:rPr>
          <w:noProof/>
        </w:rPr>
        <w:t>4</w:t>
      </w:r>
      <w:r w:rsidR="006B5EB5">
        <w:rPr>
          <w:noProof/>
        </w:rPr>
        <w:fldChar w:fldCharType="end"/>
      </w:r>
      <w:bookmarkEnd w:id="53"/>
      <w:r>
        <w:t xml:space="preserve">. Service </w:t>
      </w:r>
      <w:r w:rsidR="00411F9F">
        <w:t>I</w:t>
      </w:r>
      <w:r>
        <w:t xml:space="preserve">dentification </w:t>
      </w:r>
      <w:r w:rsidR="00411F9F">
        <w:t>properties (SV_ServiceIdentification)</w:t>
      </w:r>
      <w:bookmarkEnd w:id="54"/>
      <w:r w:rsidR="009134AC">
        <w:t xml:space="preserve">. See discussion of the use of MD_DataIdentification and SV_ServiceIdentification preceding </w:t>
      </w:r>
      <w:r w:rsidR="009134AC">
        <w:fldChar w:fldCharType="begin"/>
      </w:r>
      <w:r w:rsidR="009134AC">
        <w:instrText xml:space="preserve"> REF _Ref247946296 \h </w:instrText>
      </w:r>
      <w:r w:rsidR="009134AC">
        <w:fldChar w:fldCharType="separate"/>
      </w:r>
      <w:r w:rsidR="009134AC">
        <w:t xml:space="preserve">Table </w:t>
      </w:r>
      <w:r w:rsidR="009134AC">
        <w:rPr>
          <w:noProof/>
        </w:rPr>
        <w:t>3</w:t>
      </w:r>
      <w:r w:rsidR="009134AC">
        <w:fldChar w:fldCharType="end"/>
      </w:r>
      <w:r w:rsidR="009134AC">
        <w:t>.</w:t>
      </w:r>
    </w:p>
    <w:tbl>
      <w:tblPr>
        <w:tblW w:w="49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69"/>
        <w:gridCol w:w="988"/>
        <w:gridCol w:w="9116"/>
      </w:tblGrid>
      <w:tr w:rsidR="006C2E36" w:rsidTr="00C55311">
        <w:trPr>
          <w:cantSplit/>
          <w:tblHeader/>
        </w:trPr>
        <w:tc>
          <w:tcPr>
            <w:tcW w:w="1194" w:type="pct"/>
          </w:tcPr>
          <w:p w:rsidR="006C2E36" w:rsidRDefault="00FF4644" w:rsidP="00A357C8">
            <w:pPr>
              <w:pStyle w:val="Tableheading"/>
            </w:pPr>
            <w:r>
              <w:t>ISO 19115 and 19119 (M/C/O)</w:t>
            </w:r>
            <w:r>
              <w:br/>
              <w:t xml:space="preserve">xPath from </w:t>
            </w:r>
            <w:r w:rsidR="00411F9F">
              <w:t>MD</w:t>
            </w:r>
            <w:r>
              <w:t>_</w:t>
            </w:r>
            <w:r w:rsidR="00411F9F">
              <w:t>Metadata</w:t>
            </w:r>
          </w:p>
        </w:tc>
        <w:tc>
          <w:tcPr>
            <w:tcW w:w="372" w:type="pct"/>
          </w:tcPr>
          <w:p w:rsidR="006C2E36" w:rsidRDefault="00FF4644" w:rsidP="00A357C8">
            <w:pPr>
              <w:pStyle w:val="Tableheading"/>
            </w:pPr>
            <w:r>
              <w:t>NAP-USGIN M/C/O</w:t>
            </w:r>
          </w:p>
        </w:tc>
        <w:tc>
          <w:tcPr>
            <w:tcW w:w="3434" w:type="pct"/>
          </w:tcPr>
          <w:p w:rsidR="006C2E36" w:rsidRPr="00FF4644" w:rsidRDefault="00FF4644" w:rsidP="00A357C8">
            <w:pPr>
              <w:pStyle w:val="Tableheading"/>
            </w:pPr>
            <w:r>
              <w:t>Comments</w:t>
            </w:r>
            <w:r w:rsidR="00411F9F">
              <w:t xml:space="preserve"> on SV_ServiceIdentification</w:t>
            </w:r>
          </w:p>
        </w:tc>
      </w:tr>
      <w:tr w:rsidR="001457A2" w:rsidTr="00C55311">
        <w:trPr>
          <w:cantSplit/>
        </w:trPr>
        <w:tc>
          <w:tcPr>
            <w:tcW w:w="1194" w:type="pct"/>
          </w:tcPr>
          <w:p w:rsidR="001457A2" w:rsidRPr="00D165BC" w:rsidRDefault="001457A2" w:rsidP="00A357C8">
            <w:pPr>
              <w:rPr>
                <w:rStyle w:val="ElementxPath"/>
                <w:rFonts w:ascii="Arial" w:hAnsi="Arial"/>
                <w:sz w:val="20"/>
                <w:shd w:val="clear" w:color="auto" w:fill="auto"/>
              </w:rPr>
            </w:pPr>
            <w:r>
              <w:t>Resource service citation (M)</w:t>
            </w:r>
          </w:p>
          <w:p w:rsidR="001457A2" w:rsidRDefault="001457A2" w:rsidP="00A357C8">
            <w:r w:rsidRPr="00544B44">
              <w:rPr>
                <w:rStyle w:val="ElementxPath"/>
              </w:rPr>
              <w:t>identificationInfo[1]</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p>
        </w:tc>
        <w:tc>
          <w:tcPr>
            <w:tcW w:w="372" w:type="pct"/>
          </w:tcPr>
          <w:p w:rsidR="001457A2" w:rsidRDefault="001457A2" w:rsidP="00A357C8">
            <w:pPr>
              <w:jc w:val="center"/>
            </w:pPr>
            <w:r>
              <w:t>M-M</w:t>
            </w:r>
          </w:p>
        </w:tc>
        <w:tc>
          <w:tcPr>
            <w:tcW w:w="3434" w:type="pct"/>
          </w:tcPr>
          <w:p w:rsidR="001457A2" w:rsidRDefault="001457A2" w:rsidP="00A357C8">
            <w:r>
              <w:t>The citation attribute provides information for citing the described service. Note that for sc</w:t>
            </w:r>
            <w:r>
              <w:t>i</w:t>
            </w:r>
            <w:r>
              <w:t xml:space="preserve">entific citation purposes, a citation for the intellectual content of the information presented by the service would be found in the </w:t>
            </w:r>
            <w:r w:rsidRPr="00D56E79">
              <w:rPr>
                <w:rStyle w:val="ElementxPath"/>
              </w:rPr>
              <w:t>MD_DataIdentification/citation/CI_Citation</w:t>
            </w:r>
            <w:r>
              <w:t xml:space="preserve"> for d</w:t>
            </w:r>
            <w:r>
              <w:t>a</w:t>
            </w:r>
            <w:r>
              <w:t xml:space="preserve">tasets identified in the </w:t>
            </w:r>
            <w:r w:rsidRPr="00D56E79">
              <w:rPr>
                <w:rStyle w:val="ElementxPath"/>
              </w:rPr>
              <w:t>operatesOn</w:t>
            </w:r>
            <w:r>
              <w:t xml:space="preserve"> section of </w:t>
            </w:r>
            <w:r w:rsidRPr="00CB6E90">
              <w:rPr>
                <w:rStyle w:val="ElementxPath"/>
              </w:rPr>
              <w:t>SV_ServiceIdentification</w:t>
            </w:r>
            <w:r>
              <w:t xml:space="preserve">. Citation is defined by Webster as </w:t>
            </w:r>
            <w:r w:rsidR="00EE6EBE">
              <w:t>"</w:t>
            </w:r>
            <w:r>
              <w:t>an act of quoting</w:t>
            </w:r>
            <w:r w:rsidR="00EE6EBE">
              <w:t>"</w:t>
            </w:r>
            <w:r>
              <w:t>. For USGIN purposes, this should be viewed as information to identify the intellectual origin</w:t>
            </w:r>
            <w:r w:rsidR="00D56E79">
              <w:t xml:space="preserve"> or authority for</w:t>
            </w:r>
            <w:r>
              <w:t xml:space="preserve"> the content in the described resource, along the lines of a citation in a scientific journal. </w:t>
            </w:r>
            <w:r w:rsidR="003D2B1D">
              <w:t xml:space="preserve">The purpose of the citation for the service is to identify a particular service instance as a unique entity. </w:t>
            </w:r>
            <w:r>
              <w:t xml:space="preserve">Required content for a </w:t>
            </w:r>
            <w:r w:rsidRPr="00971448">
              <w:rPr>
                <w:rStyle w:val="ElementxPath"/>
              </w:rPr>
              <w:t>CI_Citation</w:t>
            </w:r>
            <w:r>
              <w:t xml:space="preserve"> element are </w:t>
            </w:r>
            <w:r w:rsidRPr="00971448">
              <w:rPr>
                <w:rStyle w:val="ElementxPath"/>
              </w:rPr>
              <w:t>title</w:t>
            </w:r>
            <w:r>
              <w:t xml:space="preserve">, </w:t>
            </w:r>
            <w:r w:rsidRPr="00971448">
              <w:rPr>
                <w:rStyle w:val="ElementxPath"/>
              </w:rPr>
              <w:t>date</w:t>
            </w:r>
            <w:r>
              <w:t xml:space="preserve">, and </w:t>
            </w:r>
            <w:r>
              <w:rPr>
                <w:rStyle w:val="ElementxPath"/>
              </w:rPr>
              <w:t>res</w:t>
            </w:r>
            <w:r w:rsidRPr="00971448">
              <w:rPr>
                <w:rStyle w:val="ElementxPath"/>
              </w:rPr>
              <w:t>po</w:t>
            </w:r>
            <w:r>
              <w:rPr>
                <w:rStyle w:val="ElementxPath"/>
              </w:rPr>
              <w:t>n</w:t>
            </w:r>
            <w:r w:rsidRPr="00971448">
              <w:rPr>
                <w:rStyle w:val="ElementxPath"/>
              </w:rPr>
              <w:t>sibleParty</w:t>
            </w:r>
            <w:r>
              <w:t>.</w:t>
            </w:r>
          </w:p>
        </w:tc>
      </w:tr>
      <w:tr w:rsidR="001457A2" w:rsidTr="00C55311">
        <w:trPr>
          <w:cantSplit/>
        </w:trPr>
        <w:tc>
          <w:tcPr>
            <w:tcW w:w="1194" w:type="pct"/>
          </w:tcPr>
          <w:p w:rsidR="001457A2" w:rsidRPr="00D165BC" w:rsidRDefault="001457A2" w:rsidP="00A357C8">
            <w:pPr>
              <w:rPr>
                <w:rStyle w:val="ElementxPath"/>
                <w:rFonts w:ascii="Arial" w:hAnsi="Arial"/>
                <w:sz w:val="20"/>
                <w:shd w:val="clear" w:color="auto" w:fill="auto"/>
              </w:rPr>
            </w:pPr>
            <w:r>
              <w:t>Resource title (M)</w:t>
            </w:r>
          </w:p>
          <w:p w:rsidR="001457A2" w:rsidRPr="00544B44" w:rsidRDefault="001457A2" w:rsidP="00A357C8">
            <w:pPr>
              <w:rPr>
                <w:rStyle w:val="ElementxPath"/>
              </w:rPr>
            </w:pPr>
            <w:r w:rsidRPr="00544B44">
              <w:rPr>
                <w:rStyle w:val="ElementxPath"/>
              </w:rPr>
              <w:t>identificationInfo[1]</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544B44">
              <w:rPr>
                <w:rStyle w:val="ElementxPath"/>
              </w:rPr>
              <w:t>/title</w:t>
            </w:r>
          </w:p>
        </w:tc>
        <w:tc>
          <w:tcPr>
            <w:tcW w:w="372" w:type="pct"/>
          </w:tcPr>
          <w:p w:rsidR="001457A2" w:rsidRDefault="001457A2" w:rsidP="00A357C8">
            <w:pPr>
              <w:jc w:val="center"/>
            </w:pPr>
            <w:r>
              <w:t>M-M</w:t>
            </w:r>
          </w:p>
        </w:tc>
        <w:tc>
          <w:tcPr>
            <w:tcW w:w="3434" w:type="pct"/>
          </w:tcPr>
          <w:p w:rsidR="001457A2" w:rsidRDefault="001457A2" w:rsidP="00A357C8">
            <w:r>
              <w:t xml:space="preserve">USGIN recommends </w:t>
            </w:r>
            <w:r w:rsidR="003D2B1D">
              <w:t>that the title in a service identification citation</w:t>
            </w:r>
            <w:r>
              <w:t xml:space="preserve"> </w:t>
            </w:r>
            <w:r w:rsidR="003D2B1D">
              <w:t xml:space="preserve">should uniquely identify the particular service instance, and </w:t>
            </w:r>
            <w:r>
              <w:t>inform the human reader about the service content</w:t>
            </w:r>
            <w:r w:rsidR="003D2B1D">
              <w:t>,</w:t>
            </w:r>
            <w:r>
              <w:t xml:space="preserve"> function</w:t>
            </w:r>
            <w:r w:rsidR="003D2B1D">
              <w:t>, and</w:t>
            </w:r>
            <w:r>
              <w:t xml:space="preserve"> context. </w:t>
            </w:r>
          </w:p>
        </w:tc>
      </w:tr>
      <w:tr w:rsidR="001457A2" w:rsidRPr="00367E7E" w:rsidTr="00C55311">
        <w:trPr>
          <w:cantSplit/>
        </w:trPr>
        <w:tc>
          <w:tcPr>
            <w:tcW w:w="1194" w:type="pct"/>
          </w:tcPr>
          <w:p w:rsidR="001457A2" w:rsidRDefault="001457A2" w:rsidP="00A357C8">
            <w:r>
              <w:t>Resource reference date (M)</w:t>
            </w:r>
          </w:p>
          <w:p w:rsidR="001457A2" w:rsidRDefault="001457A2" w:rsidP="00A357C8">
            <w:r>
              <w:rPr>
                <w:rStyle w:val="ElementxPath"/>
              </w:rPr>
              <w:t>identificationInfo/</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citation/CI_Citation/date/</w:t>
            </w:r>
            <w:r w:rsidR="00915B7E">
              <w:rPr>
                <w:rStyle w:val="ElementxPath"/>
              </w:rPr>
              <w:t>-</w:t>
            </w:r>
            <w:r>
              <w:rPr>
                <w:rStyle w:val="ElementxPath"/>
              </w:rPr>
              <w:t>CI_Date/date/</w:t>
            </w:r>
          </w:p>
        </w:tc>
        <w:tc>
          <w:tcPr>
            <w:tcW w:w="372" w:type="pct"/>
          </w:tcPr>
          <w:p w:rsidR="001457A2" w:rsidRDefault="001457A2" w:rsidP="00A357C8">
            <w:pPr>
              <w:jc w:val="center"/>
            </w:pPr>
            <w:r>
              <w:t>M-M</w:t>
            </w:r>
          </w:p>
        </w:tc>
        <w:tc>
          <w:tcPr>
            <w:tcW w:w="3434" w:type="pct"/>
          </w:tcPr>
          <w:p w:rsidR="009134AC" w:rsidRDefault="003D2B1D" w:rsidP="00A357C8">
            <w:r>
              <w:t>The citation date for a service may indicate the creation date, when the service first b</w:t>
            </w:r>
            <w:r>
              <w:t>e</w:t>
            </w:r>
            <w:r>
              <w:t>came operational, the publication date, when the service first became public, or the revision date,  which specifies the date of</w:t>
            </w:r>
            <w:r w:rsidR="001457A2">
              <w:t xml:space="preserve"> </w:t>
            </w:r>
            <w:r>
              <w:t xml:space="preserve">most recent </w:t>
            </w:r>
            <w:r w:rsidR="001457A2">
              <w:t>update</w:t>
            </w:r>
            <w:r>
              <w:t xml:space="preserve">. If the service is no longer online, a notAvailable or superseded date may be specified. The </w:t>
            </w:r>
            <w:r w:rsidRPr="002B6B1D">
              <w:rPr>
                <w:rStyle w:val="ElementxPath"/>
              </w:rPr>
              <w:t>DateType</w:t>
            </w:r>
            <w:r w:rsidR="009134AC">
              <w:t xml:space="preserve"> attribute is used to specify the signficance of a reported date</w:t>
            </w:r>
            <w:r>
              <w:t xml:space="preserve">. </w:t>
            </w:r>
            <w:r w:rsidR="009134AC">
              <w:t xml:space="preserve">This date is distinct from the </w:t>
            </w:r>
            <w:r w:rsidR="009134AC" w:rsidRPr="002B6B1D">
              <w:rPr>
                <w:rStyle w:val="ElementxPath"/>
              </w:rPr>
              <w:t>dateStamp</w:t>
            </w:r>
            <w:r w:rsidR="009134AC">
              <w:t xml:space="preserve"> for the metadata record, or the </w:t>
            </w:r>
            <w:r w:rsidR="009134AC" w:rsidRPr="002B6B1D">
              <w:rPr>
                <w:rStyle w:val="ElementxPath"/>
              </w:rPr>
              <w:t>EX_Extent/</w:t>
            </w:r>
            <w:r w:rsidR="009134AC" w:rsidRPr="00F239AB">
              <w:rPr>
                <w:rStyle w:val="ElementxPath"/>
              </w:rPr>
              <w:t>temporalElement</w:t>
            </w:r>
            <w:r w:rsidR="009134AC">
              <w:t xml:space="preserve"> that specifies the time period to which the resource content is applicable. </w:t>
            </w:r>
          </w:p>
          <w:p w:rsidR="001457A2" w:rsidRPr="00367E7E" w:rsidRDefault="009134AC" w:rsidP="0042550F">
            <w:r>
              <w:t>The data type for the</w:t>
            </w:r>
            <w:r w:rsidR="001457A2">
              <w:t xml:space="preserve"> </w:t>
            </w:r>
            <w:r w:rsidR="001457A2" w:rsidRPr="002B6B1D">
              <w:rPr>
                <w:rStyle w:val="ElementxPath"/>
              </w:rPr>
              <w:t>date</w:t>
            </w:r>
            <w:r w:rsidR="001457A2">
              <w:t xml:space="preserve"> </w:t>
            </w:r>
            <w:r>
              <w:t>element is</w:t>
            </w:r>
            <w:r w:rsidR="001457A2">
              <w:t xml:space="preserve"> xs:date, defined thus </w:t>
            </w:r>
            <w:r w:rsidR="00EE6EBE">
              <w:t>"</w:t>
            </w:r>
            <w:hyperlink r:id="rId42" w:anchor="date" w:history="1">
              <w:r w:rsidR="001457A2">
                <w:rPr>
                  <w:rStyle w:val="Hyperlink"/>
                </w:rPr>
                <w:t>date</w:t>
              </w:r>
            </w:hyperlink>
            <w:r w:rsidR="001457A2">
              <w:t xml:space="preserve"> uses the </w:t>
            </w:r>
            <w:hyperlink r:id="rId43" w:anchor="dt-dt-7PropMod" w:history="1">
              <w:r w:rsidR="001457A2">
                <w:rPr>
                  <w:rStyle w:val="Hyperlink"/>
                </w:rPr>
                <w:t>date/timeSevenPropertyModel</w:t>
              </w:r>
            </w:hyperlink>
            <w:r w:rsidR="001457A2">
              <w:t xml:space="preserve">, with </w:t>
            </w:r>
            <w:hyperlink r:id="rId44" w:anchor="vp-dt-hour" w:history="1">
              <w:r w:rsidR="001457A2">
                <w:rPr>
                  <w:rStyle w:val="arrow"/>
                  <w:i/>
                  <w:iCs/>
                  <w:color w:val="0000FF"/>
                  <w:u w:val="single"/>
                </w:rPr>
                <w:t>·</w:t>
              </w:r>
              <w:r w:rsidR="001457A2">
                <w:rPr>
                  <w:rStyle w:val="Hyperlink"/>
                  <w:i/>
                  <w:iCs/>
                </w:rPr>
                <w:t>hour</w:t>
              </w:r>
              <w:r w:rsidR="001457A2">
                <w:rPr>
                  <w:rStyle w:val="arrow"/>
                  <w:i/>
                  <w:iCs/>
                  <w:color w:val="0000FF"/>
                  <w:u w:val="single"/>
                </w:rPr>
                <w:t>·</w:t>
              </w:r>
            </w:hyperlink>
            <w:r w:rsidR="001457A2">
              <w:t xml:space="preserve">, </w:t>
            </w:r>
            <w:hyperlink r:id="rId45" w:anchor="vp-dt-minute" w:history="1">
              <w:r w:rsidR="001457A2">
                <w:rPr>
                  <w:rStyle w:val="arrow"/>
                  <w:i/>
                  <w:iCs/>
                  <w:color w:val="0000FF"/>
                  <w:u w:val="single"/>
                </w:rPr>
                <w:t>·</w:t>
              </w:r>
              <w:r w:rsidR="001457A2">
                <w:rPr>
                  <w:rStyle w:val="Hyperlink"/>
                  <w:i/>
                  <w:iCs/>
                </w:rPr>
                <w:t>minute</w:t>
              </w:r>
              <w:r w:rsidR="001457A2">
                <w:rPr>
                  <w:rStyle w:val="arrow"/>
                  <w:i/>
                  <w:iCs/>
                  <w:color w:val="0000FF"/>
                  <w:u w:val="single"/>
                </w:rPr>
                <w:t>·</w:t>
              </w:r>
            </w:hyperlink>
            <w:r w:rsidR="001457A2">
              <w:t xml:space="preserve">, and </w:t>
            </w:r>
            <w:hyperlink r:id="rId46" w:anchor="vp-dt-second" w:history="1">
              <w:r w:rsidR="001457A2">
                <w:rPr>
                  <w:rStyle w:val="arrow"/>
                  <w:i/>
                  <w:iCs/>
                  <w:color w:val="0000FF"/>
                  <w:u w:val="single"/>
                </w:rPr>
                <w:t>·</w:t>
              </w:r>
              <w:r w:rsidR="001457A2">
                <w:rPr>
                  <w:rStyle w:val="Hyperlink"/>
                  <w:i/>
                  <w:iCs/>
                </w:rPr>
                <w:t>second</w:t>
              </w:r>
              <w:r w:rsidR="001457A2">
                <w:rPr>
                  <w:rStyle w:val="arrow"/>
                  <w:i/>
                  <w:iCs/>
                  <w:color w:val="0000FF"/>
                  <w:u w:val="single"/>
                </w:rPr>
                <w:t>·</w:t>
              </w:r>
            </w:hyperlink>
            <w:r w:rsidR="001457A2">
              <w:t xml:space="preserve"> required to be </w:t>
            </w:r>
            <w:r w:rsidR="001457A2">
              <w:rPr>
                <w:b/>
                <w:bCs/>
                <w:i/>
                <w:iCs/>
              </w:rPr>
              <w:t>absent</w:t>
            </w:r>
            <w:r w:rsidR="001457A2">
              <w:t>.</w:t>
            </w:r>
            <w:r>
              <w:t xml:space="preserve"> </w:t>
            </w:r>
            <w:hyperlink r:id="rId47" w:anchor="vp-dt-timezone" w:history="1">
              <w:r w:rsidR="001457A2">
                <w:rPr>
                  <w:rStyle w:val="arrow"/>
                  <w:i/>
                  <w:iCs/>
                  <w:color w:val="0000FF"/>
                  <w:u w:val="single"/>
                </w:rPr>
                <w:t>·</w:t>
              </w:r>
              <w:r w:rsidR="001457A2">
                <w:rPr>
                  <w:rStyle w:val="Hyperlink"/>
                  <w:i/>
                  <w:iCs/>
                </w:rPr>
                <w:t>timezoneOffset</w:t>
              </w:r>
              <w:r w:rsidR="001457A2">
                <w:rPr>
                  <w:rStyle w:val="arrow"/>
                  <w:i/>
                  <w:iCs/>
                  <w:color w:val="0000FF"/>
                  <w:u w:val="single"/>
                </w:rPr>
                <w:t>·</w:t>
              </w:r>
            </w:hyperlink>
            <w:r w:rsidR="001457A2">
              <w:t xml:space="preserve"> remains </w:t>
            </w:r>
            <w:hyperlink r:id="rId48" w:anchor="dt-optional" w:history="1">
              <w:r w:rsidR="001457A2">
                <w:rPr>
                  <w:rStyle w:val="arrow"/>
                  <w:color w:val="0000FF"/>
                  <w:u w:val="single"/>
                </w:rPr>
                <w:t>·</w:t>
              </w:r>
              <w:r w:rsidR="001457A2">
                <w:rPr>
                  <w:rStyle w:val="Hyperlink"/>
                </w:rPr>
                <w:t>optional</w:t>
              </w:r>
            </w:hyperlink>
            <w:r w:rsidR="00EE6EBE">
              <w:t>"</w:t>
            </w:r>
            <w:r w:rsidR="001457A2">
              <w:t xml:space="preserve"> (</w:t>
            </w:r>
            <w:r w:rsidR="001457A2" w:rsidRPr="00C76CF2">
              <w:t>http://www.w3.org/TR/xmlschema11-2</w:t>
            </w:r>
            <w:r w:rsidR="001457A2">
              <w:t xml:space="preserve">). Example date encoding: 2000-12-12+13:00, </w:t>
            </w:r>
            <w:r w:rsidR="001457A2" w:rsidRPr="00C76CF2">
              <w:t>2006-10-01</w:t>
            </w:r>
            <w:r w:rsidR="001457A2">
              <w:t>. If the month or day is not known, encode as ‘</w:t>
            </w:r>
            <w:r w:rsidR="00D56E79">
              <w:t>01’</w:t>
            </w:r>
            <w:r w:rsidR="001457A2">
              <w:t>, for example ‘2006-</w:t>
            </w:r>
            <w:r w:rsidR="00D56E79">
              <w:t>01</w:t>
            </w:r>
            <w:r w:rsidR="001457A2">
              <w:t>-</w:t>
            </w:r>
            <w:r w:rsidR="00D56E79">
              <w:t>01’</w:t>
            </w:r>
            <w:r w:rsidR="001457A2">
              <w:t xml:space="preserve">. </w:t>
            </w:r>
            <w:r w:rsidR="00AA3A30">
              <w:t xml:space="preserve">ISO </w:t>
            </w:r>
            <w:r w:rsidR="00BD243B" w:rsidRPr="00C76CF2">
              <w:t>CI_DateTypeCode</w:t>
            </w:r>
            <w:r w:rsidR="00BD243B">
              <w:t xml:space="preserve"> names </w:t>
            </w:r>
            <w:r w:rsidR="001457A2">
              <w:t xml:space="preserve">that apply to services include </w:t>
            </w:r>
            <w:r w:rsidR="00D56E79">
              <w:t>{</w:t>
            </w:r>
            <w:r w:rsidR="001457A2" w:rsidRPr="00D56E79">
              <w:rPr>
                <w:rStyle w:val="codelist"/>
              </w:rPr>
              <w:t>creation, publication, revision</w:t>
            </w:r>
            <w:r w:rsidR="00AA3A30" w:rsidRPr="00AA3A30">
              <w:rPr>
                <w:rStyle w:val="TableentryChar"/>
              </w:rPr>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A66D79">
              <w:rPr>
                <w:i/>
              </w:rPr>
              <w:fldChar w:fldCharType="begin"/>
            </w:r>
            <w:r w:rsidR="00BD243B" w:rsidRPr="00A66D79">
              <w:rPr>
                <w:i/>
              </w:rPr>
              <w:instrText xml:space="preserve"> REF _Ref247269078 \h </w:instrText>
            </w:r>
            <w:r w:rsidR="00A66D79">
              <w:rPr>
                <w:i/>
              </w:rPr>
              <w:instrText xml:space="preserve"> \* MERGEFORMAT </w:instrText>
            </w:r>
            <w:r w:rsidR="00BD243B" w:rsidRPr="00A66D79">
              <w:rPr>
                <w:i/>
              </w:rPr>
            </w:r>
            <w:r w:rsidR="00BD243B" w:rsidRPr="00A66D79">
              <w:rPr>
                <w:i/>
              </w:rPr>
              <w:fldChar w:fldCharType="separate"/>
            </w:r>
            <w:r w:rsidR="002C0A6A" w:rsidRPr="009851E6">
              <w:rPr>
                <w:i/>
              </w:rPr>
              <w:t>Codelists</w:t>
            </w:r>
            <w:r w:rsidR="00BD243B" w:rsidRPr="00A66D79">
              <w:rPr>
                <w:i/>
              </w:rPr>
              <w:fldChar w:fldCharType="end"/>
            </w:r>
            <w:r w:rsidR="00BD243B" w:rsidRPr="00CB2F1D">
              <w:t xml:space="preserve"> for details on </w:t>
            </w:r>
            <w:r w:rsidR="00BD243B">
              <w:t>code</w:t>
            </w:r>
            <w:r w:rsidR="00BD243B">
              <w:t>l</w:t>
            </w:r>
            <w:r w:rsidR="00BD243B">
              <w:t>ist usage</w:t>
            </w:r>
            <w:r w:rsidR="00BD243B" w:rsidRPr="00CB2F1D">
              <w:t>.</w:t>
            </w:r>
          </w:p>
        </w:tc>
      </w:tr>
      <w:tr w:rsidR="001457A2" w:rsidTr="00C55311">
        <w:trPr>
          <w:cantSplit/>
        </w:trPr>
        <w:tc>
          <w:tcPr>
            <w:tcW w:w="1194" w:type="pct"/>
          </w:tcPr>
          <w:p w:rsidR="001457A2" w:rsidRDefault="001457A2" w:rsidP="00A357C8">
            <w:r>
              <w:lastRenderedPageBreak/>
              <w:t>Unique resource identifier (O)</w:t>
            </w:r>
          </w:p>
          <w:p w:rsidR="001457A2" w:rsidRPr="00B31893" w:rsidRDefault="001457A2" w:rsidP="00A357C8">
            <w:pPr>
              <w:rPr>
                <w:rStyle w:val="ElementxPath"/>
              </w:rPr>
            </w:pPr>
            <w:r w:rsidRPr="00B31893">
              <w:rPr>
                <w:rStyle w:val="ElementxPath"/>
              </w:rPr>
              <w:t>identificationInfo</w:t>
            </w:r>
            <w:r>
              <w:rPr>
                <w:rStyle w:val="ElementxPath"/>
              </w:rPr>
              <w:t>/</w:t>
            </w:r>
            <w:r w:rsidR="00AA3A30">
              <w:rPr>
                <w:rStyle w:val="ElementxPath"/>
              </w:rPr>
              <w:softHyphen/>
            </w:r>
            <w:r w:rsidRPr="00CB6E90">
              <w:rPr>
                <w:rStyle w:val="ElementxPath"/>
              </w:rPr>
              <w:t>SV_ServiceIdentification</w:t>
            </w:r>
            <w:r>
              <w:rPr>
                <w:rStyle w:val="ElementxPath"/>
              </w:rPr>
              <w:t>/</w:t>
            </w:r>
            <w:r w:rsidR="00AA3A30">
              <w:rPr>
                <w:rStyle w:val="ElementxPath"/>
              </w:rPr>
              <w:softHyphen/>
            </w:r>
            <w:r>
              <w:rPr>
                <w:rStyle w:val="ElementxPath"/>
              </w:rPr>
              <w:t>citation/CI_Citation</w:t>
            </w:r>
            <w:r w:rsidRPr="00B31893">
              <w:rPr>
                <w:rStyle w:val="ElementxPath"/>
              </w:rPr>
              <w:t>/</w:t>
            </w:r>
            <w:r w:rsidR="00AA3A30">
              <w:rPr>
                <w:rStyle w:val="ElementxPath"/>
              </w:rPr>
              <w:softHyphen/>
            </w:r>
            <w:r w:rsidRPr="00B31893">
              <w:rPr>
                <w:rStyle w:val="ElementxPath"/>
              </w:rPr>
              <w:t>identifier</w:t>
            </w:r>
            <w:r>
              <w:rPr>
                <w:rStyle w:val="ElementxPath"/>
              </w:rPr>
              <w:t>/</w:t>
            </w:r>
            <w:r w:rsidR="00AA3A30">
              <w:rPr>
                <w:rStyle w:val="ElementxPath"/>
              </w:rPr>
              <w:softHyphen/>
            </w:r>
            <w:r>
              <w:rPr>
                <w:rStyle w:val="ElementxPath"/>
              </w:rPr>
              <w:t>MD_Identifier</w:t>
            </w:r>
          </w:p>
        </w:tc>
        <w:tc>
          <w:tcPr>
            <w:tcW w:w="372" w:type="pct"/>
          </w:tcPr>
          <w:p w:rsidR="001457A2" w:rsidRDefault="001457A2" w:rsidP="00A357C8">
            <w:pPr>
              <w:jc w:val="center"/>
            </w:pPr>
            <w:r>
              <w:t>C-O</w:t>
            </w:r>
          </w:p>
        </w:tc>
        <w:tc>
          <w:tcPr>
            <w:tcW w:w="3434" w:type="pct"/>
          </w:tcPr>
          <w:p w:rsidR="001457A2" w:rsidRDefault="001457A2" w:rsidP="00A357C8">
            <w:pPr>
              <w:rPr>
                <w:rFonts w:eastAsia="Times New Roman" w:cs="Arial"/>
                <w:szCs w:val="20"/>
              </w:rPr>
            </w:pPr>
            <w:r>
              <w:rPr>
                <w:rFonts w:eastAsia="Times New Roman" w:cs="Arial"/>
                <w:szCs w:val="20"/>
              </w:rPr>
              <w:t xml:space="preserve">For USGIN, because the Citation is for the service, this identifier should be identical to </w:t>
            </w:r>
            <w:r w:rsidRPr="005B2A5C">
              <w:rPr>
                <w:rStyle w:val="ElementxPath"/>
              </w:rPr>
              <w:t>MD_Metad</w:t>
            </w:r>
            <w:r w:rsidR="004F7666">
              <w:rPr>
                <w:rStyle w:val="ElementxPath"/>
              </w:rPr>
              <w:t>a</w:t>
            </w:r>
            <w:r w:rsidRPr="005B2A5C">
              <w:rPr>
                <w:rStyle w:val="ElementxPath"/>
              </w:rPr>
              <w:t>ta/dataSetURI</w:t>
            </w:r>
            <w:r>
              <w:rPr>
                <w:rFonts w:eastAsia="Times New Roman" w:cs="Arial"/>
                <w:szCs w:val="20"/>
              </w:rPr>
              <w:t xml:space="preserve">, and is therefore optional. </w:t>
            </w:r>
          </w:p>
          <w:p w:rsidR="001457A2" w:rsidRDefault="001457A2" w:rsidP="00A357C8">
            <w:pPr>
              <w:autoSpaceDE w:val="0"/>
              <w:autoSpaceDN w:val="0"/>
              <w:adjustRightInd w:val="0"/>
              <w:spacing w:before="0" w:after="0"/>
            </w:pPr>
            <w:r>
              <w:rPr>
                <w:rFonts w:eastAsia="Times New Roman" w:cs="Arial"/>
                <w:szCs w:val="20"/>
              </w:rPr>
              <w:t>For USGIN purposes, this element content value is only an identifier for the citation; it is not a URL for accessing the service.</w:t>
            </w:r>
            <w:r>
              <w:rPr>
                <w:rFonts w:ascii="ArialMT" w:hAnsi="ArialMT" w:cs="ArialMT"/>
                <w:szCs w:val="20"/>
              </w:rPr>
              <w:t xml:space="preserve"> The USGIN profile requires the use of MD_Identifier el</w:t>
            </w:r>
            <w:r>
              <w:rPr>
                <w:rFonts w:ascii="ArialMT" w:hAnsi="ArialMT" w:cs="ArialMT"/>
                <w:szCs w:val="20"/>
              </w:rPr>
              <w:t>e</w:t>
            </w:r>
            <w:r>
              <w:rPr>
                <w:rFonts w:ascii="ArialMT" w:hAnsi="ArialMT" w:cs="ArialMT"/>
                <w:szCs w:val="20"/>
              </w:rPr>
              <w:t xml:space="preserve">ment to identify resources. RS_Identifier may substitute for MD_Identifier in the ISO19139 schema, but the USGIN profile requires use of MD_Identifer. If additional codespace and version content is associated with the identifier, it should be encoded as </w:t>
            </w:r>
            <w:r w:rsidRPr="0032148F">
              <w:rPr>
                <w:rStyle w:val="ElementxPath"/>
              </w:rPr>
              <w:t>MD_Identifier/authority/CI_Citation/alternate</w:t>
            </w:r>
            <w:r>
              <w:rPr>
                <w:rStyle w:val="ElementxPath"/>
              </w:rPr>
              <w:t>T</w:t>
            </w:r>
            <w:r w:rsidRPr="0032148F">
              <w:rPr>
                <w:rStyle w:val="ElementxPath"/>
              </w:rPr>
              <w:t>itle</w:t>
            </w:r>
            <w:r>
              <w:rPr>
                <w:rFonts w:ascii="ArialMT" w:hAnsi="ArialMT" w:cs="ArialMT"/>
                <w:szCs w:val="20"/>
              </w:rPr>
              <w:t xml:space="preserve"> and </w:t>
            </w:r>
            <w:r w:rsidRPr="0032148F">
              <w:rPr>
                <w:rStyle w:val="ElementxPath"/>
              </w:rPr>
              <w:t>MD_Identifier/authority/CI_Citation/edition</w:t>
            </w:r>
            <w:r>
              <w:rPr>
                <w:rFonts w:ascii="ArialMT" w:hAnsi="ArialMT" w:cs="ArialMT"/>
                <w:szCs w:val="20"/>
              </w:rPr>
              <w:t xml:space="preserve"> </w:t>
            </w:r>
          </w:p>
        </w:tc>
      </w:tr>
      <w:tr w:rsidR="001457A2" w:rsidRPr="00367E7E" w:rsidTr="00C55311">
        <w:trPr>
          <w:cantSplit/>
        </w:trPr>
        <w:tc>
          <w:tcPr>
            <w:tcW w:w="1194" w:type="pct"/>
          </w:tcPr>
          <w:p w:rsidR="001457A2" w:rsidRDefault="001457A2" w:rsidP="00A357C8">
            <w:r>
              <w:t>Resource responsible party (O)</w:t>
            </w:r>
          </w:p>
          <w:p w:rsidR="001457A2" w:rsidRPr="0018144D" w:rsidRDefault="001457A2" w:rsidP="00A357C8">
            <w:pPr>
              <w:rPr>
                <w:rStyle w:val="ElementxPath"/>
              </w:rPr>
            </w:pPr>
            <w:r w:rsidRPr="0018144D">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18144D">
              <w:rPr>
                <w:rStyle w:val="ElementxPath"/>
              </w:rPr>
              <w:t>/</w:t>
            </w:r>
            <w:r w:rsidR="00915B7E">
              <w:rPr>
                <w:rStyle w:val="ElementxPath"/>
              </w:rPr>
              <w:t>-</w:t>
            </w:r>
            <w:r w:rsidRPr="00803DF1">
              <w:rPr>
                <w:rStyle w:val="ElementxPath"/>
              </w:rPr>
              <w:t>citedResponsibleParty</w:t>
            </w:r>
          </w:p>
        </w:tc>
        <w:tc>
          <w:tcPr>
            <w:tcW w:w="372" w:type="pct"/>
          </w:tcPr>
          <w:p w:rsidR="001457A2" w:rsidRDefault="001457A2" w:rsidP="00A357C8">
            <w:pPr>
              <w:jc w:val="center"/>
            </w:pPr>
            <w:r>
              <w:t>M-M</w:t>
            </w:r>
          </w:p>
        </w:tc>
        <w:tc>
          <w:tcPr>
            <w:tcW w:w="3434" w:type="pct"/>
          </w:tcPr>
          <w:p w:rsidR="001457A2" w:rsidRPr="00367E7E" w:rsidRDefault="001457A2" w:rsidP="0042550F">
            <w:r>
              <w:t xml:space="preserve">USGIN requires at least one </w:t>
            </w:r>
            <w:r w:rsidRPr="0032148F">
              <w:rPr>
                <w:rStyle w:val="ElementxPath"/>
              </w:rPr>
              <w:t>CI_ResponsibleParty</w:t>
            </w:r>
            <w:r>
              <w:t xml:space="preserve"> </w:t>
            </w:r>
            <w:r w:rsidR="004258C2">
              <w:t>with a</w:t>
            </w:r>
            <w:r>
              <w:t xml:space="preserve"> rule that count of (individualName + organisationName + positionName) &gt; 0. </w:t>
            </w:r>
            <w:r w:rsidR="00ED2925">
              <w:t>For a service</w:t>
            </w:r>
            <w:r>
              <w:t xml:space="preserve">, </w:t>
            </w:r>
            <w:r w:rsidR="00ED2925">
              <w:t>the</w:t>
            </w:r>
            <w:r>
              <w:t xml:space="preserve"> point of contact information for </w:t>
            </w:r>
            <w:r w:rsidR="00ED2925">
              <w:t>questions or reporting problems should be in</w:t>
            </w:r>
            <w:r>
              <w:t xml:space="preserve"> </w:t>
            </w:r>
            <w:r>
              <w:rPr>
                <w:rStyle w:val="ElementxPath"/>
              </w:rPr>
              <w:t>SV_Service</w:t>
            </w:r>
            <w:r w:rsidRPr="00234E5D">
              <w:rPr>
                <w:rStyle w:val="ElementxPath"/>
              </w:rPr>
              <w:t>Identification/pointOfContact/CI_ResponsibleParty</w:t>
            </w:r>
            <w:r>
              <w:t xml:space="preserve">. </w:t>
            </w:r>
            <w:r w:rsidR="00ED2925">
              <w:t>The service citation respons</w:t>
            </w:r>
            <w:r w:rsidR="00ED2925">
              <w:t>i</w:t>
            </w:r>
            <w:r w:rsidR="00ED2925">
              <w:t xml:space="preserve">ble party </w:t>
            </w:r>
            <w:r w:rsidR="00FF1E21">
              <w:t>sh</w:t>
            </w:r>
            <w:r w:rsidR="00ED2925">
              <w:t>ou</w:t>
            </w:r>
            <w:r w:rsidR="004C6FCB">
              <w:t>ld identify the parties</w:t>
            </w:r>
            <w:r w:rsidR="00ED2925">
              <w:t xml:space="preserve"> responsible for creating (implementing) and publishing the service. </w:t>
            </w:r>
            <w:r w:rsidR="00AA3A30">
              <w:t xml:space="preserve">ISO </w:t>
            </w:r>
            <w:r>
              <w:t xml:space="preserve">Role </w:t>
            </w:r>
            <w:r w:rsidR="007713B2">
              <w:t xml:space="preserve">code names </w:t>
            </w:r>
            <w:r>
              <w:t xml:space="preserve">applicable to a service citation include </w:t>
            </w:r>
            <w:r w:rsidR="001103D2">
              <w:t>{</w:t>
            </w:r>
            <w:r w:rsidRPr="00DA5679">
              <w:rPr>
                <w:rStyle w:val="codelist"/>
              </w:rPr>
              <w:t>originator, principal</w:t>
            </w:r>
            <w:r w:rsidR="00DA5679">
              <w:rPr>
                <w:rStyle w:val="codelist"/>
              </w:rPr>
              <w:softHyphen/>
            </w:r>
            <w:r w:rsidRPr="00DA5679">
              <w:rPr>
                <w:rStyle w:val="codelist"/>
              </w:rPr>
              <w:t xml:space="preserve">Investigator, processor, </w:t>
            </w:r>
            <w:r w:rsidR="00ED2925">
              <w:rPr>
                <w:rStyle w:val="codelist"/>
              </w:rPr>
              <w:t xml:space="preserve">author, </w:t>
            </w:r>
            <w:r w:rsidRPr="00DA5679">
              <w:rPr>
                <w:rStyle w:val="codelist"/>
              </w:rPr>
              <w:t>publisher</w:t>
            </w:r>
            <w:r w:rsidR="00AA3A30" w:rsidRPr="00AA3A30">
              <w:rPr>
                <w:rStyle w:val="TableentryChar"/>
              </w:rPr>
              <w:t>}</w:t>
            </w:r>
            <w:r w:rsidR="00FF1E21">
              <w:rPr>
                <w:rStyle w:val="TableentryChar"/>
              </w:rPr>
              <w:t xml:space="preserve">. </w:t>
            </w:r>
            <w:r w:rsidR="00AA3A30">
              <w:t xml:space="preserve">Other </w:t>
            </w:r>
            <w:r w:rsidR="00FF1E21">
              <w:t xml:space="preserve">ISO </w:t>
            </w:r>
            <w:r w:rsidR="00AA3A30">
              <w:t xml:space="preserve">codelist values </w:t>
            </w:r>
            <w:r w:rsidR="00ED2925">
              <w:t>{</w:t>
            </w:r>
            <w:r w:rsidR="00ED2925" w:rsidRPr="00DA5679">
              <w:rPr>
                <w:rStyle w:val="codelist"/>
              </w:rPr>
              <w:t>resourceProvider, custodian, owner</w:t>
            </w:r>
            <w:r w:rsidR="00AA3A30" w:rsidRPr="00AA3A30">
              <w:rPr>
                <w:rStyle w:val="TableentryChar"/>
              </w:rPr>
              <w:t>}</w:t>
            </w:r>
            <w:r w:rsidR="00ED2925">
              <w:rPr>
                <w:rStyle w:val="codelist"/>
              </w:rPr>
              <w:t xml:space="preserve"> </w:t>
            </w:r>
            <w:r w:rsidR="00FF1E21">
              <w:t>should</w:t>
            </w:r>
            <w:r w:rsidR="00ED2925">
              <w:t xml:space="preserve"> be specified in the </w:t>
            </w:r>
            <w:r w:rsidR="00ED2925">
              <w:rPr>
                <w:rStyle w:val="ElementxPath"/>
              </w:rPr>
              <w:t>SV_Service</w:t>
            </w:r>
            <w:r w:rsidR="00ED2925" w:rsidRPr="00234E5D">
              <w:rPr>
                <w:rStyle w:val="ElementxPath"/>
              </w:rPr>
              <w:t>Identification/pointOfContact</w:t>
            </w:r>
            <w:r w:rsidR="00ED2925" w:rsidRPr="00CB2F1D">
              <w:t xml:space="preserve"> </w:t>
            </w:r>
            <w:r w:rsidR="00ED2925">
              <w:t xml:space="preserve">element.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BD0114">
              <w:rPr>
                <w:i/>
              </w:rPr>
              <w:fldChar w:fldCharType="begin"/>
            </w:r>
            <w:r w:rsidR="00BD243B" w:rsidRPr="00BD0114">
              <w:rPr>
                <w:i/>
              </w:rPr>
              <w:instrText xml:space="preserve"> REF _Ref247269078 \h </w:instrText>
            </w:r>
            <w:r w:rsidR="00BD0114">
              <w:rPr>
                <w:i/>
              </w:rPr>
              <w:instrText xml:space="preserve"> \* MERGEFORMAT </w:instrText>
            </w:r>
            <w:r w:rsidR="00BD243B" w:rsidRPr="00BD0114">
              <w:rPr>
                <w:i/>
              </w:rPr>
            </w:r>
            <w:r w:rsidR="00BD243B" w:rsidRPr="00BD0114">
              <w:rPr>
                <w:i/>
              </w:rPr>
              <w:fldChar w:fldCharType="separate"/>
            </w:r>
            <w:r w:rsidR="002C0A6A" w:rsidRPr="009851E6">
              <w:rPr>
                <w:i/>
              </w:rPr>
              <w:t>Codelists</w:t>
            </w:r>
            <w:r w:rsidR="00BD243B" w:rsidRPr="00BD0114">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t>Resource presentation form (O)</w:t>
            </w:r>
          </w:p>
          <w:p w:rsidR="001457A2" w:rsidRDefault="001457A2" w:rsidP="00A357C8">
            <w:r w:rsidRPr="0018144D">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citation/CI_Citation</w:t>
            </w:r>
            <w:r w:rsidRPr="0018144D">
              <w:rPr>
                <w:rStyle w:val="ElementxPath"/>
              </w:rPr>
              <w:t>/</w:t>
            </w:r>
            <w:r w:rsidR="009745F5">
              <w:rPr>
                <w:rStyle w:val="ElementxPath"/>
              </w:rPr>
              <w:softHyphen/>
            </w:r>
            <w:r>
              <w:rPr>
                <w:rStyle w:val="ElementxPath"/>
              </w:rPr>
              <w:t>presentationForm</w:t>
            </w:r>
          </w:p>
        </w:tc>
        <w:tc>
          <w:tcPr>
            <w:tcW w:w="372" w:type="pct"/>
          </w:tcPr>
          <w:p w:rsidR="001457A2" w:rsidRDefault="001457A2" w:rsidP="00A357C8">
            <w:pPr>
              <w:jc w:val="center"/>
            </w:pPr>
            <w:r>
              <w:t>O-O</w:t>
            </w:r>
          </w:p>
        </w:tc>
        <w:tc>
          <w:tcPr>
            <w:tcW w:w="3434" w:type="pct"/>
          </w:tcPr>
          <w:p w:rsidR="001457A2" w:rsidRPr="00310D67" w:rsidRDefault="001457A2" w:rsidP="00A357C8">
            <w:r w:rsidRPr="004D3E7F">
              <w:t xml:space="preserve">The form in which the </w:t>
            </w:r>
            <w:r w:rsidR="00ED2925">
              <w:t>service</w:t>
            </w:r>
            <w:r w:rsidRPr="004D3E7F">
              <w:t xml:space="preserve"> is available</w:t>
            </w:r>
            <w:r w:rsidR="00ED2925">
              <w:t>, which in the case of a service is only through the service implementation described by the metadata record, so the information here is not generally very useful.</w:t>
            </w:r>
            <w:r>
              <w:t xml:space="preserve"> </w:t>
            </w:r>
            <w:r w:rsidR="0071625E">
              <w:t xml:space="preserve">This profile specifies no convention for its use. </w:t>
            </w:r>
            <w:r>
              <w:t xml:space="preserve">Note that the citation to the original source of intellectual content in the </w:t>
            </w:r>
            <w:r w:rsidR="00FF1E21">
              <w:t xml:space="preserve">datasets operated on by the service </w:t>
            </w:r>
            <w:r w:rsidR="00D7379C">
              <w:t xml:space="preserve">should be in </w:t>
            </w:r>
            <w:r w:rsidR="00D7379C" w:rsidRPr="00D56E79">
              <w:rPr>
                <w:rStyle w:val="ElementxPath"/>
              </w:rPr>
              <w:t>MD_DataIde</w:t>
            </w:r>
            <w:r w:rsidR="00D7379C">
              <w:rPr>
                <w:rStyle w:val="ElementxPath"/>
              </w:rPr>
              <w:t>ntification/citation/CI_Citation</w:t>
            </w:r>
            <w:r w:rsidR="00D7379C">
              <w:t xml:space="preserve"> </w:t>
            </w:r>
            <w:r w:rsidR="00FF1E21">
              <w:t>elements that are the target of srv:operatesOn associations</w:t>
            </w:r>
            <w:r w:rsidR="00D7379C">
              <w:t xml:space="preserve">. </w:t>
            </w:r>
          </w:p>
          <w:p w:rsidR="001457A2" w:rsidRDefault="001457A2" w:rsidP="0042550F">
            <w:r>
              <w:rPr>
                <w:rStyle w:val="ElementxPath"/>
              </w:rPr>
              <w:t>presentationForm</w:t>
            </w:r>
            <w:r>
              <w:t xml:space="preserve"> uses the </w:t>
            </w:r>
            <w:r w:rsidRPr="004D3E7F">
              <w:t>CI</w:t>
            </w:r>
            <w:r w:rsidRPr="00310D67">
              <w:t>_PresentationFormCode</w:t>
            </w:r>
            <w:r>
              <w:t xml:space="preserve"> codelist; </w:t>
            </w:r>
            <w:r w:rsidR="00AA3A30">
              <w:t xml:space="preserve">ISO </w:t>
            </w:r>
            <w:r w:rsidR="007713B2">
              <w:t xml:space="preserve">code names </w:t>
            </w:r>
            <w:r>
              <w:t>that are applicable to a service citation include</w:t>
            </w:r>
            <w:r w:rsidRPr="00310D67">
              <w:t xml:space="preserve"> </w:t>
            </w:r>
            <w:r w:rsidR="00DA5679">
              <w:t>{</w:t>
            </w:r>
            <w:r w:rsidRPr="00DA5679">
              <w:rPr>
                <w:rStyle w:val="codelist"/>
              </w:rPr>
              <w:t>documentDigital,  imageDigital,  mapDi</w:t>
            </w:r>
            <w:r w:rsidRPr="00DA5679">
              <w:rPr>
                <w:rStyle w:val="codelist"/>
              </w:rPr>
              <w:t>g</w:t>
            </w:r>
            <w:r w:rsidRPr="00DA5679">
              <w:rPr>
                <w:rStyle w:val="codelist"/>
              </w:rPr>
              <w:t>ital, modelDigital, profileDigital, tableDigital, videoDigital, aud</w:t>
            </w:r>
            <w:r w:rsidRPr="00DA5679">
              <w:rPr>
                <w:rStyle w:val="codelist"/>
              </w:rPr>
              <w:t>i</w:t>
            </w:r>
            <w:r w:rsidRPr="00DA5679">
              <w:rPr>
                <w:rStyle w:val="codelist"/>
              </w:rPr>
              <w:t>oDigital</w:t>
            </w:r>
            <w:r w:rsidR="00AA3A30" w:rsidRPr="00AA3A30">
              <w:rPr>
                <w:rStyle w:val="TableentryChar"/>
              </w:rPr>
              <w:t>}. NAP adds {</w:t>
            </w:r>
            <w:r w:rsidRPr="00DA5679">
              <w:rPr>
                <w:rStyle w:val="codelist"/>
              </w:rPr>
              <w:t>multimediaDigital, diagramDigital</w:t>
            </w:r>
            <w:r w:rsidR="00DA5679">
              <w:t>}</w:t>
            </w:r>
            <w:r w:rsidR="00BD243B">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BD0114">
              <w:rPr>
                <w:i/>
              </w:rPr>
              <w:fldChar w:fldCharType="begin"/>
            </w:r>
            <w:r w:rsidR="00BD243B" w:rsidRPr="00BD0114">
              <w:rPr>
                <w:i/>
              </w:rPr>
              <w:instrText xml:space="preserve"> REF _Ref247269078 \h </w:instrText>
            </w:r>
            <w:r w:rsidR="00BD0114">
              <w:rPr>
                <w:i/>
              </w:rPr>
              <w:instrText xml:space="preserve"> \* MERGEFORMAT </w:instrText>
            </w:r>
            <w:r w:rsidR="00BD243B" w:rsidRPr="00BD0114">
              <w:rPr>
                <w:i/>
              </w:rPr>
            </w:r>
            <w:r w:rsidR="00BD243B" w:rsidRPr="00BD0114">
              <w:rPr>
                <w:i/>
              </w:rPr>
              <w:fldChar w:fldCharType="separate"/>
            </w:r>
            <w:r w:rsidR="002C0A6A" w:rsidRPr="009851E6">
              <w:rPr>
                <w:i/>
              </w:rPr>
              <w:t>Codelists</w:t>
            </w:r>
            <w:r w:rsidR="00BD243B" w:rsidRPr="00BD0114">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lastRenderedPageBreak/>
              <w:t>Resource series (O)</w:t>
            </w:r>
          </w:p>
          <w:p w:rsidR="001457A2" w:rsidRDefault="001457A2" w:rsidP="00A357C8">
            <w:r w:rsidRPr="0018144D">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18144D">
              <w:rPr>
                <w:rStyle w:val="ElementxPath"/>
              </w:rPr>
              <w:t>/</w:t>
            </w:r>
            <w:r>
              <w:rPr>
                <w:rStyle w:val="ElementxPath"/>
              </w:rPr>
              <w:t>series</w:t>
            </w:r>
          </w:p>
        </w:tc>
        <w:tc>
          <w:tcPr>
            <w:tcW w:w="372" w:type="pct"/>
          </w:tcPr>
          <w:p w:rsidR="001457A2" w:rsidRDefault="001457A2" w:rsidP="00A357C8">
            <w:pPr>
              <w:jc w:val="center"/>
            </w:pPr>
            <w:r>
              <w:t>O-O</w:t>
            </w:r>
          </w:p>
        </w:tc>
        <w:tc>
          <w:tcPr>
            <w:tcW w:w="3434" w:type="pct"/>
          </w:tcPr>
          <w:p w:rsidR="001457A2" w:rsidRDefault="001457A2" w:rsidP="00A357C8">
            <w:r>
              <w:t>Information about the series or collection of which the cited service is a part. NAP rule: (name + issueIdentification) &gt; 0. At this point there is not much precedent for aggregating services into a formal series, so in general this element is probably not applicable to se</w:t>
            </w:r>
            <w:r>
              <w:t>r</w:t>
            </w:r>
            <w:r>
              <w:t>vices.</w:t>
            </w:r>
            <w:r w:rsidR="0071625E">
              <w:t xml:space="preserve"> This profile specifies no convention for its use.</w:t>
            </w:r>
          </w:p>
        </w:tc>
      </w:tr>
      <w:tr w:rsidR="001457A2" w:rsidTr="00C55311">
        <w:trPr>
          <w:cantSplit/>
        </w:trPr>
        <w:tc>
          <w:tcPr>
            <w:tcW w:w="1194" w:type="pct"/>
          </w:tcPr>
          <w:p w:rsidR="001457A2" w:rsidRDefault="001457A2" w:rsidP="00A357C8">
            <w:r>
              <w:t>Resource other citation d</w:t>
            </w:r>
            <w:r>
              <w:t>e</w:t>
            </w:r>
            <w:r>
              <w:t xml:space="preserve">tails (O) </w:t>
            </w:r>
          </w:p>
          <w:p w:rsidR="001457A2" w:rsidRPr="00F57979" w:rsidRDefault="001457A2" w:rsidP="00A357C8">
            <w:pPr>
              <w:rPr>
                <w:rStyle w:val="ElementxPath"/>
              </w:rPr>
            </w:pPr>
            <w:r w:rsidRPr="00F57979">
              <w:rPr>
                <w:rStyle w:val="ElementxPath"/>
              </w:rPr>
              <w:t>identificationI</w:t>
            </w:r>
            <w:r>
              <w:rPr>
                <w:rStyle w:val="ElementxPath"/>
              </w:rPr>
              <w:t>n</w:t>
            </w:r>
            <w:r w:rsidRPr="00F57979">
              <w:rPr>
                <w:rStyle w:val="ElementxPath"/>
              </w:rPr>
              <w:t>fo/</w:t>
            </w:r>
            <w:r w:rsidR="00915B7E">
              <w:rPr>
                <w:rStyle w:val="ElementxPath"/>
              </w:rPr>
              <w:t>-</w:t>
            </w:r>
            <w:r w:rsidRPr="00CB6E90">
              <w:rPr>
                <w:rStyle w:val="ElementxPath"/>
              </w:rPr>
              <w:t>SV_ServiceIdentification</w:t>
            </w:r>
            <w:r w:rsidRPr="00F57979">
              <w:rPr>
                <w:rStyle w:val="ElementxPath"/>
              </w:rPr>
              <w:t>/</w:t>
            </w:r>
            <w:r w:rsidR="00915B7E">
              <w:rPr>
                <w:rStyle w:val="ElementxPath"/>
              </w:rPr>
              <w:t>-</w:t>
            </w:r>
            <w:r w:rsidRPr="00F57979">
              <w:rPr>
                <w:rStyle w:val="ElementxPath"/>
              </w:rPr>
              <w:t>cit</w:t>
            </w:r>
            <w:r>
              <w:rPr>
                <w:rStyle w:val="ElementxPath"/>
              </w:rPr>
              <w:t>a</w:t>
            </w:r>
            <w:r w:rsidRPr="00F57979">
              <w:rPr>
                <w:rStyle w:val="ElementxPath"/>
              </w:rPr>
              <w:t>tion/CI_Citation</w:t>
            </w:r>
            <w:r>
              <w:rPr>
                <w:rStyle w:val="ElementxPath"/>
              </w:rPr>
              <w:t>/</w:t>
            </w:r>
            <w:r w:rsidR="00915B7E">
              <w:rPr>
                <w:rStyle w:val="ElementxPath"/>
              </w:rPr>
              <w:t>-</w:t>
            </w:r>
            <w:r>
              <w:rPr>
                <w:rStyle w:val="ElementxPath"/>
              </w:rPr>
              <w:t>otherCitationDetails</w:t>
            </w:r>
          </w:p>
        </w:tc>
        <w:tc>
          <w:tcPr>
            <w:tcW w:w="372" w:type="pct"/>
          </w:tcPr>
          <w:p w:rsidR="001457A2" w:rsidRDefault="001457A2" w:rsidP="00A357C8">
            <w:pPr>
              <w:jc w:val="center"/>
            </w:pPr>
            <w:r>
              <w:t>O-O</w:t>
            </w:r>
          </w:p>
        </w:tc>
        <w:tc>
          <w:tcPr>
            <w:tcW w:w="3434" w:type="pct"/>
          </w:tcPr>
          <w:p w:rsidR="001457A2" w:rsidRDefault="00D7379C" w:rsidP="0042550F">
            <w:r>
              <w:t>F</w:t>
            </w:r>
            <w:r w:rsidR="001457A2">
              <w:t>ree text information</w:t>
            </w:r>
            <w:r>
              <w:t xml:space="preserve"> useful to identify and cite the described service instance</w:t>
            </w:r>
            <w:r w:rsidR="0071625E">
              <w:t>. This profile specifies no convention for its use.</w:t>
            </w:r>
          </w:p>
        </w:tc>
      </w:tr>
      <w:tr w:rsidR="001457A2" w:rsidTr="00C55311">
        <w:trPr>
          <w:cantSplit/>
        </w:trPr>
        <w:tc>
          <w:tcPr>
            <w:tcW w:w="1194" w:type="pct"/>
          </w:tcPr>
          <w:p w:rsidR="001457A2" w:rsidRPr="00F57979" w:rsidRDefault="001457A2" w:rsidP="00A357C8">
            <w:r>
              <w:t>Resource collective title (O)</w:t>
            </w:r>
          </w:p>
          <w:p w:rsidR="001457A2" w:rsidRPr="00F57979" w:rsidRDefault="001457A2" w:rsidP="00A357C8">
            <w:pPr>
              <w:rPr>
                <w:rStyle w:val="ElementxPath"/>
              </w:rPr>
            </w:pPr>
            <w:r w:rsidRPr="00F57979">
              <w:rPr>
                <w:rStyle w:val="ElementxPath"/>
              </w:rPr>
              <w:t>identificationI</w:t>
            </w:r>
            <w:r>
              <w:rPr>
                <w:rStyle w:val="ElementxPath"/>
              </w:rPr>
              <w:t>n</w:t>
            </w:r>
            <w:r w:rsidRPr="00F57979">
              <w:rPr>
                <w:rStyle w:val="ElementxPath"/>
              </w:rPr>
              <w:t>fo/</w:t>
            </w:r>
            <w:r w:rsidR="00AA3A30">
              <w:rPr>
                <w:rStyle w:val="ElementxPath"/>
              </w:rPr>
              <w:softHyphen/>
            </w:r>
            <w:r w:rsidRPr="00CB6E90">
              <w:rPr>
                <w:rStyle w:val="ElementxPath"/>
              </w:rPr>
              <w:t>SV_ServiceIdentification</w:t>
            </w:r>
            <w:r w:rsidRPr="00F57979">
              <w:rPr>
                <w:rStyle w:val="ElementxPath"/>
              </w:rPr>
              <w:t>/</w:t>
            </w:r>
            <w:r w:rsidR="00AA3A30">
              <w:rPr>
                <w:rStyle w:val="ElementxPath"/>
              </w:rPr>
              <w:softHyphen/>
            </w:r>
            <w:r w:rsidRPr="00F57979">
              <w:rPr>
                <w:rStyle w:val="ElementxPath"/>
              </w:rPr>
              <w:t>cit</w:t>
            </w:r>
            <w:r>
              <w:rPr>
                <w:rStyle w:val="ElementxPath"/>
              </w:rPr>
              <w:t>a</w:t>
            </w:r>
            <w:r w:rsidRPr="00F57979">
              <w:rPr>
                <w:rStyle w:val="ElementxPath"/>
              </w:rPr>
              <w:t>tion/CI_Citation</w:t>
            </w:r>
            <w:r>
              <w:rPr>
                <w:rStyle w:val="ElementxPath"/>
              </w:rPr>
              <w:t>/</w:t>
            </w:r>
            <w:r w:rsidR="00AA3A30">
              <w:rPr>
                <w:rStyle w:val="ElementxPath"/>
              </w:rPr>
              <w:softHyphen/>
            </w:r>
            <w:r>
              <w:rPr>
                <w:rStyle w:val="ElementxPath"/>
              </w:rPr>
              <w:t>collective</w:t>
            </w:r>
            <w:r w:rsidR="00AA3A30">
              <w:rPr>
                <w:rStyle w:val="ElementxPath"/>
              </w:rPr>
              <w:softHyphen/>
            </w:r>
            <w:r>
              <w:rPr>
                <w:rStyle w:val="ElementxPath"/>
              </w:rPr>
              <w:t>Title</w:t>
            </w:r>
          </w:p>
        </w:tc>
        <w:tc>
          <w:tcPr>
            <w:tcW w:w="372" w:type="pct"/>
          </w:tcPr>
          <w:p w:rsidR="001457A2" w:rsidRDefault="001457A2" w:rsidP="00A357C8">
            <w:pPr>
              <w:jc w:val="center"/>
            </w:pPr>
            <w:r>
              <w:t>O-O</w:t>
            </w:r>
          </w:p>
        </w:tc>
        <w:tc>
          <w:tcPr>
            <w:tcW w:w="3434" w:type="pct"/>
          </w:tcPr>
          <w:p w:rsidR="001457A2" w:rsidRDefault="00D7379C" w:rsidP="00A357C8">
            <w:r>
              <w:t>Free text title of a</w:t>
            </w:r>
            <w:r w:rsidR="00AA3A30">
              <w:t xml:space="preserve"> </w:t>
            </w:r>
            <w:r w:rsidR="00EE6EBE">
              <w:t>"</w:t>
            </w:r>
            <w:r w:rsidR="001457A2">
              <w:t>combined resource of which the service is a part.</w:t>
            </w:r>
            <w:r w:rsidR="00EE6EBE">
              <w:t>"</w:t>
            </w:r>
            <w:r w:rsidR="001457A2">
              <w:t xml:space="preserve"> At this point there is not much precedent for aggregating services into a collections, so in general this element is probably not applicable to services.</w:t>
            </w:r>
            <w:r>
              <w:t xml:space="preserve"> </w:t>
            </w:r>
            <w:r w:rsidR="0071625E">
              <w:t>This profile specifies no convention for its use.</w:t>
            </w:r>
          </w:p>
        </w:tc>
      </w:tr>
      <w:tr w:rsidR="001457A2" w:rsidTr="00C55311">
        <w:trPr>
          <w:cantSplit/>
        </w:trPr>
        <w:tc>
          <w:tcPr>
            <w:tcW w:w="1194" w:type="pct"/>
          </w:tcPr>
          <w:p w:rsidR="001457A2" w:rsidRDefault="001457A2" w:rsidP="00A357C8">
            <w:r>
              <w:t>Resource abstract (M)</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sidRPr="0018146B">
              <w:rPr>
                <w:rStyle w:val="ElementxPath"/>
              </w:rPr>
              <w:t>abstract</w:t>
            </w:r>
          </w:p>
        </w:tc>
        <w:tc>
          <w:tcPr>
            <w:tcW w:w="372" w:type="pct"/>
          </w:tcPr>
          <w:p w:rsidR="001457A2" w:rsidRDefault="001457A2" w:rsidP="00A357C8">
            <w:pPr>
              <w:jc w:val="center"/>
            </w:pPr>
            <w:r>
              <w:t>M-M</w:t>
            </w:r>
          </w:p>
        </w:tc>
        <w:tc>
          <w:tcPr>
            <w:tcW w:w="3434" w:type="pct"/>
          </w:tcPr>
          <w:p w:rsidR="001457A2" w:rsidRDefault="001457A2" w:rsidP="00A357C8">
            <w:r>
              <w:t>A free text summary of the content, significance, purpose, scope, etc. of the service d</w:t>
            </w:r>
            <w:r>
              <w:t>e</w:t>
            </w:r>
            <w:r>
              <w:t>scribed by this metadata. Exactly one value.</w:t>
            </w:r>
          </w:p>
        </w:tc>
      </w:tr>
      <w:tr w:rsidR="001457A2" w:rsidTr="00C55311">
        <w:trPr>
          <w:cantSplit/>
        </w:trPr>
        <w:tc>
          <w:tcPr>
            <w:tcW w:w="1194" w:type="pct"/>
          </w:tcPr>
          <w:p w:rsidR="001457A2" w:rsidRDefault="001457A2" w:rsidP="00A357C8">
            <w:r>
              <w:t>Resource purpose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purpose</w:t>
            </w:r>
          </w:p>
        </w:tc>
        <w:tc>
          <w:tcPr>
            <w:tcW w:w="372" w:type="pct"/>
          </w:tcPr>
          <w:p w:rsidR="001457A2" w:rsidRDefault="001457A2" w:rsidP="00A357C8">
            <w:pPr>
              <w:jc w:val="center"/>
            </w:pPr>
            <w:r>
              <w:t>O-O</w:t>
            </w:r>
          </w:p>
        </w:tc>
        <w:tc>
          <w:tcPr>
            <w:tcW w:w="3434" w:type="pct"/>
          </w:tcPr>
          <w:p w:rsidR="001457A2" w:rsidRDefault="00D7379C" w:rsidP="00A357C8">
            <w:r>
              <w:t>Text s</w:t>
            </w:r>
            <w:r w:rsidR="001457A2">
              <w:t xml:space="preserve">ummary of the intentions for which the service was developed, including objectives for creating the service and use cases it is designed to support. </w:t>
            </w:r>
            <w:r>
              <w:t>One value optional.</w:t>
            </w:r>
          </w:p>
        </w:tc>
      </w:tr>
      <w:tr w:rsidR="001457A2" w:rsidRPr="00B53769" w:rsidTr="00C55311">
        <w:trPr>
          <w:cantSplit/>
        </w:trPr>
        <w:tc>
          <w:tcPr>
            <w:tcW w:w="1194" w:type="pct"/>
          </w:tcPr>
          <w:p w:rsidR="001457A2" w:rsidRDefault="001457A2" w:rsidP="00A357C8">
            <w:r>
              <w:t>Resource status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status</w:t>
            </w:r>
          </w:p>
        </w:tc>
        <w:tc>
          <w:tcPr>
            <w:tcW w:w="372" w:type="pct"/>
          </w:tcPr>
          <w:p w:rsidR="001457A2" w:rsidRDefault="001457A2" w:rsidP="00A357C8">
            <w:pPr>
              <w:jc w:val="center"/>
            </w:pPr>
            <w:r>
              <w:t>M-M</w:t>
            </w:r>
          </w:p>
        </w:tc>
        <w:tc>
          <w:tcPr>
            <w:tcW w:w="3434" w:type="pct"/>
          </w:tcPr>
          <w:p w:rsidR="001457A2" w:rsidRPr="00B53769" w:rsidRDefault="001457A2" w:rsidP="0042550F">
            <w:r>
              <w:t xml:space="preserve">Value is from </w:t>
            </w:r>
            <w:r w:rsidRPr="00B53769">
              <w:t>MD_ProgressCode</w:t>
            </w:r>
            <w:r>
              <w:t xml:space="preserve"> codelist. </w:t>
            </w:r>
            <w:r w:rsidR="00AA3A30">
              <w:t xml:space="preserve">ISO </w:t>
            </w:r>
            <w:r w:rsidR="007713B2">
              <w:t xml:space="preserve">Code names </w:t>
            </w:r>
            <w:r>
              <w:t xml:space="preserve">applicable to services include </w:t>
            </w:r>
            <w:r w:rsidR="007713B2">
              <w:t>{</w:t>
            </w:r>
            <w:r w:rsidRPr="007713B2">
              <w:rPr>
                <w:rStyle w:val="codelist"/>
              </w:rPr>
              <w:t>completed, obsolete, onGoing, planned, required, underDevelopment</w:t>
            </w:r>
            <w:r w:rsidR="00AA3A30" w:rsidRPr="00AA3A30">
              <w:rPr>
                <w:rStyle w:val="TableentryChar"/>
              </w:rPr>
              <w:t xml:space="preserve">}. </w:t>
            </w:r>
            <w:r>
              <w:t>Obs</w:t>
            </w:r>
            <w:r>
              <w:t>o</w:t>
            </w:r>
            <w:r>
              <w:t>lete is synonymous with deprecated</w:t>
            </w:r>
            <w:r w:rsidR="0071625E">
              <w:t xml:space="preserve"> for this profile</w:t>
            </w:r>
            <w: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A66D79">
              <w:rPr>
                <w:i/>
              </w:rPr>
              <w:fldChar w:fldCharType="begin"/>
            </w:r>
            <w:r w:rsidR="00BD243B" w:rsidRPr="00A66D79">
              <w:rPr>
                <w:i/>
              </w:rPr>
              <w:instrText xml:space="preserve"> REF _Ref247269078 \h </w:instrText>
            </w:r>
            <w:r w:rsidR="00A66D79">
              <w:rPr>
                <w:i/>
              </w:rPr>
              <w:instrText xml:space="preserve"> \* MERGEFORMAT </w:instrText>
            </w:r>
            <w:r w:rsidR="00BD243B" w:rsidRPr="00A66D79">
              <w:rPr>
                <w:i/>
              </w:rPr>
            </w:r>
            <w:r w:rsidR="00BD243B" w:rsidRPr="00A66D79">
              <w:rPr>
                <w:i/>
              </w:rPr>
              <w:fldChar w:fldCharType="separate"/>
            </w:r>
            <w:r w:rsidR="002C0A6A" w:rsidRPr="009851E6">
              <w:rPr>
                <w:i/>
              </w:rPr>
              <w:t>Codelists</w:t>
            </w:r>
            <w:r w:rsidR="00BD243B" w:rsidRPr="00A66D79">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lastRenderedPageBreak/>
              <w:t>Resource point of contact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pointOfContact</w:t>
            </w:r>
          </w:p>
        </w:tc>
        <w:tc>
          <w:tcPr>
            <w:tcW w:w="372" w:type="pct"/>
          </w:tcPr>
          <w:p w:rsidR="001457A2" w:rsidRDefault="001457A2" w:rsidP="00A357C8">
            <w:pPr>
              <w:jc w:val="center"/>
            </w:pPr>
            <w:r>
              <w:t>O-</w:t>
            </w:r>
            <w:r w:rsidR="00D7379C" w:rsidRPr="009851E6">
              <w:rPr>
                <w:b/>
              </w:rPr>
              <w:t>O</w:t>
            </w:r>
            <w:r w:rsidR="0071625E" w:rsidRPr="009851E6">
              <w:rPr>
                <w:b/>
                <w:vertAlign w:val="superscript"/>
              </w:rPr>
              <w:t>R</w:t>
            </w:r>
          </w:p>
        </w:tc>
        <w:tc>
          <w:tcPr>
            <w:tcW w:w="3434" w:type="pct"/>
          </w:tcPr>
          <w:p w:rsidR="001457A2" w:rsidRDefault="001457A2" w:rsidP="00A357C8">
            <w:r>
              <w:rPr>
                <w:rStyle w:val="ElementxPath"/>
              </w:rPr>
              <w:t>pointOfCont</w:t>
            </w:r>
            <w:r w:rsidRPr="008C6988">
              <w:rPr>
                <w:rStyle w:val="ElementxPath"/>
              </w:rPr>
              <w:t>act/CI_ResponsibleParty</w:t>
            </w:r>
            <w:r>
              <w:t xml:space="preserve"> element for service metadata should contain information for a point of contact to report problems with the service. </w:t>
            </w:r>
            <w:r w:rsidR="00D7379C">
              <w:t>Element</w:t>
            </w:r>
            <w:r>
              <w:t xml:space="preserve"> is optional</w:t>
            </w:r>
            <w:r w:rsidR="00D7379C">
              <w:t xml:space="preserve"> </w:t>
            </w:r>
            <w:r>
              <w:t>but highly re</w:t>
            </w:r>
            <w:r>
              <w:t>c</w:t>
            </w:r>
            <w:r>
              <w:t>ommended! USGIN rule that count of (individualName + organisationName + positio</w:t>
            </w:r>
            <w:r>
              <w:t>n</w:t>
            </w:r>
            <w:r>
              <w:t xml:space="preserve">Name) &gt; 0. The </w:t>
            </w:r>
            <w:r w:rsidRPr="0032148F">
              <w:rPr>
                <w:rStyle w:val="ElementxPath"/>
              </w:rPr>
              <w:t>CI_ResponsibleParty/role/CI_RoleCode@codeListValue</w:t>
            </w:r>
            <w:r>
              <w:t xml:space="preserve"> is from </w:t>
            </w:r>
            <w:r w:rsidRPr="00AF392B">
              <w:t>CI_RoleCode</w:t>
            </w:r>
            <w:r>
              <w:t xml:space="preserve">; applicable </w:t>
            </w:r>
            <w:r w:rsidR="007713B2">
              <w:t xml:space="preserve">name </w:t>
            </w:r>
            <w:r>
              <w:t>for the point of contact party are</w:t>
            </w:r>
            <w:r w:rsidR="00AD5E58">
              <w:t xml:space="preserve"> from the ISO codelist</w:t>
            </w:r>
            <w:r>
              <w:t xml:space="preserve"> </w:t>
            </w:r>
            <w:r w:rsidR="007713B2">
              <w:t>{</w:t>
            </w:r>
            <w:r w:rsidRPr="007713B2">
              <w:rPr>
                <w:rStyle w:val="codelist"/>
              </w:rPr>
              <w:t>resourceProvi</w:t>
            </w:r>
            <w:r w:rsidRPr="007713B2">
              <w:rPr>
                <w:rStyle w:val="codelist"/>
              </w:rPr>
              <w:t>d</w:t>
            </w:r>
            <w:r w:rsidRPr="007713B2">
              <w:rPr>
                <w:rStyle w:val="codelist"/>
              </w:rPr>
              <w:t>er, custodian, owner</w:t>
            </w:r>
            <w:r w:rsidR="007713B2">
              <w:t>}.</w:t>
            </w:r>
            <w:r w:rsidR="00887022">
              <w:t xml:space="preserve"> D</w:t>
            </w:r>
            <w:r w:rsidR="003C0DE9">
              <w:t>ue to interoperability problems</w:t>
            </w:r>
            <w:r w:rsidR="00887022">
              <w:t xml:space="preserve"> with NAP identifiers different from ISO identifiers for the same codelist elements</w:t>
            </w:r>
            <w:r w:rsidR="003C0DE9">
              <w:t xml:space="preserve">, USGIN </w:t>
            </w:r>
            <w:r w:rsidR="00887022">
              <w:t>mandates use of</w:t>
            </w:r>
            <w:r w:rsidR="003C0DE9">
              <w:t xml:space="preserve"> ISO codelists.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DE4B79">
              <w:rPr>
                <w:i/>
              </w:rPr>
              <w:fldChar w:fldCharType="begin"/>
            </w:r>
            <w:r w:rsidR="00BD243B" w:rsidRPr="00DE4B79">
              <w:rPr>
                <w:i/>
              </w:rPr>
              <w:instrText xml:space="preserve"> REF _Ref247269078 \h </w:instrText>
            </w:r>
            <w:r w:rsidR="00DE4B79">
              <w:rPr>
                <w:i/>
              </w:rPr>
              <w:instrText xml:space="preserve"> \* MERGEFORMAT </w:instrText>
            </w:r>
            <w:r w:rsidR="00BD243B" w:rsidRPr="00DE4B79">
              <w:rPr>
                <w:i/>
              </w:rPr>
            </w:r>
            <w:r w:rsidR="00BD243B" w:rsidRPr="00DE4B79">
              <w:rPr>
                <w:i/>
              </w:rPr>
              <w:fldChar w:fldCharType="separate"/>
            </w:r>
            <w:r w:rsidR="002C0A6A" w:rsidRPr="009851E6">
              <w:rPr>
                <w:i/>
              </w:rPr>
              <w:t>Codelists</w:t>
            </w:r>
            <w:r w:rsidR="00BD243B" w:rsidRPr="00DE4B79">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t>Resource maintenance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resourceMaintenance</w:t>
            </w:r>
          </w:p>
        </w:tc>
        <w:tc>
          <w:tcPr>
            <w:tcW w:w="372" w:type="pct"/>
          </w:tcPr>
          <w:p w:rsidR="001457A2" w:rsidRDefault="001457A2" w:rsidP="00A357C8">
            <w:pPr>
              <w:jc w:val="center"/>
            </w:pPr>
            <w:r>
              <w:t>O-O</w:t>
            </w:r>
          </w:p>
        </w:tc>
        <w:tc>
          <w:tcPr>
            <w:tcW w:w="3434" w:type="pct"/>
          </w:tcPr>
          <w:p w:rsidR="001457A2" w:rsidRDefault="001457A2" w:rsidP="00A357C8">
            <w:r>
              <w:t xml:space="preserve">This element provides information about the maintenance schedule or history of the service described by the metadata record. For a service, only one </w:t>
            </w:r>
            <w:r w:rsidRPr="006B3F63">
              <w:rPr>
                <w:rStyle w:val="ElementxPath"/>
              </w:rPr>
              <w:t>MD_MaintenanceInformation</w:t>
            </w:r>
            <w:r>
              <w:t xml:space="preserve"> el</w:t>
            </w:r>
            <w:r>
              <w:t>e</w:t>
            </w:r>
            <w:r>
              <w:t xml:space="preserve">ments may be included; for which the  </w:t>
            </w:r>
            <w:r w:rsidRPr="006B3F63">
              <w:rPr>
                <w:rStyle w:val="ElementxPath"/>
              </w:rPr>
              <w:t>MD_ScopeDescription</w:t>
            </w:r>
            <w:r>
              <w:t xml:space="preserve"> MD_ScopeCode will be ‘service’. If </w:t>
            </w:r>
            <w:r w:rsidRPr="006B3F63">
              <w:rPr>
                <w:rStyle w:val="ElementxPath"/>
              </w:rPr>
              <w:t>MD_MaintenanceInformation</w:t>
            </w:r>
            <w:r>
              <w:t xml:space="preserve"> is present, then </w:t>
            </w:r>
            <w:r w:rsidRPr="0064518D">
              <w:rPr>
                <w:rStyle w:val="ElementxPath"/>
              </w:rPr>
              <w:t>maintenanceAndUpdateFrequency</w:t>
            </w:r>
            <w:r>
              <w:t xml:space="preserve"> is mandatatory, populated by a MantenanceFrequencyCode</w:t>
            </w:r>
            <w:r w:rsidR="007713B2">
              <w:t xml:space="preserve">; </w:t>
            </w:r>
            <w:r w:rsidR="00AD5E58">
              <w:t xml:space="preserve">ISO </w:t>
            </w:r>
            <w:r w:rsidR="007713B2">
              <w:t>names in this codelist are</w:t>
            </w:r>
            <w:r>
              <w:t xml:space="preserve"> </w:t>
            </w:r>
            <w:r w:rsidR="00C06453">
              <w:t>{</w:t>
            </w:r>
            <w:r w:rsidRPr="00DA5679">
              <w:rPr>
                <w:rStyle w:val="codelist"/>
              </w:rPr>
              <w:t>continual, daily, weekly, fortnightly, monthly, quarterly, biannually, annually, asNeeded, irregular, notPlanned, unknown</w:t>
            </w:r>
            <w:r w:rsidR="00AD5E58" w:rsidRPr="00AD5E58">
              <w:rPr>
                <w:rStyle w:val="TableentryChar"/>
              </w:rP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DE4B79">
              <w:rPr>
                <w:i/>
              </w:rPr>
              <w:fldChar w:fldCharType="begin"/>
            </w:r>
            <w:r w:rsidR="00BD243B" w:rsidRPr="00DE4B79">
              <w:rPr>
                <w:i/>
              </w:rPr>
              <w:instrText xml:space="preserve"> REF _Ref247269078 \h </w:instrText>
            </w:r>
            <w:r w:rsidR="00DE4B79">
              <w:rPr>
                <w:i/>
              </w:rPr>
              <w:instrText xml:space="preserve"> \* MERGEFORMAT </w:instrText>
            </w:r>
            <w:r w:rsidR="00BD243B" w:rsidRPr="00DE4B79">
              <w:rPr>
                <w:i/>
              </w:rPr>
            </w:r>
            <w:r w:rsidR="00BD243B" w:rsidRPr="00DE4B79">
              <w:rPr>
                <w:i/>
              </w:rPr>
              <w:fldChar w:fldCharType="separate"/>
            </w:r>
            <w:r w:rsidR="002C0A6A" w:rsidRPr="009851E6">
              <w:rPr>
                <w:i/>
              </w:rPr>
              <w:t>Codelists</w:t>
            </w:r>
            <w:r w:rsidR="00BD243B" w:rsidRPr="00DE4B79">
              <w:rPr>
                <w:i/>
              </w:rPr>
              <w:fldChar w:fldCharType="end"/>
            </w:r>
            <w:r w:rsidR="00BD243B" w:rsidRPr="00CB2F1D">
              <w:t xml:space="preserve"> for details on </w:t>
            </w:r>
            <w:r w:rsidR="00BD243B">
              <w:t>codelist usage</w:t>
            </w:r>
            <w:r w:rsidR="00BD243B" w:rsidRPr="00CB2F1D">
              <w:t>.</w:t>
            </w:r>
            <w:r w:rsidR="00BD243B">
              <w:t xml:space="preserve"> </w:t>
            </w:r>
            <w:r w:rsidR="00AD376D">
              <w:t>USGIN recommends following the NAP-</w:t>
            </w:r>
            <w:r>
              <w:t xml:space="preserve">specified best practice that </w:t>
            </w:r>
            <w:r>
              <w:rPr>
                <w:rFonts w:eastAsia="Times New Roman" w:cs="Arial"/>
                <w:szCs w:val="20"/>
              </w:rPr>
              <w:t xml:space="preserve">when </w:t>
            </w:r>
            <w:r w:rsidRPr="00CB6E90">
              <w:rPr>
                <w:rStyle w:val="ElementxPath"/>
              </w:rPr>
              <w:t>SV_ServiceIdentification</w:t>
            </w:r>
            <w:r>
              <w:rPr>
                <w:rStyle w:val="ElementxPath"/>
              </w:rPr>
              <w:t>/</w:t>
            </w:r>
            <w:r w:rsidR="00AD5E58">
              <w:rPr>
                <w:rStyle w:val="ElementxPath"/>
              </w:rPr>
              <w:softHyphen/>
            </w:r>
            <w:r w:rsidRPr="0064518D">
              <w:rPr>
                <w:rStyle w:val="ElementxPath"/>
              </w:rPr>
              <w:t>status</w:t>
            </w:r>
            <w:r>
              <w:rPr>
                <w:rFonts w:eastAsia="Times New Roman" w:cs="Arial"/>
                <w:szCs w:val="20"/>
              </w:rPr>
              <w:t xml:space="preserve"> is set to </w:t>
            </w:r>
            <w:r w:rsidR="00EE6EBE">
              <w:rPr>
                <w:rFonts w:eastAsia="Times New Roman" w:cs="Arial"/>
                <w:szCs w:val="20"/>
              </w:rPr>
              <w:t>"</w:t>
            </w:r>
            <w:r>
              <w:rPr>
                <w:rFonts w:eastAsia="Times New Roman" w:cs="Arial"/>
                <w:szCs w:val="20"/>
              </w:rPr>
              <w:t>onGoing,</w:t>
            </w:r>
            <w:r w:rsidR="00EE6EBE">
              <w:rPr>
                <w:rFonts w:eastAsia="Times New Roman" w:cs="Arial"/>
                <w:szCs w:val="20"/>
              </w:rPr>
              <w:t>"</w:t>
            </w:r>
            <w:r>
              <w:rPr>
                <w:rFonts w:eastAsia="Times New Roman" w:cs="Arial"/>
                <w:szCs w:val="20"/>
              </w:rPr>
              <w:t xml:space="preserve"> either the attribute </w:t>
            </w:r>
            <w:r>
              <w:rPr>
                <w:rStyle w:val="ElementxPath"/>
              </w:rPr>
              <w:t>MD_Maintenance</w:t>
            </w:r>
            <w:r w:rsidR="00AD376D">
              <w:rPr>
                <w:rStyle w:val="ElementxPath"/>
              </w:rPr>
              <w:softHyphen/>
            </w:r>
            <w:r>
              <w:rPr>
                <w:rStyle w:val="ElementxPath"/>
              </w:rPr>
              <w:t>Information</w:t>
            </w:r>
            <w:r w:rsidR="00AD376D">
              <w:rPr>
                <w:rStyle w:val="ElementxPath"/>
              </w:rPr>
              <w:t>/</w:t>
            </w:r>
            <w:r w:rsidR="00AD376D">
              <w:rPr>
                <w:rStyle w:val="ElementxPath"/>
              </w:rPr>
              <w:softHyphen/>
            </w:r>
            <w:r w:rsidRPr="0064518D">
              <w:rPr>
                <w:rStyle w:val="ElementxPath"/>
              </w:rPr>
              <w:t>dateOfNextUpdate</w:t>
            </w:r>
            <w:r>
              <w:rPr>
                <w:rFonts w:eastAsia="Times New Roman" w:cs="Arial"/>
                <w:szCs w:val="20"/>
              </w:rPr>
              <w:t xml:space="preserve"> or </w:t>
            </w:r>
            <w:r>
              <w:rPr>
                <w:rStyle w:val="ElementxPath"/>
              </w:rPr>
              <w:t>MD_MaintenanceInformation/</w:t>
            </w:r>
            <w:r w:rsidR="00BD243B">
              <w:rPr>
                <w:rStyle w:val="ElementxPath"/>
              </w:rPr>
              <w:softHyphen/>
            </w:r>
            <w:r w:rsidRPr="0064518D">
              <w:rPr>
                <w:rStyle w:val="ElementxPath"/>
              </w:rPr>
              <w:t>user</w:t>
            </w:r>
            <w:r w:rsidR="00BD243B">
              <w:rPr>
                <w:rStyle w:val="ElementxPath"/>
              </w:rPr>
              <w:softHyphen/>
            </w:r>
            <w:r w:rsidRPr="0064518D">
              <w:rPr>
                <w:rStyle w:val="ElementxPath"/>
              </w:rPr>
              <w:t>Defined</w:t>
            </w:r>
            <w:r>
              <w:rPr>
                <w:rStyle w:val="ElementxPath"/>
              </w:rPr>
              <w:softHyphen/>
            </w:r>
            <w:r w:rsidRPr="0064518D">
              <w:rPr>
                <w:rStyle w:val="ElementxPath"/>
              </w:rPr>
              <w:t>Maintenance</w:t>
            </w:r>
            <w:r>
              <w:rPr>
                <w:rStyle w:val="ElementxPath"/>
              </w:rPr>
              <w:softHyphen/>
            </w:r>
            <w:r w:rsidRPr="0064518D">
              <w:rPr>
                <w:rStyle w:val="ElementxPath"/>
              </w:rPr>
              <w:t>Frequency</w:t>
            </w:r>
            <w:r>
              <w:rPr>
                <w:rFonts w:eastAsia="Times New Roman" w:cs="Arial"/>
                <w:szCs w:val="20"/>
              </w:rPr>
              <w:t xml:space="preserve"> must be provided.</w:t>
            </w:r>
          </w:p>
          <w:p w:rsidR="001457A2" w:rsidRDefault="001457A2" w:rsidP="0042550F">
            <w:r>
              <w:t xml:space="preserve">Maintenance information </w:t>
            </w:r>
            <w:r w:rsidR="00AD376D">
              <w:t xml:space="preserve">specific to particular </w:t>
            </w:r>
            <w:r>
              <w:t xml:space="preserve">data the service presents should be included in the dataset metadata for coupleResources associated with the service. </w:t>
            </w:r>
          </w:p>
        </w:tc>
      </w:tr>
      <w:tr w:rsidR="001457A2" w:rsidRPr="006B3F63" w:rsidTr="00C55311">
        <w:trPr>
          <w:cantSplit/>
        </w:trPr>
        <w:tc>
          <w:tcPr>
            <w:tcW w:w="1194" w:type="pct"/>
          </w:tcPr>
          <w:p w:rsidR="001457A2" w:rsidRDefault="001457A2" w:rsidP="00A357C8">
            <w:r>
              <w:lastRenderedPageBreak/>
              <w:t>Graphic overview of resource (O)</w:t>
            </w:r>
          </w:p>
          <w:p w:rsidR="001457A2" w:rsidRDefault="001457A2" w:rsidP="00A357C8">
            <w:r w:rsidRPr="0018146B">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graphicOverview</w:t>
            </w:r>
          </w:p>
        </w:tc>
        <w:tc>
          <w:tcPr>
            <w:tcW w:w="372" w:type="pct"/>
          </w:tcPr>
          <w:p w:rsidR="001457A2" w:rsidRDefault="001457A2" w:rsidP="00A357C8">
            <w:pPr>
              <w:jc w:val="center"/>
            </w:pPr>
            <w:r>
              <w:t>O-</w:t>
            </w:r>
            <w:r w:rsidRPr="009851E6">
              <w:rPr>
                <w:b/>
              </w:rPr>
              <w:t>O</w:t>
            </w:r>
            <w:r w:rsidR="00AD376D" w:rsidRPr="009851E6">
              <w:rPr>
                <w:b/>
                <w:vertAlign w:val="superscript"/>
              </w:rPr>
              <w:t>R</w:t>
            </w:r>
          </w:p>
        </w:tc>
        <w:tc>
          <w:tcPr>
            <w:tcW w:w="3434" w:type="pct"/>
          </w:tcPr>
          <w:p w:rsidR="001457A2" w:rsidRPr="00CB2F1D" w:rsidRDefault="001457A2" w:rsidP="00A357C8">
            <w:pPr>
              <w:pStyle w:val="Tableentry"/>
            </w:pPr>
            <w:r>
              <w:t>Highly recommended to include a small image visual representation of the resource pr</w:t>
            </w:r>
            <w:r>
              <w:t>o</w:t>
            </w:r>
            <w:r>
              <w:t>vided by a map or image service. For geographic feature or data services, a graphic ove</w:t>
            </w:r>
            <w:r>
              <w:t>r</w:t>
            </w:r>
            <w:r>
              <w:t xml:space="preserve">view might show the geographic distribution of available data. </w:t>
            </w:r>
            <w:r w:rsidRPr="00CB2F1D">
              <w:t xml:space="preserve">If </w:t>
            </w:r>
            <w:r w:rsidRPr="00CB2F1D">
              <w:rPr>
                <w:rStyle w:val="ElementxPath"/>
              </w:rPr>
              <w:t>MD_BrowseGraphic</w:t>
            </w:r>
            <w:r w:rsidRPr="00CB2F1D">
              <w:t xml:space="preserve"> is inclu</w:t>
            </w:r>
            <w:r w:rsidRPr="00CB2F1D">
              <w:t>d</w:t>
            </w:r>
            <w:r w:rsidRPr="00CB2F1D">
              <w:t xml:space="preserve">ed, </w:t>
            </w:r>
            <w:r w:rsidRPr="00CB2F1D">
              <w:rPr>
                <w:rStyle w:val="ElementxPath"/>
              </w:rPr>
              <w:t>MD_BrowseGraphic/filename</w:t>
            </w:r>
            <w:r w:rsidRPr="00CB2F1D">
              <w:t xml:space="preserve"> character string is mandatory. USGIN Recommended pra</w:t>
            </w:r>
            <w:r w:rsidRPr="00CB2F1D">
              <w:t>c</w:t>
            </w:r>
            <w:r w:rsidRPr="00CB2F1D">
              <w:t xml:space="preserve">tice is to provide a complete URL as a gco:characterString value for the </w:t>
            </w:r>
            <w:r w:rsidRPr="00CB2F1D">
              <w:rPr>
                <w:rStyle w:val="ElementxPath"/>
              </w:rPr>
              <w:t>filename</w:t>
            </w:r>
            <w:r w:rsidRPr="00CB2F1D">
              <w:t xml:space="preserve"> property. Use napMD_FileFormatCode code values (</w:t>
            </w:r>
            <w:hyperlink r:id="rId49" w:history="1">
              <w:r w:rsidRPr="00CB2F1D">
                <w:rPr>
                  <w:rStyle w:val="Hyperlink"/>
                </w:rPr>
                <w:t>http://www.fgdc.gov/nap/metadata/</w:t>
              </w:r>
              <w:r w:rsidRPr="00CB2F1D">
                <w:rPr>
                  <w:rStyle w:val="Hyperlink"/>
                </w:rPr>
                <w:softHyphen/>
                <w:t>register/codelists.html#IC_115</w:t>
              </w:r>
            </w:hyperlink>
            <w:r w:rsidRPr="00CB2F1D">
              <w:t xml:space="preserve">) in </w:t>
            </w:r>
            <w:r w:rsidRPr="00CB2F1D">
              <w:rPr>
                <w:rStyle w:val="ElementxPath"/>
              </w:rPr>
              <w:t>fileType/CharacterString</w:t>
            </w:r>
            <w:r w:rsidRPr="00CB2F1D">
              <w:t xml:space="preserve">. See section </w:t>
            </w:r>
            <w:r w:rsidRPr="00CB2F1D">
              <w:fldChar w:fldCharType="begin"/>
            </w:r>
            <w:r w:rsidRPr="00CB2F1D">
              <w:instrText xml:space="preserve"> REF _Ref247269078 \w \h </w:instrText>
            </w:r>
            <w:r w:rsidRPr="00CB2F1D">
              <w:fldChar w:fldCharType="separate"/>
            </w:r>
            <w:r w:rsidR="002C0A6A">
              <w:t>4.17.3</w:t>
            </w:r>
            <w:r w:rsidRPr="00CB2F1D">
              <w:fldChar w:fldCharType="end"/>
            </w:r>
            <w:r w:rsidRPr="00CB2F1D">
              <w:t xml:space="preserve"> </w:t>
            </w:r>
            <w:r w:rsidRPr="00DE4B79">
              <w:rPr>
                <w:i/>
              </w:rPr>
              <w:fldChar w:fldCharType="begin"/>
            </w:r>
            <w:r w:rsidRPr="00DE4B79">
              <w:rPr>
                <w:i/>
              </w:rPr>
              <w:instrText xml:space="preserve"> REF _Ref247269078 \h </w:instrText>
            </w:r>
            <w:r w:rsidR="00DE4B79">
              <w:rPr>
                <w:i/>
              </w:rPr>
              <w:instrText xml:space="preserve"> \* MERGEFORMAT </w:instrText>
            </w:r>
            <w:r w:rsidRPr="00DE4B79">
              <w:rPr>
                <w:i/>
              </w:rPr>
            </w:r>
            <w:r w:rsidRPr="00DE4B79">
              <w:rPr>
                <w:i/>
              </w:rPr>
              <w:fldChar w:fldCharType="separate"/>
            </w:r>
            <w:r w:rsidR="002C0A6A" w:rsidRPr="009851E6">
              <w:rPr>
                <w:i/>
              </w:rPr>
              <w:t>Codelists</w:t>
            </w:r>
            <w:r w:rsidRPr="00DE4B79">
              <w:rPr>
                <w:i/>
              </w:rPr>
              <w:fldChar w:fldCharType="end"/>
            </w:r>
            <w:r w:rsidRPr="00CB2F1D">
              <w:t xml:space="preserve"> for details on </w:t>
            </w:r>
            <w:r w:rsidR="00D7379C">
              <w:t>encoding of the file format code, which is special because this is a NAP e</w:t>
            </w:r>
            <w:r w:rsidR="00D7379C">
              <w:t>x</w:t>
            </w:r>
            <w:r w:rsidR="00D7379C">
              <w:t>tension to the ISO base specification</w:t>
            </w:r>
            <w:r w:rsidRPr="00CB2F1D">
              <w:t>.</w:t>
            </w:r>
          </w:p>
          <w:p w:rsidR="001457A2" w:rsidRPr="006B3F63" w:rsidRDefault="001457A2" w:rsidP="00A357C8">
            <w:r w:rsidRPr="00CB2F1D">
              <w:t>Repeatable element; multiple values may present different resolutions, or different parts of resource. Names associated with overview should provide sufficient information for user to distinguish these.</w:t>
            </w:r>
          </w:p>
        </w:tc>
      </w:tr>
      <w:tr w:rsidR="001457A2" w:rsidTr="00C55311">
        <w:trPr>
          <w:cantSplit/>
        </w:trPr>
        <w:tc>
          <w:tcPr>
            <w:tcW w:w="1194" w:type="pct"/>
          </w:tcPr>
          <w:p w:rsidR="001457A2" w:rsidRDefault="001457A2" w:rsidP="00A357C8">
            <w:r>
              <w:t>Resource format (O)</w:t>
            </w:r>
          </w:p>
          <w:p w:rsidR="001457A2" w:rsidRDefault="001457A2" w:rsidP="00A357C8">
            <w:r w:rsidRPr="0018146B">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resourceFormat</w:t>
            </w:r>
          </w:p>
        </w:tc>
        <w:tc>
          <w:tcPr>
            <w:tcW w:w="372" w:type="pct"/>
          </w:tcPr>
          <w:p w:rsidR="001457A2" w:rsidRDefault="001457A2" w:rsidP="00A357C8">
            <w:pPr>
              <w:jc w:val="center"/>
            </w:pPr>
            <w:r>
              <w:t>O-X</w:t>
            </w:r>
          </w:p>
        </w:tc>
        <w:tc>
          <w:tcPr>
            <w:tcW w:w="3434" w:type="pct"/>
          </w:tcPr>
          <w:p w:rsidR="001457A2" w:rsidRDefault="001457A2" w:rsidP="0042550F">
            <w:r>
              <w:t xml:space="preserve">The format of service response documents varies at the operation level, and for a particular operation, different output formats may be requested. A listing of all possible options here without bindings to the operations that respond with that format is not useful. </w:t>
            </w:r>
          </w:p>
        </w:tc>
      </w:tr>
      <w:tr w:rsidR="001457A2" w:rsidTr="00C55311">
        <w:trPr>
          <w:cantSplit/>
        </w:trPr>
        <w:tc>
          <w:tcPr>
            <w:tcW w:w="1194" w:type="pct"/>
          </w:tcPr>
          <w:p w:rsidR="001457A2" w:rsidRDefault="001457A2" w:rsidP="00A357C8">
            <w:r>
              <w:t>Resource keywords (O)</w:t>
            </w:r>
          </w:p>
          <w:p w:rsidR="001457A2" w:rsidRDefault="001457A2" w:rsidP="00A357C8">
            <w:r w:rsidRPr="00366642">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sidRPr="00366642">
              <w:rPr>
                <w:rStyle w:val="ElementxPath"/>
              </w:rPr>
              <w:t>descriptiveKe</w:t>
            </w:r>
            <w:r w:rsidRPr="00366642">
              <w:rPr>
                <w:rStyle w:val="ElementxPath"/>
              </w:rPr>
              <w:t>y</w:t>
            </w:r>
            <w:r w:rsidRPr="00366642">
              <w:rPr>
                <w:rStyle w:val="ElementxPath"/>
              </w:rPr>
              <w:t>words/</w:t>
            </w:r>
            <w:r>
              <w:rPr>
                <w:rStyle w:val="ElementxPath"/>
              </w:rPr>
              <w:t>MD_Keyword</w:t>
            </w:r>
          </w:p>
        </w:tc>
        <w:tc>
          <w:tcPr>
            <w:tcW w:w="372" w:type="pct"/>
          </w:tcPr>
          <w:p w:rsidR="001457A2" w:rsidRDefault="001457A2" w:rsidP="00A357C8">
            <w:pPr>
              <w:jc w:val="center"/>
            </w:pPr>
            <w:r>
              <w:t>O-O</w:t>
            </w:r>
          </w:p>
        </w:tc>
        <w:tc>
          <w:tcPr>
            <w:tcW w:w="3434" w:type="pct"/>
          </w:tcPr>
          <w:p w:rsidR="001457A2" w:rsidRDefault="001457A2" w:rsidP="00A357C8">
            <w:r>
              <w:t>Best Practice for USGIN profile metadata is to supply keywords to facilitate the discovery of metadata records relevant to the user.</w:t>
            </w:r>
          </w:p>
          <w:p w:rsidR="001457A2" w:rsidRDefault="001457A2" w:rsidP="00A357C8">
            <w:r w:rsidRPr="00D165BC">
              <w:rPr>
                <w:b/>
              </w:rPr>
              <w:t>USGIN Keywords</w:t>
            </w:r>
            <w:r>
              <w:t xml:space="preserve">: </w:t>
            </w:r>
            <w:r w:rsidRPr="00033D84">
              <w:t>USGIN</w:t>
            </w:r>
            <w:r>
              <w:t xml:space="preserve"> keyword vocabularies are in development. Future versions of this profile may include required keyword vocabularies.</w:t>
            </w:r>
          </w:p>
          <w:p w:rsidR="001457A2" w:rsidRDefault="001457A2" w:rsidP="00A357C8">
            <w:r w:rsidRPr="00D165BC">
              <w:rPr>
                <w:b/>
              </w:rPr>
              <w:t>Other Keywords</w:t>
            </w:r>
            <w:r>
              <w:t xml:space="preserve">: </w:t>
            </w:r>
            <w:r w:rsidRPr="00400D49">
              <w:t xml:space="preserve">Keyword Type - allowed </w:t>
            </w:r>
            <w:r w:rsidR="00AD5E58">
              <w:t xml:space="preserve">ISO </w:t>
            </w:r>
            <w:r w:rsidRPr="00400D49">
              <w:t>values</w:t>
            </w:r>
            <w:r>
              <w:t xml:space="preserve"> from MD_KeywordTypeCode</w:t>
            </w:r>
            <w:r w:rsidRPr="00400D49">
              <w:t xml:space="preserve">: </w:t>
            </w:r>
            <w:r w:rsidR="00D7379C">
              <w:t>{</w:t>
            </w:r>
            <w:r w:rsidRPr="00D7379C">
              <w:rPr>
                <w:rStyle w:val="codelist"/>
              </w:rPr>
              <w:t>di</w:t>
            </w:r>
            <w:r w:rsidRPr="00D7379C">
              <w:rPr>
                <w:rStyle w:val="codelist"/>
              </w:rPr>
              <w:t>s</w:t>
            </w:r>
            <w:r w:rsidRPr="00D7379C">
              <w:rPr>
                <w:rStyle w:val="codelist"/>
              </w:rPr>
              <w:t>cipline, place, stratum, temporal, theme</w:t>
            </w:r>
            <w:r w:rsidR="00AD5E58" w:rsidRPr="00AD5E58">
              <w:rPr>
                <w:rStyle w:val="TableentryChar"/>
              </w:rPr>
              <w:t xml:space="preserve">}. </w:t>
            </w:r>
            <w:r w:rsidR="00D7379C" w:rsidRPr="00CB2F1D">
              <w:t xml:space="preserve">See section </w:t>
            </w:r>
            <w:r w:rsidR="00D7379C" w:rsidRPr="00CB2F1D">
              <w:fldChar w:fldCharType="begin"/>
            </w:r>
            <w:r w:rsidR="00D7379C" w:rsidRPr="00CB2F1D">
              <w:instrText xml:space="preserve"> REF _Ref247269078 \w \h </w:instrText>
            </w:r>
            <w:r w:rsidR="00D7379C" w:rsidRPr="00CB2F1D">
              <w:fldChar w:fldCharType="separate"/>
            </w:r>
            <w:r w:rsidR="002C0A6A">
              <w:t>4.17.3</w:t>
            </w:r>
            <w:r w:rsidR="00D7379C" w:rsidRPr="00CB2F1D">
              <w:fldChar w:fldCharType="end"/>
            </w:r>
            <w:r w:rsidR="00D7379C" w:rsidRPr="00CB2F1D">
              <w:t xml:space="preserve"> </w:t>
            </w:r>
            <w:r w:rsidR="00D7379C" w:rsidRPr="00CB2F1D">
              <w:fldChar w:fldCharType="begin"/>
            </w:r>
            <w:r w:rsidR="00D7379C" w:rsidRPr="00CB2F1D">
              <w:instrText xml:space="preserve"> REF _Ref247269078 \h </w:instrText>
            </w:r>
            <w:r w:rsidR="00D7379C" w:rsidRPr="00CB2F1D">
              <w:fldChar w:fldCharType="separate"/>
            </w:r>
            <w:r w:rsidR="002C0A6A" w:rsidRPr="00CB2F1D">
              <w:t>Codelists</w:t>
            </w:r>
            <w:r w:rsidR="00D7379C" w:rsidRPr="00CB2F1D">
              <w:fldChar w:fldCharType="end"/>
            </w:r>
            <w:r w:rsidR="00D7379C" w:rsidRPr="00CB2F1D">
              <w:t xml:space="preserve"> for details on </w:t>
            </w:r>
            <w:r w:rsidR="00D7379C">
              <w:t>codelist usage</w:t>
            </w:r>
            <w:r w:rsidR="00D7379C" w:rsidRPr="00CB2F1D">
              <w:t>.</w:t>
            </w:r>
          </w:p>
          <w:p w:rsidR="001457A2" w:rsidRDefault="001457A2" w:rsidP="00A357C8">
            <w:r w:rsidRPr="0045178D">
              <w:rPr>
                <w:rStyle w:val="ElementxPath"/>
              </w:rPr>
              <w:t>MD_Keyword/keyword</w:t>
            </w:r>
            <w:r>
              <w:t xml:space="preserve"> </w:t>
            </w:r>
            <w:r w:rsidR="00AD376D">
              <w:t xml:space="preserve">MUST </w:t>
            </w:r>
            <w:r>
              <w:t xml:space="preserve">contain a </w:t>
            </w:r>
            <w:r w:rsidRPr="0045178D">
              <w:rPr>
                <w:rStyle w:val="ElementxPath"/>
              </w:rPr>
              <w:t>CharacterString</w:t>
            </w:r>
            <w:r>
              <w:t xml:space="preserve"> </w:t>
            </w:r>
            <w:r w:rsidR="00AD376D">
              <w:t xml:space="preserve">element </w:t>
            </w:r>
            <w:r>
              <w:t xml:space="preserve">(see section </w:t>
            </w:r>
            <w:r>
              <w:fldChar w:fldCharType="begin"/>
            </w:r>
            <w:r>
              <w:instrText xml:space="preserve"> REF _Ref244487342 \n \h </w:instrText>
            </w:r>
            <w:r>
              <w:fldChar w:fldCharType="separate"/>
            </w:r>
            <w:r w:rsidR="002C0A6A">
              <w:t>4.16</w:t>
            </w:r>
            <w:r>
              <w:fldChar w:fldCharType="end"/>
            </w:r>
            <w:r>
              <w:t>)</w:t>
            </w:r>
            <w:r w:rsidR="00AD376D">
              <w:t>;</w:t>
            </w:r>
            <w:r>
              <w:t xml:space="preserve"> USGIN best practice is to include keywords in English.</w:t>
            </w:r>
          </w:p>
        </w:tc>
      </w:tr>
      <w:tr w:rsidR="001457A2" w:rsidRPr="00B31893" w:rsidTr="00C55311">
        <w:trPr>
          <w:cantSplit/>
        </w:trPr>
        <w:tc>
          <w:tcPr>
            <w:tcW w:w="1194" w:type="pct"/>
          </w:tcPr>
          <w:p w:rsidR="001457A2" w:rsidRDefault="001457A2" w:rsidP="00A357C8">
            <w:r>
              <w:t>Resource specific usage (O)</w:t>
            </w:r>
          </w:p>
          <w:p w:rsidR="001457A2" w:rsidRPr="00C336A0" w:rsidRDefault="001457A2" w:rsidP="00A357C8">
            <w:pPr>
              <w:rPr>
                <w:rStyle w:val="ElementxPath"/>
              </w:rPr>
            </w:pPr>
            <w:r w:rsidRPr="00C336A0">
              <w:rPr>
                <w:rStyle w:val="ElementxPath"/>
              </w:rPr>
              <w:t>identificationInfo</w:t>
            </w:r>
            <w:r>
              <w:rPr>
                <w:rStyle w:val="ElementxPath"/>
              </w:rPr>
              <w:t>/</w:t>
            </w:r>
            <w:r w:rsidR="00915B7E">
              <w:rPr>
                <w:rStyle w:val="ElementxPath"/>
              </w:rPr>
              <w:t>-</w:t>
            </w:r>
            <w:r w:rsidRPr="00CB6E90">
              <w:rPr>
                <w:rStyle w:val="ElementxPath"/>
              </w:rPr>
              <w:t>SV_ServiceIdentification</w:t>
            </w:r>
            <w:r w:rsidRPr="00C336A0">
              <w:rPr>
                <w:rStyle w:val="ElementxPath"/>
              </w:rPr>
              <w:t>/</w:t>
            </w:r>
            <w:r w:rsidR="00915B7E">
              <w:rPr>
                <w:rStyle w:val="ElementxPath"/>
              </w:rPr>
              <w:t>-</w:t>
            </w:r>
            <w:r>
              <w:rPr>
                <w:rStyle w:val="ElementxPath"/>
              </w:rPr>
              <w:t>resourceSpecificUsage/</w:t>
            </w:r>
          </w:p>
        </w:tc>
        <w:tc>
          <w:tcPr>
            <w:tcW w:w="372" w:type="pct"/>
          </w:tcPr>
          <w:p w:rsidR="001457A2" w:rsidRDefault="001457A2" w:rsidP="00A357C8">
            <w:pPr>
              <w:jc w:val="center"/>
            </w:pPr>
            <w:r>
              <w:t>O-X</w:t>
            </w:r>
          </w:p>
        </w:tc>
        <w:tc>
          <w:tcPr>
            <w:tcW w:w="3434" w:type="pct"/>
          </w:tcPr>
          <w:p w:rsidR="001457A2" w:rsidRPr="00B31893" w:rsidRDefault="001457A2" w:rsidP="00A357C8">
            <w:r>
              <w:t xml:space="preserve">Property not </w:t>
            </w:r>
            <w:r w:rsidR="004261BB">
              <w:t xml:space="preserve">used </w:t>
            </w:r>
            <w:r>
              <w:t>by USGIN.</w:t>
            </w:r>
            <w:r w:rsidR="00FB0EAD">
              <w:t xml:space="preserve"> Content may be ignored by clients.</w:t>
            </w:r>
          </w:p>
        </w:tc>
      </w:tr>
      <w:tr w:rsidR="001457A2" w:rsidRPr="00B31893" w:rsidTr="00C55311">
        <w:trPr>
          <w:cantSplit/>
        </w:trPr>
        <w:tc>
          <w:tcPr>
            <w:tcW w:w="1194" w:type="pct"/>
          </w:tcPr>
          <w:p w:rsidR="001457A2" w:rsidRDefault="001457A2" w:rsidP="00A357C8">
            <w:r w:rsidRPr="00C336A0">
              <w:lastRenderedPageBreak/>
              <w:t xml:space="preserve">Condition applying to access and use </w:t>
            </w:r>
            <w:r>
              <w:t>of resource (O)</w:t>
            </w:r>
          </w:p>
          <w:p w:rsidR="001457A2" w:rsidRPr="00C336A0" w:rsidRDefault="001457A2" w:rsidP="00A357C8">
            <w:pPr>
              <w:rPr>
                <w:rStyle w:val="ElementxPath"/>
              </w:rPr>
            </w:pPr>
            <w:r w:rsidRPr="00C336A0">
              <w:rPr>
                <w:rStyle w:val="ElementxPath"/>
              </w:rPr>
              <w:t>identificationInfo</w:t>
            </w:r>
            <w:r>
              <w:rPr>
                <w:rStyle w:val="ElementxPath"/>
              </w:rPr>
              <w:t>/</w:t>
            </w:r>
            <w:r w:rsidR="003A011E">
              <w:rPr>
                <w:rStyle w:val="ElementxPath"/>
              </w:rPr>
              <w:softHyphen/>
            </w:r>
            <w:r w:rsidRPr="00CB6E90">
              <w:rPr>
                <w:rStyle w:val="ElementxPath"/>
              </w:rPr>
              <w:t>SV_ServiceIdentification</w:t>
            </w:r>
            <w:r w:rsidRPr="00C336A0">
              <w:rPr>
                <w:rStyle w:val="ElementxPath"/>
              </w:rPr>
              <w:t>/</w:t>
            </w:r>
            <w:r w:rsidR="003A011E">
              <w:rPr>
                <w:rStyle w:val="ElementxPath"/>
              </w:rPr>
              <w:softHyphen/>
            </w:r>
            <w:r w:rsidRPr="00C336A0">
              <w:rPr>
                <w:rStyle w:val="ElementxPath"/>
              </w:rPr>
              <w:t>resourceConstraints</w:t>
            </w:r>
            <w:r>
              <w:rPr>
                <w:rStyle w:val="ElementxPath"/>
              </w:rPr>
              <w:t>/</w:t>
            </w:r>
          </w:p>
        </w:tc>
        <w:tc>
          <w:tcPr>
            <w:tcW w:w="372" w:type="pct"/>
          </w:tcPr>
          <w:p w:rsidR="001457A2" w:rsidRDefault="001457A2" w:rsidP="00A357C8">
            <w:pPr>
              <w:jc w:val="center"/>
            </w:pPr>
            <w:r>
              <w:t>O-O</w:t>
            </w:r>
          </w:p>
        </w:tc>
        <w:tc>
          <w:tcPr>
            <w:tcW w:w="3434" w:type="pct"/>
          </w:tcPr>
          <w:p w:rsidR="001457A2" w:rsidRPr="00B31893" w:rsidRDefault="007765AB" w:rsidP="0042550F">
            <w:r>
              <w:t>I</w:t>
            </w:r>
            <w:r w:rsidR="00AD376D">
              <w:t>nformation specifying r</w:t>
            </w:r>
            <w:r w:rsidR="001457A2">
              <w:t>estrictions on the access</w:t>
            </w:r>
            <w:r w:rsidR="00AD376D">
              <w:t xml:space="preserve"> to</w:t>
            </w:r>
            <w:r w:rsidR="001457A2">
              <w:t xml:space="preserve"> and use of </w:t>
            </w:r>
            <w:r w:rsidR="00AD376D">
              <w:t>the described</w:t>
            </w:r>
            <w:r w:rsidR="001457A2">
              <w:t xml:space="preserve"> service. Co</w:t>
            </w:r>
            <w:r w:rsidR="001457A2">
              <w:t>n</w:t>
            </w:r>
            <w:r w:rsidR="001457A2">
              <w:t xml:space="preserve">straints may be represented by </w:t>
            </w:r>
            <w:r w:rsidR="001457A2" w:rsidRPr="0045178D">
              <w:rPr>
                <w:rStyle w:val="ElementxPath"/>
              </w:rPr>
              <w:t>MD_Constraint</w:t>
            </w:r>
            <w:r w:rsidR="001457A2">
              <w:t xml:space="preserve">, </w:t>
            </w:r>
            <w:r w:rsidR="001457A2" w:rsidRPr="0045178D">
              <w:rPr>
                <w:rStyle w:val="ElementxPath"/>
              </w:rPr>
              <w:t>MD_LegalConstraint</w:t>
            </w:r>
            <w:r w:rsidR="001457A2">
              <w:t xml:space="preserve">, or </w:t>
            </w:r>
            <w:r w:rsidR="001457A2" w:rsidRPr="0045178D">
              <w:rPr>
                <w:rStyle w:val="ElementxPath"/>
              </w:rPr>
              <w:t>MD_SecurityConstraint</w:t>
            </w:r>
            <w:r w:rsidR="001457A2">
              <w:t xml:space="preserve">. The attribute </w:t>
            </w:r>
            <w:r w:rsidR="001457A2" w:rsidRPr="0045178D">
              <w:rPr>
                <w:rStyle w:val="ElementxPath"/>
              </w:rPr>
              <w:t>MD_Constrain</w:t>
            </w:r>
            <w:r w:rsidR="001457A2">
              <w:rPr>
                <w:rStyle w:val="ElementxPath"/>
              </w:rPr>
              <w:t>t/</w:t>
            </w:r>
            <w:r w:rsidR="001457A2" w:rsidRPr="00EF2EFE">
              <w:rPr>
                <w:rStyle w:val="ElementxPath"/>
              </w:rPr>
              <w:t>useLimitation</w:t>
            </w:r>
            <w:r w:rsidR="001457A2">
              <w:t xml:space="preserve"> is mandatory unless </w:t>
            </w:r>
            <w:r w:rsidR="001457A2" w:rsidRPr="0045178D">
              <w:rPr>
                <w:rStyle w:val="ElementxPath"/>
              </w:rPr>
              <w:t>MD_Legal</w:t>
            </w:r>
            <w:r>
              <w:rPr>
                <w:rStyle w:val="ElementxPath"/>
              </w:rPr>
              <w:softHyphen/>
            </w:r>
            <w:r w:rsidR="001457A2" w:rsidRPr="0045178D">
              <w:rPr>
                <w:rStyle w:val="ElementxPath"/>
              </w:rPr>
              <w:t>Constraint</w:t>
            </w:r>
            <w:r w:rsidR="001457A2">
              <w:t xml:space="preserve"> or </w:t>
            </w:r>
            <w:r w:rsidR="001457A2" w:rsidRPr="0045178D">
              <w:rPr>
                <w:rStyle w:val="ElementxPath"/>
              </w:rPr>
              <w:t>MD_SecurityConstraint</w:t>
            </w:r>
            <w:r w:rsidR="001457A2">
              <w:t xml:space="preserve"> is provided.  ISO19119 duplicates this property as </w:t>
            </w:r>
            <w:r w:rsidR="001457A2" w:rsidRPr="00ED177D">
              <w:rPr>
                <w:rStyle w:val="ElementxPath"/>
              </w:rPr>
              <w:t>SV_Service</w:t>
            </w:r>
            <w:r>
              <w:rPr>
                <w:rStyle w:val="ElementxPath"/>
              </w:rPr>
              <w:softHyphen/>
            </w:r>
            <w:r w:rsidR="001457A2" w:rsidRPr="00ED177D">
              <w:rPr>
                <w:rStyle w:val="ElementxPath"/>
              </w:rPr>
              <w:t>Identification/</w:t>
            </w:r>
            <w:r w:rsidR="001457A2">
              <w:rPr>
                <w:rStyle w:val="ElementxPath"/>
              </w:rPr>
              <w:softHyphen/>
            </w:r>
            <w:r w:rsidR="001457A2" w:rsidRPr="00ED177D">
              <w:rPr>
                <w:rStyle w:val="ElementxPath"/>
              </w:rPr>
              <w:t>res</w:t>
            </w:r>
            <w:r w:rsidR="001457A2">
              <w:rPr>
                <w:rStyle w:val="ElementxPath"/>
              </w:rPr>
              <w:t>triction</w:t>
            </w:r>
            <w:r w:rsidR="001457A2" w:rsidRPr="00ED177D">
              <w:rPr>
                <w:rStyle w:val="ElementxPath"/>
              </w:rPr>
              <w:t>s</w:t>
            </w:r>
            <w:r w:rsidR="001457A2">
              <w:t xml:space="preserve">. </w:t>
            </w:r>
            <w:r>
              <w:t xml:space="preserve">Follow NAP specification that </w:t>
            </w:r>
            <w:r w:rsidRPr="00ED177D">
              <w:rPr>
                <w:rStyle w:val="ElementxPath"/>
              </w:rPr>
              <w:t>SV_ServiceIden</w:t>
            </w:r>
            <w:r>
              <w:rPr>
                <w:rStyle w:val="ElementxPath"/>
              </w:rPr>
              <w:softHyphen/>
            </w:r>
            <w:r w:rsidRPr="00ED177D">
              <w:rPr>
                <w:rStyle w:val="ElementxPath"/>
              </w:rPr>
              <w:t>tification/</w:t>
            </w:r>
            <w:r>
              <w:rPr>
                <w:rStyle w:val="ElementxPath"/>
              </w:rPr>
              <w:softHyphen/>
            </w:r>
            <w:r w:rsidRPr="00ED177D">
              <w:rPr>
                <w:rStyle w:val="ElementxPath"/>
              </w:rPr>
              <w:t>resourceConstraints</w:t>
            </w:r>
            <w:r>
              <w:rPr>
                <w:rStyle w:val="ElementxPath"/>
              </w:rPr>
              <w:t xml:space="preserve"> </w:t>
            </w:r>
            <w:r>
              <w:t xml:space="preserve">is to be used, and </w:t>
            </w:r>
            <w:r w:rsidRPr="00ED177D">
              <w:rPr>
                <w:rStyle w:val="ElementxPath"/>
              </w:rPr>
              <w:t>SV_ServiceIdentification/res</w:t>
            </w:r>
            <w:r>
              <w:rPr>
                <w:rStyle w:val="ElementxPath"/>
              </w:rPr>
              <w:t>triction</w:t>
            </w:r>
            <w:r w:rsidRPr="00ED177D">
              <w:rPr>
                <w:rStyle w:val="ElementxPath"/>
              </w:rPr>
              <w:t>s</w:t>
            </w:r>
            <w:r>
              <w:rPr>
                <w:rStyle w:val="ElementxPath"/>
              </w:rPr>
              <w:t xml:space="preserve"> </w:t>
            </w:r>
            <w:r>
              <w:t xml:space="preserve">is </w:t>
            </w:r>
            <w:r w:rsidRPr="009851E6">
              <w:rPr>
                <w:u w:val="single"/>
              </w:rPr>
              <w:t>not</w:t>
            </w:r>
            <w:r>
              <w:t xml:space="preserve"> to be used. The </w:t>
            </w:r>
            <w:r w:rsidRPr="0045178D">
              <w:rPr>
                <w:rStyle w:val="ElementxPath"/>
              </w:rPr>
              <w:t>metadataConstraints</w:t>
            </w:r>
            <w:r>
              <w:t xml:space="preserve"> may allow a user to learn of the existence of a resource that they may not actually be able to access without further clearance. </w:t>
            </w:r>
          </w:p>
        </w:tc>
      </w:tr>
      <w:tr w:rsidR="001457A2" w:rsidRPr="009F5B3C" w:rsidTr="00C55311">
        <w:trPr>
          <w:cantSplit/>
        </w:trPr>
        <w:tc>
          <w:tcPr>
            <w:tcW w:w="1194" w:type="pct"/>
          </w:tcPr>
          <w:p w:rsidR="001457A2" w:rsidRDefault="001457A2" w:rsidP="00A357C8">
            <w:r>
              <w:t>Aggregation information (O)</w:t>
            </w:r>
          </w:p>
          <w:p w:rsidR="001457A2" w:rsidRPr="00C336A0" w:rsidRDefault="001457A2" w:rsidP="00A357C8">
            <w:r w:rsidRPr="00366642">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sidRPr="009F5B3C">
              <w:rPr>
                <w:rStyle w:val="ElementxPath"/>
              </w:rPr>
              <w:t>aggregationInfo</w:t>
            </w:r>
            <w:r>
              <w:rPr>
                <w:rStyle w:val="ElementxPath"/>
              </w:rPr>
              <w:t>/</w:t>
            </w:r>
            <w:r w:rsidR="003A011E">
              <w:rPr>
                <w:rStyle w:val="ElementxPath"/>
              </w:rPr>
              <w:softHyphen/>
            </w:r>
            <w:r>
              <w:rPr>
                <w:rStyle w:val="ElementxPath"/>
              </w:rPr>
              <w:t>MD_AggregateInformation</w:t>
            </w:r>
          </w:p>
        </w:tc>
        <w:tc>
          <w:tcPr>
            <w:tcW w:w="372" w:type="pct"/>
          </w:tcPr>
          <w:p w:rsidR="001457A2" w:rsidRDefault="001457A2" w:rsidP="00A357C8">
            <w:pPr>
              <w:jc w:val="center"/>
            </w:pPr>
            <w:r>
              <w:t>O-</w:t>
            </w:r>
            <w:r w:rsidR="00DA5679">
              <w:t>O</w:t>
            </w:r>
          </w:p>
        </w:tc>
        <w:tc>
          <w:tcPr>
            <w:tcW w:w="3434" w:type="pct"/>
          </w:tcPr>
          <w:p w:rsidR="00DA5679" w:rsidRPr="00CB2F1D" w:rsidRDefault="00DA5679" w:rsidP="00A357C8">
            <w:pPr>
              <w:pStyle w:val="Tableentry"/>
            </w:pPr>
            <w:r w:rsidRPr="00CB2F1D">
              <w:t>T</w:t>
            </w:r>
            <w:r>
              <w:t>his element includes either a</w:t>
            </w:r>
            <w:r w:rsidRPr="00CB2F1D">
              <w:t xml:space="preserve"> citation for </w:t>
            </w:r>
            <w:r>
              <w:t xml:space="preserve">or identifier </w:t>
            </w:r>
            <w:r w:rsidRPr="00CB2F1D">
              <w:t xml:space="preserve">of an </w:t>
            </w:r>
            <w:r>
              <w:t>associated</w:t>
            </w:r>
            <w:r w:rsidRPr="00CB2F1D">
              <w:t xml:space="preserve"> </w:t>
            </w:r>
            <w:r>
              <w:t xml:space="preserve">service or </w:t>
            </w:r>
            <w:r w:rsidRPr="00CB2F1D">
              <w:t>dataset,</w:t>
            </w:r>
            <w:r>
              <w:t xml:space="preserve">  along with</w:t>
            </w:r>
            <w:r w:rsidRPr="00CB2F1D">
              <w:t xml:space="preserve"> the type of </w:t>
            </w:r>
            <w:r>
              <w:t>association</w:t>
            </w:r>
            <w:r w:rsidRPr="00CB2F1D">
              <w:t>, and optionally the activity that produced the dataset.</w:t>
            </w:r>
          </w:p>
          <w:p w:rsidR="001457A2" w:rsidRDefault="001457A2" w:rsidP="00A357C8">
            <w:r w:rsidRPr="0045178D">
              <w:rPr>
                <w:rStyle w:val="ElementxPath"/>
              </w:rPr>
              <w:t>MD_AggregateInformation</w:t>
            </w:r>
            <w:r>
              <w:t xml:space="preserve"> requires either </w:t>
            </w:r>
            <w:r w:rsidRPr="0045178D">
              <w:rPr>
                <w:rStyle w:val="ElementxPath"/>
              </w:rPr>
              <w:t>aggregateDataSetName/CI_Citation</w:t>
            </w:r>
            <w:r>
              <w:t xml:space="preserve"> or </w:t>
            </w:r>
            <w:r w:rsidRPr="0045178D">
              <w:rPr>
                <w:rStyle w:val="ElementxPath"/>
              </w:rPr>
              <w:t>aggregateData</w:t>
            </w:r>
            <w:r w:rsidR="00DA5679">
              <w:rPr>
                <w:rStyle w:val="ElementxPath"/>
              </w:rPr>
              <w:softHyphen/>
            </w:r>
            <w:r w:rsidRPr="0045178D">
              <w:rPr>
                <w:rStyle w:val="ElementxPath"/>
              </w:rPr>
              <w:t>Set</w:t>
            </w:r>
            <w:r w:rsidR="00DA5679">
              <w:rPr>
                <w:rStyle w:val="ElementxPath"/>
              </w:rPr>
              <w:softHyphen/>
            </w:r>
            <w:r w:rsidRPr="0045178D">
              <w:rPr>
                <w:rStyle w:val="ElementxPath"/>
              </w:rPr>
              <w:t>Identifier/</w:t>
            </w:r>
            <w:r w:rsidR="00DA5679">
              <w:rPr>
                <w:rStyle w:val="ElementxPath"/>
              </w:rPr>
              <w:softHyphen/>
            </w:r>
            <w:r w:rsidRPr="0045178D">
              <w:rPr>
                <w:rStyle w:val="ElementxPath"/>
              </w:rPr>
              <w:t>MD_Identifier</w:t>
            </w:r>
            <w:r>
              <w:t xml:space="preserve">. </w:t>
            </w:r>
            <w:r w:rsidRPr="0045178D">
              <w:rPr>
                <w:rStyle w:val="ElementxPath"/>
              </w:rPr>
              <w:t>associationType</w:t>
            </w:r>
            <w:r>
              <w:t xml:space="preserve"> is mandatory, from DS_AssociationTypeCode. </w:t>
            </w:r>
            <w:r w:rsidR="00AD5E58">
              <w:t>ISO c</w:t>
            </w:r>
            <w:r w:rsidR="00BD243B">
              <w:t xml:space="preserve">ode names </w:t>
            </w:r>
            <w:r w:rsidR="007765AB">
              <w:t>deemed applicable to service aggregation by this profile are</w:t>
            </w:r>
            <w:r w:rsidR="00BD243B">
              <w:t xml:space="preserve"> </w:t>
            </w:r>
            <w:r w:rsidR="00DA5679">
              <w:t>{</w:t>
            </w:r>
            <w:r w:rsidRPr="00DA5679">
              <w:rPr>
                <w:rStyle w:val="codelist"/>
              </w:rPr>
              <w:t>crossRe</w:t>
            </w:r>
            <w:r w:rsidRPr="00DA5679">
              <w:rPr>
                <w:rStyle w:val="codelist"/>
              </w:rPr>
              <w:t>f</w:t>
            </w:r>
            <w:r w:rsidRPr="00DA5679">
              <w:rPr>
                <w:rStyle w:val="codelist"/>
              </w:rPr>
              <w:t xml:space="preserve">erence, largerWorkCitation, source, </w:t>
            </w:r>
            <w:r w:rsidR="00AD5E58" w:rsidRPr="00AD5E58">
              <w:rPr>
                <w:rStyle w:val="TableentryChar"/>
              </w:rP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891808">
              <w:rPr>
                <w:i/>
              </w:rPr>
              <w:fldChar w:fldCharType="begin"/>
            </w:r>
            <w:r w:rsidR="00BD243B" w:rsidRPr="00891808">
              <w:rPr>
                <w:i/>
              </w:rPr>
              <w:instrText xml:space="preserve"> REF _Ref247269078 \h </w:instrText>
            </w:r>
            <w:r w:rsidR="00891808">
              <w:rPr>
                <w:i/>
              </w:rPr>
              <w:instrText xml:space="preserve"> \* MERGEFORMAT </w:instrText>
            </w:r>
            <w:r w:rsidR="00BD243B" w:rsidRPr="00891808">
              <w:rPr>
                <w:i/>
              </w:rPr>
            </w:r>
            <w:r w:rsidR="00BD243B" w:rsidRPr="00891808">
              <w:rPr>
                <w:i/>
              </w:rPr>
              <w:fldChar w:fldCharType="separate"/>
            </w:r>
            <w:r w:rsidR="002C0A6A" w:rsidRPr="007C5215">
              <w:rPr>
                <w:i/>
              </w:rPr>
              <w:t>Codelists</w:t>
            </w:r>
            <w:r w:rsidR="00BD243B" w:rsidRPr="00891808">
              <w:rPr>
                <w:i/>
              </w:rPr>
              <w:fldChar w:fldCharType="end"/>
            </w:r>
            <w:r w:rsidR="00BD243B" w:rsidRPr="00CB2F1D">
              <w:t xml:space="preserve"> for details on </w:t>
            </w:r>
            <w:r w:rsidR="00BD243B">
              <w:t>codelist usage</w:t>
            </w:r>
            <w:r w:rsidR="00BD243B" w:rsidRPr="00CB2F1D">
              <w:t>.</w:t>
            </w:r>
            <w:r w:rsidR="00BD243B">
              <w:t xml:space="preserve"> </w:t>
            </w:r>
            <w:r w:rsidR="007765AB">
              <w:t>A</w:t>
            </w:r>
            <w:r w:rsidR="00DA5679">
              <w:t xml:space="preserve">ggregation </w:t>
            </w:r>
            <w:r w:rsidR="007765AB">
              <w:t>might be used</w:t>
            </w:r>
            <w:r w:rsidR="00DA5679">
              <w:t xml:space="preserve"> to associate metadata for individual layers with metadata for a service that provides a collection of layers</w:t>
            </w:r>
            <w:r w:rsidR="007765AB">
              <w:t xml:space="preserve"> (largerWorkCitation), to cross reference services that can be chained, or to identify a resource that provides input to a service</w:t>
            </w:r>
            <w:r w:rsidR="00DA5679">
              <w:t xml:space="preserve">.  </w:t>
            </w:r>
          </w:p>
          <w:p w:rsidR="001457A2" w:rsidRPr="00EF2EFE" w:rsidRDefault="001457A2" w:rsidP="00A357C8">
            <w:r>
              <w:t xml:space="preserve">If the related resource has an associated metadata record, USGIN recommended practice is to include the identifier for that metadata record in </w:t>
            </w:r>
            <w:r w:rsidRPr="0045178D">
              <w:rPr>
                <w:rStyle w:val="ElementxPath"/>
              </w:rPr>
              <w:t>aggregateDataSetIdentif</w:t>
            </w:r>
            <w:r w:rsidRPr="0045178D">
              <w:rPr>
                <w:rStyle w:val="ElementxPath"/>
              </w:rPr>
              <w:t>i</w:t>
            </w:r>
            <w:r w:rsidRPr="0045178D">
              <w:rPr>
                <w:rStyle w:val="ElementxPath"/>
              </w:rPr>
              <w:t>er/MD_Identifier</w:t>
            </w:r>
            <w:r>
              <w:t xml:space="preserve">. For related resources that do not have a metadata record, </w:t>
            </w:r>
            <w:r w:rsidRPr="0045178D">
              <w:rPr>
                <w:rStyle w:val="ElementxPath"/>
              </w:rPr>
              <w:t>aggr</w:t>
            </w:r>
            <w:r w:rsidRPr="0045178D">
              <w:rPr>
                <w:rStyle w:val="ElementxPath"/>
              </w:rPr>
              <w:t>e</w:t>
            </w:r>
            <w:r w:rsidRPr="0045178D">
              <w:rPr>
                <w:rStyle w:val="ElementxPath"/>
              </w:rPr>
              <w:t>gateDataSetName/CI_Citation</w:t>
            </w:r>
            <w:r>
              <w:rPr>
                <w:rStyle w:val="ElementxPath"/>
              </w:rPr>
              <w:t xml:space="preserve"> </w:t>
            </w:r>
            <w:r>
              <w:t xml:space="preserve">may be used; this element is optional if </w:t>
            </w:r>
            <w:r w:rsidRPr="0045178D">
              <w:rPr>
                <w:rStyle w:val="ElementxPath"/>
              </w:rPr>
              <w:t>aggregateDataSetIdent</w:t>
            </w:r>
            <w:r w:rsidRPr="0045178D">
              <w:rPr>
                <w:rStyle w:val="ElementxPath"/>
              </w:rPr>
              <w:t>i</w:t>
            </w:r>
            <w:r w:rsidRPr="0045178D">
              <w:rPr>
                <w:rStyle w:val="ElementxPath"/>
              </w:rPr>
              <w:t>fier</w:t>
            </w:r>
            <w:r>
              <w:t xml:space="preserve"> has a value.</w:t>
            </w:r>
          </w:p>
          <w:p w:rsidR="001457A2" w:rsidRPr="009F5B3C" w:rsidRDefault="001457A2" w:rsidP="00A357C8">
            <w:r>
              <w:t xml:space="preserve">For USGIN profile, this property, rather than </w:t>
            </w:r>
            <w:r w:rsidRPr="009F5B3C">
              <w:rPr>
                <w:rStyle w:val="ElementxPath"/>
              </w:rPr>
              <w:t>MD_Metadata/parent</w:t>
            </w:r>
            <w:r>
              <w:rPr>
                <w:rStyle w:val="ElementxPath"/>
              </w:rPr>
              <w:softHyphen/>
            </w:r>
            <w:r w:rsidRPr="009F5B3C">
              <w:rPr>
                <w:rStyle w:val="ElementxPath"/>
              </w:rPr>
              <w:t>Identifier</w:t>
            </w:r>
            <w:r>
              <w:t>, should be used to indicate relationships between described resources.</w:t>
            </w:r>
            <w:r w:rsidR="007765AB">
              <w:t xml:space="preserve"> </w:t>
            </w:r>
            <w:r w:rsidR="00E57D49">
              <w:t xml:space="preserve">No testing has been done on use of this element, or examples found for actual usage. </w:t>
            </w:r>
          </w:p>
        </w:tc>
      </w:tr>
      <w:tr w:rsidR="001457A2" w:rsidTr="00C55311">
        <w:trPr>
          <w:cantSplit/>
        </w:trPr>
        <w:tc>
          <w:tcPr>
            <w:tcW w:w="1194" w:type="pct"/>
          </w:tcPr>
          <w:p w:rsidR="001457A2" w:rsidRDefault="001457A2" w:rsidP="00A357C8">
            <w:r>
              <w:lastRenderedPageBreak/>
              <w:t>Resource service type (M)</w:t>
            </w:r>
          </w:p>
          <w:p w:rsidR="001457A2" w:rsidRPr="00ED177D" w:rsidRDefault="001457A2" w:rsidP="00A357C8">
            <w:pPr>
              <w:rPr>
                <w:rStyle w:val="ElementxPath"/>
              </w:rPr>
            </w:pPr>
            <w:r w:rsidRPr="00ED177D">
              <w:rPr>
                <w:rStyle w:val="ElementxPath"/>
              </w:rPr>
              <w:t>identificationInfo/</w:t>
            </w:r>
            <w:r w:rsidR="003A011E">
              <w:rPr>
                <w:rStyle w:val="ElementxPath"/>
              </w:rPr>
              <w:softHyphen/>
            </w:r>
            <w:r w:rsidRPr="00ED177D">
              <w:rPr>
                <w:rStyle w:val="ElementxPath"/>
              </w:rPr>
              <w:t>SV_ServiceIdentification/</w:t>
            </w:r>
            <w:r w:rsidR="003A011E">
              <w:rPr>
                <w:rStyle w:val="ElementxPath"/>
              </w:rPr>
              <w:softHyphen/>
            </w:r>
            <w:r w:rsidRPr="00ED177D">
              <w:rPr>
                <w:rStyle w:val="ElementxPath"/>
              </w:rPr>
              <w:t>serviceType</w:t>
            </w:r>
          </w:p>
        </w:tc>
        <w:tc>
          <w:tcPr>
            <w:tcW w:w="372" w:type="pct"/>
          </w:tcPr>
          <w:p w:rsidR="001457A2" w:rsidRDefault="001457A2" w:rsidP="00A357C8">
            <w:pPr>
              <w:jc w:val="center"/>
            </w:pPr>
            <w:r>
              <w:t>M-M</w:t>
            </w:r>
          </w:p>
        </w:tc>
        <w:tc>
          <w:tcPr>
            <w:tcW w:w="3434" w:type="pct"/>
          </w:tcPr>
          <w:p w:rsidR="001457A2" w:rsidRPr="00C55311" w:rsidRDefault="001D24C9" w:rsidP="00A357C8">
            <w:r w:rsidRPr="00C55311">
              <w:t xml:space="preserve">Exactly one value required. </w:t>
            </w:r>
            <w:r w:rsidR="001457A2" w:rsidRPr="00C55311">
              <w:t xml:space="preserve">USGIN </w:t>
            </w:r>
            <w:r w:rsidR="00753342" w:rsidRPr="00C55311">
              <w:t xml:space="preserve">mandates use of </w:t>
            </w:r>
            <w:r w:rsidR="001457A2" w:rsidRPr="00C55311">
              <w:t xml:space="preserve">a </w:t>
            </w:r>
            <w:r w:rsidR="001457A2" w:rsidRPr="00C55311">
              <w:rPr>
                <w:rStyle w:val="ElementxPath"/>
              </w:rPr>
              <w:t>LocalName</w:t>
            </w:r>
            <w:r w:rsidR="001457A2" w:rsidRPr="00C55311">
              <w:t xml:space="preserve"> value</w:t>
            </w:r>
            <w:r w:rsidR="00753342" w:rsidRPr="00C55311">
              <w:t xml:space="preserve"> (</w:t>
            </w:r>
            <w:hyperlink r:id="rId50" w:history="1">
              <w:r w:rsidR="00753342" w:rsidRPr="00C55311">
                <w:rPr>
                  <w:rStyle w:val="Hyperlink"/>
                </w:rPr>
                <w:t>http://schemas.opengis.net/iso/</w:t>
              </w:r>
              <w:r w:rsidR="00753342" w:rsidRPr="00C55311">
                <w:rPr>
                  <w:rStyle w:val="Hyperlink"/>
                </w:rPr>
                <w:softHyphen/>
                <w:t>19139/20060504/</w:t>
              </w:r>
              <w:r w:rsidR="00753342" w:rsidRPr="00C55311">
                <w:rPr>
                  <w:rStyle w:val="Hyperlink"/>
                </w:rPr>
                <w:softHyphen/>
                <w:t>srv/service</w:t>
              </w:r>
              <w:r w:rsidR="00753342" w:rsidRPr="00C55311">
                <w:rPr>
                  <w:rStyle w:val="Hyperlink"/>
                </w:rPr>
                <w:softHyphen/>
                <w:t>Metadata.xsd</w:t>
              </w:r>
            </w:hyperlink>
            <w:r w:rsidR="00753342" w:rsidRPr="00C55311">
              <w:t xml:space="preserve"> allows either l</w:t>
            </w:r>
            <w:r w:rsidR="00753342" w:rsidRPr="00C55311">
              <w:t>o</w:t>
            </w:r>
            <w:r w:rsidR="00753342" w:rsidRPr="00C55311">
              <w:t>calName or ScopedName). There is not as yet a standard registry of service types</w:t>
            </w:r>
            <w:r w:rsidR="001908C1" w:rsidRPr="00C55311">
              <w:t xml:space="preserve"> and identifiers that can serve</w:t>
            </w:r>
            <w:r w:rsidR="00753342" w:rsidRPr="00C55311">
              <w:t xml:space="preserve"> as an authority for service</w:t>
            </w:r>
            <w:r w:rsidR="001908C1" w:rsidRPr="00C55311">
              <w:t xml:space="preserve">Types. An interim list of service types and identifiers is included in section </w:t>
            </w:r>
            <w:r w:rsidR="00AD5E58" w:rsidRPr="00C55311">
              <w:fldChar w:fldCharType="begin"/>
            </w:r>
            <w:r w:rsidR="00AD5E58" w:rsidRPr="00C55311">
              <w:instrText xml:space="preserve"> REF _Ref252222161 \r \h </w:instrText>
            </w:r>
            <w:r w:rsidR="0042550F" w:rsidRPr="00C55311">
              <w:instrText xml:space="preserve"> \* MERGEFORMAT </w:instrText>
            </w:r>
            <w:r w:rsidR="00AD5E58" w:rsidRPr="00C55311">
              <w:fldChar w:fldCharType="separate"/>
            </w:r>
            <w:r w:rsidR="002C0A6A" w:rsidRPr="00C55311">
              <w:t>7.1</w:t>
            </w:r>
            <w:r w:rsidR="00AD5E58" w:rsidRPr="00C55311">
              <w:fldChar w:fldCharType="end"/>
            </w:r>
            <w:r w:rsidR="00AD5E58" w:rsidRPr="00C55311">
              <w:t xml:space="preserve"> </w:t>
            </w:r>
            <w:r w:rsidR="00AD5E58" w:rsidRPr="00C55311">
              <w:fldChar w:fldCharType="begin"/>
            </w:r>
            <w:r w:rsidR="00AD5E58" w:rsidRPr="00C55311">
              <w:instrText xml:space="preserve"> REF _Ref252222164 \h </w:instrText>
            </w:r>
            <w:r w:rsidR="0042550F" w:rsidRPr="00C55311">
              <w:instrText xml:space="preserve"> \* MERGEFORMAT </w:instrText>
            </w:r>
            <w:r w:rsidR="00AD5E58" w:rsidRPr="00C55311">
              <w:fldChar w:fldCharType="separate"/>
            </w:r>
            <w:r w:rsidR="002C0A6A" w:rsidRPr="00C55311">
              <w:rPr>
                <w:rStyle w:val="LineNumber"/>
              </w:rPr>
              <w:t>ServiceType</w:t>
            </w:r>
            <w:r w:rsidR="00AD5E58" w:rsidRPr="00C55311">
              <w:fldChar w:fldCharType="end"/>
            </w:r>
            <w:r w:rsidR="00115965" w:rsidRPr="00C55311">
              <w:t xml:space="preserve"> (with the ad hoc codespace URI ‘http://resources.usgin.org/registry/serviceType</w:t>
            </w:r>
            <w:r w:rsidR="00F45141" w:rsidRPr="00C55311">
              <w:t>201001</w:t>
            </w:r>
            <w:r w:rsidR="00115965" w:rsidRPr="00C55311">
              <w:t>’)</w:t>
            </w:r>
            <w:r w:rsidR="001908C1" w:rsidRPr="00C55311">
              <w:t xml:space="preserve">. </w:t>
            </w:r>
            <w:r w:rsidR="00753342" w:rsidRPr="00C55311">
              <w:t xml:space="preserve"> </w:t>
            </w:r>
            <w:r w:rsidR="001457A2" w:rsidRPr="00C55311">
              <w:t xml:space="preserve">Valid values for OGC services </w:t>
            </w:r>
            <w:r w:rsidR="001908C1" w:rsidRPr="00C55311">
              <w:t>are</w:t>
            </w:r>
            <w:r w:rsidR="001457A2" w:rsidRPr="00C55311">
              <w:t xml:space="preserve"> </w:t>
            </w:r>
            <w:r w:rsidR="008B4323" w:rsidRPr="00C55311">
              <w:t>{</w:t>
            </w:r>
            <w:r w:rsidR="001457A2" w:rsidRPr="00C55311">
              <w:rPr>
                <w:rStyle w:val="codelist"/>
              </w:rPr>
              <w:t xml:space="preserve">WMS, WFS, </w:t>
            </w:r>
            <w:r w:rsidR="00DA5679" w:rsidRPr="00C55311">
              <w:rPr>
                <w:rStyle w:val="codelist"/>
              </w:rPr>
              <w:t>WCS</w:t>
            </w:r>
            <w:r w:rsidR="001457A2" w:rsidRPr="00C55311">
              <w:rPr>
                <w:rStyle w:val="codelist"/>
              </w:rPr>
              <w:t>, CSW, …</w:t>
            </w:r>
            <w:r w:rsidR="008B4323" w:rsidRPr="00C55311">
              <w:t>}</w:t>
            </w:r>
          </w:p>
          <w:p w:rsidR="008B4323" w:rsidRPr="00C55311" w:rsidRDefault="008B4323" w:rsidP="00A357C8">
            <w:r w:rsidRPr="00C55311">
              <w:t>Example:</w:t>
            </w:r>
          </w:p>
          <w:p w:rsidR="008B4323" w:rsidRPr="00C55311" w:rsidRDefault="008B4323" w:rsidP="0085388E">
            <w:pPr>
              <w:pStyle w:val="XMLelement0"/>
            </w:pPr>
            <w:r w:rsidRPr="00C55311">
              <w:t>&lt;srv:serviceType&gt;</w:t>
            </w:r>
          </w:p>
          <w:p w:rsidR="008B4323" w:rsidRPr="00C55311" w:rsidRDefault="007527F5" w:rsidP="0085388E">
            <w:pPr>
              <w:pStyle w:val="XMLattributeValue"/>
              <w:ind w:left="243" w:hanging="243"/>
              <w:rPr>
                <w:rFonts w:cs="Arial"/>
                <w:color w:val="0000FF"/>
                <w:szCs w:val="22"/>
              </w:rPr>
            </w:pPr>
            <w:r w:rsidRPr="00C55311">
              <w:rPr>
                <w:rFonts w:cs="Arial"/>
                <w:color w:val="0000FF"/>
                <w:szCs w:val="22"/>
              </w:rPr>
              <w:t xml:space="preserve">  </w:t>
            </w:r>
            <w:r w:rsidR="008B4323" w:rsidRPr="00C55311">
              <w:rPr>
                <w:rFonts w:cs="Arial"/>
                <w:color w:val="0000FF"/>
                <w:szCs w:val="22"/>
              </w:rPr>
              <w:t xml:space="preserve">&lt;gco:LocalName </w:t>
            </w:r>
            <w:r w:rsidR="008B4323" w:rsidRPr="00C55311">
              <w:rPr>
                <w:rFonts w:cs="Arial"/>
                <w:color w:val="FF0000"/>
                <w:szCs w:val="22"/>
              </w:rPr>
              <w:t>codeSpace</w:t>
            </w:r>
            <w:r w:rsidR="008B4323" w:rsidRPr="00C55311">
              <w:rPr>
                <w:rFonts w:cs="Arial"/>
                <w:color w:val="0000FF"/>
                <w:szCs w:val="22"/>
              </w:rPr>
              <w:t>=</w:t>
            </w:r>
            <w:r w:rsidR="00115965" w:rsidRPr="00C55311">
              <w:rPr>
                <w:rFonts w:cs="Arial"/>
                <w:color w:val="0000FF"/>
                <w:szCs w:val="22"/>
              </w:rPr>
              <w:t xml:space="preserve"> </w:t>
            </w:r>
            <w:r w:rsidR="00EE6EBE" w:rsidRPr="00C55311">
              <w:rPr>
                <w:rStyle w:val="attributeValue"/>
                <w:b w:val="0"/>
              </w:rPr>
              <w:t>"</w:t>
            </w:r>
            <w:r w:rsidR="00994079" w:rsidRPr="00C55311">
              <w:rPr>
                <w:rStyle w:val="attributeValue"/>
                <w:b w:val="0"/>
              </w:rPr>
              <w:t>http://resources.usgin.org/registry/serviceType</w:t>
            </w:r>
            <w:r w:rsidR="00445759" w:rsidRPr="00C55311">
              <w:rPr>
                <w:rStyle w:val="attributeValue"/>
                <w:b w:val="0"/>
              </w:rPr>
              <w:t>201001</w:t>
            </w:r>
            <w:r w:rsidR="00EE6EBE" w:rsidRPr="00C55311">
              <w:rPr>
                <w:rStyle w:val="attributeValue"/>
                <w:b w:val="0"/>
              </w:rPr>
              <w:t>"</w:t>
            </w:r>
            <w:r w:rsidR="008B4323" w:rsidRPr="00C55311">
              <w:rPr>
                <w:rFonts w:cs="Arial"/>
                <w:color w:val="0000FF"/>
                <w:szCs w:val="22"/>
              </w:rPr>
              <w:t>&gt;</w:t>
            </w:r>
            <w:r w:rsidR="008B4323" w:rsidRPr="0085388E">
              <w:rPr>
                <w:rFonts w:cs="Arial"/>
                <w:color w:val="auto"/>
                <w:szCs w:val="22"/>
              </w:rPr>
              <w:t>WMS</w:t>
            </w:r>
            <w:r w:rsidR="008B4323" w:rsidRPr="00C55311">
              <w:rPr>
                <w:rFonts w:cs="Arial"/>
                <w:color w:val="0000FF"/>
                <w:szCs w:val="22"/>
              </w:rPr>
              <w:t>&lt;/gco:LocalName&gt;</w:t>
            </w:r>
          </w:p>
          <w:p w:rsidR="008B4323" w:rsidRPr="008B4323" w:rsidRDefault="008B4323" w:rsidP="00A357C8">
            <w:pPr>
              <w:autoSpaceDE w:val="0"/>
              <w:autoSpaceDN w:val="0"/>
              <w:adjustRightInd w:val="0"/>
              <w:spacing w:before="0" w:after="0"/>
              <w:rPr>
                <w:rFonts w:cs="Arial"/>
                <w:color w:val="000000"/>
                <w:szCs w:val="20"/>
                <w:highlight w:val="white"/>
              </w:rPr>
            </w:pPr>
            <w:r w:rsidRPr="00C55311">
              <w:rPr>
                <w:rFonts w:cs="Arial"/>
                <w:color w:val="0000FF"/>
                <w:szCs w:val="22"/>
              </w:rPr>
              <w:t>&lt;/srv:serviceType&gt;</w:t>
            </w:r>
          </w:p>
        </w:tc>
      </w:tr>
      <w:tr w:rsidR="001457A2" w:rsidTr="00C55311">
        <w:trPr>
          <w:cantSplit/>
        </w:trPr>
        <w:tc>
          <w:tcPr>
            <w:tcW w:w="1194" w:type="pct"/>
          </w:tcPr>
          <w:p w:rsidR="001457A2" w:rsidRDefault="001457A2" w:rsidP="00A357C8">
            <w:r>
              <w:t>Resource service type version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sidRPr="00ED177D">
              <w:rPr>
                <w:rStyle w:val="ElementxPath"/>
              </w:rPr>
              <w:t>serviceType</w:t>
            </w:r>
            <w:r>
              <w:rPr>
                <w:rStyle w:val="ElementxPath"/>
              </w:rPr>
              <w:t>Version</w:t>
            </w:r>
          </w:p>
        </w:tc>
        <w:tc>
          <w:tcPr>
            <w:tcW w:w="372" w:type="pct"/>
          </w:tcPr>
          <w:p w:rsidR="001457A2" w:rsidRDefault="001457A2" w:rsidP="00A357C8">
            <w:pPr>
              <w:jc w:val="center"/>
            </w:pPr>
            <w:r>
              <w:t>O-</w:t>
            </w:r>
            <w:r w:rsidR="008639C2">
              <w:t>C</w:t>
            </w:r>
          </w:p>
        </w:tc>
        <w:tc>
          <w:tcPr>
            <w:tcW w:w="3434" w:type="pct"/>
          </w:tcPr>
          <w:p w:rsidR="001457A2" w:rsidRDefault="001457A2" w:rsidP="00A357C8">
            <w:r w:rsidRPr="00F10F3A">
              <w:t xml:space="preserve">Multiple serviceTypeVersion tags may not be implemented in </w:t>
            </w:r>
            <w:r w:rsidR="00917B36">
              <w:t xml:space="preserve">some harvesting server </w:t>
            </w:r>
            <w:r w:rsidRPr="00F10F3A">
              <w:t>a</w:t>
            </w:r>
            <w:r w:rsidRPr="00F10F3A">
              <w:t>p</w:t>
            </w:r>
            <w:r w:rsidRPr="00F10F3A">
              <w:t>plications - USGIN recommends a reverse chronological order</w:t>
            </w:r>
            <w:r>
              <w:t xml:space="preserve"> for supported versions</w:t>
            </w:r>
            <w:r w:rsidRPr="00F10F3A">
              <w:t>.</w:t>
            </w:r>
            <w:r>
              <w:t xml:space="preserve"> </w:t>
            </w:r>
            <w:r w:rsidR="008639C2">
              <w:t>Constraint</w:t>
            </w:r>
            <w:r w:rsidR="008B4323">
              <w:t xml:space="preserve">: </w:t>
            </w:r>
            <w:r w:rsidR="008639C2">
              <w:t xml:space="preserve">if various versions are available, </w:t>
            </w:r>
            <w:r w:rsidR="008B4323">
              <w:t xml:space="preserve">it is </w:t>
            </w:r>
            <w:r w:rsidR="008639C2">
              <w:t>mandatory to list versions that are su</w:t>
            </w:r>
            <w:r w:rsidR="008639C2">
              <w:t>p</w:t>
            </w:r>
            <w:r w:rsidR="008639C2">
              <w:t>ported. Default is oldest version of service.</w:t>
            </w:r>
          </w:p>
        </w:tc>
      </w:tr>
      <w:tr w:rsidR="001457A2" w:rsidTr="00C55311">
        <w:trPr>
          <w:cantSplit/>
        </w:trPr>
        <w:tc>
          <w:tcPr>
            <w:tcW w:w="1194" w:type="pct"/>
          </w:tcPr>
          <w:p w:rsidR="001457A2" w:rsidRDefault="001457A2" w:rsidP="00A357C8">
            <w:r>
              <w:t>Resource service access properties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accessProperties</w:t>
            </w:r>
          </w:p>
        </w:tc>
        <w:tc>
          <w:tcPr>
            <w:tcW w:w="372" w:type="pct"/>
          </w:tcPr>
          <w:p w:rsidR="001457A2" w:rsidRDefault="001457A2" w:rsidP="00A357C8">
            <w:pPr>
              <w:jc w:val="center"/>
            </w:pPr>
            <w:r>
              <w:t>O-O</w:t>
            </w:r>
          </w:p>
        </w:tc>
        <w:tc>
          <w:tcPr>
            <w:tcW w:w="3434" w:type="pct"/>
          </w:tcPr>
          <w:p w:rsidR="001457A2" w:rsidRDefault="00917B36" w:rsidP="00A357C8">
            <w:r>
              <w:rPr>
                <w:rFonts w:eastAsia="Times New Roman" w:cs="Arial"/>
                <w:szCs w:val="20"/>
              </w:rPr>
              <w:t>Optional MD_StandardOrderProcess element to provide i</w:t>
            </w:r>
            <w:r w:rsidR="001457A2">
              <w:rPr>
                <w:rFonts w:eastAsia="Times New Roman" w:cs="Arial"/>
                <w:szCs w:val="20"/>
              </w:rPr>
              <w:t>nformation on the availability of the service which include: fees, available date and time, ordering instructions, turnaround.</w:t>
            </w:r>
            <w:r>
              <w:rPr>
                <w:rFonts w:eastAsia="Times New Roman" w:cs="Arial"/>
                <w:szCs w:val="20"/>
              </w:rPr>
              <w:t xml:space="preserve"> Ordering instructions and turnaround are not applicable to web services. </w:t>
            </w:r>
          </w:p>
        </w:tc>
      </w:tr>
      <w:tr w:rsidR="001457A2" w:rsidTr="00C55311">
        <w:trPr>
          <w:cantSplit/>
        </w:trPr>
        <w:tc>
          <w:tcPr>
            <w:tcW w:w="1194" w:type="pct"/>
          </w:tcPr>
          <w:p w:rsidR="001457A2" w:rsidRDefault="001457A2" w:rsidP="00A357C8">
            <w:r>
              <w:t>Resource service restrictions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restrictions</w:t>
            </w:r>
          </w:p>
        </w:tc>
        <w:tc>
          <w:tcPr>
            <w:tcW w:w="372" w:type="pct"/>
          </w:tcPr>
          <w:p w:rsidR="001457A2" w:rsidRDefault="001457A2" w:rsidP="00A357C8">
            <w:pPr>
              <w:jc w:val="center"/>
            </w:pPr>
            <w:r>
              <w:t>O-X</w:t>
            </w:r>
          </w:p>
        </w:tc>
        <w:tc>
          <w:tcPr>
            <w:tcW w:w="3434" w:type="pct"/>
          </w:tcPr>
          <w:p w:rsidR="001457A2" w:rsidRDefault="001457A2" w:rsidP="00A357C8">
            <w:r>
              <w:t xml:space="preserve">Not used by USGIN; use </w:t>
            </w:r>
            <w:r w:rsidRPr="00A02484">
              <w:rPr>
                <w:rStyle w:val="ElementxPath"/>
              </w:rPr>
              <w:t>resourceConstraints</w:t>
            </w:r>
            <w:r>
              <w:t xml:space="preserve"> as per NAP.</w:t>
            </w:r>
          </w:p>
        </w:tc>
      </w:tr>
      <w:tr w:rsidR="001457A2" w:rsidTr="00C55311">
        <w:trPr>
          <w:cantSplit/>
        </w:trPr>
        <w:tc>
          <w:tcPr>
            <w:tcW w:w="1194" w:type="pct"/>
          </w:tcPr>
          <w:p w:rsidR="001457A2" w:rsidRDefault="001457A2" w:rsidP="00A357C8">
            <w:r>
              <w:t>Keywords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keywords</w:t>
            </w:r>
          </w:p>
        </w:tc>
        <w:tc>
          <w:tcPr>
            <w:tcW w:w="372" w:type="pct"/>
          </w:tcPr>
          <w:p w:rsidR="001457A2" w:rsidRDefault="001457A2" w:rsidP="00A357C8">
            <w:pPr>
              <w:jc w:val="center"/>
            </w:pPr>
            <w:r>
              <w:t>O-X</w:t>
            </w:r>
          </w:p>
        </w:tc>
        <w:tc>
          <w:tcPr>
            <w:tcW w:w="3434" w:type="pct"/>
          </w:tcPr>
          <w:p w:rsidR="001457A2" w:rsidRDefault="001457A2" w:rsidP="00A357C8">
            <w:r>
              <w:t xml:space="preserve">Not used by USGIN; use </w:t>
            </w:r>
            <w:r>
              <w:rPr>
                <w:rStyle w:val="ElementxPath"/>
              </w:rPr>
              <w:t>descriptiveKeywords</w:t>
            </w:r>
            <w:r>
              <w:t xml:space="preserve"> as per NAP</w:t>
            </w:r>
          </w:p>
        </w:tc>
      </w:tr>
      <w:tr w:rsidR="001457A2" w:rsidTr="00C55311">
        <w:trPr>
          <w:cantSplit/>
        </w:trPr>
        <w:tc>
          <w:tcPr>
            <w:tcW w:w="1194" w:type="pct"/>
          </w:tcPr>
          <w:p w:rsidR="001457A2" w:rsidRDefault="001457A2" w:rsidP="00A357C8">
            <w:r>
              <w:lastRenderedPageBreak/>
              <w:t>Resource service content e</w:t>
            </w:r>
            <w:r>
              <w:t>x</w:t>
            </w:r>
            <w:r>
              <w:t>tent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p>
        </w:tc>
        <w:tc>
          <w:tcPr>
            <w:tcW w:w="372" w:type="pct"/>
          </w:tcPr>
          <w:p w:rsidR="001457A2" w:rsidRDefault="001457A2" w:rsidP="00A357C8">
            <w:pPr>
              <w:jc w:val="center"/>
            </w:pPr>
            <w:r>
              <w:t>C-C</w:t>
            </w:r>
          </w:p>
        </w:tc>
        <w:tc>
          <w:tcPr>
            <w:tcW w:w="3434" w:type="pct"/>
          </w:tcPr>
          <w:p w:rsidR="001457A2" w:rsidRDefault="001457A2" w:rsidP="00A357C8">
            <w:r>
              <w:t>Defines the spatial (horizontal and vertical) and temporal region to which</w:t>
            </w:r>
            <w:r w:rsidR="0042550F">
              <w:t xml:space="preserve"> </w:t>
            </w:r>
            <w:r>
              <w:t>resource</w:t>
            </w:r>
            <w:r w:rsidR="0042550F">
              <w:t>s offered by the service</w:t>
            </w:r>
            <w:r>
              <w:t xml:space="preserve"> appl</w:t>
            </w:r>
            <w:r w:rsidR="0042550F">
              <w:t>y</w:t>
            </w:r>
            <w:r>
              <w:t>. USGIN</w:t>
            </w:r>
            <w:r w:rsidR="0042550F">
              <w:t xml:space="preserve"> requires</w:t>
            </w:r>
            <w:r>
              <w:t xml:space="preserve">. Best Practice for USGIN is to include </w:t>
            </w:r>
            <w:r w:rsidR="0042550F">
              <w:t xml:space="preserve">a geographic bounding box that specifies the extent to which resource content applies </w:t>
            </w:r>
            <w:r>
              <w:t xml:space="preserve">for any resource related to some geographic location. For geoscience resources, the temporal extent may be expressed using time ordinal eras from a geologic time scale if the resource is related to some particular geologic time. </w:t>
            </w:r>
          </w:p>
          <w:p w:rsidR="001457A2" w:rsidRDefault="001457A2" w:rsidP="00A357C8">
            <w:r>
              <w:t>USGIN specifies count(</w:t>
            </w:r>
            <w:r w:rsidRPr="00822C00">
              <w:rPr>
                <w:rStyle w:val="ElementxPath"/>
              </w:rPr>
              <w:t>description</w:t>
            </w:r>
            <w:r>
              <w:t xml:space="preserve"> + </w:t>
            </w:r>
            <w:r w:rsidRPr="00822C00">
              <w:rPr>
                <w:rStyle w:val="ElementxPath"/>
              </w:rPr>
              <w:t>geographicElement</w:t>
            </w:r>
            <w:r>
              <w:t xml:space="preserve"> + </w:t>
            </w:r>
            <w:r w:rsidRPr="00822C00">
              <w:rPr>
                <w:rStyle w:val="ElementxPath"/>
              </w:rPr>
              <w:t>temporal</w:t>
            </w:r>
            <w:r w:rsidRPr="00822C00">
              <w:rPr>
                <w:rStyle w:val="ElementxPath"/>
              </w:rPr>
              <w:softHyphen/>
              <w:t>Element</w:t>
            </w:r>
            <w:r>
              <w:t>) &gt;0</w:t>
            </w:r>
          </w:p>
        </w:tc>
      </w:tr>
      <w:tr w:rsidR="001457A2" w:rsidTr="00C55311">
        <w:trPr>
          <w:cantSplit/>
        </w:trPr>
        <w:tc>
          <w:tcPr>
            <w:tcW w:w="1194" w:type="pct"/>
          </w:tcPr>
          <w:p w:rsidR="001457A2" w:rsidRDefault="001457A2" w:rsidP="00A357C8">
            <w:r>
              <w:t>Resource service content e</w:t>
            </w:r>
            <w:r>
              <w:t>x</w:t>
            </w:r>
            <w:r>
              <w:t>tent description (</w:t>
            </w:r>
            <w:r w:rsidR="008263D0">
              <w:t xml:space="preserve"> </w:t>
            </w:r>
            <w:r>
              <w:t>)</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extent/EX_Extent/description</w:t>
            </w:r>
          </w:p>
        </w:tc>
        <w:tc>
          <w:tcPr>
            <w:tcW w:w="372" w:type="pct"/>
          </w:tcPr>
          <w:p w:rsidR="001457A2" w:rsidRDefault="001457A2" w:rsidP="00A357C8">
            <w:pPr>
              <w:jc w:val="center"/>
            </w:pPr>
            <w:r>
              <w:t>C-C</w:t>
            </w:r>
          </w:p>
        </w:tc>
        <w:tc>
          <w:tcPr>
            <w:tcW w:w="3434" w:type="pct"/>
          </w:tcPr>
          <w:p w:rsidR="001457A2" w:rsidRDefault="001457A2" w:rsidP="0042550F">
            <w:r>
              <w:t xml:space="preserve">Free text that describes the spatial and temporal extent of the dataset. USGIN specifies that </w:t>
            </w:r>
            <w:r w:rsidRPr="0032148F">
              <w:rPr>
                <w:rStyle w:val="ElementxPath"/>
              </w:rPr>
              <w:t>description</w:t>
            </w:r>
            <w:r>
              <w:t xml:space="preserve"> is mandatory if a </w:t>
            </w:r>
            <w:r w:rsidRPr="00822C00">
              <w:rPr>
                <w:rStyle w:val="ElementxPath"/>
              </w:rPr>
              <w:t>geographicElement</w:t>
            </w:r>
            <w:r>
              <w:t xml:space="preserve"> or </w:t>
            </w:r>
            <w:r w:rsidRPr="00822C00">
              <w:rPr>
                <w:rStyle w:val="ElementxPath"/>
              </w:rPr>
              <w:t>temporalElement</w:t>
            </w:r>
            <w:r>
              <w:t xml:space="preserve"> is not provided. </w:t>
            </w:r>
            <w:r w:rsidR="0042550F">
              <w:t>I</w:t>
            </w:r>
            <w:r>
              <w:t>f geographic place names are used to express the geographic extent</w:t>
            </w:r>
            <w:r w:rsidR="0042550F">
              <w:t xml:space="preserve"> they MUST</w:t>
            </w:r>
            <w:r>
              <w:t xml:space="preserve"> be enco</w:t>
            </w:r>
            <w:r>
              <w:t>d</w:t>
            </w:r>
            <w:r>
              <w:t>ed using keyword</w:t>
            </w:r>
            <w:r w:rsidR="0042550F">
              <w:t>s</w:t>
            </w:r>
            <w:r>
              <w:t xml:space="preserve"> with keyword type code = </w:t>
            </w:r>
            <w:r w:rsidR="008263D0">
              <w:t>'</w:t>
            </w:r>
            <w:r w:rsidRPr="008263D0">
              <w:rPr>
                <w:rStyle w:val="codelist"/>
              </w:rPr>
              <w:t>place</w:t>
            </w:r>
            <w:r w:rsidR="008263D0">
              <w:t>'.</w:t>
            </w:r>
            <w:r>
              <w:t xml:space="preserve"> Geographic names may be duplica</w:t>
            </w:r>
            <w:r>
              <w:t>t</w:t>
            </w:r>
            <w:r>
              <w:t xml:space="preserve">ed in the </w:t>
            </w:r>
            <w:r w:rsidRPr="0032148F">
              <w:rPr>
                <w:rStyle w:val="ElementxPath"/>
              </w:rPr>
              <w:t>EX_Extent/description</w:t>
            </w:r>
            <w:r>
              <w:t>.</w:t>
            </w:r>
          </w:p>
        </w:tc>
      </w:tr>
      <w:tr w:rsidR="001457A2" w:rsidTr="00C55311">
        <w:trPr>
          <w:cantSplit/>
        </w:trPr>
        <w:tc>
          <w:tcPr>
            <w:tcW w:w="1194" w:type="pct"/>
          </w:tcPr>
          <w:p w:rsidR="001457A2" w:rsidRDefault="001457A2" w:rsidP="00A357C8">
            <w:r>
              <w:t>Resource service content e</w:t>
            </w:r>
            <w:r>
              <w:t>x</w:t>
            </w:r>
            <w:r>
              <w:t>tent bounding box (</w:t>
            </w:r>
            <w:r w:rsidR="008263D0">
              <w:t xml:space="preserve"> </w:t>
            </w:r>
            <w:r>
              <w:t>)</w:t>
            </w:r>
          </w:p>
          <w:p w:rsidR="001457A2" w:rsidRPr="00F705AD" w:rsidRDefault="001457A2" w:rsidP="00A357C8">
            <w:pPr>
              <w:rPr>
                <w:rFonts w:ascii="Consolas" w:hAnsi="Consolas"/>
                <w:sz w:val="18"/>
                <w:shd w:val="pct10" w:color="auto" w:fill="auto"/>
              </w:rPr>
            </w:pPr>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r w:rsidR="00915B7E">
              <w:rPr>
                <w:rStyle w:val="ElementxPath"/>
              </w:rPr>
              <w:t>-</w:t>
            </w:r>
            <w:r>
              <w:rPr>
                <w:rStyle w:val="ElementxPath"/>
              </w:rPr>
              <w:t>geographicElement/</w:t>
            </w:r>
            <w:r w:rsidR="00915B7E">
              <w:rPr>
                <w:rStyle w:val="ElementxPath"/>
              </w:rPr>
              <w:t>-</w:t>
            </w:r>
            <w:r>
              <w:rPr>
                <w:rStyle w:val="ElementxPath"/>
              </w:rPr>
              <w:t>EX_GeographicBoundingBox</w:t>
            </w:r>
          </w:p>
        </w:tc>
        <w:tc>
          <w:tcPr>
            <w:tcW w:w="372" w:type="pct"/>
          </w:tcPr>
          <w:p w:rsidR="001457A2" w:rsidRDefault="001457A2" w:rsidP="00A357C8">
            <w:pPr>
              <w:jc w:val="center"/>
            </w:pPr>
            <w:r>
              <w:t>O-C</w:t>
            </w:r>
          </w:p>
        </w:tc>
        <w:tc>
          <w:tcPr>
            <w:tcW w:w="3434" w:type="pct"/>
          </w:tcPr>
          <w:p w:rsidR="001457A2" w:rsidRDefault="001457A2" w:rsidP="00A357C8">
            <w:r>
              <w:t xml:space="preserve">USGIN profile requires that if an </w:t>
            </w:r>
            <w:r w:rsidRPr="00822C00">
              <w:rPr>
                <w:rStyle w:val="ElementxPath"/>
              </w:rPr>
              <w:t>EX_Extent/geographicElement</w:t>
            </w:r>
            <w:r>
              <w:t xml:space="preserve"> is supplied, it include a ge</w:t>
            </w:r>
            <w:r>
              <w:t>o</w:t>
            </w:r>
            <w:r>
              <w:t>graphic bounding box with bounding latitude and longitude expressed using WGS 84 dec</w:t>
            </w:r>
            <w:r>
              <w:t>i</w:t>
            </w:r>
            <w:r>
              <w:t>mal degrees.</w:t>
            </w:r>
            <w:r w:rsidR="0042550F">
              <w:t xml:space="preserve"> </w:t>
            </w:r>
          </w:p>
          <w:p w:rsidR="001457A2" w:rsidRDefault="001457A2" w:rsidP="00A357C8">
            <w:r>
              <w:t>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w:t>
            </w:r>
          </w:p>
        </w:tc>
      </w:tr>
      <w:tr w:rsidR="001457A2" w:rsidTr="00C55311">
        <w:trPr>
          <w:cantSplit/>
        </w:trPr>
        <w:tc>
          <w:tcPr>
            <w:tcW w:w="1194" w:type="pct"/>
          </w:tcPr>
          <w:p w:rsidR="001457A2" w:rsidRDefault="001457A2" w:rsidP="00A357C8">
            <w:r>
              <w:t>Resource service content e</w:t>
            </w:r>
            <w:r>
              <w:t>x</w:t>
            </w:r>
            <w:r>
              <w:t>tent geographic description (</w:t>
            </w:r>
            <w:r w:rsidR="008263D0">
              <w:t xml:space="preserve"> </w:t>
            </w:r>
            <w:r>
              <w:t>)</w:t>
            </w:r>
          </w:p>
          <w:p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3A011E">
              <w:rPr>
                <w:rStyle w:val="ElementxPath"/>
              </w:rPr>
              <w:softHyphen/>
            </w:r>
            <w:r w:rsidRPr="003C2BD6">
              <w:rPr>
                <w:rStyle w:val="ElementxPath"/>
              </w:rPr>
              <w:t>geographic</w:t>
            </w:r>
            <w:r w:rsidR="003A011E">
              <w:rPr>
                <w:rStyle w:val="ElementxPath"/>
              </w:rPr>
              <w:softHyphen/>
            </w:r>
            <w:r w:rsidRPr="003C2BD6">
              <w:rPr>
                <w:rStyle w:val="ElementxPath"/>
              </w:rPr>
              <w:t>Element</w:t>
            </w:r>
            <w:r>
              <w:rPr>
                <w:rStyle w:val="ElementxPath"/>
              </w:rPr>
              <w:t>/</w:t>
            </w:r>
            <w:r w:rsidR="003A011E">
              <w:rPr>
                <w:rStyle w:val="ElementxPath"/>
              </w:rPr>
              <w:softHyphen/>
            </w:r>
            <w:r>
              <w:rPr>
                <w:rStyle w:val="ElementxPath"/>
              </w:rPr>
              <w:t>EX_Geographic</w:t>
            </w:r>
            <w:r w:rsidR="003A011E">
              <w:rPr>
                <w:rStyle w:val="ElementxPath"/>
              </w:rPr>
              <w:softHyphen/>
            </w:r>
            <w:r>
              <w:rPr>
                <w:rStyle w:val="ElementxPath"/>
              </w:rPr>
              <w:t>Description</w:t>
            </w:r>
          </w:p>
        </w:tc>
        <w:tc>
          <w:tcPr>
            <w:tcW w:w="372" w:type="pct"/>
          </w:tcPr>
          <w:p w:rsidR="001457A2" w:rsidRDefault="001457A2" w:rsidP="00A357C8">
            <w:pPr>
              <w:jc w:val="center"/>
            </w:pPr>
            <w:r>
              <w:t>C-X</w:t>
            </w:r>
          </w:p>
        </w:tc>
        <w:tc>
          <w:tcPr>
            <w:tcW w:w="3434" w:type="pct"/>
          </w:tcPr>
          <w:p w:rsidR="001457A2" w:rsidRDefault="001457A2" w:rsidP="0042550F">
            <w:r>
              <w:t>Not used by USGIN profile, use keyword with type code = ‘</w:t>
            </w:r>
            <w:r w:rsidRPr="008263D0">
              <w:rPr>
                <w:rStyle w:val="codelist"/>
              </w:rPr>
              <w:t>place</w:t>
            </w:r>
            <w:r>
              <w:t xml:space="preserve">’. For USGIN metadata, this information should be encoded using keywords, for which the </w:t>
            </w:r>
            <w:r w:rsidRPr="00AD3A1B">
              <w:t>MD_KeywordTypeCode</w:t>
            </w:r>
            <w:r>
              <w:t xml:space="preserve"> = ’</w:t>
            </w:r>
            <w:r w:rsidRPr="008263D0">
              <w:rPr>
                <w:rStyle w:val="codelist"/>
              </w:rPr>
              <w:t>place</w:t>
            </w:r>
            <w:r>
              <w:t xml:space="preserve">’; the </w:t>
            </w:r>
            <w:r w:rsidRPr="0032148F">
              <w:rPr>
                <w:rStyle w:val="ElementxPath"/>
              </w:rPr>
              <w:t>thesaurus/CI_Citation</w:t>
            </w:r>
            <w:r>
              <w:t xml:space="preserve"> has the same content as </w:t>
            </w:r>
            <w:r w:rsidRPr="0032148F">
              <w:rPr>
                <w:rStyle w:val="ElementxPath"/>
              </w:rPr>
              <w:t>EX_GeographicDescription</w:t>
            </w:r>
            <w:r>
              <w:rPr>
                <w:rStyle w:val="ElementxPath"/>
              </w:rPr>
              <w:t>/</w:t>
            </w:r>
            <w:r w:rsidR="0042550F">
              <w:rPr>
                <w:rStyle w:val="ElementxPath"/>
              </w:rPr>
              <w:softHyphen/>
            </w:r>
            <w:r w:rsidRPr="0032148F">
              <w:rPr>
                <w:rStyle w:val="ElementxPath"/>
              </w:rPr>
              <w:t>authority/</w:t>
            </w:r>
            <w:r w:rsidR="0042550F">
              <w:rPr>
                <w:rStyle w:val="ElementxPath"/>
              </w:rPr>
              <w:softHyphen/>
            </w:r>
            <w:r w:rsidRPr="0032148F">
              <w:rPr>
                <w:rStyle w:val="ElementxPath"/>
              </w:rPr>
              <w:t>CI_Citation</w:t>
            </w:r>
            <w:r>
              <w:t xml:space="preserve">, and the keyword is the same as the </w:t>
            </w:r>
            <w:r w:rsidRPr="0032148F">
              <w:rPr>
                <w:rStyle w:val="ElementxPath"/>
              </w:rPr>
              <w:t>EX_GeographicDescription/code</w:t>
            </w:r>
            <w:r>
              <w:t xml:space="preserve">. </w:t>
            </w:r>
          </w:p>
        </w:tc>
      </w:tr>
      <w:tr w:rsidR="001457A2" w:rsidTr="00C55311">
        <w:trPr>
          <w:cantSplit/>
        </w:trPr>
        <w:tc>
          <w:tcPr>
            <w:tcW w:w="1194" w:type="pct"/>
          </w:tcPr>
          <w:p w:rsidR="001457A2" w:rsidRDefault="001457A2" w:rsidP="00A357C8">
            <w:r>
              <w:lastRenderedPageBreak/>
              <w:t>Resource service content e</w:t>
            </w:r>
            <w:r>
              <w:t>x</w:t>
            </w:r>
            <w:r>
              <w:t>tent bounding polygon (</w:t>
            </w:r>
            <w:r w:rsidR="008263D0">
              <w:t xml:space="preserve"> </w:t>
            </w:r>
            <w:r>
              <w:t>)</w:t>
            </w:r>
          </w:p>
          <w:p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915B7E">
              <w:rPr>
                <w:rStyle w:val="ElementxPath"/>
              </w:rPr>
              <w:t>-</w:t>
            </w:r>
            <w:r>
              <w:rPr>
                <w:rStyle w:val="ElementxPath"/>
              </w:rPr>
              <w:t>geographicElement/</w:t>
            </w:r>
            <w:r w:rsidR="00915B7E">
              <w:rPr>
                <w:rStyle w:val="ElementxPath"/>
              </w:rPr>
              <w:t>-</w:t>
            </w:r>
            <w:r>
              <w:rPr>
                <w:rStyle w:val="ElementxPath"/>
              </w:rPr>
              <w:t>EX_BoundingPolygon</w:t>
            </w:r>
          </w:p>
        </w:tc>
        <w:tc>
          <w:tcPr>
            <w:tcW w:w="372" w:type="pct"/>
          </w:tcPr>
          <w:p w:rsidR="001457A2" w:rsidRDefault="001457A2" w:rsidP="00A357C8">
            <w:pPr>
              <w:jc w:val="center"/>
            </w:pPr>
            <w:r>
              <w:t>C-X</w:t>
            </w:r>
          </w:p>
        </w:tc>
        <w:tc>
          <w:tcPr>
            <w:tcW w:w="3434" w:type="pct"/>
          </w:tcPr>
          <w:p w:rsidR="001457A2" w:rsidRDefault="001457A2" w:rsidP="00A357C8">
            <w:r>
              <w:t>To improve interoperability, USGIN mandates use of Geographic Bounding Box; bounding polygons may be present, but may be ignored by harvesters.</w:t>
            </w:r>
          </w:p>
        </w:tc>
      </w:tr>
      <w:tr w:rsidR="001457A2" w:rsidTr="00C55311">
        <w:trPr>
          <w:cantSplit/>
        </w:trPr>
        <w:tc>
          <w:tcPr>
            <w:tcW w:w="1194" w:type="pct"/>
          </w:tcPr>
          <w:p w:rsidR="001457A2" w:rsidRDefault="001457A2" w:rsidP="00A357C8">
            <w:r>
              <w:t>Resource service temporal extent (O)</w:t>
            </w:r>
          </w:p>
          <w:p w:rsidR="001457A2" w:rsidRPr="00FE7100" w:rsidRDefault="001457A2" w:rsidP="00A357C8">
            <w:pPr>
              <w:rPr>
                <w:rStyle w:val="ElementxPath"/>
              </w:rPr>
            </w:pPr>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Pr="00F239AB">
              <w:rPr>
                <w:rStyle w:val="ElementxPath"/>
              </w:rPr>
              <w:t>/temporal</w:t>
            </w:r>
            <w:r w:rsidR="003A011E">
              <w:rPr>
                <w:rStyle w:val="ElementxPath"/>
              </w:rPr>
              <w:softHyphen/>
            </w:r>
            <w:r w:rsidRPr="00F239AB">
              <w:rPr>
                <w:rStyle w:val="ElementxPath"/>
              </w:rPr>
              <w:t>Element/</w:t>
            </w:r>
            <w:r>
              <w:rPr>
                <w:rStyle w:val="ElementxPath"/>
              </w:rPr>
              <w:t>EX_TemporalExtent/</w:t>
            </w:r>
            <w:r w:rsidR="003A011E">
              <w:rPr>
                <w:rStyle w:val="ElementxPath"/>
              </w:rPr>
              <w:softHyphen/>
            </w:r>
            <w:r w:rsidRPr="00F239AB">
              <w:rPr>
                <w:rStyle w:val="ElementxPath"/>
              </w:rPr>
              <w:t>extent</w:t>
            </w:r>
            <w:r>
              <w:rPr>
                <w:rStyle w:val="ElementxPath"/>
              </w:rPr>
              <w:t>/TimePeriod</w:t>
            </w:r>
          </w:p>
        </w:tc>
        <w:tc>
          <w:tcPr>
            <w:tcW w:w="372" w:type="pct"/>
          </w:tcPr>
          <w:p w:rsidR="001457A2" w:rsidRDefault="001457A2" w:rsidP="00A357C8">
            <w:pPr>
              <w:jc w:val="center"/>
            </w:pPr>
            <w:r>
              <w:t>O-O</w:t>
            </w:r>
          </w:p>
        </w:tc>
        <w:tc>
          <w:tcPr>
            <w:tcW w:w="3434" w:type="pct"/>
          </w:tcPr>
          <w:p w:rsidR="001457A2" w:rsidRDefault="0042550F" w:rsidP="00777FA1">
            <w:r>
              <w:t>I</w:t>
            </w:r>
            <w:r w:rsidR="001457A2">
              <w:t xml:space="preserve">nformation </w:t>
            </w:r>
            <w:r>
              <w:t>specifying the</w:t>
            </w:r>
            <w:r w:rsidR="001457A2">
              <w:t xml:space="preserve"> temporal extent to which resource is applicable. For many ge</w:t>
            </w:r>
            <w:r w:rsidR="001457A2">
              <w:t>o</w:t>
            </w:r>
            <w:r w:rsidR="001457A2">
              <w:t xml:space="preserve">science resources, this would be the geologic time period(s) to which the resource applies. </w:t>
            </w:r>
            <w:r w:rsidR="001457A2">
              <w:rPr>
                <w:rFonts w:eastAsia="Times New Roman" w:cs="Arial"/>
                <w:szCs w:val="20"/>
              </w:rPr>
              <w:t>Although</w:t>
            </w:r>
            <w:r w:rsidR="00115965">
              <w:rPr>
                <w:rFonts w:eastAsia="Times New Roman" w:cs="Arial"/>
                <w:szCs w:val="20"/>
              </w:rPr>
              <w:t xml:space="preserve"> the ISO19139 xml schema</w:t>
            </w:r>
            <w:r w:rsidR="001457A2">
              <w:rPr>
                <w:rFonts w:eastAsia="Times New Roman" w:cs="Arial"/>
                <w:szCs w:val="20"/>
              </w:rPr>
              <w:t xml:space="preserve"> allows</w:t>
            </w:r>
            <w:r w:rsidR="00115965">
              <w:rPr>
                <w:rFonts w:eastAsia="Times New Roman" w:cs="Arial"/>
                <w:szCs w:val="20"/>
              </w:rPr>
              <w:t xml:space="preserve"> temporal extents to be instants, intervals, or o</w:t>
            </w:r>
            <w:r w:rsidR="00115965">
              <w:rPr>
                <w:rFonts w:eastAsia="Times New Roman" w:cs="Arial"/>
                <w:szCs w:val="20"/>
              </w:rPr>
              <w:t>r</w:t>
            </w:r>
            <w:r w:rsidR="00115965">
              <w:rPr>
                <w:rFonts w:eastAsia="Times New Roman" w:cs="Arial"/>
                <w:szCs w:val="20"/>
              </w:rPr>
              <w:t xml:space="preserve">dered </w:t>
            </w:r>
            <w:r w:rsidR="00BC2D0D">
              <w:rPr>
                <w:rFonts w:eastAsia="Times New Roman" w:cs="Arial"/>
                <w:szCs w:val="20"/>
              </w:rPr>
              <w:t xml:space="preserve">eras, </w:t>
            </w:r>
            <w:r w:rsidR="001457A2">
              <w:rPr>
                <w:rFonts w:eastAsia="Times New Roman" w:cs="Arial"/>
                <w:szCs w:val="20"/>
              </w:rPr>
              <w:t xml:space="preserve"> </w:t>
            </w:r>
            <w:r w:rsidR="001457A2" w:rsidRPr="00FE320C">
              <w:rPr>
                <w:rStyle w:val="ElementxPath"/>
              </w:rPr>
              <w:t>TimePeriod</w:t>
            </w:r>
            <w:r w:rsidR="00BC2D0D">
              <w:t xml:space="preserve"> </w:t>
            </w:r>
            <w:r w:rsidR="00777FA1">
              <w:t xml:space="preserve">MUST be used </w:t>
            </w:r>
            <w:r w:rsidR="00BC2D0D">
              <w:t xml:space="preserve">for </w:t>
            </w:r>
            <w:r w:rsidR="001457A2">
              <w:rPr>
                <w:rFonts w:eastAsia="Times New Roman" w:cs="Arial"/>
                <w:szCs w:val="20"/>
              </w:rPr>
              <w:t xml:space="preserve"> temporal extent</w:t>
            </w:r>
            <w:r w:rsidR="00777FA1">
              <w:rPr>
                <w:rFonts w:eastAsia="Times New Roman" w:cs="Arial"/>
                <w:szCs w:val="20"/>
              </w:rPr>
              <w:t xml:space="preserve"> in USGIN profile metadata</w:t>
            </w:r>
            <w:r w:rsidR="00BC2D0D">
              <w:rPr>
                <w:rFonts w:eastAsia="Times New Roman" w:cs="Arial"/>
                <w:szCs w:val="20"/>
              </w:rPr>
              <w:t xml:space="preserve"> in order to make metadata interoperable</w:t>
            </w:r>
            <w:r w:rsidR="001457A2">
              <w:rPr>
                <w:rFonts w:eastAsia="Times New Roman" w:cs="Arial"/>
                <w:szCs w:val="20"/>
              </w:rPr>
              <w:t xml:space="preserve">. </w:t>
            </w:r>
            <w:r w:rsidR="00777FA1">
              <w:rPr>
                <w:rFonts w:eastAsia="Times New Roman" w:cs="Arial"/>
                <w:szCs w:val="20"/>
              </w:rPr>
              <w:t>V</w:t>
            </w:r>
            <w:r w:rsidR="001457A2">
              <w:rPr>
                <w:rFonts w:eastAsia="Times New Roman" w:cs="Arial"/>
                <w:szCs w:val="20"/>
              </w:rPr>
              <w:t xml:space="preserve">alues for </w:t>
            </w:r>
            <w:r w:rsidR="001457A2" w:rsidRPr="00FE320C">
              <w:rPr>
                <w:rStyle w:val="ElementxPath"/>
              </w:rPr>
              <w:t>beginPosition@frame</w:t>
            </w:r>
            <w:r w:rsidR="001457A2">
              <w:rPr>
                <w:rFonts w:eastAsia="Times New Roman" w:cs="Arial"/>
                <w:szCs w:val="20"/>
              </w:rPr>
              <w:t xml:space="preserve"> and </w:t>
            </w:r>
            <w:r w:rsidR="001457A2" w:rsidRPr="00FE320C">
              <w:rPr>
                <w:rStyle w:val="ElementxPath"/>
              </w:rPr>
              <w:t>endPos</w:t>
            </w:r>
            <w:r w:rsidR="001457A2" w:rsidRPr="00FE320C">
              <w:rPr>
                <w:rStyle w:val="ElementxPath"/>
              </w:rPr>
              <w:t>i</w:t>
            </w:r>
            <w:r w:rsidR="001457A2" w:rsidRPr="00FE320C">
              <w:rPr>
                <w:rStyle w:val="ElementxPath"/>
              </w:rPr>
              <w:t>tion@frame</w:t>
            </w:r>
            <w:r w:rsidR="001457A2">
              <w:rPr>
                <w:rFonts w:eastAsia="Times New Roman" w:cs="Arial"/>
                <w:szCs w:val="20"/>
              </w:rPr>
              <w:t xml:space="preserve"> </w:t>
            </w:r>
            <w:r w:rsidR="00777FA1">
              <w:rPr>
                <w:rFonts w:eastAsia="Times New Roman" w:cs="Arial"/>
                <w:szCs w:val="20"/>
              </w:rPr>
              <w:t xml:space="preserve">MUST </w:t>
            </w:r>
            <w:r w:rsidR="001457A2">
              <w:rPr>
                <w:rFonts w:eastAsia="Times New Roman" w:cs="Arial"/>
                <w:szCs w:val="20"/>
              </w:rPr>
              <w:t>be populated</w:t>
            </w:r>
            <w:r w:rsidR="00777FA1">
              <w:rPr>
                <w:rFonts w:eastAsia="Times New Roman" w:cs="Arial"/>
                <w:szCs w:val="20"/>
              </w:rPr>
              <w:t xml:space="preserve"> if a temporal extent is provided</w:t>
            </w:r>
            <w:r w:rsidR="001457A2">
              <w:rPr>
                <w:rFonts w:eastAsia="Times New Roman" w:cs="Arial"/>
                <w:szCs w:val="20"/>
              </w:rPr>
              <w:t xml:space="preserve">. The default frame property value is </w:t>
            </w:r>
            <w:r w:rsidR="00EE6EBE">
              <w:rPr>
                <w:rFonts w:eastAsia="Times New Roman" w:cs="Arial"/>
                <w:szCs w:val="20"/>
              </w:rPr>
              <w:t>"</w:t>
            </w:r>
            <w:r w:rsidR="001457A2">
              <w:rPr>
                <w:rFonts w:eastAsia="Times New Roman" w:cs="Arial"/>
                <w:szCs w:val="20"/>
              </w:rPr>
              <w:t>#ISO-8601</w:t>
            </w:r>
            <w:r w:rsidR="002020E1">
              <w:rPr>
                <w:rFonts w:eastAsia="Times New Roman" w:cs="Arial"/>
                <w:szCs w:val="20"/>
              </w:rPr>
              <w:t>"</w:t>
            </w:r>
            <w:r w:rsidR="00BC2D0D">
              <w:rPr>
                <w:rFonts w:eastAsia="Times New Roman" w:cs="Arial"/>
                <w:szCs w:val="20"/>
              </w:rPr>
              <w:t xml:space="preserve">, for standard calendar date and time. </w:t>
            </w:r>
            <w:r w:rsidR="00BC2D0D">
              <w:rPr>
                <w:rFonts w:eastAsia="Times New Roman" w:cs="Arial"/>
              </w:rPr>
              <w:t xml:space="preserve">For geologic time extents, </w:t>
            </w:r>
            <w:r w:rsidR="00BC2D0D" w:rsidRPr="00CB2F1D">
              <w:rPr>
                <w:rFonts w:eastAsia="Times New Roman" w:cs="Arial"/>
              </w:rPr>
              <w:t xml:space="preserve">USGIN requires the values for </w:t>
            </w:r>
            <w:r w:rsidR="00BC2D0D" w:rsidRPr="00CB2F1D">
              <w:rPr>
                <w:rStyle w:val="ElementxPath"/>
              </w:rPr>
              <w:t>beginPosition@frame</w:t>
            </w:r>
            <w:r w:rsidR="00BC2D0D" w:rsidRPr="00CB2F1D">
              <w:rPr>
                <w:rFonts w:eastAsia="Times New Roman" w:cs="Arial"/>
              </w:rPr>
              <w:t xml:space="preserve"> and </w:t>
            </w:r>
            <w:r w:rsidR="00BC2D0D" w:rsidRPr="00CB2F1D">
              <w:rPr>
                <w:rStyle w:val="ElementxPath"/>
              </w:rPr>
              <w:t>endPosition@frame</w:t>
            </w:r>
            <w:r w:rsidR="00BC2D0D" w:rsidRPr="00CB2F1D">
              <w:rPr>
                <w:rFonts w:eastAsia="Times New Roman" w:cs="Arial"/>
              </w:rPr>
              <w:t xml:space="preserve"> to be populated using numeric time coordinates in Ma, measured positive increasing older with an origin at 1950 CE (see </w:t>
            </w:r>
            <w:r w:rsidR="00BC2D0D" w:rsidRPr="008263D0">
              <w:rPr>
                <w:rFonts w:eastAsia="Times New Roman" w:cs="Arial"/>
                <w:i/>
              </w:rPr>
              <w:fldChar w:fldCharType="begin"/>
            </w:r>
            <w:r w:rsidR="00BC2D0D" w:rsidRPr="008263D0">
              <w:rPr>
                <w:rFonts w:eastAsia="Times New Roman" w:cs="Arial"/>
                <w:i/>
              </w:rPr>
              <w:instrText xml:space="preserve"> REF _Ref247376512 \h </w:instrText>
            </w:r>
            <w:r w:rsidR="008263D0">
              <w:rPr>
                <w:rFonts w:eastAsia="Times New Roman" w:cs="Arial"/>
                <w:i/>
              </w:rPr>
              <w:instrText xml:space="preserve"> \* MERGEFORMAT </w:instrText>
            </w:r>
            <w:r w:rsidR="00BC2D0D" w:rsidRPr="008263D0">
              <w:rPr>
                <w:rFonts w:eastAsia="Times New Roman" w:cs="Arial"/>
                <w:i/>
              </w:rPr>
            </w:r>
            <w:r w:rsidR="00BC2D0D" w:rsidRPr="008263D0">
              <w:rPr>
                <w:rFonts w:eastAsia="Times New Roman" w:cs="Arial"/>
                <w:i/>
              </w:rPr>
              <w:fldChar w:fldCharType="separate"/>
            </w:r>
            <w:r w:rsidR="002C0A6A" w:rsidRPr="009851E6">
              <w:rPr>
                <w:i/>
              </w:rPr>
              <w:t>Temporal extents</w:t>
            </w:r>
            <w:r w:rsidR="00BC2D0D" w:rsidRPr="008263D0">
              <w:rPr>
                <w:rFonts w:eastAsia="Times New Roman" w:cs="Arial"/>
                <w:i/>
              </w:rPr>
              <w:fldChar w:fldCharType="end"/>
            </w:r>
            <w:r w:rsidR="00BC2D0D" w:rsidRPr="00CB2F1D">
              <w:rPr>
                <w:rFonts w:eastAsia="Times New Roman" w:cs="Arial"/>
              </w:rPr>
              <w:t>). The default frame attribute value for geologic time coo</w:t>
            </w:r>
            <w:r w:rsidR="00BC2D0D" w:rsidRPr="00CB2F1D">
              <w:rPr>
                <w:rFonts w:eastAsia="Times New Roman" w:cs="Arial"/>
              </w:rPr>
              <w:t>r</w:t>
            </w:r>
            <w:r w:rsidR="00BC2D0D" w:rsidRPr="00CB2F1D">
              <w:rPr>
                <w:rFonts w:eastAsia="Times New Roman" w:cs="Arial"/>
              </w:rPr>
              <w:t xml:space="preserve">dinates is </w:t>
            </w:r>
            <w:r w:rsidR="00EE6EBE">
              <w:rPr>
                <w:rFonts w:eastAsia="Times New Roman" w:cs="Arial"/>
              </w:rPr>
              <w:t>"</w:t>
            </w:r>
            <w:r w:rsidR="00BC2D0D" w:rsidRPr="00CB2F1D">
              <w:rPr>
                <w:rFonts w:eastAsia="Times New Roman" w:cs="Arial"/>
              </w:rPr>
              <w:t>urn:cgi:trs:CGI:StandardGeologicTimeMa</w:t>
            </w:r>
            <w:r w:rsidR="00EE6EBE">
              <w:rPr>
                <w:rFonts w:eastAsia="Times New Roman" w:cs="Arial"/>
              </w:rPr>
              <w:t>"</w:t>
            </w:r>
            <w:r w:rsidR="00BC2D0D">
              <w:rPr>
                <w:rFonts w:eastAsia="Times New Roman" w:cs="Arial"/>
              </w:rPr>
              <w:t>.</w:t>
            </w:r>
            <w:r w:rsidR="00BC2D0D" w:rsidRPr="00CB2F1D">
              <w:rPr>
                <w:rFonts w:eastAsia="Times New Roman" w:cs="Arial"/>
              </w:rPr>
              <w:t xml:space="preserve"> </w:t>
            </w:r>
            <w:r w:rsidR="008639C2">
              <w:rPr>
                <w:rFonts w:eastAsia="Times New Roman" w:cs="Arial"/>
                <w:szCs w:val="20"/>
              </w:rPr>
              <w:t xml:space="preserve"> See section </w:t>
            </w:r>
            <w:r w:rsidR="008639C2">
              <w:rPr>
                <w:rFonts w:eastAsia="Times New Roman" w:cs="Arial"/>
                <w:szCs w:val="20"/>
              </w:rPr>
              <w:fldChar w:fldCharType="begin"/>
            </w:r>
            <w:r w:rsidR="008639C2">
              <w:rPr>
                <w:rFonts w:eastAsia="Times New Roman" w:cs="Arial"/>
                <w:szCs w:val="20"/>
              </w:rPr>
              <w:instrText xml:space="preserve"> REF _Ref247376512 \r \h </w:instrText>
            </w:r>
            <w:r w:rsidR="008639C2">
              <w:rPr>
                <w:rFonts w:eastAsia="Times New Roman" w:cs="Arial"/>
                <w:szCs w:val="20"/>
              </w:rPr>
            </w:r>
            <w:r w:rsidR="008639C2">
              <w:rPr>
                <w:rFonts w:eastAsia="Times New Roman" w:cs="Arial"/>
                <w:szCs w:val="20"/>
              </w:rPr>
              <w:fldChar w:fldCharType="separate"/>
            </w:r>
            <w:r w:rsidR="002C0A6A">
              <w:rPr>
                <w:rFonts w:eastAsia="Times New Roman" w:cs="Arial"/>
                <w:szCs w:val="20"/>
              </w:rPr>
              <w:t>4.21</w:t>
            </w:r>
            <w:r w:rsidR="008639C2">
              <w:rPr>
                <w:rFonts w:eastAsia="Times New Roman" w:cs="Arial"/>
                <w:szCs w:val="20"/>
              </w:rPr>
              <w:fldChar w:fldCharType="end"/>
            </w:r>
            <w:r w:rsidR="008639C2">
              <w:rPr>
                <w:rFonts w:eastAsia="Times New Roman" w:cs="Arial"/>
                <w:szCs w:val="20"/>
              </w:rPr>
              <w:t>, below.</w:t>
            </w:r>
          </w:p>
        </w:tc>
      </w:tr>
      <w:tr w:rsidR="001457A2" w:rsidRPr="00FE7100" w:rsidTr="00C55311">
        <w:trPr>
          <w:cantSplit/>
        </w:trPr>
        <w:tc>
          <w:tcPr>
            <w:tcW w:w="1194" w:type="pct"/>
          </w:tcPr>
          <w:p w:rsidR="001457A2" w:rsidRDefault="001457A2" w:rsidP="00A357C8">
            <w:r w:rsidRPr="00764948">
              <w:t xml:space="preserve">Resource </w:t>
            </w:r>
            <w:r>
              <w:t xml:space="preserve">service </w:t>
            </w:r>
            <w:r w:rsidRPr="00764948">
              <w:t>spatio-temporal extent (O)</w:t>
            </w:r>
          </w:p>
          <w:p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3A011E">
              <w:rPr>
                <w:rStyle w:val="ElementxPath"/>
              </w:rPr>
              <w:softHyphen/>
            </w:r>
            <w:r w:rsidRPr="00F239AB">
              <w:rPr>
                <w:rStyle w:val="ElementxPath"/>
              </w:rPr>
              <w:t>temporalElement/</w:t>
            </w:r>
            <w:r w:rsidR="003A011E">
              <w:rPr>
                <w:rStyle w:val="ElementxPath"/>
              </w:rPr>
              <w:softHyphen/>
            </w:r>
            <w:r>
              <w:rPr>
                <w:rStyle w:val="ElementxPath"/>
              </w:rPr>
              <w:t>EX_SpatialTemporalExtent/</w:t>
            </w:r>
          </w:p>
        </w:tc>
        <w:tc>
          <w:tcPr>
            <w:tcW w:w="372" w:type="pct"/>
          </w:tcPr>
          <w:p w:rsidR="001457A2" w:rsidRDefault="001457A2" w:rsidP="00A357C8">
            <w:pPr>
              <w:jc w:val="center"/>
            </w:pPr>
            <w:r>
              <w:t>O-X</w:t>
            </w:r>
          </w:p>
        </w:tc>
        <w:tc>
          <w:tcPr>
            <w:tcW w:w="3434" w:type="pct"/>
          </w:tcPr>
          <w:p w:rsidR="001457A2" w:rsidRPr="00FE7100" w:rsidRDefault="001457A2" w:rsidP="00A357C8">
            <w:pPr>
              <w:rPr>
                <w:szCs w:val="22"/>
              </w:rPr>
            </w:pPr>
            <w:r>
              <w:t xml:space="preserve">Although use of </w:t>
            </w:r>
            <w:r w:rsidRPr="0032148F">
              <w:rPr>
                <w:rStyle w:val="ElementxPath"/>
              </w:rPr>
              <w:t>EX_SpatialTemporalExtent</w:t>
            </w:r>
            <w:r>
              <w:t xml:space="preserve"> is allowed by ISO19139 and NAP, USGIN best practice is to encode space time location with </w:t>
            </w:r>
            <w:r w:rsidRPr="0032148F">
              <w:rPr>
                <w:rStyle w:val="ElementxPath"/>
              </w:rPr>
              <w:t>EX_TemporalExtent</w:t>
            </w:r>
            <w:r>
              <w:t xml:space="preserve"> and </w:t>
            </w:r>
            <w:r>
              <w:rPr>
                <w:rStyle w:val="ElementxPath"/>
              </w:rPr>
              <w:t>EX_GeographicBounding</w:t>
            </w:r>
            <w:r>
              <w:rPr>
                <w:rStyle w:val="ElementxPath"/>
              </w:rPr>
              <w:softHyphen/>
              <w:t>Box</w:t>
            </w:r>
            <w:r>
              <w:t>. Other optional extent elements may be included, but they may be ignored by client i</w:t>
            </w:r>
            <w:r>
              <w:t>m</w:t>
            </w:r>
            <w:r>
              <w:t>plementations processing the metadata document.</w:t>
            </w:r>
          </w:p>
        </w:tc>
      </w:tr>
      <w:tr w:rsidR="001457A2" w:rsidTr="00C55311">
        <w:trPr>
          <w:cantSplit/>
        </w:trPr>
        <w:tc>
          <w:tcPr>
            <w:tcW w:w="1194" w:type="pct"/>
          </w:tcPr>
          <w:p w:rsidR="001457A2" w:rsidRDefault="001457A2" w:rsidP="00A357C8">
            <w:r>
              <w:lastRenderedPageBreak/>
              <w:t>Resource service vertical e</w:t>
            </w:r>
            <w:r>
              <w:t>x</w:t>
            </w:r>
            <w:r>
              <w:t>tent (O)</w:t>
            </w:r>
          </w:p>
          <w:p w:rsidR="001457A2" w:rsidRPr="006543F8"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r w:rsidR="00915B7E">
              <w:rPr>
                <w:rStyle w:val="ElementxPath"/>
              </w:rPr>
              <w:t>-</w:t>
            </w:r>
            <w:r>
              <w:rPr>
                <w:rStyle w:val="ElementxPath"/>
              </w:rPr>
              <w:t>vertical</w:t>
            </w:r>
            <w:r w:rsidRPr="00800E67">
              <w:rPr>
                <w:rStyle w:val="ElementxPath"/>
              </w:rPr>
              <w:t>Element/</w:t>
            </w:r>
            <w:r w:rsidR="00915B7E">
              <w:rPr>
                <w:rStyle w:val="ElementxPath"/>
              </w:rPr>
              <w:t>-</w:t>
            </w:r>
            <w:r>
              <w:rPr>
                <w:rStyle w:val="ElementxPath"/>
              </w:rPr>
              <w:t>EX_VerticalExtent</w:t>
            </w:r>
          </w:p>
        </w:tc>
        <w:tc>
          <w:tcPr>
            <w:tcW w:w="372" w:type="pct"/>
          </w:tcPr>
          <w:p w:rsidR="001457A2" w:rsidRDefault="001457A2" w:rsidP="00A357C8">
            <w:pPr>
              <w:jc w:val="center"/>
            </w:pPr>
            <w:r>
              <w:t>O-O</w:t>
            </w:r>
          </w:p>
        </w:tc>
        <w:tc>
          <w:tcPr>
            <w:tcW w:w="3434" w:type="pct"/>
          </w:tcPr>
          <w:p w:rsidR="00777FA1" w:rsidRPr="00CB2F1D" w:rsidRDefault="00777FA1" w:rsidP="00777FA1">
            <w:pPr>
              <w:pStyle w:val="Tableentry"/>
              <w:rPr>
                <w:szCs w:val="22"/>
              </w:rPr>
            </w:pPr>
            <w:r w:rsidRPr="00CB2F1D">
              <w:t xml:space="preserve">Vertical extent is used to </w:t>
            </w:r>
            <w:r>
              <w:t>describe the</w:t>
            </w:r>
            <w:r w:rsidRPr="00CB2F1D">
              <w:t xml:space="preserve"> elevation location </w:t>
            </w:r>
            <w:r>
              <w:t>of resources offered by the d</w:t>
            </w:r>
            <w:r>
              <w:t>e</w:t>
            </w:r>
            <w:r>
              <w:t>scribed service instance, if applicable</w:t>
            </w:r>
            <w:r w:rsidRPr="00CB2F1D">
              <w:t xml:space="preserve">. </w:t>
            </w:r>
            <w:r>
              <w:t>C</w:t>
            </w:r>
            <w:r w:rsidRPr="00CB2F1D">
              <w:t xml:space="preserve">ommon </w:t>
            </w:r>
            <w:r>
              <w:t xml:space="preserve">geoscience </w:t>
            </w:r>
            <w:r w:rsidRPr="00CB2F1D">
              <w:t>example</w:t>
            </w:r>
            <w:r>
              <w:t>s</w:t>
            </w:r>
            <w:r w:rsidRPr="00CB2F1D">
              <w:t xml:space="preserve"> </w:t>
            </w:r>
            <w:r>
              <w:t>are resources</w:t>
            </w:r>
            <w:r w:rsidRPr="00CB2F1D">
              <w:t xml:space="preserve"> rela</w:t>
            </w:r>
            <w:r w:rsidRPr="00CB2F1D">
              <w:t>t</w:t>
            </w:r>
            <w:r w:rsidRPr="00CB2F1D">
              <w:t>ed to vertical location in a borehole</w:t>
            </w:r>
            <w:r>
              <w:t xml:space="preserve"> or depth in a water body</w:t>
            </w:r>
            <w:r w:rsidRPr="00CB2F1D">
              <w:t>. The borehole trace is the ve</w:t>
            </w:r>
            <w:r w:rsidRPr="00CB2F1D">
              <w:t>r</w:t>
            </w:r>
            <w:r w:rsidRPr="00CB2F1D">
              <w:t xml:space="preserve">tical </w:t>
            </w:r>
            <w:r>
              <w:t>coordinate reference system (</w:t>
            </w:r>
            <w:r w:rsidRPr="00CB2F1D">
              <w:t>CRS</w:t>
            </w:r>
            <w:r>
              <w:t>)</w:t>
            </w:r>
            <w:r w:rsidRPr="00CB2F1D">
              <w:t xml:space="preserve"> within </w:t>
            </w:r>
            <w:r>
              <w:t xml:space="preserve">which described resources are </w:t>
            </w:r>
            <w:r w:rsidRPr="00CB2F1D">
              <w:t>located u</w:t>
            </w:r>
            <w:r w:rsidRPr="00CB2F1D">
              <w:t>s</w:t>
            </w:r>
            <w:r w:rsidRPr="00CB2F1D">
              <w:t>ing coordinates measured in linear distance from the collar (or ground level, or Kelly bus</w:t>
            </w:r>
            <w:r w:rsidRPr="00CB2F1D">
              <w:t>h</w:t>
            </w:r>
            <w:r w:rsidRPr="00CB2F1D">
              <w:t>ing) of the borehole.</w:t>
            </w:r>
          </w:p>
          <w:p w:rsidR="001457A2" w:rsidRDefault="00777FA1" w:rsidP="00A357C8">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t xml:space="preserve">. </w:t>
            </w:r>
            <w:r w:rsidRPr="00CB2F1D">
              <w:t xml:space="preserve">For interoperability, USGIN mandates </w:t>
            </w:r>
            <w:r>
              <w:t xml:space="preserve">that if vertical extent is specified as an elevation, the </w:t>
            </w:r>
            <w:r w:rsidRPr="00CB2F1D">
              <w:rPr>
                <w:rStyle w:val="ElementxPath"/>
              </w:rPr>
              <w:t>verticalCRS</w:t>
            </w:r>
            <w:r w:rsidRPr="00CB2F1D">
              <w:t xml:space="preserve"> xlink:href attribute </w:t>
            </w:r>
            <w:r>
              <w:t>value must be</w:t>
            </w:r>
            <w:r w:rsidRPr="00CB2F1D">
              <w:t xml:space="preserve"> </w:t>
            </w:r>
            <w:r>
              <w:t>"</w:t>
            </w:r>
            <w:r w:rsidR="00E07B71">
              <w:t>http://www.spatialreference.org/ref/epsg/5714/</w:t>
            </w:r>
            <w:r>
              <w:t xml:space="preserve">"; this is the </w:t>
            </w:r>
            <w:r w:rsidRPr="00CB2F1D">
              <w:t>Verti</w:t>
            </w:r>
            <w:r>
              <w:t xml:space="preserve">calCRS with origin at </w:t>
            </w:r>
            <w:r w:rsidRPr="00CB2F1D">
              <w:t>World mean sea level (MSL), with elevations measured up positive in meters</w:t>
            </w:r>
            <w:r>
              <w:t xml:space="preserve"> </w:t>
            </w:r>
            <w:r w:rsidRPr="00CB2F1D">
              <w:t>(</w:t>
            </w:r>
            <w:hyperlink r:id="rId51" w:history="1">
              <w:r w:rsidRPr="00CB2F1D">
                <w:rPr>
                  <w:rStyle w:val="Hyperlink"/>
                  <w:rFonts w:cs="Arial"/>
                  <w:highlight w:val="white"/>
                </w:rPr>
                <w:t>http://www.epsg-registry.org/</w:t>
              </w:r>
            </w:hyperlink>
            <w:r w:rsidRPr="00CB2F1D">
              <w:t>)</w:t>
            </w:r>
            <w:r>
              <w:t xml:space="preserve">. If vertical extent is specified using depth, the </w:t>
            </w:r>
            <w:r w:rsidRPr="00CB2F1D">
              <w:rPr>
                <w:rStyle w:val="ElementxPath"/>
              </w:rPr>
              <w:t>verticalCRS</w:t>
            </w:r>
            <w:r w:rsidRPr="00CB2F1D">
              <w:t xml:space="preserve"> xlink:href attribute </w:t>
            </w:r>
            <w:r>
              <w:t>value must be an identifier for a well or depth sounding that can be dereferenced to get i</w:t>
            </w:r>
            <w:r>
              <w:t>n</w:t>
            </w:r>
            <w:r>
              <w:t>formation on the borehole or sounding geometry</w:t>
            </w:r>
            <w:r w:rsidRPr="00CB2F1D">
              <w:t>.</w:t>
            </w:r>
            <w:r>
              <w:t xml:space="preserve"> In the absence of other information, r</w:t>
            </w:r>
            <w:r>
              <w:t>e</w:t>
            </w:r>
            <w:r>
              <w:t>ported depths should be assumed to be true vertical depth relative to the mean elevation of the geographic extent reported for the resource.  In the absence of other information, r</w:t>
            </w:r>
            <w:r>
              <w:t>e</w:t>
            </w:r>
            <w:r>
              <w:t>ported depths should be assumed to be true vertical depth relative to the mean elevation of the geographic extent reported for the resource.</w:t>
            </w:r>
          </w:p>
        </w:tc>
      </w:tr>
      <w:tr w:rsidR="001457A2" w:rsidTr="00C55311">
        <w:trPr>
          <w:cantSplit/>
        </w:trPr>
        <w:tc>
          <w:tcPr>
            <w:tcW w:w="1194" w:type="pct"/>
          </w:tcPr>
          <w:p w:rsidR="001457A2" w:rsidRDefault="001457A2" w:rsidP="00A357C8">
            <w:r>
              <w:t>Coupled Resource (</w:t>
            </w:r>
            <w:r w:rsidR="008263D0">
              <w:t xml:space="preserve"> </w:t>
            </w:r>
            <w:r>
              <w:t>)</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p>
        </w:tc>
        <w:tc>
          <w:tcPr>
            <w:tcW w:w="372" w:type="pct"/>
          </w:tcPr>
          <w:p w:rsidR="001457A2" w:rsidRDefault="001457A2" w:rsidP="00A357C8">
            <w:pPr>
              <w:jc w:val="center"/>
            </w:pPr>
            <w:r>
              <w:t>O-O</w:t>
            </w:r>
          </w:p>
        </w:tc>
        <w:tc>
          <w:tcPr>
            <w:tcW w:w="3434" w:type="pct"/>
          </w:tcPr>
          <w:p w:rsidR="001457A2" w:rsidRDefault="001457A2" w:rsidP="00A357C8">
            <w:r>
              <w:t xml:space="preserve">This element correlates operations (identified by </w:t>
            </w:r>
            <w:r w:rsidRPr="0037620C">
              <w:rPr>
                <w:rStyle w:val="ElementxPath"/>
              </w:rPr>
              <w:t>operationName</w:t>
            </w:r>
            <w:r>
              <w:t xml:space="preserve">) with datasets (identified by </w:t>
            </w:r>
            <w:r w:rsidRPr="0037620C">
              <w:rPr>
                <w:rStyle w:val="ElementxPath"/>
              </w:rPr>
              <w:t>identifier</w:t>
            </w:r>
            <w:r>
              <w:t xml:space="preserve">). For logical consistenty, and </w:t>
            </w:r>
            <w:r w:rsidRPr="00F54785">
              <w:rPr>
                <w:rStyle w:val="ElementxPath"/>
              </w:rPr>
              <w:t>SV_coupledResource/identifier</w:t>
            </w:r>
            <w:r>
              <w:t xml:space="preserve"> values should be equal to </w:t>
            </w:r>
            <w:r w:rsidRPr="0033529A">
              <w:rPr>
                <w:rStyle w:val="ElementxPath"/>
              </w:rPr>
              <w:t>MD_DataIdentification</w:t>
            </w:r>
            <w:r>
              <w:rPr>
                <w:rStyle w:val="ElementxPath"/>
              </w:rPr>
              <w:t>/</w:t>
            </w:r>
            <w:r w:rsidRPr="0033529A">
              <w:rPr>
                <w:rStyle w:val="ElementxPath"/>
              </w:rPr>
              <w:t>citation</w:t>
            </w:r>
            <w:r>
              <w:rPr>
                <w:rStyle w:val="ElementxPath"/>
              </w:rPr>
              <w:t>/</w:t>
            </w:r>
            <w:r w:rsidRPr="0033529A">
              <w:rPr>
                <w:rStyle w:val="ElementxPath"/>
              </w:rPr>
              <w:t>CI_Citation</w:t>
            </w:r>
            <w:r>
              <w:rPr>
                <w:rStyle w:val="ElementxPath"/>
              </w:rPr>
              <w:t>/</w:t>
            </w:r>
            <w:r>
              <w:rPr>
                <w:rStyle w:val="ElementxPath"/>
              </w:rPr>
              <w:softHyphen/>
            </w:r>
            <w:r w:rsidRPr="0033529A">
              <w:rPr>
                <w:rStyle w:val="ElementxPath"/>
              </w:rPr>
              <w:t>identifier</w:t>
            </w:r>
            <w:r>
              <w:rPr>
                <w:rStyle w:val="ElementxPath"/>
              </w:rPr>
              <w:t>/</w:t>
            </w:r>
            <w:r>
              <w:rPr>
                <w:rStyle w:val="ElementxPath"/>
              </w:rPr>
              <w:softHyphen/>
            </w:r>
            <w:r w:rsidRPr="0033529A">
              <w:rPr>
                <w:rStyle w:val="ElementxPath"/>
              </w:rPr>
              <w:t>MD_Identifier</w:t>
            </w:r>
            <w:r>
              <w:rPr>
                <w:rStyle w:val="ElementxPath"/>
              </w:rPr>
              <w:t>/</w:t>
            </w:r>
            <w:r>
              <w:rPr>
                <w:rStyle w:val="ElementxPath"/>
              </w:rPr>
              <w:softHyphen/>
            </w:r>
            <w:r w:rsidRPr="0033529A">
              <w:rPr>
                <w:rStyle w:val="ElementxPath"/>
              </w:rPr>
              <w:t>code</w:t>
            </w:r>
            <w:r>
              <w:t xml:space="preserve"> for a d</w:t>
            </w:r>
            <w:r>
              <w:t>a</w:t>
            </w:r>
            <w:r>
              <w:t xml:space="preserve">taset that is the target of a </w:t>
            </w:r>
            <w:r w:rsidRPr="00B822F2">
              <w:rPr>
                <w:rStyle w:val="ElementxPath"/>
              </w:rPr>
              <w:t>SV_ServiceIdentification</w:t>
            </w:r>
            <w:r>
              <w:rPr>
                <w:rStyle w:val="ElementxPath"/>
              </w:rPr>
              <w:t>/</w:t>
            </w:r>
            <w:r w:rsidRPr="00B822F2">
              <w:rPr>
                <w:rStyle w:val="ElementxPath"/>
              </w:rPr>
              <w:t>operatesOn</w:t>
            </w:r>
            <w:r>
              <w:t xml:space="preserve"> element (either in an inline </w:t>
            </w:r>
            <w:r w:rsidRPr="00B822F2">
              <w:rPr>
                <w:rStyle w:val="ElementxPath"/>
              </w:rPr>
              <w:t>MD_DataIdentification/citation../code</w:t>
            </w:r>
            <w:r>
              <w:t xml:space="preserve"> element, or a </w:t>
            </w:r>
            <w:r w:rsidRPr="00B822F2">
              <w:rPr>
                <w:rStyle w:val="ElementxPath"/>
              </w:rPr>
              <w:t>@uuidref</w:t>
            </w:r>
            <w:r>
              <w:t xml:space="preserve"> attribute). This element is necessary to implement the many</w:t>
            </w:r>
            <w:r w:rsidR="00446C28">
              <w:t>-</w:t>
            </w:r>
            <w:r>
              <w:t>to</w:t>
            </w:r>
            <w:r w:rsidR="00446C28">
              <w:t>-</w:t>
            </w:r>
            <w:r>
              <w:t>many relationship between data sources and oper</w:t>
            </w:r>
            <w:r>
              <w:t>a</w:t>
            </w:r>
            <w:r>
              <w:t>tions in a single service.</w:t>
            </w:r>
          </w:p>
        </w:tc>
      </w:tr>
      <w:tr w:rsidR="001457A2" w:rsidTr="00C55311">
        <w:trPr>
          <w:cantSplit/>
        </w:trPr>
        <w:tc>
          <w:tcPr>
            <w:tcW w:w="1194" w:type="pct"/>
          </w:tcPr>
          <w:p w:rsidR="001457A2" w:rsidRDefault="001457A2" w:rsidP="00A357C8">
            <w:r>
              <w:t>Coupled Resource operation name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915B7E">
              <w:rPr>
                <w:rStyle w:val="ElementxPath"/>
              </w:rPr>
              <w:t>-</w:t>
            </w:r>
            <w:r>
              <w:rPr>
                <w:rStyle w:val="ElementxPath"/>
              </w:rPr>
              <w:t>SV_CoupledResource/</w:t>
            </w:r>
            <w:r w:rsidR="00915B7E">
              <w:rPr>
                <w:rStyle w:val="ElementxPath"/>
              </w:rPr>
              <w:t>-</w:t>
            </w:r>
            <w:r>
              <w:rPr>
                <w:rStyle w:val="ElementxPath"/>
              </w:rPr>
              <w:t>operationName</w:t>
            </w:r>
          </w:p>
        </w:tc>
        <w:tc>
          <w:tcPr>
            <w:tcW w:w="372" w:type="pct"/>
          </w:tcPr>
          <w:p w:rsidR="001457A2" w:rsidRDefault="001457A2" w:rsidP="00A357C8">
            <w:pPr>
              <w:jc w:val="center"/>
            </w:pPr>
            <w:r>
              <w:t>M-</w:t>
            </w:r>
            <w:r w:rsidR="00F4474A">
              <w:t>C</w:t>
            </w:r>
          </w:p>
        </w:tc>
        <w:tc>
          <w:tcPr>
            <w:tcW w:w="3434" w:type="pct"/>
          </w:tcPr>
          <w:p w:rsidR="001457A2" w:rsidRDefault="00F4474A" w:rsidP="00A357C8">
            <w:r>
              <w:t xml:space="preserve">Mandatory if operations are specific to particular coupled resources. </w:t>
            </w:r>
            <w:r w:rsidR="001D2FCF">
              <w:t>String, the n</w:t>
            </w:r>
            <w:r w:rsidR="001457A2" w:rsidRPr="009E165F">
              <w:t>ame of the service operation: GetMap, GetFeature, etc.</w:t>
            </w:r>
            <w:r w:rsidR="001457A2">
              <w:t xml:space="preserve"> </w:t>
            </w:r>
            <w:r w:rsidR="000C42B9">
              <w:t>There is no internal check in the metadata record that the given operation name is valid.</w:t>
            </w:r>
          </w:p>
        </w:tc>
      </w:tr>
      <w:tr w:rsidR="001457A2" w:rsidTr="00C55311">
        <w:trPr>
          <w:cantSplit/>
        </w:trPr>
        <w:tc>
          <w:tcPr>
            <w:tcW w:w="1194" w:type="pct"/>
          </w:tcPr>
          <w:p w:rsidR="001457A2" w:rsidRDefault="001457A2" w:rsidP="00A357C8">
            <w:r>
              <w:lastRenderedPageBreak/>
              <w:t>Coupled Resource identifier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CE6E7D">
              <w:rPr>
                <w:rStyle w:val="ElementxPath"/>
              </w:rPr>
              <w:softHyphen/>
            </w:r>
            <w:r>
              <w:rPr>
                <w:rStyle w:val="ElementxPath"/>
              </w:rPr>
              <w:t>SV_CoupledResource/identifier</w:t>
            </w:r>
          </w:p>
        </w:tc>
        <w:tc>
          <w:tcPr>
            <w:tcW w:w="372" w:type="pct"/>
          </w:tcPr>
          <w:p w:rsidR="001457A2" w:rsidRDefault="001457A2" w:rsidP="00F4474A">
            <w:pPr>
              <w:jc w:val="center"/>
            </w:pPr>
            <w:r>
              <w:t>M-</w:t>
            </w:r>
            <w:r w:rsidR="00F4474A">
              <w:t>C</w:t>
            </w:r>
          </w:p>
        </w:tc>
        <w:tc>
          <w:tcPr>
            <w:tcW w:w="3434" w:type="pct"/>
          </w:tcPr>
          <w:p w:rsidR="001457A2" w:rsidRDefault="00F4474A" w:rsidP="00A357C8">
            <w:r>
              <w:t xml:space="preserve">Mandatory in service metadata record if coupling type is tight or mixed. </w:t>
            </w:r>
            <w:r w:rsidR="001457A2">
              <w:t>I</w:t>
            </w:r>
            <w:r w:rsidR="001457A2" w:rsidRPr="009E165F">
              <w:t>dentifier of a given tightly coupled dataset.</w:t>
            </w:r>
            <w:r w:rsidR="001457A2">
              <w:t xml:space="preserve"> Equal to </w:t>
            </w:r>
            <w:r w:rsidR="001457A2" w:rsidRPr="0033529A">
              <w:rPr>
                <w:rStyle w:val="ElementxPath"/>
              </w:rPr>
              <w:t>MD_DataIdentification</w:t>
            </w:r>
            <w:r w:rsidR="001457A2">
              <w:rPr>
                <w:rStyle w:val="ElementxPath"/>
              </w:rPr>
              <w:t>/</w:t>
            </w:r>
            <w:r w:rsidR="001457A2" w:rsidRPr="0033529A">
              <w:rPr>
                <w:rStyle w:val="ElementxPath"/>
              </w:rPr>
              <w:t>citation</w:t>
            </w:r>
            <w:r w:rsidR="001457A2">
              <w:rPr>
                <w:rStyle w:val="ElementxPath"/>
              </w:rPr>
              <w:t>/</w:t>
            </w:r>
            <w:r w:rsidR="001457A2" w:rsidRPr="0033529A">
              <w:rPr>
                <w:rStyle w:val="ElementxPath"/>
              </w:rPr>
              <w:t>CI_Citation</w:t>
            </w:r>
            <w:r w:rsidR="001457A2">
              <w:rPr>
                <w:rStyle w:val="ElementxPath"/>
              </w:rPr>
              <w:t>/</w:t>
            </w:r>
            <w:r w:rsidR="00D6218E">
              <w:rPr>
                <w:rStyle w:val="ElementxPath"/>
              </w:rPr>
              <w:t xml:space="preserve"> </w:t>
            </w:r>
            <w:r w:rsidR="001457A2" w:rsidRPr="0033529A">
              <w:rPr>
                <w:rStyle w:val="ElementxPath"/>
              </w:rPr>
              <w:t>identif</w:t>
            </w:r>
            <w:r w:rsidR="001457A2" w:rsidRPr="0033529A">
              <w:rPr>
                <w:rStyle w:val="ElementxPath"/>
              </w:rPr>
              <w:t>i</w:t>
            </w:r>
            <w:r w:rsidR="001457A2" w:rsidRPr="0033529A">
              <w:rPr>
                <w:rStyle w:val="ElementxPath"/>
              </w:rPr>
              <w:t>er</w:t>
            </w:r>
            <w:r w:rsidR="001457A2">
              <w:rPr>
                <w:rStyle w:val="ElementxPath"/>
              </w:rPr>
              <w:t>/</w:t>
            </w:r>
            <w:r w:rsidR="001457A2" w:rsidRPr="0033529A">
              <w:rPr>
                <w:rStyle w:val="ElementxPath"/>
              </w:rPr>
              <w:t>MD_Identifier</w:t>
            </w:r>
            <w:r w:rsidR="001457A2">
              <w:rPr>
                <w:rStyle w:val="ElementxPath"/>
              </w:rPr>
              <w:t>/</w:t>
            </w:r>
            <w:r w:rsidR="001457A2" w:rsidRPr="0033529A">
              <w:rPr>
                <w:rStyle w:val="ElementxPath"/>
              </w:rPr>
              <w:t>code</w:t>
            </w:r>
            <w:r w:rsidR="001457A2">
              <w:t xml:space="preserve"> for a dataset that is the target of a </w:t>
            </w:r>
            <w:r w:rsidR="001457A2" w:rsidRPr="00B822F2">
              <w:rPr>
                <w:rStyle w:val="ElementxPath"/>
              </w:rPr>
              <w:t>SV_ServiceIdentification</w:t>
            </w:r>
            <w:r w:rsidR="001457A2">
              <w:rPr>
                <w:rStyle w:val="ElementxPath"/>
              </w:rPr>
              <w:t>/</w:t>
            </w:r>
            <w:r w:rsidR="001457A2">
              <w:rPr>
                <w:rStyle w:val="ElementxPath"/>
              </w:rPr>
              <w:softHyphen/>
            </w:r>
            <w:r w:rsidR="001457A2" w:rsidRPr="00B822F2">
              <w:rPr>
                <w:rStyle w:val="ElementxPath"/>
              </w:rPr>
              <w:t>operatesOn</w:t>
            </w:r>
            <w:r w:rsidR="001457A2">
              <w:t xml:space="preserve"> element (either in an inline </w:t>
            </w:r>
            <w:r w:rsidR="001457A2" w:rsidRPr="00B822F2">
              <w:rPr>
                <w:rStyle w:val="ElementxPath"/>
              </w:rPr>
              <w:t>MD_DataIdentification/citation../code</w:t>
            </w:r>
            <w:r w:rsidR="001457A2">
              <w:t xml:space="preserve"> element, or a </w:t>
            </w:r>
            <w:r w:rsidR="001457A2" w:rsidRPr="00B822F2">
              <w:rPr>
                <w:rStyle w:val="ElementxPath"/>
              </w:rPr>
              <w:t>@uuidref</w:t>
            </w:r>
            <w:r w:rsidR="001457A2">
              <w:t xml:space="preserve"> attribute).</w:t>
            </w:r>
          </w:p>
        </w:tc>
      </w:tr>
      <w:tr w:rsidR="001457A2" w:rsidTr="00C55311">
        <w:trPr>
          <w:cantSplit/>
        </w:trPr>
        <w:tc>
          <w:tcPr>
            <w:tcW w:w="1194" w:type="pct"/>
          </w:tcPr>
          <w:p w:rsidR="001457A2" w:rsidRDefault="001457A2" w:rsidP="00A357C8">
            <w:r>
              <w:t>Coupled Resource scoped name (X)</w:t>
            </w:r>
          </w:p>
          <w:p w:rsidR="001457A2" w:rsidRDefault="001457A2" w:rsidP="00A357C8">
            <w:bookmarkStart w:id="55" w:name="OLE_LINK6"/>
            <w:bookmarkStart w:id="56" w:name="OLE_LINK7"/>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CE6E7D">
              <w:rPr>
                <w:rStyle w:val="ElementxPath"/>
              </w:rPr>
              <w:softHyphen/>
            </w:r>
            <w:r>
              <w:rPr>
                <w:rStyle w:val="ElementxPath"/>
              </w:rPr>
              <w:t>SV_CoupledResource/ScopedName</w:t>
            </w:r>
            <w:bookmarkEnd w:id="55"/>
            <w:bookmarkEnd w:id="56"/>
          </w:p>
        </w:tc>
        <w:tc>
          <w:tcPr>
            <w:tcW w:w="372" w:type="pct"/>
          </w:tcPr>
          <w:p w:rsidR="001457A2" w:rsidRDefault="001457A2" w:rsidP="00A357C8">
            <w:pPr>
              <w:jc w:val="center"/>
            </w:pPr>
            <w:r>
              <w:t>X-O</w:t>
            </w:r>
          </w:p>
        </w:tc>
        <w:tc>
          <w:tcPr>
            <w:tcW w:w="3434" w:type="pct"/>
          </w:tcPr>
          <w:p w:rsidR="001457A2" w:rsidRDefault="001457A2" w:rsidP="00A357C8">
            <w:r>
              <w:t>OGC 07-045 application profile for ISO metadata using CSW 2.0.2 extends SV_CoupledResource with a ScopedName, defined as a scoped identifier of the resource in the context of the given service instance (e.g. layer name or featureTypeName). This is necessary for users to generate service requests (like GetMap or GetFeature) based on ISO service metadata.</w:t>
            </w:r>
            <w:r w:rsidR="00A7271D">
              <w:t xml:space="preserve"> </w:t>
            </w:r>
          </w:p>
        </w:tc>
      </w:tr>
      <w:tr w:rsidR="001457A2" w:rsidTr="00C55311">
        <w:trPr>
          <w:cantSplit/>
        </w:trPr>
        <w:tc>
          <w:tcPr>
            <w:tcW w:w="1194" w:type="pct"/>
          </w:tcPr>
          <w:p w:rsidR="001457A2" w:rsidRDefault="001457A2" w:rsidP="00A357C8">
            <w:r>
              <w:t>Service coupling type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couplingType</w:t>
            </w:r>
          </w:p>
        </w:tc>
        <w:tc>
          <w:tcPr>
            <w:tcW w:w="372" w:type="pct"/>
          </w:tcPr>
          <w:p w:rsidR="001457A2" w:rsidRDefault="001457A2" w:rsidP="00A357C8">
            <w:pPr>
              <w:jc w:val="center"/>
            </w:pPr>
            <w:r>
              <w:t>M-M</w:t>
            </w:r>
          </w:p>
        </w:tc>
        <w:tc>
          <w:tcPr>
            <w:tcW w:w="3434" w:type="pct"/>
          </w:tcPr>
          <w:p w:rsidR="001457A2" w:rsidRDefault="001457A2" w:rsidP="00A357C8">
            <w:r>
              <w:t>Type of coupling between service and associated data</w:t>
            </w:r>
            <w:r w:rsidR="005761EE">
              <w:t>, if applicable. Codelist values used by USGIN:</w:t>
            </w:r>
          </w:p>
          <w:p w:rsidR="001457A2" w:rsidRDefault="001457A2" w:rsidP="00A357C8">
            <w:pPr>
              <w:numPr>
                <w:ilvl w:val="0"/>
                <w:numId w:val="34"/>
              </w:numPr>
            </w:pPr>
            <w:r>
              <w:t xml:space="preserve">loose - </w:t>
            </w:r>
            <w:r w:rsidR="005761EE">
              <w:t>Service instance is not associated with a specific dataset or datasetcolle</w:t>
            </w:r>
            <w:r w:rsidR="005761EE">
              <w:t>c</w:t>
            </w:r>
            <w:r w:rsidR="005761EE">
              <w:t>tion. Loosely coupled services may have an association with data types through the service type definition;</w:t>
            </w:r>
            <w:r>
              <w:t xml:space="preserve"> no MD_DataIdentification class has to be described. </w:t>
            </w:r>
          </w:p>
          <w:p w:rsidR="001457A2" w:rsidRDefault="001457A2" w:rsidP="00A357C8">
            <w:pPr>
              <w:numPr>
                <w:ilvl w:val="0"/>
                <w:numId w:val="34"/>
              </w:numPr>
            </w:pPr>
            <w:r>
              <w:t xml:space="preserve">mixed - </w:t>
            </w:r>
            <w:r w:rsidR="005761EE">
              <w:t xml:space="preserve">Service instance is associated with a specific dataset or dataset collection, but this can also be used with external data (i.e. data that is not described by the operatesOn association). </w:t>
            </w:r>
            <w:r>
              <w:t>MD_DataIdentification describes the associated data i</w:t>
            </w:r>
            <w:r>
              <w:t>n</w:t>
            </w:r>
            <w:r>
              <w:t>stance</w:t>
            </w:r>
            <w:r w:rsidR="005761EE">
              <w:t>.</w:t>
            </w:r>
          </w:p>
          <w:p w:rsidR="001457A2" w:rsidRDefault="001457A2" w:rsidP="009851E6">
            <w:pPr>
              <w:numPr>
                <w:ilvl w:val="0"/>
                <w:numId w:val="34"/>
              </w:numPr>
            </w:pPr>
            <w:r>
              <w:t xml:space="preserve">tight - </w:t>
            </w:r>
            <w:r w:rsidR="005761EE">
              <w:t>S</w:t>
            </w:r>
            <w:r>
              <w:t xml:space="preserve">ervice instance </w:t>
            </w:r>
            <w:r w:rsidR="005761EE">
              <w:t>only operates with specific data;</w:t>
            </w:r>
            <w:r>
              <w:t xml:space="preserve"> MD_DataIdentification </w:t>
            </w:r>
            <w:r w:rsidR="005761EE">
              <w:t>el</w:t>
            </w:r>
            <w:r w:rsidR="005761EE">
              <w:t>e</w:t>
            </w:r>
            <w:r w:rsidR="005761EE">
              <w:t xml:space="preserve">ment </w:t>
            </w:r>
            <w:r>
              <w:t xml:space="preserve">MUST be </w:t>
            </w:r>
            <w:r w:rsidR="005761EE">
              <w:t>provided for the coupled data</w:t>
            </w:r>
            <w:r>
              <w:t xml:space="preserve">. </w:t>
            </w:r>
          </w:p>
        </w:tc>
      </w:tr>
      <w:tr w:rsidR="001457A2" w:rsidTr="00C55311">
        <w:trPr>
          <w:cantSplit/>
        </w:trPr>
        <w:tc>
          <w:tcPr>
            <w:tcW w:w="1194" w:type="pct"/>
          </w:tcPr>
          <w:p w:rsidR="001457A2" w:rsidRDefault="001457A2" w:rsidP="00A357C8">
            <w:r>
              <w:lastRenderedPageBreak/>
              <w:t>Service operations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p>
        </w:tc>
        <w:tc>
          <w:tcPr>
            <w:tcW w:w="372" w:type="pct"/>
          </w:tcPr>
          <w:p w:rsidR="001457A2" w:rsidRDefault="001457A2" w:rsidP="00A357C8">
            <w:pPr>
              <w:jc w:val="center"/>
            </w:pPr>
            <w:r>
              <w:t>M-M</w:t>
            </w:r>
          </w:p>
        </w:tc>
        <w:tc>
          <w:tcPr>
            <w:tcW w:w="3434" w:type="pct"/>
          </w:tcPr>
          <w:p w:rsidR="001457A2" w:rsidRDefault="00FC07B9" w:rsidP="006A7DED">
            <w:r>
              <w:t>This element describe</w:t>
            </w:r>
            <w:r w:rsidR="001D5F27">
              <w:t>s</w:t>
            </w:r>
            <w:r>
              <w:t xml:space="preserve"> o</w:t>
            </w:r>
            <w:r w:rsidR="001457A2" w:rsidRPr="00084B80">
              <w:t>per</w:t>
            </w:r>
            <w:r w:rsidR="001457A2">
              <w:t>ations performed by the service</w:t>
            </w:r>
            <w:r w:rsidR="001D5F27">
              <w:t>, but</w:t>
            </w:r>
            <w:r>
              <w:t xml:space="preserve"> the ISO19119 model i</w:t>
            </w:r>
            <w:r>
              <w:t>n</w:t>
            </w:r>
            <w:r>
              <w:t>cludes insufficient detail to completely describe all parameters necessary to automate co</w:t>
            </w:r>
            <w:r>
              <w:t>n</w:t>
            </w:r>
            <w:r>
              <w:t>nection to a service</w:t>
            </w:r>
            <w:r w:rsidR="001457A2">
              <w:t xml:space="preserve">. </w:t>
            </w:r>
            <w:r>
              <w:t>Widely used xml formats exist to describe service function, including OGC getCapabilities.xml and W3C Web Service Description Language (</w:t>
            </w:r>
            <w:r w:rsidR="001F5888">
              <w:t>WSDL</w:t>
            </w:r>
            <w:r>
              <w:t xml:space="preserve">). </w:t>
            </w:r>
            <w:r w:rsidRPr="009851E6">
              <w:rPr>
                <w:rStyle w:val="ElementxPath"/>
              </w:rPr>
              <w:t>srv:containsOperations</w:t>
            </w:r>
            <w:r>
              <w:t xml:space="preserve"> is a required element </w:t>
            </w:r>
            <w:r w:rsidR="001D5F27">
              <w:t xml:space="preserve">in a valid </w:t>
            </w:r>
            <w:r w:rsidR="001D5F27" w:rsidRPr="009851E6">
              <w:rPr>
                <w:rStyle w:val="ElementxPath"/>
              </w:rPr>
              <w:t>SV_ServiceIdentification</w:t>
            </w:r>
            <w:r w:rsidR="001D5F27">
              <w:t xml:space="preserve"> element i</w:t>
            </w:r>
            <w:r w:rsidR="001D5F27">
              <w:t>n</w:t>
            </w:r>
            <w:r w:rsidR="001D5F27">
              <w:t xml:space="preserve">stance.  </w:t>
            </w:r>
            <w:r w:rsidR="001D5F27">
              <w:rPr>
                <w:rStyle w:val="TableentryChar"/>
              </w:rPr>
              <w:t xml:space="preserve">At least one service operation MUST be described with the </w:t>
            </w:r>
            <w:r w:rsidR="001D5F27" w:rsidRPr="00711F84">
              <w:rPr>
                <w:rStyle w:val="ElementxPath"/>
              </w:rPr>
              <w:t>operationDescription/</w:t>
            </w:r>
            <w:r w:rsidR="001D5F27">
              <w:rPr>
                <w:rStyle w:val="ElementxPath"/>
              </w:rPr>
              <w:softHyphen/>
            </w:r>
            <w:r w:rsidR="001D5F27" w:rsidRPr="00711F84">
              <w:rPr>
                <w:rStyle w:val="ElementxPath"/>
              </w:rPr>
              <w:t>Character</w:t>
            </w:r>
            <w:r w:rsidR="001D5F27">
              <w:rPr>
                <w:rStyle w:val="ElementxPath"/>
              </w:rPr>
              <w:softHyphen/>
            </w:r>
            <w:r w:rsidR="001D5F27" w:rsidRPr="00711F84">
              <w:rPr>
                <w:rStyle w:val="ElementxPath"/>
              </w:rPr>
              <w:t>String</w:t>
            </w:r>
            <w:r w:rsidR="001D5F27">
              <w:rPr>
                <w:rStyle w:val="TableentryChar"/>
              </w:rPr>
              <w:t xml:space="preserve"> = 'serviceDescription'. The </w:t>
            </w:r>
            <w:r w:rsidR="001D5F27" w:rsidRPr="00ED177D">
              <w:rPr>
                <w:rStyle w:val="ElementxPath"/>
              </w:rPr>
              <w:t>identificationInfo/SV_ServiceIden</w:t>
            </w:r>
            <w:r w:rsidR="001D5F27">
              <w:rPr>
                <w:rStyle w:val="ElementxPath"/>
              </w:rPr>
              <w:softHyphen/>
            </w:r>
            <w:r w:rsidR="001D5F27" w:rsidRPr="00ED177D">
              <w:rPr>
                <w:rStyle w:val="ElementxPath"/>
              </w:rPr>
              <w:t>tification/</w:t>
            </w:r>
            <w:r w:rsidR="001D5F27">
              <w:rPr>
                <w:rStyle w:val="ElementxPath"/>
              </w:rPr>
              <w:softHyphen/>
              <w:t>contains</w:t>
            </w:r>
            <w:r w:rsidR="001D5F27">
              <w:rPr>
                <w:rStyle w:val="ElementxPath"/>
              </w:rPr>
              <w:softHyphen/>
              <w:t>Operations/</w:t>
            </w:r>
            <w:r w:rsidR="001D5F27">
              <w:rPr>
                <w:rStyle w:val="ElementxPath"/>
              </w:rPr>
              <w:softHyphen/>
            </w:r>
            <w:r w:rsidR="001D5F27">
              <w:rPr>
                <w:rStyle w:val="ElementxPath"/>
              </w:rPr>
              <w:softHyphen/>
              <w:t>SV_OperationMetadata/</w:t>
            </w:r>
            <w:r w:rsidR="001D5F27">
              <w:rPr>
                <w:rStyle w:val="ElementxPath"/>
              </w:rPr>
              <w:softHyphen/>
              <w:t>connectpoint</w:t>
            </w:r>
            <w:r w:rsidR="001D5F27">
              <w:t xml:space="preserve"> link for this operation MUST retrieve the service-specific self description document (e.g. WSDL, GetCapabilities, WADL).</w:t>
            </w:r>
          </w:p>
        </w:tc>
      </w:tr>
      <w:tr w:rsidR="001457A2" w:rsidTr="00C55311">
        <w:trPr>
          <w:cantSplit/>
        </w:trPr>
        <w:tc>
          <w:tcPr>
            <w:tcW w:w="1194" w:type="pct"/>
          </w:tcPr>
          <w:p w:rsidR="001457A2" w:rsidRDefault="001457A2" w:rsidP="00A357C8">
            <w:r>
              <w:t>Service operation name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operationName</w:t>
            </w:r>
          </w:p>
        </w:tc>
        <w:tc>
          <w:tcPr>
            <w:tcW w:w="372" w:type="pct"/>
          </w:tcPr>
          <w:p w:rsidR="001457A2" w:rsidRDefault="001457A2" w:rsidP="00CE2853">
            <w:pPr>
              <w:jc w:val="center"/>
            </w:pPr>
            <w:r>
              <w:t>M-</w:t>
            </w:r>
            <w:r w:rsidR="001D5F27">
              <w:t>M</w:t>
            </w:r>
          </w:p>
        </w:tc>
        <w:tc>
          <w:tcPr>
            <w:tcW w:w="3434" w:type="pct"/>
          </w:tcPr>
          <w:p w:rsidR="001457A2" w:rsidRDefault="001D5F27" w:rsidP="00A357C8">
            <w:r>
              <w:t>Operation name following convention of the described service; mandatory instance is a</w:t>
            </w:r>
            <w:r>
              <w:t>s</w:t>
            </w:r>
            <w:r>
              <w:t xml:space="preserve">sociated with SV_OperationMetadata element </w:t>
            </w:r>
            <w:r>
              <w:rPr>
                <w:rStyle w:val="TableentryChar"/>
              </w:rPr>
              <w:t xml:space="preserve">with the </w:t>
            </w:r>
            <w:r w:rsidRPr="00711F84">
              <w:rPr>
                <w:rStyle w:val="ElementxPath"/>
              </w:rPr>
              <w:t>operationDescription/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p>
        </w:tc>
      </w:tr>
      <w:tr w:rsidR="001457A2" w:rsidTr="00C55311">
        <w:trPr>
          <w:cantSplit/>
        </w:trPr>
        <w:tc>
          <w:tcPr>
            <w:tcW w:w="1194" w:type="pct"/>
          </w:tcPr>
          <w:p w:rsidR="001457A2" w:rsidRDefault="001457A2" w:rsidP="00A357C8">
            <w:r>
              <w:t>Service operation distributed computing platforms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SV_OperationMetadata/DCP</w:t>
            </w:r>
          </w:p>
        </w:tc>
        <w:tc>
          <w:tcPr>
            <w:tcW w:w="372" w:type="pct"/>
          </w:tcPr>
          <w:p w:rsidR="001457A2" w:rsidRDefault="001457A2" w:rsidP="00CE2853">
            <w:pPr>
              <w:jc w:val="center"/>
            </w:pPr>
            <w:r>
              <w:t>M-</w:t>
            </w:r>
            <w:r w:rsidR="001D5F27">
              <w:t>M</w:t>
            </w:r>
          </w:p>
        </w:tc>
        <w:tc>
          <w:tcPr>
            <w:tcW w:w="3434" w:type="pct"/>
          </w:tcPr>
          <w:p w:rsidR="001457A2" w:rsidRDefault="001D5F27" w:rsidP="00A357C8">
            <w:r>
              <w:t xml:space="preserve">mandatory instance is associated with SV_OperationMetadata element </w:t>
            </w:r>
            <w:r>
              <w:rPr>
                <w:rStyle w:val="TableentryChar"/>
              </w:rPr>
              <w:t xml:space="preserve">with the </w:t>
            </w:r>
            <w:r w:rsidRPr="00711F84">
              <w:rPr>
                <w:rStyle w:val="ElementxPath"/>
              </w:rPr>
              <w:t>oper</w:t>
            </w:r>
            <w:r w:rsidRPr="00711F84">
              <w:rPr>
                <w:rStyle w:val="ElementxPath"/>
              </w:rPr>
              <w:t>a</w:t>
            </w:r>
            <w:r w:rsidRPr="00711F84">
              <w:rPr>
                <w:rStyle w:val="ElementxPath"/>
              </w:rPr>
              <w:t>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r>
              <w:t xml:space="preserve">  USGIN profile makes no provision for use of this element.</w:t>
            </w:r>
          </w:p>
        </w:tc>
      </w:tr>
      <w:tr w:rsidR="001457A2" w:rsidTr="00C55311">
        <w:trPr>
          <w:cantSplit/>
        </w:trPr>
        <w:tc>
          <w:tcPr>
            <w:tcW w:w="1194" w:type="pct"/>
          </w:tcPr>
          <w:p w:rsidR="001457A2" w:rsidRDefault="001457A2" w:rsidP="00A357C8">
            <w:r>
              <w:t>Service operation description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operationDescription</w:t>
            </w:r>
          </w:p>
        </w:tc>
        <w:tc>
          <w:tcPr>
            <w:tcW w:w="372" w:type="pct"/>
          </w:tcPr>
          <w:p w:rsidR="001457A2" w:rsidRDefault="001457A2" w:rsidP="00CE2853">
            <w:pPr>
              <w:jc w:val="center"/>
            </w:pPr>
            <w:r>
              <w:t>O-</w:t>
            </w:r>
            <w:r w:rsidR="001D5F27">
              <w:t>M</w:t>
            </w:r>
          </w:p>
        </w:tc>
        <w:tc>
          <w:tcPr>
            <w:tcW w:w="3434" w:type="pct"/>
          </w:tcPr>
          <w:p w:rsidR="001457A2" w:rsidRDefault="001D5F27" w:rsidP="009851E6">
            <w:r>
              <w:t xml:space="preserve">mandatory instance is associated with SV_OperationMetadata element </w:t>
            </w:r>
            <w:r>
              <w:rPr>
                <w:rStyle w:val="TableentryChar"/>
              </w:rPr>
              <w:t xml:space="preserve">with the </w:t>
            </w:r>
            <w:r w:rsidRPr="00711F84">
              <w:rPr>
                <w:rStyle w:val="ElementxPath"/>
              </w:rPr>
              <w:t>oper</w:t>
            </w:r>
            <w:r w:rsidRPr="00711F84">
              <w:rPr>
                <w:rStyle w:val="ElementxPath"/>
              </w:rPr>
              <w:t>a</w:t>
            </w:r>
            <w:r w:rsidRPr="00711F84">
              <w:rPr>
                <w:rStyle w:val="ElementxPath"/>
              </w:rPr>
              <w:t>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p>
        </w:tc>
      </w:tr>
      <w:tr w:rsidR="001457A2" w:rsidTr="00C55311">
        <w:trPr>
          <w:cantSplit/>
        </w:trPr>
        <w:tc>
          <w:tcPr>
            <w:tcW w:w="1194" w:type="pct"/>
          </w:tcPr>
          <w:p w:rsidR="001457A2" w:rsidRDefault="001457A2" w:rsidP="00A357C8">
            <w:r>
              <w:lastRenderedPageBreak/>
              <w:t xml:space="preserve">Service operation </w:t>
            </w:r>
            <w:r w:rsidR="00B2537F">
              <w:t xml:space="preserve">invocation name </w:t>
            </w:r>
            <w:r>
              <w:t>(O)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invocationName</w:t>
            </w:r>
          </w:p>
        </w:tc>
        <w:tc>
          <w:tcPr>
            <w:tcW w:w="372" w:type="pct"/>
          </w:tcPr>
          <w:p w:rsidR="001457A2" w:rsidRDefault="001457A2" w:rsidP="00CE2853">
            <w:pPr>
              <w:jc w:val="center"/>
            </w:pPr>
            <w:r>
              <w:t>O-</w:t>
            </w:r>
            <w:r w:rsidR="001D5F27">
              <w:t>O</w:t>
            </w:r>
          </w:p>
        </w:tc>
        <w:tc>
          <w:tcPr>
            <w:tcW w:w="3434" w:type="pct"/>
          </w:tcPr>
          <w:p w:rsidR="001457A2" w:rsidRDefault="001D5F27" w:rsidP="009851E6">
            <w:r>
              <w:t>service instance specific string to use in requests to invoke an operation.</w:t>
            </w:r>
            <w:r w:rsidR="007D013E">
              <w:t xml:space="preserve"> </w:t>
            </w:r>
          </w:p>
        </w:tc>
      </w:tr>
      <w:tr w:rsidR="001457A2" w:rsidTr="00C55311">
        <w:trPr>
          <w:cantSplit/>
        </w:trPr>
        <w:tc>
          <w:tcPr>
            <w:tcW w:w="1194" w:type="pct"/>
          </w:tcPr>
          <w:p w:rsidR="001457A2" w:rsidRDefault="001457A2" w:rsidP="00A357C8">
            <w:r>
              <w:t>Service operation online r</w:t>
            </w:r>
            <w:r>
              <w:t>e</w:t>
            </w:r>
            <w:r>
              <w:t>source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connectpoint</w:t>
            </w:r>
          </w:p>
        </w:tc>
        <w:tc>
          <w:tcPr>
            <w:tcW w:w="372" w:type="pct"/>
          </w:tcPr>
          <w:p w:rsidR="001457A2" w:rsidRDefault="001457A2" w:rsidP="00A357C8">
            <w:pPr>
              <w:jc w:val="center"/>
            </w:pPr>
            <w:r>
              <w:t>M-</w:t>
            </w:r>
            <w:r w:rsidR="00774D58">
              <w:t>C</w:t>
            </w:r>
          </w:p>
        </w:tc>
        <w:tc>
          <w:tcPr>
            <w:tcW w:w="3434" w:type="pct"/>
          </w:tcPr>
          <w:p w:rsidR="001457A2" w:rsidRDefault="00774D58" w:rsidP="00CE2853">
            <w:r>
              <w:t>For loosely coupled services, operations and endpoints need to be described. A service i</w:t>
            </w:r>
            <w:r>
              <w:t>n</w:t>
            </w:r>
            <w:r>
              <w:t>formation endpoint (</w:t>
            </w:r>
            <w:r w:rsidRPr="009851E6">
              <w:rPr>
                <w:rStyle w:val="ElementxPath"/>
              </w:rPr>
              <w:t>CI_OnlineResource</w:t>
            </w:r>
            <w:r>
              <w:t xml:space="preserve">) that returns a service self description document MUST always be provded. </w:t>
            </w:r>
            <w:r w:rsidR="007D013E">
              <w:t xml:space="preserve">The </w:t>
            </w:r>
            <w:r w:rsidR="007D013E" w:rsidRPr="009851E6">
              <w:rPr>
                <w:rStyle w:val="ElementxPath"/>
              </w:rPr>
              <w:t>CI_OnlineResource/linkage</w:t>
            </w:r>
            <w:r w:rsidR="007D013E">
              <w:t xml:space="preserve"> URL should be a complete r</w:t>
            </w:r>
            <w:r w:rsidR="007D013E">
              <w:t>e</w:t>
            </w:r>
            <w:r w:rsidR="007D013E">
              <w:t xml:space="preserve">quest if a single http GET request is sufficient. If the request requires special headers, or message package, or does not use standard web protocols, the </w:t>
            </w:r>
            <w:r w:rsidR="007D013E" w:rsidRPr="009851E6">
              <w:rPr>
                <w:rStyle w:val="ElementxPath"/>
              </w:rPr>
              <w:t>CI_OnlineResource/description</w:t>
            </w:r>
            <w:r w:rsidR="007D013E">
              <w:t xml:space="preserve"> MUST provide instructions for executing the request.</w:t>
            </w:r>
          </w:p>
        </w:tc>
      </w:tr>
      <w:tr w:rsidR="000C42B9" w:rsidRPr="000829DC" w:rsidTr="00C55311">
        <w:trPr>
          <w:cantSplit/>
        </w:trPr>
        <w:tc>
          <w:tcPr>
            <w:tcW w:w="1194" w:type="pct"/>
          </w:tcPr>
          <w:p w:rsidR="000C42B9" w:rsidRDefault="000C42B9" w:rsidP="00A357C8">
            <w:r>
              <w:t>Service operates on (O)</w:t>
            </w:r>
          </w:p>
          <w:p w:rsidR="000C42B9" w:rsidRDefault="000C42B9"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operatesOn</w:t>
            </w:r>
          </w:p>
        </w:tc>
        <w:tc>
          <w:tcPr>
            <w:tcW w:w="372" w:type="pct"/>
          </w:tcPr>
          <w:p w:rsidR="000C42B9" w:rsidRDefault="000C42B9" w:rsidP="00A357C8">
            <w:pPr>
              <w:jc w:val="center"/>
            </w:pPr>
            <w:r>
              <w:t>O-C</w:t>
            </w:r>
          </w:p>
        </w:tc>
        <w:tc>
          <w:tcPr>
            <w:tcW w:w="3434" w:type="pct"/>
          </w:tcPr>
          <w:p w:rsidR="000C42B9" w:rsidRDefault="00EE6EBE" w:rsidP="00A357C8">
            <w:r>
              <w:t>"</w:t>
            </w:r>
            <w:r w:rsidR="000C42B9">
              <w:t>Provides information on the datasets that the service operates on</w:t>
            </w:r>
            <w:r>
              <w:t>"</w:t>
            </w:r>
            <w:r w:rsidR="000C42B9">
              <w:t xml:space="preserve"> </w:t>
            </w:r>
            <w:r w:rsidR="006A7DED">
              <w:t>(I</w:t>
            </w:r>
            <w:r w:rsidR="000C42B9">
              <w:t>SO 19119</w:t>
            </w:r>
            <w:r w:rsidR="006A7DED">
              <w:t>)</w:t>
            </w:r>
            <w:r w:rsidR="000C42B9">
              <w:t>.</w:t>
            </w:r>
          </w:p>
          <w:p w:rsidR="000C42B9" w:rsidRDefault="006A7DED" w:rsidP="00A357C8">
            <w:r>
              <w:t xml:space="preserve">If </w:t>
            </w:r>
            <w:r w:rsidRPr="00ED177D">
              <w:rPr>
                <w:rStyle w:val="ElementxPath"/>
              </w:rPr>
              <w:t>SV_ServiceIdentification/</w:t>
            </w:r>
            <w:r>
              <w:rPr>
                <w:rStyle w:val="ElementxPath"/>
              </w:rPr>
              <w:t>-couplingType</w:t>
            </w:r>
            <w:r>
              <w:t xml:space="preserve"> is 'tight' or 'mixed',  then</w:t>
            </w:r>
            <w:r w:rsidR="000C42B9">
              <w:t xml:space="preserve"> </w:t>
            </w:r>
            <w:r w:rsidR="000C42B9" w:rsidRPr="009B453C">
              <w:rPr>
                <w:rStyle w:val="ElementxPath"/>
              </w:rPr>
              <w:t>operatesOn</w:t>
            </w:r>
            <w:r w:rsidR="000C42B9">
              <w:t xml:space="preserve"> </w:t>
            </w:r>
            <w:r>
              <w:t xml:space="preserve">elements </w:t>
            </w:r>
            <w:r w:rsidR="000C42B9">
              <w:t xml:space="preserve">must include a valid </w:t>
            </w:r>
            <w:r w:rsidR="000C42B9" w:rsidRPr="009B453C">
              <w:rPr>
                <w:rStyle w:val="ElementxPath"/>
              </w:rPr>
              <w:t>MD_DataIdentification</w:t>
            </w:r>
            <w:r w:rsidR="000C42B9">
              <w:t xml:space="preserve"> element inline or </w:t>
            </w:r>
            <w:r>
              <w:t xml:space="preserve">by </w:t>
            </w:r>
            <w:r w:rsidR="000C42B9" w:rsidRPr="000829DC">
              <w:rPr>
                <w:rStyle w:val="ElementxPath"/>
              </w:rPr>
              <w:t>@uuidref</w:t>
            </w:r>
            <w:r w:rsidR="000C42B9">
              <w:t xml:space="preserve"> attribute value that e</w:t>
            </w:r>
            <w:r w:rsidR="000C42B9">
              <w:t>x</w:t>
            </w:r>
            <w:r w:rsidR="000C42B9">
              <w:t xml:space="preserve">plicitly links to an existing dataset metadata record that describes the </w:t>
            </w:r>
            <w:r>
              <w:t>coupled dataset</w:t>
            </w:r>
            <w:r w:rsidR="000C42B9">
              <w:t xml:space="preserve">. The value of </w:t>
            </w:r>
            <w:r w:rsidR="000C42B9" w:rsidRPr="000829DC">
              <w:rPr>
                <w:rStyle w:val="ElementxPath"/>
              </w:rPr>
              <w:t>SV_ServiceIdentification</w:t>
            </w:r>
            <w:r w:rsidR="000C42B9">
              <w:rPr>
                <w:rStyle w:val="ElementxPath"/>
              </w:rPr>
              <w:t>/</w:t>
            </w:r>
            <w:r w:rsidR="000C42B9" w:rsidRPr="000829DC">
              <w:rPr>
                <w:rStyle w:val="ElementxPath"/>
              </w:rPr>
              <w:t>operatesOn@uuidref</w:t>
            </w:r>
            <w:r w:rsidR="000C42B9">
              <w:t xml:space="preserve"> or </w:t>
            </w:r>
            <w:r w:rsidR="000C42B9" w:rsidRPr="000829DC">
              <w:rPr>
                <w:rStyle w:val="ElementxPath"/>
              </w:rPr>
              <w:t>SV_ServiceIdentification</w:t>
            </w:r>
            <w:r w:rsidR="000C42B9">
              <w:rPr>
                <w:rStyle w:val="ElementxPath"/>
              </w:rPr>
              <w:t>/</w:t>
            </w:r>
            <w:r w:rsidR="000C42B9" w:rsidRPr="000829DC">
              <w:rPr>
                <w:rStyle w:val="ElementxPath"/>
              </w:rPr>
              <w:t>operatesOn</w:t>
            </w:r>
            <w:r w:rsidR="000C42B9">
              <w:rPr>
                <w:rStyle w:val="ElementxPath"/>
              </w:rPr>
              <w:t>/</w:t>
            </w:r>
            <w:r>
              <w:rPr>
                <w:rStyle w:val="ElementxPath"/>
              </w:rPr>
              <w:softHyphen/>
            </w:r>
            <w:r w:rsidR="000C42B9" w:rsidRPr="000829DC">
              <w:rPr>
                <w:rStyle w:val="ElementxPath"/>
              </w:rPr>
              <w:t>MD_Data</w:t>
            </w:r>
            <w:r w:rsidR="000C42B9">
              <w:rPr>
                <w:rStyle w:val="ElementxPath"/>
              </w:rPr>
              <w:softHyphen/>
            </w:r>
            <w:r w:rsidR="000C42B9" w:rsidRPr="000829DC">
              <w:rPr>
                <w:rStyle w:val="ElementxPath"/>
              </w:rPr>
              <w:t>Iden</w:t>
            </w:r>
            <w:r w:rsidR="000C42B9">
              <w:rPr>
                <w:rStyle w:val="ElementxPath"/>
              </w:rPr>
              <w:softHyphen/>
            </w:r>
            <w:r w:rsidR="000C42B9" w:rsidRPr="000829DC">
              <w:rPr>
                <w:rStyle w:val="ElementxPath"/>
              </w:rPr>
              <w:t>tification</w:t>
            </w:r>
            <w:r w:rsidR="000C42B9">
              <w:rPr>
                <w:rStyle w:val="ElementxPath"/>
              </w:rPr>
              <w:t>/</w:t>
            </w:r>
            <w:r w:rsidR="000C42B9" w:rsidRPr="000829DC">
              <w:rPr>
                <w:rStyle w:val="ElementxPath"/>
              </w:rPr>
              <w:t>citation</w:t>
            </w:r>
            <w:r w:rsidR="000C42B9">
              <w:rPr>
                <w:rStyle w:val="ElementxPath"/>
              </w:rPr>
              <w:t>/</w:t>
            </w:r>
            <w:r w:rsidR="000C42B9" w:rsidRPr="000829DC">
              <w:rPr>
                <w:rStyle w:val="ElementxPath"/>
              </w:rPr>
              <w:t>CI_Citation</w:t>
            </w:r>
            <w:r w:rsidR="000C42B9">
              <w:rPr>
                <w:rStyle w:val="ElementxPath"/>
              </w:rPr>
              <w:t>/</w:t>
            </w:r>
            <w:r w:rsidR="000C42B9" w:rsidRPr="000829DC">
              <w:rPr>
                <w:rStyle w:val="ElementxPath"/>
              </w:rPr>
              <w:t>identifier</w:t>
            </w:r>
            <w:r w:rsidR="000C42B9">
              <w:rPr>
                <w:rStyle w:val="ElementxPath"/>
              </w:rPr>
              <w:t>/</w:t>
            </w:r>
            <w:r w:rsidR="000C42B9" w:rsidRPr="000829DC">
              <w:rPr>
                <w:rStyle w:val="ElementxPath"/>
              </w:rPr>
              <w:t>MD_Identifier</w:t>
            </w:r>
            <w:r w:rsidR="000C42B9">
              <w:rPr>
                <w:rStyle w:val="ElementxPath"/>
              </w:rPr>
              <w:t>/</w:t>
            </w:r>
            <w:r w:rsidR="000C42B9" w:rsidRPr="000829DC">
              <w:rPr>
                <w:rStyle w:val="ElementxPath"/>
              </w:rPr>
              <w:t>code</w:t>
            </w:r>
            <w:r w:rsidR="000C42B9">
              <w:t xml:space="preserve"> must correspond to one of the </w:t>
            </w:r>
            <w:r w:rsidR="000C42B9" w:rsidRPr="000829DC">
              <w:rPr>
                <w:rStyle w:val="ElementxPath"/>
              </w:rPr>
              <w:t>SV_ServiceIdentification</w:t>
            </w:r>
            <w:r w:rsidR="000C42B9">
              <w:rPr>
                <w:rStyle w:val="ElementxPath"/>
              </w:rPr>
              <w:t>/</w:t>
            </w:r>
            <w:r w:rsidR="000C42B9" w:rsidRPr="000829DC">
              <w:rPr>
                <w:rStyle w:val="ElementxPath"/>
              </w:rPr>
              <w:t>coupledResource/MD_CoupledResource/identifier</w:t>
            </w:r>
            <w:r w:rsidR="000C42B9">
              <w:rPr>
                <w:rStyle w:val="ElementxPath"/>
              </w:rPr>
              <w:t xml:space="preserve"> </w:t>
            </w:r>
            <w:r w:rsidR="000C42B9">
              <w:t>values. If the metadata record for the coupled dataset is a separate gmd:MD_Metadata record, the se</w:t>
            </w:r>
            <w:r w:rsidR="000C42B9">
              <w:t>r</w:t>
            </w:r>
            <w:r w:rsidR="000C42B9">
              <w:t>vice described in the service metadata record should be identified as a distribution for the dataset.</w:t>
            </w:r>
          </w:p>
          <w:p w:rsidR="000C42B9" w:rsidRDefault="000C42B9" w:rsidP="00A357C8">
            <w:r>
              <w:t>Explicitly linked reference example:</w:t>
            </w:r>
          </w:p>
          <w:p w:rsidR="000C42B9" w:rsidRPr="00C55311" w:rsidRDefault="000C42B9" w:rsidP="00A357C8">
            <w:pPr>
              <w:autoSpaceDE w:val="0"/>
              <w:autoSpaceDN w:val="0"/>
              <w:adjustRightInd w:val="0"/>
              <w:spacing w:before="0" w:after="0"/>
              <w:rPr>
                <w:rFonts w:ascii="Courier New" w:hAnsi="Courier New" w:cs="Courier New"/>
                <w:color w:val="0000FF"/>
                <w:szCs w:val="20"/>
                <w:highlight w:val="white"/>
              </w:rPr>
            </w:pPr>
            <w:r w:rsidRPr="00421BD0">
              <w:rPr>
                <w:rFonts w:ascii="Courier New" w:hAnsi="Courier New" w:cs="Courier New"/>
                <w:color w:val="0000FF"/>
                <w:szCs w:val="20"/>
                <w:highlight w:val="white"/>
              </w:rPr>
              <w:t>&lt;</w:t>
            </w:r>
            <w:r w:rsidRPr="00C55311">
              <w:rPr>
                <w:rFonts w:ascii="Courier New" w:hAnsi="Courier New" w:cs="Courier New"/>
                <w:color w:val="0000FF"/>
                <w:szCs w:val="20"/>
                <w:highlight w:val="white"/>
              </w:rPr>
              <w:t xml:space="preserve">srv:operatesOn </w:t>
            </w:r>
          </w:p>
          <w:p w:rsidR="00B9035C" w:rsidRDefault="008263D0" w:rsidP="003D1227">
            <w:pPr>
              <w:autoSpaceDE w:val="0"/>
              <w:autoSpaceDN w:val="0"/>
              <w:adjustRightInd w:val="0"/>
              <w:spacing w:before="0" w:after="0"/>
              <w:ind w:left="243" w:hanging="243"/>
              <w:rPr>
                <w:rStyle w:val="attributeValue"/>
                <w:b w:val="0"/>
                <w:highlight w:val="white"/>
              </w:rPr>
            </w:pPr>
            <w:r>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uuidref</w:t>
            </w:r>
            <w:r w:rsidR="000C42B9" w:rsidRPr="0008581B">
              <w:rPr>
                <w:rFonts w:ascii="Courier New" w:hAnsi="Courier New" w:cs="Courier New"/>
                <w:color w:val="0000FF"/>
                <w:szCs w:val="20"/>
                <w:highlight w:val="white"/>
              </w:rPr>
              <w:t>=</w:t>
            </w:r>
            <w:r w:rsidR="00EE6EBE" w:rsidRPr="00C55311">
              <w:rPr>
                <w:rStyle w:val="attributeValue"/>
                <w:b w:val="0"/>
                <w:highlight w:val="white"/>
              </w:rPr>
              <w:t>"</w:t>
            </w:r>
            <w:r w:rsidR="000C42B9" w:rsidRPr="00C55311">
              <w:rPr>
                <w:rStyle w:val="attributeValue"/>
                <w:b w:val="0"/>
                <w:highlight w:val="white"/>
              </w:rPr>
              <w:t>13ce1e84-c887-4fd8-b888-8d021b1fa4c2</w:t>
            </w:r>
            <w:r w:rsidR="00EE6EBE" w:rsidRPr="00C55311">
              <w:rPr>
                <w:rStyle w:val="attributeValue"/>
                <w:b w:val="0"/>
                <w:highlight w:val="white"/>
              </w:rPr>
              <w:t>"</w:t>
            </w:r>
            <w:r w:rsidR="003D1227">
              <w:rPr>
                <w:rFonts w:ascii="Courier New" w:hAnsi="Courier New" w:cs="Courier New"/>
                <w:color w:val="FF0000"/>
                <w:szCs w:val="20"/>
                <w:highlight w:val="white"/>
              </w:rPr>
              <w:t xml:space="preserve"> </w:t>
            </w:r>
            <w:r w:rsidR="00B9035C">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xlink:href</w:t>
            </w:r>
            <w:r w:rsidR="000C42B9" w:rsidRPr="0008581B">
              <w:rPr>
                <w:rFonts w:ascii="Courier New" w:hAnsi="Courier New" w:cs="Courier New"/>
                <w:color w:val="0000FF"/>
                <w:szCs w:val="20"/>
                <w:highlight w:val="white"/>
              </w:rPr>
              <w:t>=</w:t>
            </w:r>
            <w:hyperlink r:id="rId52" w:history="1">
              <w:r w:rsidR="00B9035C" w:rsidRPr="00FB1567">
                <w:rPr>
                  <w:rStyle w:val="Hyperlink"/>
                  <w:highlight w:val="white"/>
                </w:rPr>
                <w:t>http://resources.azgs.org/geonetwork/srv/en/metadata.show?id=8717</w:t>
              </w:r>
            </w:hyperlink>
          </w:p>
          <w:p w:rsidR="000C42B9" w:rsidRPr="003D1227" w:rsidRDefault="00B9035C" w:rsidP="003D1227">
            <w:pPr>
              <w:autoSpaceDE w:val="0"/>
              <w:autoSpaceDN w:val="0"/>
              <w:adjustRightInd w:val="0"/>
              <w:spacing w:before="0" w:after="0"/>
              <w:ind w:left="243" w:hanging="243"/>
              <w:rPr>
                <w:rFonts w:ascii="Courier New" w:hAnsi="Courier New" w:cs="Courier New"/>
                <w:color w:val="FF0000"/>
                <w:szCs w:val="20"/>
                <w:highlight w:val="white"/>
              </w:rPr>
            </w:pPr>
            <w:r>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xlink:title</w:t>
            </w:r>
            <w:r w:rsidR="000C42B9" w:rsidRPr="0008581B">
              <w:rPr>
                <w:rFonts w:ascii="Courier New" w:hAnsi="Courier New" w:cs="Courier New"/>
                <w:color w:val="0000FF"/>
                <w:szCs w:val="20"/>
                <w:highlight w:val="white"/>
              </w:rPr>
              <w:t>=</w:t>
            </w:r>
            <w:r w:rsidR="00EE6EBE" w:rsidRPr="00C55311">
              <w:rPr>
                <w:rStyle w:val="attributeValue"/>
                <w:b w:val="0"/>
                <w:highlight w:val="white"/>
              </w:rPr>
              <w:t>"</w:t>
            </w:r>
            <w:r w:rsidR="000C42B9" w:rsidRPr="00C55311">
              <w:rPr>
                <w:rStyle w:val="attributeValue"/>
                <w:b w:val="0"/>
                <w:highlight w:val="white"/>
              </w:rPr>
              <w:t>azgs:azgeochron</w:t>
            </w:r>
            <w:r w:rsidR="00EE6EBE" w:rsidRPr="00C55311">
              <w:rPr>
                <w:rStyle w:val="attributeValue"/>
                <w:b w:val="0"/>
                <w:highlight w:val="white"/>
              </w:rPr>
              <w:t>"</w:t>
            </w:r>
            <w:r w:rsidR="000C42B9" w:rsidRPr="0008581B">
              <w:rPr>
                <w:rFonts w:ascii="Courier New" w:hAnsi="Courier New" w:cs="Courier New"/>
                <w:color w:val="0000FF"/>
                <w:szCs w:val="20"/>
                <w:highlight w:val="white"/>
              </w:rPr>
              <w:t>/&gt;</w:t>
            </w:r>
          </w:p>
          <w:p w:rsidR="0008581B" w:rsidRPr="0008581B" w:rsidRDefault="0008581B" w:rsidP="00A357C8"/>
        </w:tc>
      </w:tr>
    </w:tbl>
    <w:p w:rsidR="00D371AD" w:rsidRPr="00D371AD" w:rsidRDefault="00D371AD" w:rsidP="00A357C8">
      <w:pPr>
        <w:rPr>
          <w:lang w:eastAsia="ja-JP"/>
        </w:rPr>
        <w:sectPr w:rsidR="00D371AD" w:rsidRPr="00D371AD" w:rsidSect="009851E6">
          <w:pgSz w:w="15840" w:h="12240" w:orient="landscape" w:code="1"/>
          <w:pgMar w:top="1440" w:right="1440" w:bottom="1008" w:left="1100" w:header="720" w:footer="720" w:gutter="0"/>
          <w:lnNumType w:countBy="1" w:restart="continuous"/>
          <w:cols w:space="720"/>
          <w:docGrid w:linePitch="360"/>
        </w:sectPr>
      </w:pPr>
    </w:p>
    <w:p w:rsidR="0032148F" w:rsidRPr="00CB2F1D" w:rsidRDefault="009611B8" w:rsidP="00687679">
      <w:pPr>
        <w:pStyle w:val="Heading1"/>
      </w:pPr>
      <w:bookmarkStart w:id="57" w:name="_Toc244579443"/>
      <w:bookmarkStart w:id="58" w:name="_Toc244579444"/>
      <w:bookmarkStart w:id="59" w:name="_Toc244579446"/>
      <w:bookmarkStart w:id="60" w:name="_Toc244579457"/>
      <w:bookmarkStart w:id="61" w:name="_Toc244579458"/>
      <w:bookmarkStart w:id="62" w:name="_Toc252891534"/>
      <w:bookmarkStart w:id="63" w:name="_Toc252891536"/>
      <w:bookmarkStart w:id="64" w:name="_Toc247465904"/>
      <w:bookmarkStart w:id="65" w:name="_Toc247465905"/>
      <w:bookmarkStart w:id="66" w:name="_Toc247465907"/>
      <w:bookmarkStart w:id="67" w:name="_Toc381426759"/>
      <w:bookmarkEnd w:id="57"/>
      <w:bookmarkEnd w:id="58"/>
      <w:bookmarkEnd w:id="59"/>
      <w:bookmarkEnd w:id="60"/>
      <w:bookmarkEnd w:id="61"/>
      <w:bookmarkEnd w:id="62"/>
      <w:bookmarkEnd w:id="63"/>
      <w:bookmarkEnd w:id="64"/>
      <w:bookmarkEnd w:id="65"/>
      <w:bookmarkEnd w:id="66"/>
      <w:r w:rsidRPr="00CB2F1D">
        <w:lastRenderedPageBreak/>
        <w:t>Usage notes</w:t>
      </w:r>
      <w:r w:rsidR="00A357C8">
        <w:t xml:space="preserve"> for Metadata Elements</w:t>
      </w:r>
      <w:bookmarkEnd w:id="67"/>
    </w:p>
    <w:p w:rsidR="00CB775D" w:rsidRPr="00CB2F1D" w:rsidRDefault="00A357C8" w:rsidP="00CB775D">
      <w:r>
        <w:t>This section presents a</w:t>
      </w:r>
      <w:r w:rsidR="00072C67" w:rsidRPr="00CB2F1D">
        <w:t>dditional information and discussion to supplement that in</w:t>
      </w:r>
      <w:r w:rsidR="00FF0D24">
        <w:t xml:space="preserve"> </w:t>
      </w:r>
      <w:r w:rsidR="00FF0D24">
        <w:fldChar w:fldCharType="begin"/>
      </w:r>
      <w:r w:rsidR="00FF0D24">
        <w:instrText xml:space="preserve"> REF _Ref244579224 \h </w:instrText>
      </w:r>
      <w:r w:rsidR="00FF0D24">
        <w:fldChar w:fldCharType="separate"/>
      </w:r>
      <w:r w:rsidR="00FF0D24" w:rsidRPr="00CB2F1D">
        <w:t xml:space="preserve">Table </w:t>
      </w:r>
      <w:r w:rsidR="00FF0D24">
        <w:rPr>
          <w:noProof/>
        </w:rPr>
        <w:t>2</w:t>
      </w:r>
      <w:r w:rsidR="00FF0D24">
        <w:fldChar w:fldCharType="end"/>
      </w:r>
      <w:r w:rsidR="00FF0D24">
        <w:t xml:space="preserve">, </w:t>
      </w:r>
      <w:r w:rsidR="00FF0D24">
        <w:fldChar w:fldCharType="begin"/>
      </w:r>
      <w:r w:rsidR="00FF0D24">
        <w:instrText xml:space="preserve"> REF _Ref247946296 \h </w:instrText>
      </w:r>
      <w:r w:rsidR="00FF0D24">
        <w:fldChar w:fldCharType="separate"/>
      </w:r>
      <w:r w:rsidR="00FF0D24">
        <w:t xml:space="preserve">Table </w:t>
      </w:r>
      <w:r w:rsidR="00FF0D24">
        <w:rPr>
          <w:noProof/>
        </w:rPr>
        <w:t>3</w:t>
      </w:r>
      <w:r w:rsidR="00FF0D24">
        <w:fldChar w:fldCharType="end"/>
      </w:r>
      <w:r w:rsidR="00FF0D24">
        <w:t xml:space="preserve">, and </w:t>
      </w:r>
      <w:r w:rsidR="00FF0D24">
        <w:fldChar w:fldCharType="begin"/>
      </w:r>
      <w:r w:rsidR="00FF0D24">
        <w:instrText xml:space="preserve"> REF _Ref248304509 \h </w:instrText>
      </w:r>
      <w:r w:rsidR="00FF0D24">
        <w:fldChar w:fldCharType="separate"/>
      </w:r>
      <w:r w:rsidR="00FF0D24">
        <w:t xml:space="preserve">Table </w:t>
      </w:r>
      <w:r w:rsidR="00FF0D24">
        <w:rPr>
          <w:noProof/>
        </w:rPr>
        <w:t>4</w:t>
      </w:r>
      <w:r w:rsidR="00FF0D24">
        <w:fldChar w:fldCharType="end"/>
      </w:r>
      <w:r w:rsidR="00072C67" w:rsidRPr="00CB2F1D">
        <w:t>.</w:t>
      </w:r>
      <w:r w:rsidR="003015EF" w:rsidRPr="00CB2F1D">
        <w:t xml:space="preserve"> </w:t>
      </w:r>
    </w:p>
    <w:p w:rsidR="0032148F" w:rsidRPr="00CB2F1D" w:rsidRDefault="0032148F" w:rsidP="009611B8">
      <w:pPr>
        <w:pStyle w:val="Heading2"/>
        <w:rPr>
          <w:bCs/>
        </w:rPr>
      </w:pPr>
      <w:bookmarkStart w:id="68" w:name="_Toc381426760"/>
      <w:r w:rsidRPr="00CB2F1D">
        <w:t>Metadata file identifier</w:t>
      </w:r>
      <w:bookmarkEnd w:id="68"/>
    </w:p>
    <w:p w:rsidR="0032148F" w:rsidRPr="00CB2F1D" w:rsidRDefault="00FE320C" w:rsidP="009611B8">
      <w:pPr>
        <w:rPr>
          <w:b/>
          <w:iCs/>
        </w:rPr>
      </w:pPr>
      <w:r w:rsidRPr="00CB2F1D">
        <w:rPr>
          <w:rStyle w:val="ElementxPath"/>
        </w:rPr>
        <w:t>MD_Metadata/fileIdentifier</w:t>
      </w:r>
      <w:r w:rsidR="0032148F" w:rsidRPr="00CB2F1D">
        <w:t xml:space="preserve"> is unique identifier for the metadata file. Some metadata profiles suggest that the metadata </w:t>
      </w:r>
      <w:r w:rsidR="00FF0D24">
        <w:t>file identifier ID</w:t>
      </w:r>
      <w:r w:rsidR="0032148F" w:rsidRPr="00CB2F1D">
        <w:t xml:space="preserve"> should be the same as the</w:t>
      </w:r>
      <w:r w:rsidR="00FF0D24">
        <w:t xml:space="preserve"> </w:t>
      </w:r>
      <w:r w:rsidR="0032148F" w:rsidRPr="00CB2F1D">
        <w:t>ID for the described r</w:t>
      </w:r>
      <w:r w:rsidR="0032148F" w:rsidRPr="00CB2F1D">
        <w:t>e</w:t>
      </w:r>
      <w:r w:rsidR="0032148F" w:rsidRPr="00CB2F1D">
        <w:t>source.</w:t>
      </w:r>
      <w:r w:rsidR="00FF0D24">
        <w:t xml:space="preserve"> </w:t>
      </w:r>
      <w:r w:rsidR="0032148F" w:rsidRPr="00CB2F1D">
        <w:t>In the USGIN scheme, the metadata record is considered a</w:t>
      </w:r>
      <w:r w:rsidR="00FF0D24">
        <w:t xml:space="preserve"> separate resource, with a distinct identifier, from the </w:t>
      </w:r>
      <w:r w:rsidR="0032148F" w:rsidRPr="00CB2F1D">
        <w:t>resource it describes. The described resource identifier is the Unique resource identifier (</w:t>
      </w:r>
      <w:r w:rsidR="009A4C90" w:rsidRPr="009A4C90">
        <w:rPr>
          <w:rStyle w:val="ElementxPath"/>
        </w:rPr>
        <w:t>DatasetURI</w:t>
      </w:r>
      <w:r w:rsidR="009A4C90">
        <w:t xml:space="preserve">, </w:t>
      </w:r>
      <w:r w:rsidRPr="00CB2F1D">
        <w:fldChar w:fldCharType="begin"/>
      </w:r>
      <w:r w:rsidR="0032148F" w:rsidRPr="00CB2F1D">
        <w:instrText xml:space="preserve"> REF _Ref243544765 \r \h </w:instrText>
      </w:r>
      <w:r w:rsidRPr="00CB2F1D">
        <w:fldChar w:fldCharType="separate"/>
      </w:r>
      <w:r w:rsidR="002C0A6A">
        <w:t>4.8</w:t>
      </w:r>
      <w:r w:rsidRPr="00CB2F1D">
        <w:fldChar w:fldCharType="end"/>
      </w:r>
      <w:r w:rsidR="0032148F" w:rsidRPr="00CB2F1D">
        <w:t>, below).</w:t>
      </w:r>
    </w:p>
    <w:p w:rsidR="0074397A" w:rsidRPr="00CB2F1D" w:rsidRDefault="0074397A" w:rsidP="0074397A">
      <w:pPr>
        <w:pStyle w:val="Heading2"/>
        <w:rPr>
          <w:lang w:eastAsia="ja-JP"/>
        </w:rPr>
      </w:pPr>
      <w:bookmarkStart w:id="69" w:name="_Toc381426761"/>
      <w:r w:rsidRPr="00CB2F1D">
        <w:rPr>
          <w:lang w:eastAsia="ja-JP"/>
        </w:rPr>
        <w:t>Metadata hierarchy</w:t>
      </w:r>
      <w:bookmarkEnd w:id="69"/>
    </w:p>
    <w:p w:rsidR="008E1DE0" w:rsidRDefault="0074397A" w:rsidP="008E1DE0">
      <w:pPr>
        <w:rPr>
          <w:lang w:eastAsia="ja-JP"/>
        </w:rPr>
      </w:pPr>
      <w:r w:rsidRPr="00CB2F1D">
        <w:rPr>
          <w:lang w:eastAsia="ja-JP"/>
        </w:rPr>
        <w:t xml:space="preserve">The ISO19115 specification (especially Annex H) discusses the use of metadata hierarchy, in which a resource may inherit metadata properties from parent metadata records in the hierarchy. </w:t>
      </w:r>
      <w:r w:rsidR="00971F57">
        <w:rPr>
          <w:lang w:eastAsia="ja-JP"/>
        </w:rPr>
        <w:t>F</w:t>
      </w:r>
      <w:r w:rsidR="00971F57" w:rsidRPr="00CB2F1D">
        <w:rPr>
          <w:lang w:eastAsia="ja-JP"/>
        </w:rPr>
        <w:t xml:space="preserve">or example a </w:t>
      </w:r>
      <w:r w:rsidR="00971F57" w:rsidRPr="00CB2F1D">
        <w:rPr>
          <w:rStyle w:val="ElementxPath"/>
        </w:rPr>
        <w:t>dataset</w:t>
      </w:r>
      <w:r w:rsidR="00971F57" w:rsidRPr="00CB2F1D">
        <w:rPr>
          <w:lang w:eastAsia="ja-JP"/>
        </w:rPr>
        <w:t xml:space="preserve"> in a dataset series</w:t>
      </w:r>
      <w:r w:rsidR="00971F57">
        <w:rPr>
          <w:lang w:eastAsia="ja-JP"/>
        </w:rPr>
        <w:t xml:space="preserve"> might inherit all of the </w:t>
      </w:r>
      <w:r w:rsidR="00D21C28">
        <w:rPr>
          <w:lang w:eastAsia="ja-JP"/>
        </w:rPr>
        <w:t>metadata</w:t>
      </w:r>
      <w:r w:rsidR="00971F57">
        <w:rPr>
          <w:lang w:eastAsia="ja-JP"/>
        </w:rPr>
        <w:t xml:space="preserve"> content from the pa</w:t>
      </w:r>
      <w:r w:rsidR="00971F57">
        <w:rPr>
          <w:lang w:eastAsia="ja-JP"/>
        </w:rPr>
        <w:t>r</w:t>
      </w:r>
      <w:r w:rsidR="00971F57">
        <w:rPr>
          <w:lang w:eastAsia="ja-JP"/>
        </w:rPr>
        <w:t xml:space="preserve">ent dataset series metadata record, </w:t>
      </w:r>
      <w:r w:rsidR="00D21C28">
        <w:rPr>
          <w:lang w:eastAsia="ja-JP"/>
        </w:rPr>
        <w:t>except for dataset-specific</w:t>
      </w:r>
      <w:r w:rsidR="00971F57">
        <w:rPr>
          <w:lang w:eastAsia="ja-JP"/>
        </w:rPr>
        <w:t xml:space="preserve"> data quality metadata. </w:t>
      </w:r>
      <w:r w:rsidR="00D21C28">
        <w:rPr>
          <w:lang w:eastAsia="ja-JP"/>
        </w:rPr>
        <w:t>The</w:t>
      </w:r>
      <w:r w:rsidRPr="00CB2F1D">
        <w:rPr>
          <w:lang w:eastAsia="ja-JP"/>
        </w:rPr>
        <w:t xml:space="preserve"> lin</w:t>
      </w:r>
      <w:r w:rsidRPr="00CB2F1D">
        <w:rPr>
          <w:lang w:eastAsia="ja-JP"/>
        </w:rPr>
        <w:t>k</w:t>
      </w:r>
      <w:r w:rsidRPr="00CB2F1D">
        <w:rPr>
          <w:lang w:eastAsia="ja-JP"/>
        </w:rPr>
        <w:t xml:space="preserve">age would be made through </w:t>
      </w:r>
      <w:r w:rsidRPr="00CB2F1D">
        <w:rPr>
          <w:rStyle w:val="ElementxPath"/>
        </w:rPr>
        <w:t>MD_Metadata/parentIdentifier</w:t>
      </w:r>
      <w:r w:rsidRPr="00CB2F1D">
        <w:rPr>
          <w:lang w:eastAsia="ja-JP"/>
        </w:rPr>
        <w:t>. This kind of nesting</w:t>
      </w:r>
      <w:r w:rsidR="00FF0D24">
        <w:rPr>
          <w:lang w:eastAsia="ja-JP"/>
        </w:rPr>
        <w:t>, effectively dat</w:t>
      </w:r>
      <w:r w:rsidR="00FF0D24">
        <w:rPr>
          <w:lang w:eastAsia="ja-JP"/>
        </w:rPr>
        <w:t>a</w:t>
      </w:r>
      <w:r w:rsidR="00FF0D24">
        <w:rPr>
          <w:lang w:eastAsia="ja-JP"/>
        </w:rPr>
        <w:t>base normalization, makes sense in a data management environment, but in a discovery env</w:t>
      </w:r>
      <w:r w:rsidR="00FF0D24">
        <w:rPr>
          <w:lang w:eastAsia="ja-JP"/>
        </w:rPr>
        <w:t>i</w:t>
      </w:r>
      <w:r w:rsidR="00FF0D24">
        <w:rPr>
          <w:lang w:eastAsia="ja-JP"/>
        </w:rPr>
        <w:t>ronment, it present problems. Many queries would require joins with the parent metadata record</w:t>
      </w:r>
      <w:r w:rsidRPr="00CB2F1D">
        <w:rPr>
          <w:lang w:eastAsia="ja-JP"/>
        </w:rPr>
        <w:t xml:space="preserve">, and </w:t>
      </w:r>
      <w:r w:rsidR="00FF0D24">
        <w:rPr>
          <w:lang w:eastAsia="ja-JP"/>
        </w:rPr>
        <w:t>software</w:t>
      </w:r>
      <w:r w:rsidRPr="00CB2F1D">
        <w:rPr>
          <w:lang w:eastAsia="ja-JP"/>
        </w:rPr>
        <w:t xml:space="preserve"> client</w:t>
      </w:r>
      <w:r w:rsidR="00FF0D24">
        <w:rPr>
          <w:lang w:eastAsia="ja-JP"/>
        </w:rPr>
        <w:t>s</w:t>
      </w:r>
      <w:r w:rsidRPr="00CB2F1D">
        <w:rPr>
          <w:lang w:eastAsia="ja-JP"/>
        </w:rPr>
        <w:t xml:space="preserve"> would be required to navigate the parent links to acquire ‘inherited’ prope</w:t>
      </w:r>
      <w:r w:rsidRPr="00CB2F1D">
        <w:rPr>
          <w:lang w:eastAsia="ja-JP"/>
        </w:rPr>
        <w:t>r</w:t>
      </w:r>
      <w:r w:rsidRPr="00CB2F1D">
        <w:rPr>
          <w:lang w:eastAsia="ja-JP"/>
        </w:rPr>
        <w:t xml:space="preserve">ties from ‘parent’ records. For </w:t>
      </w:r>
      <w:r w:rsidR="00D21C28">
        <w:rPr>
          <w:lang w:eastAsia="ja-JP"/>
        </w:rPr>
        <w:t>catalog service</w:t>
      </w:r>
      <w:r w:rsidRPr="00CB2F1D">
        <w:rPr>
          <w:lang w:eastAsia="ja-JP"/>
        </w:rPr>
        <w:t xml:space="preserve"> purposes</w:t>
      </w:r>
      <w:r w:rsidR="00D21C28">
        <w:rPr>
          <w:lang w:eastAsia="ja-JP"/>
        </w:rPr>
        <w:t>, USGIN mandates that in</w:t>
      </w:r>
      <w:r w:rsidRPr="00CB2F1D">
        <w:rPr>
          <w:lang w:eastAsia="ja-JP"/>
        </w:rPr>
        <w:t xml:space="preserve"> metadata re</w:t>
      </w:r>
      <w:r w:rsidRPr="00CB2F1D">
        <w:rPr>
          <w:lang w:eastAsia="ja-JP"/>
        </w:rPr>
        <w:t>c</w:t>
      </w:r>
      <w:r w:rsidRPr="00CB2F1D">
        <w:rPr>
          <w:lang w:eastAsia="ja-JP"/>
        </w:rPr>
        <w:t>ords returned by services, all inherited properties in such a hierarchy should be included expli</w:t>
      </w:r>
      <w:r w:rsidRPr="00CB2F1D">
        <w:rPr>
          <w:lang w:eastAsia="ja-JP"/>
        </w:rPr>
        <w:t>c</w:t>
      </w:r>
      <w:r w:rsidRPr="00CB2F1D">
        <w:rPr>
          <w:lang w:eastAsia="ja-JP"/>
        </w:rPr>
        <w:t>itly</w:t>
      </w:r>
      <w:r w:rsidR="00D21C28" w:rsidRPr="00CB2F1D">
        <w:rPr>
          <w:lang w:eastAsia="ja-JP"/>
        </w:rPr>
        <w:t xml:space="preserve"> in the metadata document, as opposed to implicitly through the </w:t>
      </w:r>
      <w:r w:rsidR="00D21C28" w:rsidRPr="00CB2F1D">
        <w:rPr>
          <w:rStyle w:val="ElementxPath"/>
        </w:rPr>
        <w:t>parentIdentifier</w:t>
      </w:r>
      <w:r w:rsidR="00D21C28">
        <w:rPr>
          <w:lang w:eastAsia="ja-JP"/>
        </w:rPr>
        <w:t xml:space="preserve"> link. Internal document</w:t>
      </w:r>
      <w:r w:rsidRPr="00CB2F1D">
        <w:rPr>
          <w:lang w:eastAsia="ja-JP"/>
        </w:rPr>
        <w:t xml:space="preserve"> link</w:t>
      </w:r>
      <w:r w:rsidR="00D21C28">
        <w:rPr>
          <w:lang w:eastAsia="ja-JP"/>
        </w:rPr>
        <w:t>s</w:t>
      </w:r>
      <w:r w:rsidR="00FF0D24">
        <w:rPr>
          <w:lang w:eastAsia="ja-JP"/>
        </w:rPr>
        <w:t xml:space="preserve"> </w:t>
      </w:r>
      <w:r w:rsidR="00D21C28">
        <w:rPr>
          <w:lang w:eastAsia="ja-JP"/>
        </w:rPr>
        <w:t>may be used w</w:t>
      </w:r>
      <w:r w:rsidRPr="00CB2F1D">
        <w:rPr>
          <w:lang w:eastAsia="ja-JP"/>
        </w:rPr>
        <w:t xml:space="preserve">here allowed by </w:t>
      </w:r>
      <w:r w:rsidR="00D21C28">
        <w:rPr>
          <w:lang w:eastAsia="ja-JP"/>
        </w:rPr>
        <w:t xml:space="preserve">the xml </w:t>
      </w:r>
      <w:r w:rsidRPr="00CB2F1D">
        <w:rPr>
          <w:lang w:eastAsia="ja-JP"/>
        </w:rPr>
        <w:t>schema</w:t>
      </w:r>
      <w:r w:rsidR="00D21C28">
        <w:rPr>
          <w:lang w:eastAsia="ja-JP"/>
        </w:rPr>
        <w:t xml:space="preserve"> for identified elements repeated in a single response document.</w:t>
      </w:r>
      <w:r w:rsidR="00FF0D24">
        <w:rPr>
          <w:lang w:eastAsia="ja-JP"/>
        </w:rPr>
        <w:t xml:space="preserve"> Resolvable xlink:href links to external resource are technically possible, but require that client software is xlink-aware, which is not always the case.</w:t>
      </w:r>
    </w:p>
    <w:p w:rsidR="00346861" w:rsidRDefault="00346861" w:rsidP="00346861">
      <w:pPr>
        <w:pStyle w:val="Heading2"/>
        <w:rPr>
          <w:lang w:eastAsia="ja-JP"/>
        </w:rPr>
      </w:pPr>
      <w:bookmarkStart w:id="70" w:name="_Toc381426762"/>
      <w:r>
        <w:rPr>
          <w:lang w:eastAsia="ja-JP"/>
        </w:rPr>
        <w:t>Metadata Contact vs. Resource Citation vs. Resource Contact</w:t>
      </w:r>
      <w:bookmarkEnd w:id="70"/>
    </w:p>
    <w:p w:rsidR="00346861" w:rsidRDefault="00346861" w:rsidP="008E1DE0">
      <w:pPr>
        <w:rPr>
          <w:lang w:eastAsia="ja-JP"/>
        </w:rPr>
      </w:pPr>
      <w:r>
        <w:rPr>
          <w:lang w:eastAsia="ja-JP"/>
        </w:rPr>
        <w:t xml:space="preserve">There are various locations to store contact information within an ISO 19139 metadata record. Here </w:t>
      </w:r>
      <w:r w:rsidR="004636CA">
        <w:rPr>
          <w:lang w:eastAsia="ja-JP"/>
        </w:rPr>
        <w:t xml:space="preserve">is a summary </w:t>
      </w:r>
      <w:r>
        <w:rPr>
          <w:lang w:eastAsia="ja-JP"/>
        </w:rPr>
        <w:t xml:space="preserve">of the required </w:t>
      </w:r>
      <w:r w:rsidR="004636CA">
        <w:rPr>
          <w:lang w:eastAsia="ja-JP"/>
        </w:rPr>
        <w:t>contact properties and their significance</w:t>
      </w:r>
      <w:r w:rsidR="001678DB">
        <w:rPr>
          <w:lang w:eastAsia="ja-JP"/>
        </w:rPr>
        <w:t xml:space="preserve"> as it pertains to the USGIN Profile</w:t>
      </w:r>
      <w:r>
        <w:rPr>
          <w:lang w:eastAsia="ja-JP"/>
        </w:rPr>
        <w:t>.</w:t>
      </w:r>
    </w:p>
    <w:p w:rsidR="004636CA" w:rsidRDefault="00346861" w:rsidP="00346861">
      <w:pPr>
        <w:numPr>
          <w:ilvl w:val="0"/>
          <w:numId w:val="44"/>
        </w:numPr>
        <w:rPr>
          <w:lang w:eastAsia="ja-JP"/>
        </w:rPr>
      </w:pPr>
      <w:r w:rsidRPr="004636CA">
        <w:rPr>
          <w:rStyle w:val="ElementxPath"/>
        </w:rPr>
        <w:t>MD_Metadata</w:t>
      </w:r>
      <w:r w:rsidR="004636CA" w:rsidRPr="004636CA">
        <w:rPr>
          <w:rStyle w:val="ElementxPath"/>
        </w:rPr>
        <w:t>/contact/CI_ResponsibleParty</w:t>
      </w:r>
      <w:r w:rsidR="004636CA">
        <w:rPr>
          <w:lang w:eastAsia="ja-JP"/>
        </w:rPr>
        <w:t xml:space="preserve"> or "metadata point of contact" describes </w:t>
      </w:r>
      <w:r w:rsidR="00BC6C44">
        <w:rPr>
          <w:lang w:eastAsia="ja-JP"/>
        </w:rPr>
        <w:t>how to contact</w:t>
      </w:r>
      <w:r w:rsidR="004636CA">
        <w:rPr>
          <w:lang w:eastAsia="ja-JP"/>
        </w:rPr>
        <w:t xml:space="preserve"> </w:t>
      </w:r>
      <w:r w:rsidR="00BC6C44">
        <w:rPr>
          <w:lang w:eastAsia="ja-JP"/>
        </w:rPr>
        <w:t xml:space="preserve">the party responsible for the </w:t>
      </w:r>
      <w:r w:rsidR="004636CA" w:rsidRPr="00BC6C44">
        <w:rPr>
          <w:b/>
          <w:lang w:eastAsia="ja-JP"/>
        </w:rPr>
        <w:t>metadata</w:t>
      </w:r>
      <w:r w:rsidR="004636CA">
        <w:rPr>
          <w:lang w:eastAsia="ja-JP"/>
        </w:rPr>
        <w:t xml:space="preserve"> record to allow users to report errors, u</w:t>
      </w:r>
      <w:r w:rsidR="004636CA">
        <w:rPr>
          <w:lang w:eastAsia="ja-JP"/>
        </w:rPr>
        <w:t>p</w:t>
      </w:r>
      <w:r w:rsidR="004636CA">
        <w:rPr>
          <w:lang w:eastAsia="ja-JP"/>
        </w:rPr>
        <w:t>dates to metadata etc. The</w:t>
      </w:r>
      <w:r w:rsidR="001678DB">
        <w:rPr>
          <w:lang w:eastAsia="ja-JP"/>
        </w:rPr>
        <w:t xml:space="preserve"> mandatory</w:t>
      </w:r>
      <w:r w:rsidR="004636CA">
        <w:rPr>
          <w:lang w:eastAsia="ja-JP"/>
        </w:rPr>
        <w:t xml:space="preserve"> </w:t>
      </w:r>
      <w:r w:rsidR="004636CA" w:rsidRPr="004636CA">
        <w:rPr>
          <w:rStyle w:val="ElementxPath"/>
        </w:rPr>
        <w:t>CI_RoleCode</w:t>
      </w:r>
      <w:r w:rsidR="004636CA">
        <w:rPr>
          <w:lang w:eastAsia="ja-JP"/>
        </w:rPr>
        <w:t xml:space="preserve"> is set to "</w:t>
      </w:r>
      <w:r w:rsidR="004636CA" w:rsidRPr="004636CA">
        <w:rPr>
          <w:rStyle w:val="codelist"/>
        </w:rPr>
        <w:t>pointOfContact</w:t>
      </w:r>
      <w:r w:rsidR="004636CA">
        <w:rPr>
          <w:lang w:eastAsia="ja-JP"/>
        </w:rPr>
        <w:t>".</w:t>
      </w:r>
    </w:p>
    <w:p w:rsidR="00346861" w:rsidRDefault="004636CA" w:rsidP="00346861">
      <w:pPr>
        <w:numPr>
          <w:ilvl w:val="0"/>
          <w:numId w:val="44"/>
        </w:numPr>
        <w:rPr>
          <w:lang w:eastAsia="ja-JP"/>
        </w:rPr>
      </w:pPr>
      <w:r w:rsidRPr="001678DB">
        <w:rPr>
          <w:rStyle w:val="ElementxPath"/>
        </w:rPr>
        <w:t>MD_Metadata/identificationInfo/</w:t>
      </w:r>
      <w:r w:rsidR="00BC6C44" w:rsidRPr="00BC6C44">
        <w:t>[</w:t>
      </w:r>
      <w:r w:rsidRPr="001678DB">
        <w:rPr>
          <w:rStyle w:val="ElementxPath"/>
        </w:rPr>
        <w:t>MD_DataIdentification</w:t>
      </w:r>
      <w:r w:rsidR="00BC6C44" w:rsidRPr="00BC6C44">
        <w:t xml:space="preserve"> </w:t>
      </w:r>
      <w:r w:rsidR="00BC6C44">
        <w:t>||</w:t>
      </w:r>
      <w:r w:rsidR="00BC6C44" w:rsidRPr="00BC6C44">
        <w:t xml:space="preserve"> </w:t>
      </w:r>
      <w:r w:rsidR="00BC6C44">
        <w:rPr>
          <w:rStyle w:val="ElementxPath"/>
        </w:rPr>
        <w:t>SV_ServiceIdentification</w:t>
      </w:r>
      <w:r w:rsidR="00BC6C44" w:rsidRPr="00BC6C44">
        <w:t>]</w:t>
      </w:r>
      <w:r w:rsidRPr="001678DB">
        <w:rPr>
          <w:rStyle w:val="ElementxPath"/>
        </w:rPr>
        <w:t>/</w:t>
      </w:r>
      <w:r w:rsidR="00D21C28">
        <w:rPr>
          <w:rStyle w:val="ElementxPath"/>
        </w:rPr>
        <w:softHyphen/>
      </w:r>
      <w:r w:rsidRPr="001678DB">
        <w:rPr>
          <w:rStyle w:val="ElementxPath"/>
        </w:rPr>
        <w:t>citation/CI_Citation/citedResponsibleParty/CI_ResponsiblerParty</w:t>
      </w:r>
      <w:r>
        <w:rPr>
          <w:lang w:eastAsia="ja-JP"/>
        </w:rPr>
        <w:t xml:space="preserve"> </w:t>
      </w:r>
      <w:r w:rsidR="001678DB">
        <w:rPr>
          <w:lang w:eastAsia="ja-JP"/>
        </w:rPr>
        <w:t>provides</w:t>
      </w:r>
      <w:r>
        <w:rPr>
          <w:lang w:eastAsia="ja-JP"/>
        </w:rPr>
        <w:t xml:space="preserve"> information to identify the </w:t>
      </w:r>
      <w:r w:rsidRPr="00BC6C44">
        <w:rPr>
          <w:b/>
          <w:lang w:eastAsia="ja-JP"/>
        </w:rPr>
        <w:t>intellectual origin</w:t>
      </w:r>
      <w:r>
        <w:rPr>
          <w:lang w:eastAsia="ja-JP"/>
        </w:rPr>
        <w:t xml:space="preserve"> of the content in the described resource. </w:t>
      </w:r>
      <w:r w:rsidR="001678DB">
        <w:rPr>
          <w:lang w:eastAsia="ja-JP"/>
        </w:rPr>
        <w:t xml:space="preserve">This is straight forward when citing library resources (books, journals, etc.) but less clear when defining the intellectual origin of, for example, physical samples. The mandatory </w:t>
      </w:r>
      <w:r w:rsidR="001678DB" w:rsidRPr="004636CA">
        <w:rPr>
          <w:rStyle w:val="ElementxPath"/>
        </w:rPr>
        <w:t>CI_RoleCode</w:t>
      </w:r>
      <w:r w:rsidR="001678DB">
        <w:rPr>
          <w:lang w:eastAsia="ja-JP"/>
        </w:rPr>
        <w:t xml:space="preserve"> is set to</w:t>
      </w:r>
      <w:r w:rsidR="00D21C28">
        <w:rPr>
          <w:lang w:eastAsia="ja-JP"/>
        </w:rPr>
        <w:t xml:space="preserve"> one of the ISO codelist values</w:t>
      </w:r>
      <w:r w:rsidR="001678DB">
        <w:rPr>
          <w:lang w:eastAsia="ja-JP"/>
        </w:rPr>
        <w:t xml:space="preserve"> </w:t>
      </w:r>
      <w:r w:rsidR="00D21C28">
        <w:rPr>
          <w:lang w:eastAsia="ja-JP"/>
        </w:rPr>
        <w:t>{</w:t>
      </w:r>
      <w:r w:rsidR="00D21C28" w:rsidRPr="00D21C28">
        <w:rPr>
          <w:rStyle w:val="codelist"/>
        </w:rPr>
        <w:t>custo</w:t>
      </w:r>
      <w:r w:rsidR="00D21C28">
        <w:rPr>
          <w:rStyle w:val="codelist"/>
        </w:rPr>
        <w:t>dian, owner</w:t>
      </w:r>
      <w:r w:rsidR="00D21C28" w:rsidRPr="00D21C28">
        <w:rPr>
          <w:rStyle w:val="codelist"/>
        </w:rPr>
        <w:t>, distributor, origin</w:t>
      </w:r>
      <w:r w:rsidR="00D21C28" w:rsidRPr="00D21C28">
        <w:rPr>
          <w:rStyle w:val="codelist"/>
        </w:rPr>
        <w:t>a</w:t>
      </w:r>
      <w:r w:rsidR="00D21C28" w:rsidRPr="00D21C28">
        <w:rPr>
          <w:rStyle w:val="codelist"/>
        </w:rPr>
        <w:t xml:space="preserve">tor, pointOfContact, </w:t>
      </w:r>
      <w:r w:rsidR="00685016" w:rsidRPr="00D21C28">
        <w:rPr>
          <w:rStyle w:val="codelist"/>
        </w:rPr>
        <w:t>principalInvesti</w:t>
      </w:r>
      <w:r w:rsidR="00685016">
        <w:rPr>
          <w:rStyle w:val="codelist"/>
        </w:rPr>
        <w:t>gator</w:t>
      </w:r>
      <w:r w:rsidR="00D21C28">
        <w:rPr>
          <w:rStyle w:val="codelist"/>
        </w:rPr>
        <w:t xml:space="preserve">, </w:t>
      </w:r>
      <w:r w:rsidR="00D21C28" w:rsidRPr="00D21C28">
        <w:rPr>
          <w:rStyle w:val="codelist"/>
        </w:rPr>
        <w:t>publisher, author</w:t>
      </w:r>
      <w:r w:rsidR="00D21C28" w:rsidRPr="00D21C28">
        <w:t>}</w:t>
      </w:r>
      <w:r w:rsidR="001678DB">
        <w:rPr>
          <w:lang w:eastAsia="ja-JP"/>
        </w:rPr>
        <w:t>.</w:t>
      </w:r>
      <w:r w:rsidR="00D21C28">
        <w:rPr>
          <w:lang w:eastAsia="ja-JP"/>
        </w:rPr>
        <w:t xml:space="preserve"> </w:t>
      </w:r>
    </w:p>
    <w:p w:rsidR="00C7287E" w:rsidRDefault="00C7287E" w:rsidP="00A943E5">
      <w:pPr>
        <w:numPr>
          <w:ilvl w:val="0"/>
          <w:numId w:val="44"/>
        </w:numPr>
        <w:rPr>
          <w:lang w:eastAsia="ja-JP"/>
        </w:rPr>
      </w:pPr>
      <w:r w:rsidRPr="001678DB">
        <w:rPr>
          <w:rStyle w:val="ElementxPath"/>
        </w:rPr>
        <w:t>MD_Metadata/identificationInfo</w:t>
      </w:r>
      <w:r w:rsidR="00BC6C44" w:rsidRPr="001678DB">
        <w:rPr>
          <w:rStyle w:val="ElementxPath"/>
        </w:rPr>
        <w:t>/</w:t>
      </w:r>
      <w:r w:rsidR="00BC6C44" w:rsidRPr="00BC6C44">
        <w:t>[</w:t>
      </w:r>
      <w:r w:rsidR="00BC6C44" w:rsidRPr="001678DB">
        <w:rPr>
          <w:rStyle w:val="ElementxPath"/>
        </w:rPr>
        <w:t>MD_DataIdentification</w:t>
      </w:r>
      <w:r w:rsidR="00BC6C44" w:rsidRPr="00BC6C44">
        <w:t xml:space="preserve"> </w:t>
      </w:r>
      <w:r w:rsidR="00BC6C44">
        <w:t>||</w:t>
      </w:r>
      <w:r w:rsidR="00BC6C44" w:rsidRPr="00BC6C44">
        <w:t xml:space="preserve"> </w:t>
      </w:r>
      <w:r w:rsidR="00BC6C44">
        <w:rPr>
          <w:rStyle w:val="ElementxPath"/>
        </w:rPr>
        <w:t>SV_ServiceIdentification</w:t>
      </w:r>
      <w:r w:rsidR="00BC6C44" w:rsidRPr="00BC6C44">
        <w:t>]</w:t>
      </w:r>
      <w:r w:rsidR="00BC6C44" w:rsidRPr="001678DB">
        <w:rPr>
          <w:rStyle w:val="ElementxPath"/>
        </w:rPr>
        <w:t>/</w:t>
      </w:r>
      <w:r w:rsidR="00A943E5">
        <w:rPr>
          <w:rStyle w:val="ElementxPath"/>
        </w:rPr>
        <w:softHyphen/>
      </w:r>
      <w:r>
        <w:rPr>
          <w:rStyle w:val="ElementxPath"/>
        </w:rPr>
        <w:t>pointOfContact/</w:t>
      </w:r>
      <w:r w:rsidR="00BC6C44">
        <w:rPr>
          <w:rStyle w:val="ElementxPath"/>
        </w:rPr>
        <w:t>CI_ResponsibleParty</w:t>
      </w:r>
      <w:r>
        <w:rPr>
          <w:lang w:eastAsia="ja-JP"/>
        </w:rPr>
        <w:t xml:space="preserve"> </w:t>
      </w:r>
      <w:r w:rsidR="00BC6C44">
        <w:rPr>
          <w:lang w:eastAsia="ja-JP"/>
        </w:rPr>
        <w:t xml:space="preserve">or "resource point of contact" contains information on who to contact to </w:t>
      </w:r>
      <w:r w:rsidR="00BC6C44" w:rsidRPr="00BC6C44">
        <w:rPr>
          <w:b/>
          <w:lang w:eastAsia="ja-JP"/>
        </w:rPr>
        <w:t>access</w:t>
      </w:r>
      <w:r w:rsidR="00BC6C44">
        <w:rPr>
          <w:lang w:eastAsia="ja-JP"/>
        </w:rPr>
        <w:t xml:space="preserve"> the described resource</w:t>
      </w:r>
      <w:r>
        <w:rPr>
          <w:lang w:eastAsia="ja-JP"/>
        </w:rPr>
        <w:t xml:space="preserve">. The mandatory </w:t>
      </w:r>
      <w:r w:rsidRPr="004636CA">
        <w:rPr>
          <w:rStyle w:val="ElementxPath"/>
        </w:rPr>
        <w:t>CI_RoleCode</w:t>
      </w:r>
      <w:r>
        <w:rPr>
          <w:lang w:eastAsia="ja-JP"/>
        </w:rPr>
        <w:t xml:space="preserve"> is set to </w:t>
      </w:r>
      <w:r w:rsidR="00A943E5">
        <w:rPr>
          <w:lang w:eastAsia="ja-JP"/>
        </w:rPr>
        <w:t>one of the ISO codelist values {</w:t>
      </w:r>
      <w:r w:rsidR="00A943E5">
        <w:rPr>
          <w:rStyle w:val="codelist"/>
        </w:rPr>
        <w:t>resourceProvider, c</w:t>
      </w:r>
      <w:r w:rsidR="00A943E5" w:rsidRPr="00D21C28">
        <w:rPr>
          <w:rStyle w:val="codelist"/>
        </w:rPr>
        <w:t>usto</w:t>
      </w:r>
      <w:r w:rsidR="00A943E5">
        <w:rPr>
          <w:rStyle w:val="codelist"/>
        </w:rPr>
        <w:t>dian, owner</w:t>
      </w:r>
      <w:r w:rsidR="00A943E5" w:rsidRPr="00D21C28">
        <w:rPr>
          <w:rStyle w:val="codelist"/>
        </w:rPr>
        <w:t xml:space="preserve">, </w:t>
      </w:r>
      <w:r w:rsidR="00A943E5">
        <w:rPr>
          <w:rStyle w:val="codelist"/>
        </w:rPr>
        <w:t xml:space="preserve">user, </w:t>
      </w:r>
      <w:r w:rsidR="00A943E5" w:rsidRPr="00D21C28">
        <w:rPr>
          <w:rStyle w:val="codelist"/>
        </w:rPr>
        <w:t>di</w:t>
      </w:r>
      <w:r w:rsidR="00A943E5" w:rsidRPr="00D21C28">
        <w:rPr>
          <w:rStyle w:val="codelist"/>
        </w:rPr>
        <w:t>s</w:t>
      </w:r>
      <w:r w:rsidR="00A943E5" w:rsidRPr="00D21C28">
        <w:rPr>
          <w:rStyle w:val="codelist"/>
        </w:rPr>
        <w:lastRenderedPageBreak/>
        <w:t>tributor, originator, pointOfContact, principalInvesti</w:t>
      </w:r>
      <w:r w:rsidR="00A943E5">
        <w:rPr>
          <w:rStyle w:val="codelist"/>
        </w:rPr>
        <w:t>gator</w:t>
      </w:r>
      <w:r w:rsidR="00A943E5" w:rsidRPr="00D21C28">
        <w:rPr>
          <w:rStyle w:val="codelist"/>
        </w:rPr>
        <w:t xml:space="preserve">, </w:t>
      </w:r>
      <w:r w:rsidR="00A943E5">
        <w:rPr>
          <w:rStyle w:val="codelist"/>
        </w:rPr>
        <w:t xml:space="preserve">processor, </w:t>
      </w:r>
      <w:r w:rsidR="00A943E5" w:rsidRPr="00D21C28">
        <w:rPr>
          <w:rStyle w:val="codelist"/>
        </w:rPr>
        <w:t>publisher</w:t>
      </w:r>
      <w:r w:rsidR="00A943E5">
        <w:rPr>
          <w:rStyle w:val="codelist"/>
        </w:rPr>
        <w:t xml:space="preserve">, </w:t>
      </w:r>
      <w:r w:rsidR="00A943E5" w:rsidRPr="00D21C28">
        <w:rPr>
          <w:rStyle w:val="codelist"/>
        </w:rPr>
        <w:t>author</w:t>
      </w:r>
      <w:r w:rsidR="00A943E5" w:rsidRPr="00D21C28">
        <w:t>}</w:t>
      </w:r>
      <w:r w:rsidR="00A943E5">
        <w:rPr>
          <w:lang w:eastAsia="ja-JP"/>
        </w:rPr>
        <w:t xml:space="preserve">. </w:t>
      </w:r>
    </w:p>
    <w:p w:rsidR="00BC6C44" w:rsidRPr="00CB2F1D" w:rsidRDefault="00474023" w:rsidP="00BC6C44">
      <w:pPr>
        <w:rPr>
          <w:lang w:eastAsia="ja-JP"/>
        </w:rPr>
      </w:pPr>
      <w:r>
        <w:rPr>
          <w:lang w:eastAsia="ja-JP"/>
        </w:rPr>
        <w:t>Additional co</w:t>
      </w:r>
      <w:r w:rsidR="00BC6C44">
        <w:rPr>
          <w:lang w:eastAsia="ja-JP"/>
        </w:rPr>
        <w:t>ntact information in the distribution section of the metadata</w:t>
      </w:r>
      <w:r w:rsidR="00A943E5">
        <w:rPr>
          <w:lang w:eastAsia="ja-JP"/>
        </w:rPr>
        <w:t xml:space="preserve"> provides point of co</w:t>
      </w:r>
      <w:r w:rsidR="00A943E5">
        <w:rPr>
          <w:lang w:eastAsia="ja-JP"/>
        </w:rPr>
        <w:t>n</w:t>
      </w:r>
      <w:r w:rsidR="00A943E5">
        <w:rPr>
          <w:lang w:eastAsia="ja-JP"/>
        </w:rPr>
        <w:t>tact for individual distribution processes</w:t>
      </w:r>
      <w:r>
        <w:rPr>
          <w:lang w:eastAsia="ja-JP"/>
        </w:rPr>
        <w:t xml:space="preserve"> to report problems with access to resources via different distributions</w:t>
      </w:r>
      <w:r w:rsidR="00BC6C44">
        <w:rPr>
          <w:lang w:eastAsia="ja-JP"/>
        </w:rPr>
        <w:t>.</w:t>
      </w:r>
    </w:p>
    <w:p w:rsidR="0032148F" w:rsidRPr="00CB2F1D" w:rsidRDefault="0032148F" w:rsidP="008E1DE0">
      <w:pPr>
        <w:pStyle w:val="Heading2"/>
      </w:pPr>
      <w:bookmarkStart w:id="71" w:name="_Toc381426763"/>
      <w:r w:rsidRPr="00CB2F1D">
        <w:t xml:space="preserve">Resource </w:t>
      </w:r>
      <w:r w:rsidR="00FD616F">
        <w:t>T</w:t>
      </w:r>
      <w:r w:rsidR="00FD616F" w:rsidRPr="00CB2F1D">
        <w:t>itle</w:t>
      </w:r>
      <w:bookmarkEnd w:id="71"/>
    </w:p>
    <w:p w:rsidR="005D5655" w:rsidRPr="00CB2F1D" w:rsidRDefault="005D5655" w:rsidP="009611B8">
      <w:r w:rsidRPr="00CB2F1D">
        <w:t xml:space="preserve">Resource titles should provide sufficient information to distinguish the resource </w:t>
      </w:r>
      <w:r w:rsidR="00474023" w:rsidRPr="00CB2F1D">
        <w:t>f</w:t>
      </w:r>
      <w:r w:rsidR="00474023">
        <w:t>rom</w:t>
      </w:r>
      <w:r w:rsidR="00474023" w:rsidRPr="00CB2F1D">
        <w:t xml:space="preserve"> </w:t>
      </w:r>
      <w:r w:rsidRPr="00CB2F1D">
        <w:t>other sim</w:t>
      </w:r>
      <w:r w:rsidRPr="00CB2F1D">
        <w:t>i</w:t>
      </w:r>
      <w:r w:rsidRPr="00CB2F1D">
        <w:t xml:space="preserve">lar resources. They are not required to be globally unique, but </w:t>
      </w:r>
      <w:r w:rsidR="00474023">
        <w:t xml:space="preserve">bear in mind that </w:t>
      </w:r>
      <w:r w:rsidRPr="00CB2F1D">
        <w:t xml:space="preserve">users will be presented only with the resource title in </w:t>
      </w:r>
      <w:r w:rsidR="00474023">
        <w:t>typical</w:t>
      </w:r>
      <w:r w:rsidR="00474023" w:rsidRPr="00CB2F1D">
        <w:t xml:space="preserve"> </w:t>
      </w:r>
      <w:r w:rsidRPr="00CB2F1D">
        <w:t xml:space="preserve">brief </w:t>
      </w:r>
      <w:r w:rsidR="00474023">
        <w:t xml:space="preserve">search </w:t>
      </w:r>
      <w:r w:rsidRPr="00CB2F1D">
        <w:t>response documents. It is thus a disservice to have significant duplication of title strings</w:t>
      </w:r>
      <w:r w:rsidR="00474023">
        <w:t xml:space="preserve"> or uninformative titles</w:t>
      </w:r>
      <w:r w:rsidRPr="00CB2F1D">
        <w:t>.</w:t>
      </w:r>
    </w:p>
    <w:p w:rsidR="0032148F" w:rsidRPr="00CB2F1D" w:rsidRDefault="0032148F" w:rsidP="009611B8">
      <w:pPr>
        <w:pStyle w:val="Heading2"/>
      </w:pPr>
      <w:bookmarkStart w:id="72" w:name="_Toc381426764"/>
      <w:r w:rsidRPr="00CB2F1D">
        <w:t>Resource Abstract</w:t>
      </w:r>
      <w:bookmarkEnd w:id="72"/>
    </w:p>
    <w:p w:rsidR="005D5655" w:rsidRPr="00CB2F1D" w:rsidRDefault="005D5655" w:rsidP="009611B8">
      <w:r w:rsidRPr="00CB2F1D">
        <w:t>Ideally the resource abstract provides a succinct summary of the content of the resource, the purpose for which it was originally created, some indication of important quality parameters to help evaluate fitness for other purposes, any significant constraints on use of the resource, and a list of distribution options.</w:t>
      </w:r>
      <w:r w:rsidR="00474023">
        <w:t xml:space="preserve"> After reading the abstract a user should have a good idea of whet</w:t>
      </w:r>
      <w:r w:rsidR="00474023">
        <w:t>h</w:t>
      </w:r>
      <w:r w:rsidR="00474023">
        <w:t>er the described resource contains the information they need and is accessible in a fashion that they can use.</w:t>
      </w:r>
    </w:p>
    <w:p w:rsidR="0032148F" w:rsidRPr="00CB2F1D" w:rsidRDefault="0032148F" w:rsidP="009611B8">
      <w:pPr>
        <w:pStyle w:val="Heading2"/>
      </w:pPr>
      <w:bookmarkStart w:id="73" w:name="_Ref252386338"/>
      <w:bookmarkStart w:id="74" w:name="_Ref252386342"/>
      <w:bookmarkStart w:id="75" w:name="_Ref252386344"/>
      <w:bookmarkStart w:id="76" w:name="_Toc381426765"/>
      <w:r w:rsidRPr="00CB2F1D">
        <w:t>Resource Type</w:t>
      </w:r>
      <w:bookmarkEnd w:id="73"/>
      <w:bookmarkEnd w:id="74"/>
      <w:bookmarkEnd w:id="75"/>
      <w:bookmarkEnd w:id="76"/>
    </w:p>
    <w:p w:rsidR="005D5655" w:rsidRPr="00CB2F1D" w:rsidRDefault="005D5655" w:rsidP="009611B8">
      <w:r w:rsidRPr="00CB2F1D">
        <w:t xml:space="preserve">The ISO 19115 </w:t>
      </w:r>
      <w:r w:rsidR="00FE320C" w:rsidRPr="00CB2F1D">
        <w:rPr>
          <w:rStyle w:val="ElementxPath"/>
        </w:rPr>
        <w:t>MD_Metadata/hierarchyLevel</w:t>
      </w:r>
      <w:r w:rsidRPr="00CB2F1D">
        <w:t xml:space="preserve"> property provides a high level categorization of r</w:t>
      </w:r>
      <w:r w:rsidRPr="00CB2F1D">
        <w:t>e</w:t>
      </w:r>
      <w:r w:rsidRPr="00CB2F1D">
        <w:t>source types. The European INSPIRE Implementing Rules (</w:t>
      </w:r>
      <w:r w:rsidRPr="00CB2F1D">
        <w:rPr>
          <w:rFonts w:ascii="ArialMT" w:eastAsia="Times New Roman" w:hAnsi="ArialMT" w:cs="ArialMT"/>
          <w:szCs w:val="20"/>
        </w:rPr>
        <w:t>MD_IR_and_ISO_20090218)</w:t>
      </w:r>
      <w:r w:rsidRPr="00CB2F1D">
        <w:t xml:space="preserve"> pr</w:t>
      </w:r>
      <w:r w:rsidRPr="00CB2F1D">
        <w:t>o</w:t>
      </w:r>
      <w:r w:rsidRPr="00CB2F1D">
        <w:t xml:space="preserve">scribes the code list for the first hierarchyLevel xml element in </w:t>
      </w:r>
      <w:r w:rsidR="00C63B14" w:rsidRPr="00CB2F1D">
        <w:t>an</w:t>
      </w:r>
      <w:r w:rsidRPr="00CB2F1D">
        <w:t xml:space="preserve"> MD_Metadata document to be one of {</w:t>
      </w:r>
      <w:r w:rsidRPr="00A943E5">
        <w:rPr>
          <w:rStyle w:val="codelist"/>
        </w:rPr>
        <w:t>dataset, service, series</w:t>
      </w:r>
      <w:r w:rsidRPr="00CB2F1D">
        <w:t xml:space="preserve">}, or the metadata set will be considered out of scope for the directive. Thus, metadata </w:t>
      </w:r>
      <w:r w:rsidR="00C63B14" w:rsidRPr="00CB2F1D">
        <w:t xml:space="preserve">meant to be utilized by INSPIRE catalogs must follow this rule. The </w:t>
      </w:r>
      <w:r w:rsidR="00343B0E">
        <w:t xml:space="preserve">full ISO </w:t>
      </w:r>
      <w:r w:rsidR="00343B0E" w:rsidRPr="00CB2F1D">
        <w:t>MD</w:t>
      </w:r>
      <w:r w:rsidR="00C63B14" w:rsidRPr="00CB2F1D">
        <w:t>_ScopeCode list has a wider (and more useful) variety of resource categories; one or more hierarchyLevel elements using these codes could follow the first one with an I</w:t>
      </w:r>
      <w:r w:rsidR="00C63B14" w:rsidRPr="00CB2F1D">
        <w:t>N</w:t>
      </w:r>
      <w:r w:rsidR="00C63B14" w:rsidRPr="00CB2F1D">
        <w:t>SPIRE-valid code</w:t>
      </w:r>
      <w:r w:rsidR="00343B0E">
        <w:t xml:space="preserve"> in the first element</w:t>
      </w:r>
      <w:r w:rsidR="00C63B14" w:rsidRPr="00CB2F1D">
        <w:t xml:space="preserve"> to maintain INSPIRE compliance. </w:t>
      </w:r>
    </w:p>
    <w:p w:rsidR="00A14E71" w:rsidRPr="00A14E71" w:rsidRDefault="00FE320C" w:rsidP="009611B8">
      <w:r w:rsidRPr="00CB2F1D">
        <w:fldChar w:fldCharType="begin"/>
      </w:r>
      <w:r w:rsidR="00C63B14" w:rsidRPr="00CB2F1D">
        <w:instrText xml:space="preserve"> REF _Ref243546304 \h </w:instrText>
      </w:r>
      <w:r w:rsidRPr="00CB2F1D">
        <w:fldChar w:fldCharType="separate"/>
      </w:r>
      <w:r w:rsidR="002C0A6A" w:rsidRPr="00CB2F1D">
        <w:t xml:space="preserve">Table </w:t>
      </w:r>
      <w:r w:rsidR="002C0A6A">
        <w:rPr>
          <w:noProof/>
        </w:rPr>
        <w:t>1</w:t>
      </w:r>
      <w:r w:rsidRPr="00CB2F1D">
        <w:fldChar w:fldCharType="end"/>
      </w:r>
      <w:r w:rsidR="00C63B14" w:rsidRPr="00CB2F1D">
        <w:t xml:space="preserve"> in this document includes a more </w:t>
      </w:r>
      <w:r w:rsidR="00343B0E">
        <w:t>geoscience-</w:t>
      </w:r>
      <w:r w:rsidR="00C63B14" w:rsidRPr="00CB2F1D">
        <w:t xml:space="preserve">domain-specific list of resource types, and values from this list should be used in one or more </w:t>
      </w:r>
      <w:r w:rsidRPr="00CB2F1D">
        <w:rPr>
          <w:rStyle w:val="ElementxPath"/>
        </w:rPr>
        <w:t>hierarchyLevelName</w:t>
      </w:r>
      <w:r w:rsidR="00C63B14" w:rsidRPr="00CB2F1D">
        <w:t xml:space="preserve"> elements. </w:t>
      </w:r>
      <w:r w:rsidR="00343B0E">
        <w:t>To enable</w:t>
      </w:r>
      <w:r w:rsidR="00343B0E" w:rsidRPr="00CB2F1D">
        <w:t xml:space="preserve"> </w:t>
      </w:r>
      <w:r w:rsidR="00A14E71">
        <w:t>r</w:t>
      </w:r>
      <w:r w:rsidR="00A14E71">
        <w:t>e</w:t>
      </w:r>
      <w:r w:rsidR="00A14E71">
        <w:t>source-</w:t>
      </w:r>
      <w:r w:rsidR="00343B0E" w:rsidRPr="00CB2F1D">
        <w:t>category</w:t>
      </w:r>
      <w:r w:rsidR="00A14E71">
        <w:t>-</w:t>
      </w:r>
      <w:r w:rsidR="00343B0E" w:rsidRPr="00CB2F1D">
        <w:t>type searches to find narrower subcategories without complex query pr</w:t>
      </w:r>
      <w:r w:rsidR="00343B0E" w:rsidRPr="00CB2F1D">
        <w:t>o</w:t>
      </w:r>
      <w:r w:rsidR="00343B0E" w:rsidRPr="00CB2F1D">
        <w:t>cessing</w:t>
      </w:r>
      <w:r w:rsidR="00343B0E">
        <w:t xml:space="preserve">, </w:t>
      </w:r>
      <w:r w:rsidR="00343B0E" w:rsidRPr="00CB2F1D">
        <w:rPr>
          <w:rStyle w:val="ElementxPath"/>
        </w:rPr>
        <w:t>hierarchyLevelName</w:t>
      </w:r>
      <w:r w:rsidR="00343B0E">
        <w:t xml:space="preserve"> elements for the resource type and all broader/more general r</w:t>
      </w:r>
      <w:r w:rsidR="00343B0E">
        <w:t>e</w:t>
      </w:r>
      <w:r w:rsidR="00343B0E">
        <w:t>source type categories should be included</w:t>
      </w:r>
      <w:r w:rsidR="00343B0E" w:rsidRPr="00CB2F1D">
        <w:t>.</w:t>
      </w:r>
      <w:r w:rsidR="00A14E71">
        <w:t xml:space="preserve"> </w:t>
      </w:r>
      <w:r w:rsidR="00C63B14" w:rsidRPr="00CB2F1D">
        <w:t xml:space="preserve">The hierarchical categorization of the resources is encoded </w:t>
      </w:r>
      <w:r w:rsidR="00A14E71">
        <w:t>with</w:t>
      </w:r>
      <w:r w:rsidR="00C63B14" w:rsidRPr="00CB2F1D">
        <w:t xml:space="preserve"> the </w:t>
      </w:r>
      <w:r w:rsidR="00A14E71">
        <w:t>most specific</w:t>
      </w:r>
      <w:r w:rsidR="00A14E71" w:rsidRPr="00CB2F1D">
        <w:t xml:space="preserve"> </w:t>
      </w:r>
      <w:r w:rsidR="00C63B14" w:rsidRPr="00CB2F1D">
        <w:t xml:space="preserve">category first, </w:t>
      </w:r>
      <w:r w:rsidR="00A14E71">
        <w:t>and</w:t>
      </w:r>
      <w:r w:rsidR="00A14E71" w:rsidRPr="00CB2F1D">
        <w:t xml:space="preserve"> </w:t>
      </w:r>
      <w:r w:rsidR="00C63B14" w:rsidRPr="00CB2F1D">
        <w:t xml:space="preserve">progressively </w:t>
      </w:r>
      <w:r w:rsidR="00A14E71">
        <w:t>broader</w:t>
      </w:r>
      <w:r w:rsidR="00A14E71" w:rsidRPr="00CB2F1D">
        <w:t xml:space="preserve"> </w:t>
      </w:r>
      <w:r w:rsidR="00C63B14" w:rsidRPr="00CB2F1D">
        <w:t>categories listed su</w:t>
      </w:r>
      <w:r w:rsidR="00C63B14" w:rsidRPr="00CB2F1D">
        <w:t>b</w:t>
      </w:r>
      <w:r w:rsidR="00C63B14" w:rsidRPr="00CB2F1D">
        <w:t xml:space="preserve">sequently. </w:t>
      </w:r>
      <w:r w:rsidR="00A14E71">
        <w:t xml:space="preserve">Thus, harvesters that only take the first </w:t>
      </w:r>
      <w:r w:rsidR="00A14E71" w:rsidRPr="00CB2F1D">
        <w:rPr>
          <w:rStyle w:val="ElementxPath"/>
        </w:rPr>
        <w:t>hierarchy</w:t>
      </w:r>
      <w:r w:rsidR="00A14E71">
        <w:rPr>
          <w:rStyle w:val="ElementxPath"/>
        </w:rPr>
        <w:softHyphen/>
      </w:r>
      <w:r w:rsidR="00A14E71" w:rsidRPr="00CB2F1D">
        <w:rPr>
          <w:rStyle w:val="ElementxPath"/>
        </w:rPr>
        <w:t>LevelName</w:t>
      </w:r>
      <w:r w:rsidR="00A14E71">
        <w:t xml:space="preserve"> element will get the most specific value. For example, if the resource is a photograph:</w:t>
      </w:r>
    </w:p>
    <w:p w:rsidR="00A14E71" w:rsidRPr="00C55311" w:rsidRDefault="00A14E71" w:rsidP="0085388E">
      <w:pPr>
        <w:pStyle w:val="XMLelement0"/>
        <w:tabs>
          <w:tab w:val="clear" w:pos="144"/>
          <w:tab w:val="left" w:pos="0"/>
        </w:tabs>
        <w:ind w:left="200" w:hanging="200"/>
        <w:rPr>
          <w:highlight w:val="white"/>
        </w:rPr>
      </w:pPr>
      <w:r w:rsidRPr="00C55311">
        <w:rPr>
          <w:highlight w:val="white"/>
        </w:rPr>
        <w:t>&lt;gmd:hierarchyLevelName&gt;</w:t>
      </w:r>
    </w:p>
    <w:p w:rsidR="00A14E71" w:rsidRPr="00C55311" w:rsidRDefault="0085388E" w:rsidP="0085388E">
      <w:pPr>
        <w:pStyle w:val="XMLelement0"/>
        <w:ind w:left="100" w:hanging="100"/>
        <w:rPr>
          <w:highlight w:val="white"/>
        </w:rPr>
      </w:pPr>
      <w:r>
        <w:rPr>
          <w:highlight w:val="white"/>
        </w:rPr>
        <w:t xml:space="preserve">  </w:t>
      </w:r>
      <w:r w:rsidR="00A14E71" w:rsidRPr="00C55311">
        <w:rPr>
          <w:highlight w:val="white"/>
        </w:rPr>
        <w:t>&lt;gco:CharacterString&gt;</w:t>
      </w:r>
      <w:r w:rsidR="00A14E71" w:rsidRPr="0085388E">
        <w:rPr>
          <w:color w:val="auto"/>
          <w:highlight w:val="white"/>
        </w:rPr>
        <w:t>Photograph</w:t>
      </w:r>
      <w:r w:rsidR="00A14E71" w:rsidRPr="00C55311">
        <w:rPr>
          <w:highlight w:val="white"/>
        </w:rPr>
        <w:t>&lt;/gco:CharacterString&gt;</w:t>
      </w:r>
    </w:p>
    <w:p w:rsidR="00A14E71" w:rsidRPr="00C55311" w:rsidRDefault="00A14E71" w:rsidP="0085388E">
      <w:pPr>
        <w:pStyle w:val="XMLelement0"/>
      </w:pPr>
      <w:r w:rsidRPr="00C55311">
        <w:rPr>
          <w:highlight w:val="white"/>
        </w:rPr>
        <w:t>&lt;/gmd:hierarchyLevelName&gt;</w:t>
      </w:r>
    </w:p>
    <w:p w:rsidR="00A14E71" w:rsidRPr="00C55311" w:rsidRDefault="00A14E71" w:rsidP="0085388E">
      <w:pPr>
        <w:pStyle w:val="XMLelement0"/>
        <w:rPr>
          <w:highlight w:val="white"/>
        </w:rPr>
      </w:pPr>
      <w:r w:rsidRPr="00C55311">
        <w:rPr>
          <w:highlight w:val="white"/>
        </w:rPr>
        <w:t>&lt;gmd:hierarchyLevelName&gt;</w:t>
      </w:r>
    </w:p>
    <w:p w:rsidR="00A14E71" w:rsidRPr="00C55311" w:rsidRDefault="0085388E" w:rsidP="0085388E">
      <w:pPr>
        <w:pStyle w:val="XMLelement0"/>
        <w:rPr>
          <w:highlight w:val="white"/>
        </w:rPr>
      </w:pPr>
      <w:r>
        <w:rPr>
          <w:highlight w:val="white"/>
        </w:rPr>
        <w:t xml:space="preserve">  </w:t>
      </w:r>
      <w:r w:rsidR="00A14E71" w:rsidRPr="00C55311">
        <w:rPr>
          <w:highlight w:val="white"/>
        </w:rPr>
        <w:t>&lt;gco:CharacterString&gt;</w:t>
      </w:r>
      <w:r w:rsidR="00A14E71" w:rsidRPr="0085388E">
        <w:rPr>
          <w:color w:val="auto"/>
          <w:highlight w:val="white"/>
        </w:rPr>
        <w:t>StillImage</w:t>
      </w:r>
      <w:r w:rsidR="00A14E71" w:rsidRPr="00C55311">
        <w:rPr>
          <w:highlight w:val="white"/>
        </w:rPr>
        <w:t>&lt;/gco:CharacterString&gt;</w:t>
      </w:r>
    </w:p>
    <w:p w:rsidR="00A14E71" w:rsidRPr="00C55311" w:rsidRDefault="00A14E71" w:rsidP="0085388E">
      <w:pPr>
        <w:pStyle w:val="XMLelement0"/>
      </w:pPr>
      <w:r w:rsidRPr="00C55311">
        <w:rPr>
          <w:highlight w:val="white"/>
        </w:rPr>
        <w:t>&lt;/gmd:hierarchyLevelName&gt;</w:t>
      </w:r>
    </w:p>
    <w:p w:rsidR="00A14E71" w:rsidRPr="00C55311" w:rsidRDefault="00A14E71" w:rsidP="0085388E">
      <w:pPr>
        <w:pStyle w:val="XMLelement0"/>
        <w:rPr>
          <w:highlight w:val="white"/>
        </w:rPr>
      </w:pPr>
      <w:r w:rsidRPr="00C55311">
        <w:rPr>
          <w:highlight w:val="white"/>
        </w:rPr>
        <w:t>&lt;gmd:hierarchyLevelName&gt;</w:t>
      </w:r>
    </w:p>
    <w:p w:rsidR="00A14E71" w:rsidRPr="00C55311" w:rsidRDefault="0085388E" w:rsidP="0085388E">
      <w:pPr>
        <w:pStyle w:val="XMLelement0"/>
        <w:rPr>
          <w:highlight w:val="white"/>
        </w:rPr>
      </w:pPr>
      <w:r>
        <w:rPr>
          <w:highlight w:val="white"/>
        </w:rPr>
        <w:t xml:space="preserve">  </w:t>
      </w:r>
      <w:r w:rsidR="00A14E71" w:rsidRPr="00C55311">
        <w:rPr>
          <w:highlight w:val="white"/>
        </w:rPr>
        <w:t>&lt;gco:CharacterString&gt;</w:t>
      </w:r>
      <w:r w:rsidR="00A14E71" w:rsidRPr="0085388E">
        <w:rPr>
          <w:color w:val="auto"/>
          <w:highlight w:val="white"/>
        </w:rPr>
        <w:t>Image</w:t>
      </w:r>
      <w:r w:rsidR="00A14E71" w:rsidRPr="00C55311">
        <w:rPr>
          <w:highlight w:val="white"/>
        </w:rPr>
        <w:t>&lt;/gco:CharacterString&gt;</w:t>
      </w:r>
    </w:p>
    <w:p w:rsidR="00A14E71" w:rsidRPr="00C55311" w:rsidRDefault="00A14E71" w:rsidP="0085388E">
      <w:pPr>
        <w:pStyle w:val="XMLelement0"/>
      </w:pPr>
      <w:r w:rsidRPr="00C55311">
        <w:rPr>
          <w:highlight w:val="white"/>
        </w:rPr>
        <w:t>&lt;/gmd:hierarchyLevelName&gt;</w:t>
      </w:r>
    </w:p>
    <w:p w:rsidR="00A14E71" w:rsidRPr="00C55311" w:rsidRDefault="00A14E71" w:rsidP="0085388E">
      <w:pPr>
        <w:pStyle w:val="XMLelement0"/>
        <w:rPr>
          <w:highlight w:val="white"/>
        </w:rPr>
      </w:pPr>
      <w:r w:rsidRPr="00C55311">
        <w:rPr>
          <w:highlight w:val="white"/>
        </w:rPr>
        <w:t>&lt;gmd:hierarchyLevelName&gt;</w:t>
      </w:r>
    </w:p>
    <w:p w:rsidR="00A14E71" w:rsidRPr="00C55311" w:rsidRDefault="0085388E" w:rsidP="0085388E">
      <w:pPr>
        <w:pStyle w:val="XMLelement0"/>
        <w:rPr>
          <w:highlight w:val="white"/>
        </w:rPr>
      </w:pPr>
      <w:r>
        <w:rPr>
          <w:highlight w:val="white"/>
        </w:rPr>
        <w:t xml:space="preserve">  </w:t>
      </w:r>
      <w:r w:rsidR="00A14E71" w:rsidRPr="00C55311">
        <w:rPr>
          <w:highlight w:val="white"/>
        </w:rPr>
        <w:t>&lt;gco:CharacterString&gt;</w:t>
      </w:r>
      <w:r w:rsidR="00A14E71" w:rsidRPr="0085388E">
        <w:rPr>
          <w:color w:val="auto"/>
          <w:highlight w:val="white"/>
        </w:rPr>
        <w:t>Document</w:t>
      </w:r>
      <w:r w:rsidR="00A14E71" w:rsidRPr="00C55311">
        <w:rPr>
          <w:highlight w:val="white"/>
        </w:rPr>
        <w:t>&lt;/gco:CharacterString&gt;</w:t>
      </w:r>
    </w:p>
    <w:p w:rsidR="00A14E71" w:rsidRPr="00C55311" w:rsidRDefault="00A14E71" w:rsidP="0085388E">
      <w:pPr>
        <w:pStyle w:val="XMLelement0"/>
      </w:pPr>
      <w:r w:rsidRPr="00C55311">
        <w:rPr>
          <w:highlight w:val="white"/>
        </w:rPr>
        <w:lastRenderedPageBreak/>
        <w:t>&lt;/gmd:hierarchyLevelName&gt;</w:t>
      </w:r>
    </w:p>
    <w:p w:rsidR="00F029B5" w:rsidRDefault="00F029B5" w:rsidP="00F029B5">
      <w:r>
        <w:t>Note that the distinction of resource type and format is not always clear. Table 1 attempts to d</w:t>
      </w:r>
      <w:r>
        <w:t>e</w:t>
      </w:r>
      <w:r>
        <w:t>fine resource types that are not specifically bound to a particular format, but are defined based on the kind of content</w:t>
      </w:r>
      <w:r w:rsidR="009D18D9">
        <w:t>. Format is interpreted as relating to specific approaches to encoding co</w:t>
      </w:r>
      <w:r w:rsidR="009D18D9">
        <w:t>n</w:t>
      </w:r>
      <w:r w:rsidR="009D18D9">
        <w:t>tent and committing it to some sort of media.</w:t>
      </w:r>
    </w:p>
    <w:p w:rsidR="0032148F" w:rsidRPr="00CB2F1D" w:rsidRDefault="0032148F" w:rsidP="009611B8">
      <w:pPr>
        <w:pStyle w:val="Heading2"/>
      </w:pPr>
      <w:bookmarkStart w:id="77" w:name="_Toc381426766"/>
      <w:r w:rsidRPr="00CB2F1D">
        <w:t xml:space="preserve">Resource </w:t>
      </w:r>
      <w:r w:rsidR="00FD616F">
        <w:t>L</w:t>
      </w:r>
      <w:r w:rsidR="00FD616F" w:rsidRPr="00CB2F1D">
        <w:t>ocator</w:t>
      </w:r>
      <w:bookmarkEnd w:id="77"/>
    </w:p>
    <w:p w:rsidR="00C63B14" w:rsidRPr="00CB2F1D" w:rsidRDefault="00C63B14" w:rsidP="009611B8">
      <w:r w:rsidRPr="00CB2F1D">
        <w:t xml:space="preserve">URL’s for online access to resources are encoded in USGIN ISO 19139 metadata documents in the element </w:t>
      </w:r>
      <w:r w:rsidRPr="00CB2F1D">
        <w:rPr>
          <w:rStyle w:val="ElementxPath"/>
        </w:rPr>
        <w:t>MD_Distribution/transferOptions/MD_DigitalTransferOptions/</w:t>
      </w:r>
      <w:r w:rsidR="00474023">
        <w:rPr>
          <w:rStyle w:val="ElementxPath"/>
        </w:rPr>
        <w:softHyphen/>
      </w:r>
      <w:r w:rsidRPr="00CB2F1D">
        <w:rPr>
          <w:rStyle w:val="ElementxPath"/>
        </w:rPr>
        <w:t>online/CI_Online</w:t>
      </w:r>
      <w:r w:rsidR="00474023">
        <w:rPr>
          <w:rStyle w:val="ElementxPath"/>
        </w:rPr>
        <w:softHyphen/>
      </w:r>
      <w:r w:rsidRPr="00CB2F1D">
        <w:rPr>
          <w:rStyle w:val="ElementxPath"/>
        </w:rPr>
        <w:t>Resource</w:t>
      </w:r>
      <w:r w:rsidR="00422CFB" w:rsidRPr="00CB2F1D">
        <w:rPr>
          <w:rStyle w:val="ElementxPath"/>
        </w:rPr>
        <w:t>.</w:t>
      </w:r>
      <w:r w:rsidR="00422CFB" w:rsidRPr="009851E6">
        <w:t xml:space="preserve"> </w:t>
      </w:r>
      <w:r w:rsidRPr="00CB2F1D">
        <w:t xml:space="preserve">Consistent use of this rule eliminates ambiguity on where to locate the </w:t>
      </w:r>
      <w:r w:rsidR="00422CFB" w:rsidRPr="00CB2F1D">
        <w:t xml:space="preserve">URL </w:t>
      </w:r>
      <w:r w:rsidRPr="00CB2F1D">
        <w:t>to access a resource.</w:t>
      </w:r>
      <w:r w:rsidR="00A14E71">
        <w:t xml:space="preserve"> </w:t>
      </w:r>
      <w:r w:rsidR="00C163E4">
        <w:t>C</w:t>
      </w:r>
      <w:r w:rsidR="00A14E71">
        <w:t xml:space="preserve">onventions for use of the </w:t>
      </w:r>
      <w:r w:rsidR="00A14E71" w:rsidRPr="00E6021B">
        <w:rPr>
          <w:rStyle w:val="ElementxPath"/>
        </w:rPr>
        <w:t>CI_OnlineResource</w:t>
      </w:r>
      <w:r w:rsidR="00A14E71">
        <w:t xml:space="preserve"> subelements </w:t>
      </w:r>
      <w:r w:rsidR="00A14E71" w:rsidRPr="00E6021B">
        <w:rPr>
          <w:rStyle w:val="ElementxPath"/>
        </w:rPr>
        <w:t>protocol</w:t>
      </w:r>
      <w:r w:rsidR="00A14E71">
        <w:t xml:space="preserve">, </w:t>
      </w:r>
      <w:r w:rsidR="00A14E71" w:rsidRPr="00E6021B">
        <w:rPr>
          <w:rStyle w:val="ElementxPath"/>
        </w:rPr>
        <w:t>applicatio</w:t>
      </w:r>
      <w:r w:rsidR="00A14E71" w:rsidRPr="00E6021B">
        <w:rPr>
          <w:rStyle w:val="ElementxPath"/>
        </w:rPr>
        <w:t>n</w:t>
      </w:r>
      <w:r w:rsidR="00A14E71" w:rsidRPr="00E6021B">
        <w:rPr>
          <w:rStyle w:val="ElementxPath"/>
        </w:rPr>
        <w:t>Profile</w:t>
      </w:r>
      <w:r w:rsidR="00A14E71">
        <w:t xml:space="preserve">, </w:t>
      </w:r>
      <w:r w:rsidR="00A14E71" w:rsidRPr="00E6021B">
        <w:rPr>
          <w:rStyle w:val="ElementxPath"/>
        </w:rPr>
        <w:t>name</w:t>
      </w:r>
      <w:r w:rsidR="00A14E71">
        <w:t xml:space="preserve">, </w:t>
      </w:r>
      <w:r w:rsidR="00A14E71" w:rsidRPr="00E6021B">
        <w:rPr>
          <w:rStyle w:val="ElementxPath"/>
        </w:rPr>
        <w:t>descr</w:t>
      </w:r>
      <w:r w:rsidR="00E6021B" w:rsidRPr="00E6021B">
        <w:rPr>
          <w:rStyle w:val="ElementxPath"/>
        </w:rPr>
        <w:t>iption</w:t>
      </w:r>
      <w:r w:rsidR="00E6021B">
        <w:t xml:space="preserve">, and </w:t>
      </w:r>
      <w:r w:rsidR="00E6021B" w:rsidRPr="00E6021B">
        <w:rPr>
          <w:rStyle w:val="ElementxPath"/>
        </w:rPr>
        <w:t>function</w:t>
      </w:r>
      <w:r w:rsidR="00E6021B">
        <w:t xml:space="preserve"> to enable metadata clients to reliably access referenced resources</w:t>
      </w:r>
      <w:r w:rsidR="00C163E4">
        <w:t xml:space="preserve"> are discussed in section </w:t>
      </w:r>
      <w:r w:rsidR="00C163E4">
        <w:fldChar w:fldCharType="begin"/>
      </w:r>
      <w:r w:rsidR="00C163E4">
        <w:instrText xml:space="preserve"> REF _Ref312952761 \n \h </w:instrText>
      </w:r>
      <w:r w:rsidR="00C163E4">
        <w:fldChar w:fldCharType="separate"/>
      </w:r>
      <w:r w:rsidR="00C163E4">
        <w:t>4.15</w:t>
      </w:r>
      <w:r w:rsidR="00C163E4">
        <w:fldChar w:fldCharType="end"/>
      </w:r>
      <w:r w:rsidR="00C163E4">
        <w:t xml:space="preserve"> </w:t>
      </w:r>
      <w:r w:rsidR="00C163E4">
        <w:fldChar w:fldCharType="begin"/>
      </w:r>
      <w:r w:rsidR="00C163E4">
        <w:instrText xml:space="preserve"> REF _Ref312952765 \h </w:instrText>
      </w:r>
      <w:r w:rsidR="00C163E4">
        <w:fldChar w:fldCharType="separate"/>
      </w:r>
      <w:r w:rsidR="00C163E4" w:rsidRPr="00CB2F1D">
        <w:t>CI_OnlineResource</w:t>
      </w:r>
      <w:r w:rsidR="00C163E4">
        <w:fldChar w:fldCharType="end"/>
      </w:r>
      <w:r w:rsidR="00E6021B">
        <w:t>.</w:t>
      </w:r>
    </w:p>
    <w:p w:rsidR="0032148F" w:rsidRPr="00CB2F1D" w:rsidRDefault="0032148F" w:rsidP="009611B8">
      <w:pPr>
        <w:pStyle w:val="Heading2"/>
      </w:pPr>
      <w:bookmarkStart w:id="78" w:name="_Ref243544765"/>
      <w:bookmarkStart w:id="79" w:name="_Toc381426767"/>
      <w:r w:rsidRPr="00CB2F1D">
        <w:t xml:space="preserve">Unique </w:t>
      </w:r>
      <w:r w:rsidR="00FD616F">
        <w:t>R</w:t>
      </w:r>
      <w:r w:rsidR="00FD616F" w:rsidRPr="00CB2F1D">
        <w:t xml:space="preserve">esource </w:t>
      </w:r>
      <w:bookmarkEnd w:id="78"/>
      <w:r w:rsidR="00FD616F">
        <w:t>I</w:t>
      </w:r>
      <w:r w:rsidR="00FD616F" w:rsidRPr="00CB2F1D">
        <w:t>dentifier</w:t>
      </w:r>
      <w:bookmarkEnd w:id="79"/>
    </w:p>
    <w:p w:rsidR="0040148F" w:rsidRPr="00CB2F1D" w:rsidRDefault="0040148F" w:rsidP="009611B8">
      <w:r w:rsidRPr="00CB2F1D">
        <w:t xml:space="preserve">The </w:t>
      </w:r>
      <w:r w:rsidR="00FE320C" w:rsidRPr="00CB2F1D">
        <w:rPr>
          <w:rStyle w:val="ElementxPath"/>
        </w:rPr>
        <w:t>MD_Metadata/DataSetURI</w:t>
      </w:r>
      <w:r w:rsidRPr="00CB2F1D">
        <w:t xml:space="preserve"> property should be a globally unique identifier for the described r</w:t>
      </w:r>
      <w:r w:rsidRPr="00CB2F1D">
        <w:t>e</w:t>
      </w:r>
      <w:r w:rsidRPr="00CB2F1D">
        <w:t xml:space="preserve">source. The protocol used for this identifier is not </w:t>
      </w:r>
      <w:r w:rsidR="00576A45">
        <w:t>specified</w:t>
      </w:r>
      <w:r w:rsidR="00576A45" w:rsidRPr="00CB2F1D">
        <w:t xml:space="preserve"> </w:t>
      </w:r>
      <w:r w:rsidRPr="00CB2F1D">
        <w:t>by the USGIN Profile, but if it does not have a know resolution service, the capabilities document for a CSW service providing the metadata should have at least a text explanation of how to resolve URI’s used by the service. Protocols with available resolvers include http (use the WWW DNS system) and doi (</w:t>
      </w:r>
      <w:r w:rsidRPr="002945AC">
        <w:t>http://dx.doi.org/</w:t>
      </w:r>
      <w:r w:rsidRPr="00CB2F1D">
        <w:t xml:space="preserve">). Some authorities using urn: protocols are also implementing or have resolver services in place. </w:t>
      </w:r>
    </w:p>
    <w:p w:rsidR="004C57A3" w:rsidRPr="00CB2F1D" w:rsidRDefault="004C57A3" w:rsidP="009611B8">
      <w:pPr>
        <w:pStyle w:val="Heading2"/>
      </w:pPr>
      <w:bookmarkStart w:id="80" w:name="_Toc381426768"/>
      <w:r w:rsidRPr="00CB2F1D">
        <w:t xml:space="preserve">Browse </w:t>
      </w:r>
      <w:r w:rsidR="00FD616F">
        <w:t>G</w:t>
      </w:r>
      <w:r w:rsidR="00FD616F" w:rsidRPr="00CB2F1D">
        <w:t>raphics</w:t>
      </w:r>
      <w:bookmarkEnd w:id="80"/>
    </w:p>
    <w:p w:rsidR="00DC35BE" w:rsidRDefault="00576A45" w:rsidP="004C57A3">
      <w:r>
        <w:t>Links to browse graphics are useful to assist users evaluate resources that have a graphical a</w:t>
      </w:r>
      <w:r>
        <w:t>s</w:t>
      </w:r>
      <w:r>
        <w:t xml:space="preserve">pect. The </w:t>
      </w:r>
      <w:r w:rsidRPr="009851E6">
        <w:rPr>
          <w:rStyle w:val="ElementxPath"/>
        </w:rPr>
        <w:t>MD_BrowseGraphic</w:t>
      </w:r>
      <w:r>
        <w:t xml:space="preserve"> element includes a fileType attribute that is important to inform client software</w:t>
      </w:r>
      <w:r w:rsidR="00DC35BE">
        <w:t xml:space="preserve"> accessing and displaying the graphic. </w:t>
      </w:r>
      <w:r w:rsidR="004508AC">
        <w:t xml:space="preserve">For the USGIN profile, use standard MIME types in the </w:t>
      </w:r>
      <w:r w:rsidR="004508AC" w:rsidRPr="009851E6">
        <w:rPr>
          <w:rStyle w:val="ElementxPath"/>
        </w:rPr>
        <w:t>gmd:fileType/gco:CharacterString</w:t>
      </w:r>
      <w:r w:rsidR="004508AC">
        <w:t>.</w:t>
      </w:r>
      <w:r w:rsidR="00FC126C">
        <w:t xml:space="preserve"> See the official Internet Assigned Numbers Authority (IANA) Mime Media Type registry at </w:t>
      </w:r>
      <w:hyperlink r:id="rId53" w:history="1">
        <w:r w:rsidR="00FC126C">
          <w:rPr>
            <w:rStyle w:val="Hyperlink"/>
          </w:rPr>
          <w:t>http://www.iana.org/assignments/media-types</w:t>
        </w:r>
      </w:hyperlink>
      <w:r w:rsidR="00FC126C">
        <w:t xml:space="preserve"> for a list of registered MIME types and their scope.</w:t>
      </w:r>
    </w:p>
    <w:p w:rsidR="004C57A3" w:rsidRPr="00C55311" w:rsidRDefault="004C57A3" w:rsidP="00051D5F">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&lt;gmd:MD_BrowseGraphic&gt;</w:t>
      </w:r>
    </w:p>
    <w:p w:rsidR="004C57A3" w:rsidRPr="00C55311" w:rsidRDefault="008263D0" w:rsidP="00C55311">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&lt;gmd:fileName&gt;</w:t>
      </w:r>
    </w:p>
    <w:p w:rsidR="00E3493B" w:rsidRDefault="008263D0" w:rsidP="00C55311">
      <w:pPr>
        <w:tabs>
          <w:tab w:val="left" w:pos="700"/>
          <w:tab w:val="left" w:pos="1100"/>
        </w:tabs>
        <w:ind w:left="900" w:hanging="900"/>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93468A">
        <w:rPr>
          <w:rStyle w:val="ElementxPath"/>
          <w:rFonts w:ascii="Arial" w:hAnsi="Arial" w:cs="Arial"/>
          <w:color w:val="0000FF"/>
          <w:sz w:val="22"/>
          <w:szCs w:val="22"/>
          <w:highlight w:val="white"/>
        </w:rPr>
        <w:tab/>
      </w:r>
      <w:r w:rsidR="004C57A3" w:rsidRPr="00C55311">
        <w:rPr>
          <w:rStyle w:val="ElementxPath"/>
          <w:rFonts w:ascii="Arial" w:hAnsi="Arial" w:cs="Arial"/>
          <w:color w:val="0000FF"/>
          <w:sz w:val="22"/>
          <w:szCs w:val="22"/>
          <w:highlight w:val="white"/>
        </w:rPr>
        <w:t>&lt;gco:CharacterString&gt;</w:t>
      </w:r>
      <w:hyperlink r:id="rId54" w:history="1">
        <w:r w:rsidR="00E3493B" w:rsidRPr="00E3493B">
          <w:rPr>
            <w:rStyle w:val="Hyperlink"/>
            <w:rFonts w:cs="Arial"/>
            <w:color w:val="auto"/>
            <w:szCs w:val="22"/>
            <w:highlight w:val="white"/>
            <w:shd w:val="pct10" w:color="auto" w:fill="auto"/>
          </w:rPr>
          <w:t>http://publicdocs.mnr.gov.on.ca/View.asp?</w:t>
        </w:r>
        <w:r w:rsidR="00E3493B" w:rsidRPr="00E3493B">
          <w:rPr>
            <w:rStyle w:val="Hyperlink"/>
            <w:rFonts w:cs="Arial"/>
            <w:color w:val="auto"/>
            <w:szCs w:val="22"/>
            <w:highlight w:val="white"/>
            <w:shd w:val="pct10" w:color="auto" w:fill="auto"/>
          </w:rPr>
          <w:softHyphen/>
          <w:t>Document_ID=9632&amp;Attachment_ID=18204</w:t>
        </w:r>
        <w:r w:rsidR="00E3493B" w:rsidRPr="009F68E0">
          <w:rPr>
            <w:rStyle w:val="Hyperlink"/>
            <w:rFonts w:cs="Arial"/>
            <w:szCs w:val="22"/>
            <w:highlight w:val="white"/>
            <w:shd w:val="pct10" w:color="auto" w:fill="auto"/>
          </w:rPr>
          <w:t>&lt;/gco:CharacterString</w:t>
        </w:r>
      </w:hyperlink>
      <w:r w:rsidR="004C57A3" w:rsidRPr="00C55311">
        <w:rPr>
          <w:rStyle w:val="ElementxPath"/>
          <w:rFonts w:ascii="Arial" w:hAnsi="Arial" w:cs="Arial"/>
          <w:color w:val="0000FF"/>
          <w:sz w:val="22"/>
          <w:szCs w:val="22"/>
          <w:highlight w:val="white"/>
        </w:rPr>
        <w:t>&gt;</w:t>
      </w:r>
    </w:p>
    <w:p w:rsidR="004C57A3" w:rsidRPr="00C55311" w:rsidRDefault="00E3493B" w:rsidP="00C55311">
      <w:pPr>
        <w:tabs>
          <w:tab w:val="left" w:pos="700"/>
          <w:tab w:val="left" w:pos="1100"/>
        </w:tabs>
        <w:ind w:left="900" w:hanging="900"/>
        <w:rPr>
          <w:rStyle w:val="ElementxPath"/>
          <w:rFonts w:ascii="Arial" w:hAnsi="Arial" w:cs="Arial"/>
          <w:color w:val="0000FF"/>
          <w:sz w:val="22"/>
          <w:szCs w:val="22"/>
          <w:highlight w:val="white"/>
        </w:rPr>
      </w:pPr>
      <w:r>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&lt;/gmd:fileName&gt;</w:t>
      </w:r>
    </w:p>
    <w:p w:rsidR="00E3493B" w:rsidRDefault="008263D0" w:rsidP="00C55311">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&lt;gmd:fileDescription&gt;</w:t>
      </w:r>
    </w:p>
    <w:p w:rsidR="004C57A3" w:rsidRPr="00C55311" w:rsidRDefault="004C57A3" w:rsidP="00E3493B">
      <w:pPr>
        <w:ind w:firstLine="720"/>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&lt;gco:CharacterString&gt;</w:t>
      </w:r>
      <w:r w:rsidRPr="00C55311">
        <w:rPr>
          <w:rStyle w:val="ElementxPath"/>
          <w:rFonts w:ascii="Arial" w:hAnsi="Arial" w:cs="Arial"/>
          <w:sz w:val="22"/>
          <w:szCs w:val="22"/>
          <w:highlight w:val="white"/>
        </w:rPr>
        <w:t>Base Map from OMNR</w:t>
      </w:r>
      <w:r w:rsidRPr="00C55311">
        <w:rPr>
          <w:rStyle w:val="ElementxPath"/>
          <w:rFonts w:ascii="Arial" w:hAnsi="Arial" w:cs="Arial"/>
          <w:color w:val="0000FF"/>
          <w:sz w:val="22"/>
          <w:szCs w:val="22"/>
          <w:highlight w:val="white"/>
        </w:rPr>
        <w:t>&lt;/gco:CharacterString&gt;</w:t>
      </w:r>
    </w:p>
    <w:p w:rsidR="004C57A3" w:rsidRPr="00C55311" w:rsidRDefault="008263D0" w:rsidP="00C55311">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&lt;/gmd:fileDescription&gt;</w:t>
      </w:r>
    </w:p>
    <w:p w:rsidR="006D487C" w:rsidRPr="00C55311" w:rsidRDefault="008263D0" w:rsidP="00E3493B">
      <w:pPr>
        <w:tabs>
          <w:tab w:val="left" w:pos="700"/>
          <w:tab w:val="left" w:pos="900"/>
          <w:tab w:val="left" w:pos="1200"/>
        </w:tabs>
        <w:ind w:left="700" w:hanging="700"/>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6D487C" w:rsidRPr="00C55311">
        <w:rPr>
          <w:rStyle w:val="ElementxPath"/>
          <w:rFonts w:ascii="Arial" w:hAnsi="Arial" w:cs="Arial"/>
          <w:color w:val="0000FF"/>
          <w:sz w:val="22"/>
          <w:szCs w:val="22"/>
          <w:highlight w:val="white"/>
        </w:rPr>
        <w:t>&lt;gmd:fileType&gt;</w:t>
      </w:r>
      <w:r w:rsidR="0093468A">
        <w:rPr>
          <w:rStyle w:val="ElementxPath"/>
          <w:rFonts w:ascii="Arial" w:hAnsi="Arial" w:cs="Arial"/>
          <w:color w:val="0000FF"/>
          <w:sz w:val="22"/>
          <w:szCs w:val="22"/>
          <w:highlight w:val="white"/>
        </w:rPr>
        <w:tab/>
      </w:r>
      <w:r w:rsidR="0093468A">
        <w:rPr>
          <w:rStyle w:val="ElementxPath"/>
          <w:rFonts w:ascii="Arial" w:hAnsi="Arial" w:cs="Arial"/>
          <w:color w:val="0000FF"/>
          <w:sz w:val="22"/>
          <w:szCs w:val="22"/>
          <w:highlight w:val="white"/>
        </w:rPr>
        <w:tab/>
      </w:r>
      <w:r w:rsidR="00E6021B" w:rsidRPr="00C55311">
        <w:rPr>
          <w:rStyle w:val="ElementxPath"/>
          <w:rFonts w:ascii="Arial" w:hAnsi="Arial" w:cs="Arial"/>
          <w:color w:val="008000"/>
          <w:sz w:val="20"/>
          <w:szCs w:val="20"/>
          <w:highlight w:val="white"/>
        </w:rPr>
        <w:t xml:space="preserve">&lt;!-- </w:t>
      </w:r>
      <w:r w:rsidR="0093468A">
        <w:rPr>
          <w:rStyle w:val="ElementxPath"/>
          <w:rFonts w:ascii="Arial" w:hAnsi="Arial" w:cs="Arial"/>
          <w:color w:val="008000"/>
          <w:sz w:val="20"/>
          <w:szCs w:val="20"/>
          <w:highlight w:val="white"/>
        </w:rPr>
        <w:t>T</w:t>
      </w:r>
      <w:r w:rsidR="0093468A" w:rsidRPr="00C55311">
        <w:rPr>
          <w:rStyle w:val="ElementxPath"/>
          <w:rFonts w:ascii="Arial" w:hAnsi="Arial" w:cs="Arial"/>
          <w:color w:val="008000"/>
          <w:sz w:val="20"/>
          <w:szCs w:val="20"/>
          <w:highlight w:val="white"/>
        </w:rPr>
        <w:t xml:space="preserve">his </w:t>
      </w:r>
      <w:r w:rsidR="00E6021B" w:rsidRPr="00C55311">
        <w:rPr>
          <w:rStyle w:val="ElementxPath"/>
          <w:rFonts w:ascii="Arial" w:hAnsi="Arial" w:cs="Arial"/>
          <w:color w:val="008000"/>
          <w:sz w:val="20"/>
          <w:szCs w:val="20"/>
          <w:highlight w:val="white"/>
        </w:rPr>
        <w:t>is a</w:t>
      </w:r>
      <w:r w:rsidR="004508AC" w:rsidRPr="00C55311">
        <w:rPr>
          <w:rStyle w:val="ElementxPath"/>
          <w:rFonts w:ascii="Arial" w:hAnsi="Arial" w:cs="Arial"/>
          <w:color w:val="008000"/>
          <w:sz w:val="20"/>
          <w:szCs w:val="20"/>
          <w:highlight w:val="white"/>
        </w:rPr>
        <w:t xml:space="preserve"> MIME</w:t>
      </w:r>
      <w:r w:rsidR="00E6021B" w:rsidRPr="00C55311">
        <w:rPr>
          <w:rStyle w:val="ElementxPath"/>
          <w:rFonts w:ascii="Arial" w:hAnsi="Arial" w:cs="Arial"/>
          <w:color w:val="008000"/>
          <w:sz w:val="20"/>
          <w:szCs w:val="20"/>
          <w:highlight w:val="white"/>
        </w:rPr>
        <w:t xml:space="preserve"> Type --&gt;</w:t>
      </w:r>
      <w:r w:rsidR="00E3493B">
        <w:rPr>
          <w:rStyle w:val="ElementxPath"/>
          <w:rFonts w:ascii="Arial" w:hAnsi="Arial" w:cs="Arial"/>
          <w:color w:val="008000"/>
          <w:sz w:val="20"/>
          <w:szCs w:val="20"/>
          <w:highlight w:val="white"/>
        </w:rPr>
        <w:tab/>
      </w:r>
      <w:r w:rsidR="00E3493B">
        <w:rPr>
          <w:rStyle w:val="ElementxPath"/>
          <w:rFonts w:ascii="Arial" w:hAnsi="Arial" w:cs="Arial"/>
          <w:color w:val="008000"/>
          <w:sz w:val="20"/>
          <w:szCs w:val="20"/>
          <w:highlight w:val="white"/>
        </w:rPr>
        <w:tab/>
      </w:r>
      <w:r w:rsidR="00E3493B">
        <w:rPr>
          <w:rStyle w:val="ElementxPath"/>
          <w:rFonts w:ascii="Arial" w:hAnsi="Arial" w:cs="Arial"/>
          <w:color w:val="008000"/>
          <w:sz w:val="20"/>
          <w:szCs w:val="20"/>
          <w:highlight w:val="white"/>
        </w:rPr>
        <w:tab/>
        <w:t xml:space="preserve">   </w:t>
      </w:r>
      <w:r w:rsidR="006D487C" w:rsidRPr="00C55311">
        <w:rPr>
          <w:rStyle w:val="ElementxPath"/>
          <w:rFonts w:ascii="Arial" w:hAnsi="Arial" w:cs="Arial"/>
          <w:color w:val="0000FF"/>
          <w:sz w:val="22"/>
          <w:szCs w:val="22"/>
          <w:highlight w:val="white"/>
        </w:rPr>
        <w:t>&lt;gco:CharacterString&gt;</w:t>
      </w:r>
      <w:r w:rsidR="004508AC" w:rsidRPr="00C55311">
        <w:rPr>
          <w:rStyle w:val="ElementxPath"/>
          <w:rFonts w:ascii="Arial" w:hAnsi="Arial" w:cs="Arial"/>
          <w:sz w:val="22"/>
          <w:szCs w:val="22"/>
          <w:highlight w:val="white"/>
        </w:rPr>
        <w:t>image/</w:t>
      </w:r>
      <w:r w:rsidR="006D487C" w:rsidRPr="00C55311">
        <w:rPr>
          <w:rStyle w:val="ElementxPath"/>
          <w:rFonts w:ascii="Arial" w:hAnsi="Arial" w:cs="Arial"/>
          <w:sz w:val="22"/>
          <w:szCs w:val="22"/>
          <w:highlight w:val="white"/>
        </w:rPr>
        <w:t>jpg</w:t>
      </w:r>
      <w:r w:rsidR="006D487C" w:rsidRPr="00C55311">
        <w:rPr>
          <w:rStyle w:val="ElementxPath"/>
          <w:rFonts w:ascii="Arial" w:hAnsi="Arial" w:cs="Arial"/>
          <w:color w:val="0000FF"/>
          <w:sz w:val="22"/>
          <w:szCs w:val="22"/>
          <w:highlight w:val="white"/>
        </w:rPr>
        <w:t>&lt;/gco:CharacterString&gt;</w:t>
      </w:r>
    </w:p>
    <w:p w:rsidR="006D487C" w:rsidRPr="00C55311" w:rsidRDefault="008263D0" w:rsidP="00C55311">
      <w:pPr>
        <w:rPr>
          <w:rStyle w:val="ElementxPath"/>
          <w:rFonts w:ascii="Arial" w:hAnsi="Arial" w:cs="Arial"/>
          <w:color w:val="0000FF"/>
          <w:sz w:val="22"/>
          <w:szCs w:val="22"/>
        </w:rPr>
      </w:pPr>
      <w:r w:rsidRPr="00C55311">
        <w:rPr>
          <w:rStyle w:val="ElementxPath"/>
          <w:rFonts w:ascii="Arial" w:hAnsi="Arial" w:cs="Arial"/>
          <w:color w:val="0000FF"/>
          <w:sz w:val="22"/>
          <w:szCs w:val="22"/>
          <w:highlight w:val="white"/>
        </w:rPr>
        <w:t xml:space="preserve">  </w:t>
      </w:r>
      <w:r w:rsidR="006D487C" w:rsidRPr="00C55311">
        <w:rPr>
          <w:rStyle w:val="ElementxPath"/>
          <w:rFonts w:ascii="Arial" w:hAnsi="Arial" w:cs="Arial"/>
          <w:color w:val="0000FF"/>
          <w:sz w:val="22"/>
          <w:szCs w:val="22"/>
          <w:highlight w:val="white"/>
        </w:rPr>
        <w:t>&lt;/gmd:fileType&gt;</w:t>
      </w:r>
    </w:p>
    <w:p w:rsidR="004C57A3" w:rsidRPr="00C55311" w:rsidRDefault="004C57A3" w:rsidP="00C55311">
      <w:pPr>
        <w:rPr>
          <w:rStyle w:val="ElementxPath"/>
          <w:rFonts w:ascii="Arial" w:hAnsi="Arial" w:cs="Arial"/>
          <w:color w:val="0000FF"/>
          <w:sz w:val="22"/>
          <w:szCs w:val="22"/>
        </w:rPr>
      </w:pPr>
      <w:r w:rsidRPr="00C55311">
        <w:rPr>
          <w:rStyle w:val="ElementxPath"/>
          <w:rFonts w:ascii="Arial" w:hAnsi="Arial" w:cs="Arial"/>
          <w:color w:val="0000FF"/>
          <w:sz w:val="22"/>
          <w:szCs w:val="22"/>
          <w:highlight w:val="white"/>
        </w:rPr>
        <w:t>&lt;/gmd:MD_BrowseGraphic&gt;</w:t>
      </w:r>
    </w:p>
    <w:p w:rsidR="000578AC" w:rsidRPr="00CB2F1D" w:rsidRDefault="000578AC" w:rsidP="0008310B">
      <w:pPr>
        <w:pStyle w:val="Caption"/>
      </w:pPr>
      <w:r w:rsidRPr="00CB2F1D">
        <w:lastRenderedPageBreak/>
        <w:t xml:space="preserve">Code example </w:t>
      </w:r>
      <w:r w:rsidR="006B5EB5">
        <w:fldChar w:fldCharType="begin"/>
      </w:r>
      <w:r w:rsidR="006B5EB5">
        <w:instrText xml:space="preserve"> SEQ Code_example \* ARABIC </w:instrText>
      </w:r>
      <w:r w:rsidR="006B5EB5">
        <w:fldChar w:fldCharType="separate"/>
      </w:r>
      <w:r w:rsidR="002C0A6A">
        <w:rPr>
          <w:noProof/>
        </w:rPr>
        <w:t>1</w:t>
      </w:r>
      <w:r w:rsidR="006B5EB5">
        <w:rPr>
          <w:noProof/>
        </w:rPr>
        <w:fldChar w:fldCharType="end"/>
      </w:r>
      <w:r w:rsidRPr="00CB2F1D">
        <w:t>. Encoding url, display name and file type for browse graphic.</w:t>
      </w:r>
      <w:r w:rsidR="00FE1B43" w:rsidRPr="00CB2F1D">
        <w:t xml:space="preserve"> </w:t>
      </w:r>
    </w:p>
    <w:p w:rsidR="0032148F" w:rsidRPr="00CB2F1D" w:rsidRDefault="0032148F" w:rsidP="009611B8">
      <w:pPr>
        <w:pStyle w:val="Heading2"/>
      </w:pPr>
      <w:bookmarkStart w:id="81" w:name="_Toc381426769"/>
      <w:r w:rsidRPr="00CB2F1D">
        <w:t>Resolution and equivalentScale</w:t>
      </w:r>
      <w:bookmarkEnd w:id="81"/>
    </w:p>
    <w:p w:rsidR="0025067F" w:rsidRPr="00CB2F1D" w:rsidRDefault="0025067F" w:rsidP="009611B8">
      <w:r w:rsidRPr="00CB2F1D">
        <w:t xml:space="preserve">For spatial datasets, some indication of the resolution of the data is very useful for evaluating fitness for use. From a data perspective, resolution </w:t>
      </w:r>
      <w:r w:rsidR="00FC126C">
        <w:t>in a spatial dataset</w:t>
      </w:r>
      <w:r w:rsidR="00FC126C" w:rsidRPr="00CB2F1D">
        <w:t xml:space="preserve"> </w:t>
      </w:r>
      <w:r w:rsidRPr="00CB2F1D">
        <w:t>specifie</w:t>
      </w:r>
      <w:r w:rsidR="00FC126C">
        <w:t>s the</w:t>
      </w:r>
      <w:r w:rsidRPr="00CB2F1D">
        <w:t xml:space="preserve"> the smallest </w:t>
      </w:r>
      <w:r w:rsidR="00FC126C">
        <w:t>resolvable distance</w:t>
      </w:r>
      <w:r w:rsidR="00FC126C" w:rsidRPr="00CB2F1D">
        <w:t xml:space="preserve"> </w:t>
      </w:r>
      <w:r w:rsidRPr="00CB2F1D">
        <w:t>between two points</w:t>
      </w:r>
      <w:r w:rsidR="00FC126C">
        <w:t xml:space="preserve"> in the Earth for that dataset</w:t>
      </w:r>
      <w:r w:rsidRPr="00CB2F1D">
        <w:t xml:space="preserve">. For a grid or coverage, this would be the average distance between sample points. From data portrayal perspective, an </w:t>
      </w:r>
      <w:r w:rsidR="00FE320C" w:rsidRPr="00CB2F1D">
        <w:rPr>
          <w:rStyle w:val="ElementxPath"/>
        </w:rPr>
        <w:t>equivalentScale</w:t>
      </w:r>
      <w:r w:rsidRPr="00CB2F1D">
        <w:t xml:space="preserve"> is reported, representing the scale at which the portrayal was intended to be viewed</w:t>
      </w:r>
      <w:r w:rsidR="004508AC">
        <w:t xml:space="preserve"> when it was constructed</w:t>
      </w:r>
      <w:r w:rsidRPr="00CB2F1D">
        <w:t xml:space="preserve">. </w:t>
      </w:r>
      <w:r w:rsidR="00783A5B">
        <w:t xml:space="preserve">If the spatial representation type code is </w:t>
      </w:r>
      <w:r w:rsidR="00783A5B" w:rsidRPr="00C37BE1">
        <w:rPr>
          <w:rStyle w:val="CodelistValue"/>
        </w:rPr>
        <w:t>vector, grid, textTable</w:t>
      </w:r>
      <w:r w:rsidR="00783A5B">
        <w:t xml:space="preserve"> or </w:t>
      </w:r>
      <w:r w:rsidR="00783A5B" w:rsidRPr="00C37BE1">
        <w:rPr>
          <w:rStyle w:val="CodelistValue"/>
        </w:rPr>
        <w:t>tin</w:t>
      </w:r>
      <w:r w:rsidR="00783A5B">
        <w:t>, an</w:t>
      </w:r>
      <w:r w:rsidR="00783A5B" w:rsidRPr="00CB2F1D">
        <w:t xml:space="preserve"> </w:t>
      </w:r>
      <w:r w:rsidR="00783A5B" w:rsidRPr="00CB2F1D">
        <w:rPr>
          <w:rStyle w:val="ElementxPath"/>
        </w:rPr>
        <w:t>equivalentScale/../denominator</w:t>
      </w:r>
      <w:r w:rsidR="00783A5B" w:rsidRPr="00CB2F1D">
        <w:t xml:space="preserve"> </w:t>
      </w:r>
      <w:r w:rsidR="00783A5B">
        <w:t xml:space="preserve">MUST be provided </w:t>
      </w:r>
      <w:r w:rsidR="00783A5B" w:rsidRPr="00CB2F1D">
        <w:t>to express spatial re</w:t>
      </w:r>
      <w:r w:rsidR="00783A5B" w:rsidRPr="00CB2F1D">
        <w:t>s</w:t>
      </w:r>
      <w:r w:rsidR="00783A5B" w:rsidRPr="00CB2F1D">
        <w:t>olution</w:t>
      </w:r>
      <w:r w:rsidR="00513D38">
        <w:t>. T</w:t>
      </w:r>
      <w:r w:rsidR="00783A5B">
        <w:t xml:space="preserve">his is an arbitrary convention </w:t>
      </w:r>
      <w:r w:rsidR="00513D38">
        <w:t>adopted</w:t>
      </w:r>
      <w:r w:rsidR="00783A5B">
        <w:t xml:space="preserve"> to facilitate</w:t>
      </w:r>
      <w:r w:rsidR="00783A5B" w:rsidRPr="00CB2F1D">
        <w:t xml:space="preserve"> interoperabl</w:t>
      </w:r>
      <w:r w:rsidR="00783A5B">
        <w:t>ity</w:t>
      </w:r>
      <w:r w:rsidR="00783A5B" w:rsidRPr="00CB2F1D">
        <w:t xml:space="preserve">. </w:t>
      </w:r>
      <w:r w:rsidR="00783A5B">
        <w:t>I</w:t>
      </w:r>
      <w:r w:rsidR="00783A5B" w:rsidRPr="00CB2F1D">
        <w:t xml:space="preserve">f a </w:t>
      </w:r>
      <w:r w:rsidR="00783A5B" w:rsidRPr="00CB2F1D">
        <w:rPr>
          <w:rStyle w:val="ElementxPath"/>
        </w:rPr>
        <w:t>equiv</w:t>
      </w:r>
      <w:r w:rsidR="00783A5B" w:rsidRPr="00CB2F1D">
        <w:rPr>
          <w:rStyle w:val="ElementxPath"/>
        </w:rPr>
        <w:t>a</w:t>
      </w:r>
      <w:r w:rsidR="00783A5B" w:rsidRPr="00CB2F1D">
        <w:rPr>
          <w:rStyle w:val="ElementxPath"/>
        </w:rPr>
        <w:t>lentScale/../distance</w:t>
      </w:r>
      <w:r w:rsidR="00783A5B" w:rsidRPr="00CB2F1D">
        <w:t xml:space="preserve"> is available, that should be supplied as well.</w:t>
      </w:r>
      <w:r w:rsidR="00513D38">
        <w:t xml:space="preserve"> </w:t>
      </w:r>
      <w:r w:rsidRPr="00CB2F1D">
        <w:t xml:space="preserve">To calculate </w:t>
      </w:r>
      <w:r w:rsidRPr="00CB2F1D">
        <w:rPr>
          <w:rStyle w:val="ElementxPath"/>
        </w:rPr>
        <w:t>equivalentScale</w:t>
      </w:r>
      <w:r w:rsidRPr="00CB2F1D">
        <w:t xml:space="preserve"> given a resolution distance, recommended practice is to divide the resolution distance in meters by 0.0005. This assumes that the smallest</w:t>
      </w:r>
      <w:r w:rsidR="00FC126C">
        <w:t xml:space="preserve"> visually</w:t>
      </w:r>
      <w:r w:rsidR="00FC126C" w:rsidRPr="00FC126C">
        <w:t xml:space="preserve"> </w:t>
      </w:r>
      <w:r w:rsidR="00FC126C" w:rsidRPr="00CB2F1D">
        <w:t>resolvable</w:t>
      </w:r>
      <w:r w:rsidRPr="00CB2F1D">
        <w:t xml:space="preserve"> distance in a map display for h</w:t>
      </w:r>
      <w:r w:rsidRPr="00CB2F1D">
        <w:t>u</w:t>
      </w:r>
      <w:r w:rsidRPr="00CB2F1D">
        <w:t>man usage is 0.5 mm.</w:t>
      </w:r>
    </w:p>
    <w:p w:rsidR="009611B8" w:rsidRPr="00CB2F1D" w:rsidRDefault="009611B8" w:rsidP="009611B8">
      <w:pPr>
        <w:pStyle w:val="Heading2"/>
      </w:pPr>
      <w:bookmarkStart w:id="82" w:name="_Toc381426770"/>
      <w:bookmarkStart w:id="83" w:name="_Ref243669622"/>
      <w:r w:rsidRPr="00CB2F1D">
        <w:t xml:space="preserve">Resource </w:t>
      </w:r>
      <w:r w:rsidR="00FD616F">
        <w:t>L</w:t>
      </w:r>
      <w:r w:rsidR="00FD616F" w:rsidRPr="00CB2F1D">
        <w:t>anguage</w:t>
      </w:r>
      <w:bookmarkEnd w:id="82"/>
    </w:p>
    <w:p w:rsidR="009611B8" w:rsidRPr="00CB2F1D" w:rsidRDefault="009611B8" w:rsidP="009611B8">
      <w:r w:rsidRPr="00CB2F1D">
        <w:t xml:space="preserve">USGIN metadata is assumed to use American English and </w:t>
      </w:r>
      <w:r w:rsidR="00BC43D0">
        <w:t>metadata</w:t>
      </w:r>
      <w:r w:rsidRPr="00CB2F1D">
        <w:t xml:space="preserve"> documents should be r</w:t>
      </w:r>
      <w:r w:rsidRPr="00CB2F1D">
        <w:t>e</w:t>
      </w:r>
      <w:r w:rsidRPr="00CB2F1D">
        <w:t>turned</w:t>
      </w:r>
      <w:r w:rsidR="00BC43D0">
        <w:t xml:space="preserve"> in that language</w:t>
      </w:r>
      <w:r w:rsidRPr="00CB2F1D">
        <w:t xml:space="preserve">. </w:t>
      </w:r>
      <w:r w:rsidR="006A0909">
        <w:t xml:space="preserve">The ISO 19139 XML includes elements and provisions to implement multiple languages in a single metadata package using </w:t>
      </w:r>
      <w:r w:rsidRPr="00CB2F1D">
        <w:t xml:space="preserve"> </w:t>
      </w:r>
      <w:r w:rsidR="00FE320C" w:rsidRPr="00CB2F1D">
        <w:rPr>
          <w:rStyle w:val="ElementxPath"/>
        </w:rPr>
        <w:t>PT_Text</w:t>
      </w:r>
      <w:r w:rsidRPr="00CB2F1D">
        <w:t xml:space="preserve"> and </w:t>
      </w:r>
      <w:r w:rsidR="00FE320C" w:rsidRPr="00CB2F1D">
        <w:rPr>
          <w:rStyle w:val="ElementxPath"/>
        </w:rPr>
        <w:t>LocalizedCharacterString</w:t>
      </w:r>
      <w:r w:rsidRPr="00CB2F1D">
        <w:t>,</w:t>
      </w:r>
      <w:r w:rsidR="006A0909" w:rsidRPr="006A0909">
        <w:t xml:space="preserve"> </w:t>
      </w:r>
      <w:r w:rsidR="006A0909" w:rsidRPr="00CB2F1D">
        <w:t xml:space="preserve"> but in order to avoid complexity </w:t>
      </w:r>
      <w:r w:rsidR="006A0909">
        <w:t>with</w:t>
      </w:r>
      <w:r w:rsidRPr="00CB2F1D">
        <w:t xml:space="preserve"> USGIN recommended practice is to implement </w:t>
      </w:r>
      <w:r w:rsidR="00BC43D0">
        <w:t>metadata search</w:t>
      </w:r>
      <w:r w:rsidR="00BC43D0" w:rsidRPr="00CB2F1D">
        <w:t xml:space="preserve"> </w:t>
      </w:r>
      <w:r w:rsidRPr="00CB2F1D">
        <w:t>for different languages as different services</w:t>
      </w:r>
      <w:r w:rsidR="006A0909">
        <w:t>. Each service would provide</w:t>
      </w:r>
      <w:r w:rsidRPr="00CB2F1D">
        <w:t xml:space="preserve"> </w:t>
      </w:r>
      <w:r w:rsidR="00FE320C" w:rsidRPr="00CB2F1D">
        <w:rPr>
          <w:rStyle w:val="ElementxPath"/>
        </w:rPr>
        <w:t>Characte</w:t>
      </w:r>
      <w:r w:rsidR="00FE320C" w:rsidRPr="00CB2F1D">
        <w:rPr>
          <w:rStyle w:val="ElementxPath"/>
        </w:rPr>
        <w:t>r</w:t>
      </w:r>
      <w:r w:rsidR="00FE320C" w:rsidRPr="00CB2F1D">
        <w:rPr>
          <w:rStyle w:val="ElementxPath"/>
        </w:rPr>
        <w:t>Strings</w:t>
      </w:r>
      <w:r w:rsidRPr="00CB2F1D">
        <w:t xml:space="preserve"> in </w:t>
      </w:r>
      <w:r w:rsidR="006A0909">
        <w:t>the same, single</w:t>
      </w:r>
      <w:r w:rsidR="006A0909" w:rsidRPr="00CB2F1D">
        <w:t xml:space="preserve"> </w:t>
      </w:r>
      <w:r w:rsidRPr="00CB2F1D">
        <w:t>language</w:t>
      </w:r>
      <w:r w:rsidR="006A0909">
        <w:t>,</w:t>
      </w:r>
      <w:r w:rsidRPr="00CB2F1D">
        <w:t xml:space="preserve"> specified by the </w:t>
      </w:r>
      <w:r w:rsidR="00FE320C" w:rsidRPr="00CB2F1D">
        <w:rPr>
          <w:rStyle w:val="ElementxPath"/>
        </w:rPr>
        <w:t>MD_Metadata/language</w:t>
      </w:r>
      <w:r w:rsidRPr="00CB2F1D">
        <w:t xml:space="preserve"> element</w:t>
      </w:r>
      <w:r w:rsidR="006A0909">
        <w:t xml:space="preserve"> in returned metadata records</w:t>
      </w:r>
      <w:r w:rsidRPr="00CB2F1D">
        <w:t>.</w:t>
      </w:r>
    </w:p>
    <w:p w:rsidR="0032148F" w:rsidRPr="00CB2F1D" w:rsidRDefault="0032148F" w:rsidP="009611B8">
      <w:pPr>
        <w:pStyle w:val="Heading2"/>
      </w:pPr>
      <w:bookmarkStart w:id="84" w:name="_Toc381426771"/>
      <w:r w:rsidRPr="00CB2F1D">
        <w:t xml:space="preserve">Encoding of </w:t>
      </w:r>
      <w:bookmarkEnd w:id="83"/>
      <w:r w:rsidR="00FD616F">
        <w:t>V</w:t>
      </w:r>
      <w:r w:rsidR="00FD616F" w:rsidRPr="00CB2F1D">
        <w:t xml:space="preserve">ertical </w:t>
      </w:r>
      <w:r w:rsidR="00FD616F">
        <w:t>E</w:t>
      </w:r>
      <w:r w:rsidR="00FD616F" w:rsidRPr="00CB2F1D">
        <w:t>xtents</w:t>
      </w:r>
      <w:bookmarkEnd w:id="84"/>
    </w:p>
    <w:p w:rsidR="00524AAF" w:rsidRDefault="006A0909" w:rsidP="009611B8">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t xml:space="preserve">. The </w:t>
      </w:r>
      <w:r w:rsidR="0032148F" w:rsidRPr="00CB2F1D">
        <w:t xml:space="preserve">vertical </w:t>
      </w:r>
      <w:r w:rsidR="009D18D9">
        <w:t>coordinate reference system (</w:t>
      </w:r>
      <w:r w:rsidR="0032148F" w:rsidRPr="00CB2F1D">
        <w:t>CRS</w:t>
      </w:r>
      <w:r w:rsidR="009D18D9">
        <w:t>)</w:t>
      </w:r>
      <w:r>
        <w:t xml:space="preserve"> specifies how the bounds of the vertical extent are georeferenced</w:t>
      </w:r>
      <w:r w:rsidR="009D18D9">
        <w:t xml:space="preserve">. </w:t>
      </w:r>
      <w:r w:rsidR="00BC43D0">
        <w:t>The USGIN profile accepts two approaches. Elevation is reported</w:t>
      </w:r>
      <w:r w:rsidR="009D18D9">
        <w:t xml:space="preserve"> </w:t>
      </w:r>
      <w:r>
        <w:t xml:space="preserve">with </w:t>
      </w:r>
      <w:r w:rsidR="009D18D9">
        <w:t>reference to Earth mean sea level</w:t>
      </w:r>
      <w:r w:rsidR="00BC43D0">
        <w:t xml:space="preserve">, measured positive upward. </w:t>
      </w:r>
      <w:r>
        <w:t>On the other hand, s</w:t>
      </w:r>
      <w:r w:rsidR="00BC43D0">
        <w:t>ubsurface or sub</w:t>
      </w:r>
      <w:r w:rsidR="00BC43D0">
        <w:t>a</w:t>
      </w:r>
      <w:r w:rsidR="00BC43D0">
        <w:t xml:space="preserve">queous data are typically referenced </w:t>
      </w:r>
      <w:r w:rsidR="0032148F" w:rsidRPr="00CB2F1D">
        <w:t>relative to a borehole trace</w:t>
      </w:r>
      <w:r w:rsidR="00BC43D0">
        <w:t xml:space="preserve"> or sounding</w:t>
      </w:r>
      <w:r w:rsidR="003638E4">
        <w:t>, measured positive downward from a local</w:t>
      </w:r>
      <w:r w:rsidR="009D18D9">
        <w:t xml:space="preserve"> datum at the </w:t>
      </w:r>
      <w:r w:rsidR="00BC43D0">
        <w:t>borehole or sounding or</w:t>
      </w:r>
      <w:r w:rsidR="003638E4">
        <w:t>gin. The origin is</w:t>
      </w:r>
      <w:r w:rsidR="00BC43D0">
        <w:t xml:space="preserve"> typically </w:t>
      </w:r>
      <w:r w:rsidR="003638E4">
        <w:t>a</w:t>
      </w:r>
      <w:r w:rsidR="00BC43D0">
        <w:t xml:space="preserve"> bor</w:t>
      </w:r>
      <w:r w:rsidR="00BC43D0">
        <w:t>e</w:t>
      </w:r>
      <w:r w:rsidR="00BC43D0">
        <w:t xml:space="preserve">hole collar at the </w:t>
      </w:r>
      <w:r w:rsidR="009D18D9">
        <w:t>ground surface</w:t>
      </w:r>
      <w:r w:rsidR="00BC43D0">
        <w:t>, the</w:t>
      </w:r>
      <w:r w:rsidR="009D18D9">
        <w:t xml:space="preserve"> Kelly bushing</w:t>
      </w:r>
      <w:r w:rsidR="00BC43D0">
        <w:t xml:space="preserve"> or drill floor on a drilling rig</w:t>
      </w:r>
      <w:r w:rsidR="003638E4">
        <w:t>,</w:t>
      </w:r>
      <w:r w:rsidR="00BC43D0">
        <w:t xml:space="preserve"> or a ship deck</w:t>
      </w:r>
      <w:r w:rsidR="0032148F" w:rsidRPr="00CB2F1D">
        <w:t xml:space="preserve">., </w:t>
      </w:r>
      <w:r>
        <w:t>F</w:t>
      </w:r>
      <w:r w:rsidR="00BC43D0">
        <w:t xml:space="preserve">or </w:t>
      </w:r>
      <w:r>
        <w:t>to facilitate</w:t>
      </w:r>
      <w:r w:rsidRPr="00CB2F1D">
        <w:t xml:space="preserve"> interoperability</w:t>
      </w:r>
      <w:r>
        <w:t>.</w:t>
      </w:r>
    </w:p>
    <w:p w:rsidR="0032148F" w:rsidRPr="00CB2F1D" w:rsidRDefault="00524AAF" w:rsidP="00524AAF">
      <w:r w:rsidRPr="00CB2F1D">
        <w:t xml:space="preserve">For interoperability, </w:t>
      </w:r>
      <w:r w:rsidR="006A0909" w:rsidRPr="00CB2F1D">
        <w:t xml:space="preserve">USGIN mandates </w:t>
      </w:r>
      <w:r w:rsidR="006A0909">
        <w:t xml:space="preserve">that both elevation and depth </w:t>
      </w:r>
      <w:r w:rsidR="006A0909" w:rsidRPr="00CB2F1D">
        <w:t>vertical extent</w:t>
      </w:r>
      <w:r w:rsidR="006A0909">
        <w:t xml:space="preserve"> bound</w:t>
      </w:r>
      <w:r w:rsidR="006A0909" w:rsidRPr="00CB2F1D">
        <w:t xml:space="preserve">s </w:t>
      </w:r>
      <w:r w:rsidR="006A0909">
        <w:t>MUST</w:t>
      </w:r>
      <w:r w:rsidR="006A0909" w:rsidRPr="00CB2F1D">
        <w:t xml:space="preserve"> be </w:t>
      </w:r>
      <w:r w:rsidR="006A0909">
        <w:t>specified in</w:t>
      </w:r>
      <w:r w:rsidR="006A0909" w:rsidRPr="00CB2F1D">
        <w:t xml:space="preserve"> meters</w:t>
      </w:r>
      <w:r w:rsidR="006A0909">
        <w:t>.  In addition, i</w:t>
      </w:r>
      <w:r>
        <w:t xml:space="preserve">f vertical extent is specified as an elevation, the </w:t>
      </w:r>
      <w:r w:rsidRPr="00CB2F1D">
        <w:rPr>
          <w:rStyle w:val="ElementxPath"/>
        </w:rPr>
        <w:t>ve</w:t>
      </w:r>
      <w:r w:rsidRPr="00CB2F1D">
        <w:rPr>
          <w:rStyle w:val="ElementxPath"/>
        </w:rPr>
        <w:t>r</w:t>
      </w:r>
      <w:r w:rsidRPr="00CB2F1D">
        <w:rPr>
          <w:rStyle w:val="ElementxPath"/>
        </w:rPr>
        <w:t>ticalCRS</w:t>
      </w:r>
      <w:r w:rsidRPr="00CB2F1D">
        <w:t xml:space="preserve"> xlink:href attribute </w:t>
      </w:r>
      <w:r>
        <w:t xml:space="preserve">value </w:t>
      </w:r>
      <w:r w:rsidR="006A0909">
        <w:t>MUST</w:t>
      </w:r>
      <w:r>
        <w:t xml:space="preserve"> be</w:t>
      </w:r>
      <w:r w:rsidRPr="00CB2F1D">
        <w:t xml:space="preserve"> </w:t>
      </w:r>
      <w:r>
        <w:t>"</w:t>
      </w:r>
      <w:r w:rsidR="00E07B71">
        <w:t>http://www.spatialreference.org/ref/epsg/5714/</w:t>
      </w:r>
      <w:r>
        <w:t xml:space="preserve">"; this is the </w:t>
      </w:r>
      <w:r w:rsidRPr="00CB2F1D">
        <w:t>Verti</w:t>
      </w:r>
      <w:r>
        <w:t xml:space="preserve">calCRS with origin at </w:t>
      </w:r>
      <w:r w:rsidRPr="00CB2F1D">
        <w:t>World mean sea level (MSL), with elevations measured up positive in meters</w:t>
      </w:r>
      <w:r w:rsidR="006A0909">
        <w:t xml:space="preserve"> </w:t>
      </w:r>
      <w:r w:rsidRPr="00CB2F1D">
        <w:t>(</w:t>
      </w:r>
      <w:hyperlink r:id="rId55" w:history="1">
        <w:r w:rsidRPr="00CB2F1D">
          <w:rPr>
            <w:rStyle w:val="Hyperlink"/>
            <w:rFonts w:cs="Arial"/>
            <w:highlight w:val="white"/>
          </w:rPr>
          <w:t>http://www.epsg-registry.org/</w:t>
        </w:r>
      </w:hyperlink>
      <w:r w:rsidRPr="00CB2F1D">
        <w:t>)</w:t>
      </w:r>
      <w:r>
        <w:t xml:space="preserve">. If vertical extent is specified using depth, the </w:t>
      </w:r>
      <w:r w:rsidRPr="00CB2F1D">
        <w:rPr>
          <w:rStyle w:val="ElementxPath"/>
        </w:rPr>
        <w:t>verticalCRS</w:t>
      </w:r>
      <w:r w:rsidRPr="00CB2F1D">
        <w:t xml:space="preserve"> xlink:href attribute </w:t>
      </w:r>
      <w:r>
        <w:t>value must be an identifier for a well or depth sounding that can be dereferenced to get information on the borehole or sounding geometry</w:t>
      </w:r>
      <w:r w:rsidRPr="00CB2F1D">
        <w:t>.</w:t>
      </w:r>
    </w:p>
    <w:p w:rsidR="00370F49" w:rsidRDefault="00370F49" w:rsidP="009611B8">
      <w:pPr>
        <w:pStyle w:val="Heading2"/>
      </w:pPr>
      <w:bookmarkStart w:id="85" w:name="_Toc247465922"/>
      <w:bookmarkStart w:id="86" w:name="_Toc247520212"/>
      <w:bookmarkStart w:id="87" w:name="_Toc247465927"/>
      <w:bookmarkStart w:id="88" w:name="_Toc247520217"/>
      <w:bookmarkStart w:id="89" w:name="_Toc381426772"/>
      <w:bookmarkStart w:id="90" w:name="_Ref247463009"/>
      <w:bookmarkStart w:id="91" w:name="_Ref247457499"/>
      <w:bookmarkStart w:id="92" w:name="_Ref247457501"/>
      <w:bookmarkEnd w:id="85"/>
      <w:bookmarkEnd w:id="86"/>
      <w:bookmarkEnd w:id="87"/>
      <w:bookmarkEnd w:id="88"/>
      <w:r>
        <w:t>Content information: Entities and Attributes</w:t>
      </w:r>
      <w:bookmarkEnd w:id="89"/>
    </w:p>
    <w:p w:rsidR="00A10631" w:rsidRPr="00FC126C" w:rsidRDefault="00A10631" w:rsidP="009851E6">
      <w:r>
        <w:t>One of the major deficiencies of the ISO 19115/19139 specifications is the absence of model elements to describe the entities and attributes in standard tabular datasets. Description of d</w:t>
      </w:r>
      <w:r>
        <w:t>a</w:t>
      </w:r>
      <w:r>
        <w:t>taset</w:t>
      </w:r>
      <w:r w:rsidR="006A0909">
        <w:t xml:space="preserve"> schema using</w:t>
      </w:r>
      <w:r>
        <w:t xml:space="preserve"> the ISO Technical Committee 211 (TC211) framework requires use of ISO19110. A standard XML schema for implementing this specification has recently become available, and entity-attribute metadata for dataset should be documented using the schemas </w:t>
      </w:r>
      <w:r>
        <w:lastRenderedPageBreak/>
        <w:t xml:space="preserve">located at </w:t>
      </w:r>
      <w:r>
        <w:rPr>
          <w:rFonts w:ascii="Courier New" w:hAnsi="Courier New" w:cs="Courier New"/>
          <w:color w:val="1A1AA6"/>
          <w:sz w:val="20"/>
          <w:szCs w:val="20"/>
        </w:rPr>
        <w:t>http://www.isotc211.org/2005/gfc/gfc.xsd</w:t>
      </w:r>
      <w:r w:rsidR="00CD51A9">
        <w:rPr>
          <w:rFonts w:ascii="Courier New" w:hAnsi="Courier New" w:cs="Courier New"/>
          <w:color w:val="1A1AA6"/>
          <w:sz w:val="20"/>
          <w:szCs w:val="20"/>
        </w:rPr>
        <w:t xml:space="preserve">. </w:t>
      </w:r>
      <w:r>
        <w:t xml:space="preserve"> </w:t>
      </w:r>
      <w:r w:rsidR="00CD51A9">
        <w:t>The ISO19139 XML implement</w:t>
      </w:r>
      <w:r w:rsidR="00CD51A9">
        <w:t>a</w:t>
      </w:r>
      <w:r w:rsidR="00CD51A9">
        <w:t xml:space="preserve">tion of ISO19115 does not allow inclusion of the feature catalog inside the metadata record, but provides a citation element in the </w:t>
      </w:r>
      <w:r w:rsidR="00CD51A9" w:rsidRPr="009851E6">
        <w:rPr>
          <w:rStyle w:val="ElementxPath"/>
        </w:rPr>
        <w:t>gmd:contentInfo/gmd:MD_Feature</w:t>
      </w:r>
      <w:r w:rsidR="00CD51A9">
        <w:rPr>
          <w:rStyle w:val="ElementxPath"/>
        </w:rPr>
        <w:softHyphen/>
      </w:r>
      <w:r w:rsidR="00CD51A9" w:rsidRPr="009851E6">
        <w:rPr>
          <w:rStyle w:val="ElementxPath"/>
        </w:rPr>
        <w:t>CatalogueDescription</w:t>
      </w:r>
      <w:r w:rsidR="00CD51A9">
        <w:t xml:space="preserve"> element. The USGIN profile provision is to link to the feature catalog using an xlink:href attribute on the </w:t>
      </w:r>
      <w:r w:rsidR="00CD51A9" w:rsidRPr="009851E6">
        <w:rPr>
          <w:rStyle w:val="ElementxPath"/>
        </w:rPr>
        <w:t>gmd:featureCatalogueCitation</w:t>
      </w:r>
      <w:r w:rsidR="00CD51A9">
        <w:t>, identified as such by an accompanying xlink:title attribute with the value "</w:t>
      </w:r>
      <w:r w:rsidR="00CD51A9">
        <w:rPr>
          <w:color w:val="993300"/>
        </w:rPr>
        <w:t>Link to ISO19110 feature catalog</w:t>
      </w:r>
      <w:r w:rsidR="00CD51A9">
        <w:t>". Code Example 2 shows recommended encoding.</w:t>
      </w:r>
      <w:r w:rsidR="005D5042">
        <w:t xml:space="preserve">  Section </w:t>
      </w:r>
      <w:r w:rsidR="005D5042">
        <w:fldChar w:fldCharType="begin"/>
      </w:r>
      <w:r w:rsidR="005D5042">
        <w:instrText xml:space="preserve"> REF _Ref358705078 \r \h </w:instrText>
      </w:r>
      <w:r w:rsidR="005D5042">
        <w:fldChar w:fldCharType="separate"/>
      </w:r>
      <w:r w:rsidR="005D5042">
        <w:t>8.4</w:t>
      </w:r>
      <w:r w:rsidR="005D5042">
        <w:fldChar w:fldCharType="end"/>
      </w:r>
      <w:r w:rsidR="005D5042">
        <w:t xml:space="preserve">, </w:t>
      </w:r>
      <w:r w:rsidR="005D5042">
        <w:fldChar w:fldCharType="begin"/>
      </w:r>
      <w:r w:rsidR="005D5042">
        <w:instrText xml:space="preserve"> REF _Ref358705078 \h </w:instrText>
      </w:r>
      <w:r w:rsidR="005D5042">
        <w:fldChar w:fldCharType="separate"/>
      </w:r>
      <w:r w:rsidR="005D5042">
        <w:rPr>
          <w:rStyle w:val="LineNumber"/>
        </w:rPr>
        <w:t>ISO19110 Feature Catalog example</w:t>
      </w:r>
      <w:r w:rsidR="005D5042">
        <w:fldChar w:fldCharType="end"/>
      </w:r>
      <w:r w:rsidR="005D5042">
        <w:t>, provides an example encoding of entity-attribute information for a feature dataset.</w:t>
      </w:r>
    </w:p>
    <w:p w:rsidR="00A04FFE" w:rsidRDefault="00370F49" w:rsidP="00A04FFE">
      <w:pPr>
        <w:pStyle w:val="XMLattribute0"/>
        <w:rPr>
          <w:rFonts w:cs="Arial"/>
          <w:szCs w:val="22"/>
        </w:rPr>
      </w:pPr>
      <w:r w:rsidRPr="00C55311">
        <w:rPr>
          <w:rFonts w:cs="Arial"/>
          <w:szCs w:val="22"/>
        </w:rPr>
        <w:tab/>
      </w:r>
      <w:r w:rsidRPr="00A04FFE">
        <w:rPr>
          <w:rStyle w:val="XMLelementChar0"/>
          <w:rFonts w:cs="Arial"/>
          <w:szCs w:val="22"/>
        </w:rPr>
        <w:t>&lt;gmd:contentInfo&gt;</w:t>
      </w:r>
      <w:r w:rsidRPr="0085388E">
        <w:rPr>
          <w:rStyle w:val="XMLelementChar0"/>
        </w:rPr>
        <w:br/>
      </w:r>
      <w:r w:rsidRPr="0085388E">
        <w:rPr>
          <w:rStyle w:val="XMLelementChar0"/>
        </w:rPr>
        <w:tab/>
      </w:r>
      <w:r w:rsidRPr="0085388E">
        <w:rPr>
          <w:rStyle w:val="XMLelementChar0"/>
        </w:rPr>
        <w:tab/>
        <w:t>&lt;gmd:MD_FeatureCatalogueDescription&gt;</w:t>
      </w:r>
      <w:r w:rsidRPr="0085388E">
        <w:rPr>
          <w:rStyle w:val="XMLelementChar0"/>
        </w:rPr>
        <w:br/>
      </w:r>
      <w:r w:rsidRPr="0085388E">
        <w:rPr>
          <w:rStyle w:val="XMLelementChar0"/>
        </w:rPr>
        <w:tab/>
      </w:r>
      <w:r w:rsidRPr="0085388E">
        <w:rPr>
          <w:rStyle w:val="XMLelementChar0"/>
        </w:rPr>
        <w:tab/>
      </w:r>
      <w:r w:rsidRPr="0085388E">
        <w:rPr>
          <w:rStyle w:val="XMLelementChar0"/>
        </w:rPr>
        <w:tab/>
        <w:t>&lt;gmd:includedWithDataset&gt;</w:t>
      </w:r>
      <w:r w:rsidRPr="0085388E">
        <w:rPr>
          <w:rStyle w:val="XMLelementChar0"/>
        </w:rPr>
        <w:br/>
      </w:r>
      <w:r w:rsidRPr="00C55311">
        <w:rPr>
          <w:rFonts w:cs="Arial"/>
          <w:szCs w:val="22"/>
        </w:rPr>
        <w:tab/>
      </w:r>
      <w:r w:rsidRPr="00C55311">
        <w:rPr>
          <w:rFonts w:cs="Arial"/>
          <w:szCs w:val="22"/>
        </w:rPr>
        <w:tab/>
      </w:r>
      <w:r w:rsidR="00D34800">
        <w:rPr>
          <w:rFonts w:cs="Arial"/>
          <w:szCs w:val="22"/>
        </w:rPr>
        <w:t xml:space="preserve"> </w:t>
      </w:r>
      <w:r w:rsidRPr="00A04FFE">
        <w:rPr>
          <w:rStyle w:val="XMLcommetnChar"/>
        </w:rPr>
        <w:t>&lt;!-- true if a FeatureCatalog document is packaged with the dataset --&gt;</w:t>
      </w:r>
      <w:r w:rsidRPr="00C55311">
        <w:rPr>
          <w:rFonts w:cs="Arial"/>
          <w:szCs w:val="22"/>
        </w:rPr>
        <w:br/>
      </w:r>
      <w:r w:rsidRPr="00C55311">
        <w:rPr>
          <w:rFonts w:cs="Arial"/>
          <w:szCs w:val="22"/>
        </w:rPr>
        <w:tab/>
      </w:r>
      <w:r w:rsidRPr="00C55311">
        <w:rPr>
          <w:rFonts w:cs="Arial"/>
          <w:szCs w:val="22"/>
        </w:rPr>
        <w:tab/>
      </w:r>
      <w:r w:rsidRPr="00C55311">
        <w:rPr>
          <w:rFonts w:cs="Arial"/>
          <w:szCs w:val="22"/>
        </w:rPr>
        <w:tab/>
      </w:r>
      <w:r w:rsidRPr="00C55311">
        <w:rPr>
          <w:rFonts w:cs="Arial"/>
          <w:szCs w:val="22"/>
        </w:rPr>
        <w:tab/>
      </w:r>
      <w:r w:rsidRPr="0085388E">
        <w:rPr>
          <w:rStyle w:val="XMLelementChar0"/>
        </w:rPr>
        <w:t>&lt;gco:Boolean&gt;</w:t>
      </w:r>
      <w:r w:rsidRPr="0085388E">
        <w:rPr>
          <w:color w:val="auto"/>
        </w:rPr>
        <w:t>false</w:t>
      </w:r>
      <w:r w:rsidRPr="0085388E">
        <w:rPr>
          <w:rStyle w:val="XMLelementChar0"/>
        </w:rPr>
        <w:t>&lt;/gco:Boolean&gt;</w:t>
      </w:r>
      <w:r w:rsidRPr="00C55311">
        <w:rPr>
          <w:rFonts w:cs="Arial"/>
          <w:szCs w:val="22"/>
        </w:rPr>
        <w:br/>
      </w:r>
      <w:r w:rsidRPr="00C55311">
        <w:rPr>
          <w:rFonts w:cs="Arial"/>
          <w:szCs w:val="22"/>
        </w:rPr>
        <w:tab/>
      </w:r>
      <w:r w:rsidRPr="00C55311">
        <w:rPr>
          <w:rFonts w:cs="Arial"/>
          <w:szCs w:val="22"/>
        </w:rPr>
        <w:tab/>
      </w:r>
      <w:r w:rsidRPr="00C55311">
        <w:rPr>
          <w:rFonts w:cs="Arial"/>
          <w:color w:val="0000FF"/>
          <w:szCs w:val="22"/>
        </w:rPr>
        <w:tab/>
      </w:r>
      <w:r w:rsidRPr="0085388E">
        <w:rPr>
          <w:rStyle w:val="XMLelementChar0"/>
        </w:rPr>
        <w:t>&lt;/gmd:includedWithDataset&gt;</w:t>
      </w:r>
    </w:p>
    <w:p w:rsidR="00435785" w:rsidRDefault="00435785" w:rsidP="00435785">
      <w:pPr>
        <w:pStyle w:val="XMLattribute0"/>
        <w:ind w:left="400" w:hanging="400"/>
        <w:rPr>
          <w:rFonts w:cs="Arial"/>
          <w:color w:val="0000FF"/>
          <w:szCs w:val="22"/>
        </w:rPr>
      </w:pPr>
      <w:r>
        <w:rPr>
          <w:rStyle w:val="XMLcommetnChar"/>
        </w:rPr>
        <w:tab/>
      </w:r>
      <w:r>
        <w:rPr>
          <w:rStyle w:val="XMLcommetnChar"/>
        </w:rPr>
        <w:tab/>
      </w:r>
      <w:r w:rsidR="00370F49" w:rsidRPr="00A04FFE">
        <w:rPr>
          <w:rStyle w:val="XMLcommetnChar"/>
        </w:rPr>
        <w:t>&lt;!-- a dataset may contain multiple feature types. For an MS A</w:t>
      </w:r>
      <w:r w:rsidR="00A04FFE" w:rsidRPr="00A04FFE">
        <w:rPr>
          <w:rStyle w:val="XMLcommetnChar"/>
        </w:rPr>
        <w:t xml:space="preserve">ccess type database, each table </w:t>
      </w:r>
      <w:r w:rsidR="00A04FFE">
        <w:rPr>
          <w:rStyle w:val="XMLcommetnChar"/>
        </w:rPr>
        <w:t xml:space="preserve">  </w:t>
      </w:r>
      <w:r w:rsidR="00370F49" w:rsidRPr="00A04FFE">
        <w:rPr>
          <w:rStyle w:val="XMLcommetnChar"/>
        </w:rPr>
        <w:t>could be considered a featue type --&gt;</w:t>
      </w:r>
      <w:r w:rsidR="00370F49" w:rsidRPr="00C55311">
        <w:rPr>
          <w:rFonts w:cs="Arial"/>
          <w:szCs w:val="22"/>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&lt;gmd:featureTypes&gt;</w:t>
      </w:r>
      <w:r w:rsidR="00370F49" w:rsidRPr="00C55311">
        <w:rPr>
          <w:rFonts w:cs="Arial"/>
          <w:szCs w:val="22"/>
        </w:rPr>
        <w:br/>
      </w:r>
      <w:r w:rsidR="00370F49" w:rsidRPr="0085388E">
        <w:rPr>
          <w:rStyle w:val="XMLcommetnChar"/>
        </w:rPr>
        <w:t>&lt;!-- the codespace is the namespace URI, should dereference to obtain XML schema (if applicable)--&gt;</w:t>
      </w:r>
      <w:r w:rsidR="00370F49" w:rsidRPr="00C55311">
        <w:rPr>
          <w:rFonts w:cs="Arial"/>
          <w:szCs w:val="22"/>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 xml:space="preserve">&lt;gco:LocalName </w:t>
      </w:r>
      <w:r w:rsidR="00370F49" w:rsidRPr="00C55311">
        <w:rPr>
          <w:rFonts w:cs="Arial"/>
          <w:szCs w:val="22"/>
        </w:rPr>
        <w:t>codeSpace</w:t>
      </w:r>
      <w:r w:rsidR="00370F49" w:rsidRPr="00C55311">
        <w:rPr>
          <w:rStyle w:val="attributeValue"/>
          <w:rFonts w:cs="Arial"/>
          <w:b w:val="0"/>
          <w:color w:val="FF0000"/>
          <w:szCs w:val="22"/>
        </w:rPr>
        <w:t>=</w:t>
      </w:r>
      <w:r w:rsidR="00370F49" w:rsidRPr="00C55311">
        <w:rPr>
          <w:rStyle w:val="attributeValue"/>
          <w:rFonts w:cs="Arial"/>
          <w:b w:val="0"/>
          <w:szCs w:val="22"/>
        </w:rPr>
        <w:t>"</w:t>
      </w:r>
      <w:r w:rsidR="00A10631" w:rsidRPr="00C55311">
        <w:rPr>
          <w:rStyle w:val="attributeValue"/>
          <w:rFonts w:cs="Arial"/>
          <w:b w:val="0"/>
          <w:szCs w:val="22"/>
        </w:rPr>
        <w:t xml:space="preserve"> http://xmlns.geosciml.org/geosciml-portrayal/2.0</w:t>
      </w:r>
      <w:r w:rsidR="00370F49" w:rsidRPr="00C55311">
        <w:rPr>
          <w:rStyle w:val="attributeValue"/>
          <w:rFonts w:cs="Arial"/>
          <w:b w:val="0"/>
          <w:szCs w:val="22"/>
        </w:rPr>
        <w:t>"</w:t>
      </w:r>
      <w:r w:rsidR="00370F49" w:rsidRPr="00C55311">
        <w:rPr>
          <w:rFonts w:cs="Arial"/>
          <w:szCs w:val="22"/>
        </w:rPr>
        <w:t>&gt;</w:t>
      </w:r>
      <w:r w:rsidR="00A10631" w:rsidRPr="00C55311">
        <w:rPr>
          <w:rFonts w:cs="Arial"/>
          <w:szCs w:val="22"/>
        </w:rPr>
        <w:t>GeologicContact</w:t>
      </w:r>
      <w:r w:rsidR="00370F49" w:rsidRPr="00C55311">
        <w:rPr>
          <w:rFonts w:cs="Arial"/>
          <w:szCs w:val="22"/>
        </w:rPr>
        <w:t>_2</w:t>
      </w:r>
      <w:r w:rsidR="00370F49" w:rsidRPr="00C55311">
        <w:rPr>
          <w:rFonts w:cs="Arial"/>
          <w:color w:val="0000FF"/>
          <w:szCs w:val="22"/>
        </w:rPr>
        <w:t>&lt;/gco:LocalName&gt;</w:t>
      </w:r>
      <w:r w:rsidR="00370F49" w:rsidRPr="00C55311">
        <w:rPr>
          <w:rFonts w:cs="Arial"/>
          <w:szCs w:val="22"/>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&lt;/gmd:featureTypes&gt;</w:t>
      </w:r>
      <w:r w:rsidR="00370F49" w:rsidRPr="00C55311">
        <w:rPr>
          <w:rFonts w:cs="Arial"/>
          <w:szCs w:val="22"/>
        </w:rPr>
        <w:br/>
      </w:r>
      <w:r w:rsidR="00370F49" w:rsidRPr="0085388E">
        <w:rPr>
          <w:rStyle w:val="XMLcommetnChar"/>
        </w:rPr>
        <w:t>&lt;!-- follow p</w:t>
      </w:r>
      <w:r w:rsidR="005D5042" w:rsidRPr="0085388E">
        <w:rPr>
          <w:rStyle w:val="XMLcommetnChar"/>
        </w:rPr>
        <w:t xml:space="preserve">attern used by Stanford library </w:t>
      </w:r>
      <w:r w:rsidR="00370F49" w:rsidRPr="0085388E">
        <w:rPr>
          <w:rStyle w:val="XMLcommetnChar"/>
        </w:rPr>
        <w:t>http://opengeoportal.org/</w:t>
      </w:r>
      <w:r w:rsidR="005D5042" w:rsidRPr="0085388E">
        <w:rPr>
          <w:rStyle w:val="XMLcommetnChar"/>
        </w:rPr>
        <w:softHyphen/>
      </w:r>
      <w:r w:rsidR="00370F49" w:rsidRPr="0085388E">
        <w:rPr>
          <w:rStyle w:val="XMLcommetnChar"/>
        </w:rPr>
        <w:t>archives/</w:t>
      </w:r>
      <w:r w:rsidR="005D5042" w:rsidRPr="0085388E">
        <w:rPr>
          <w:rStyle w:val="XMLcommetnChar"/>
        </w:rPr>
        <w:softHyphen/>
      </w:r>
      <w:r w:rsidR="00370F49" w:rsidRPr="0085388E">
        <w:rPr>
          <w:rStyle w:val="XMLcommetnChar"/>
        </w:rPr>
        <w:t>category/</w:t>
      </w:r>
      <w:r w:rsidR="005D5042" w:rsidRPr="0085388E">
        <w:rPr>
          <w:rStyle w:val="XMLcommetnChar"/>
        </w:rPr>
        <w:softHyphen/>
      </w:r>
      <w:r w:rsidR="00370F49" w:rsidRPr="0085388E">
        <w:rPr>
          <w:rStyle w:val="XMLcommetnChar"/>
        </w:rPr>
        <w:t>uncategorized);</w:t>
      </w:r>
      <w:r w:rsidR="005D5042" w:rsidRPr="0085388E">
        <w:rPr>
          <w:rStyle w:val="XMLcommetnChar"/>
        </w:rPr>
        <w:t xml:space="preserve"> </w:t>
      </w:r>
      <w:r w:rsidR="00370F49" w:rsidRPr="0085388E">
        <w:rPr>
          <w:rStyle w:val="XMLcommetnChar"/>
        </w:rPr>
        <w:t xml:space="preserve">href is to an ISO19110 feature catalog, </w:t>
      </w:r>
      <w:r w:rsidR="00370F49" w:rsidRPr="0085388E">
        <w:rPr>
          <w:rStyle w:val="XMLcommetnChar"/>
        </w:rPr>
        <w:br/>
        <w:t>with featuretype identified by fragment ID --&gt;</w:t>
      </w:r>
      <w:r w:rsidR="00370F49" w:rsidRPr="0085388E">
        <w:rPr>
          <w:rStyle w:val="XMLcommetnChar"/>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 xml:space="preserve">&lt;gmd:featureCatalogueCitation </w:t>
      </w:r>
      <w:r w:rsidR="00370F49" w:rsidRPr="00C55311">
        <w:rPr>
          <w:rFonts w:cs="Arial"/>
          <w:szCs w:val="22"/>
        </w:rPr>
        <w:t>xlink:href=</w:t>
      </w:r>
      <w:r w:rsidR="00370F49" w:rsidRPr="00C55311">
        <w:rPr>
          <w:rFonts w:cs="Arial"/>
          <w:color w:val="993300"/>
          <w:szCs w:val="22"/>
        </w:rPr>
        <w:t>"</w:t>
      </w:r>
      <w:r w:rsidR="00A10631" w:rsidRPr="00C55311">
        <w:rPr>
          <w:rFonts w:cs="Arial"/>
          <w:szCs w:val="22"/>
        </w:rPr>
        <w:t xml:space="preserve"> </w:t>
      </w:r>
      <w:r w:rsidR="00A10631" w:rsidRPr="00C55311">
        <w:rPr>
          <w:rStyle w:val="attributeValue"/>
          <w:rFonts w:cs="Arial"/>
          <w:b w:val="0"/>
          <w:szCs w:val="22"/>
        </w:rPr>
        <w:t>http://schemas.usgin.org/featurecatalog/12.xml</w:t>
      </w:r>
      <w:r w:rsidR="005D5042" w:rsidRPr="00C55311">
        <w:rPr>
          <w:rStyle w:val="attributeValue"/>
          <w:rFonts w:cs="Arial"/>
          <w:b w:val="0"/>
          <w:szCs w:val="22"/>
        </w:rPr>
        <w:t>#geologiccontact</w:t>
      </w:r>
      <w:r w:rsidR="00370F49" w:rsidRPr="00C55311">
        <w:rPr>
          <w:rFonts w:cs="Arial"/>
          <w:color w:val="993300"/>
          <w:szCs w:val="22"/>
        </w:rPr>
        <w:t>"</w:t>
      </w:r>
      <w:r w:rsidR="00370F49" w:rsidRPr="00C55311">
        <w:rPr>
          <w:rFonts w:cs="Arial"/>
          <w:szCs w:val="22"/>
        </w:rPr>
        <w:br/>
      </w:r>
      <w:r w:rsidR="00370F49" w:rsidRPr="00C55311">
        <w:rPr>
          <w:rFonts w:cs="Arial"/>
          <w:color w:val="F5844C"/>
          <w:szCs w:val="22"/>
        </w:rPr>
        <w:tab/>
      </w:r>
      <w:r w:rsidR="00370F49" w:rsidRPr="00C55311">
        <w:rPr>
          <w:rFonts w:cs="Arial"/>
          <w:color w:val="F5844C"/>
          <w:szCs w:val="22"/>
        </w:rPr>
        <w:tab/>
      </w:r>
      <w:r w:rsidR="00370F49" w:rsidRPr="00C55311">
        <w:rPr>
          <w:rFonts w:cs="Arial"/>
          <w:color w:val="F5844C"/>
          <w:szCs w:val="22"/>
        </w:rPr>
        <w:tab/>
      </w:r>
      <w:r w:rsidR="00370F49" w:rsidRPr="00C55311">
        <w:rPr>
          <w:rFonts w:cs="Arial"/>
          <w:color w:val="F5844C"/>
          <w:szCs w:val="22"/>
        </w:rPr>
        <w:tab/>
      </w:r>
      <w:r w:rsidR="00370F49" w:rsidRPr="00C55311">
        <w:rPr>
          <w:rFonts w:cs="Arial"/>
          <w:szCs w:val="22"/>
        </w:rPr>
        <w:t>xlink:title=</w:t>
      </w:r>
      <w:r w:rsidR="00370F49" w:rsidRPr="00C55311">
        <w:rPr>
          <w:rStyle w:val="attributeValue"/>
          <w:rFonts w:cs="Arial"/>
          <w:b w:val="0"/>
          <w:szCs w:val="22"/>
        </w:rPr>
        <w:t xml:space="preserve">"Link to </w:t>
      </w:r>
      <w:r w:rsidR="00CD51A9" w:rsidRPr="00C55311">
        <w:rPr>
          <w:rStyle w:val="attributeValue"/>
          <w:rFonts w:cs="Arial"/>
          <w:b w:val="0"/>
          <w:szCs w:val="22"/>
        </w:rPr>
        <w:t xml:space="preserve">ISO19110 </w:t>
      </w:r>
      <w:r w:rsidR="00370F49" w:rsidRPr="00C55311">
        <w:rPr>
          <w:rStyle w:val="attributeValue"/>
          <w:rFonts w:cs="Arial"/>
          <w:b w:val="0"/>
          <w:szCs w:val="22"/>
        </w:rPr>
        <w:t>feature catalog</w:t>
      </w:r>
      <w:r w:rsidR="00370F49" w:rsidRPr="00C55311">
        <w:rPr>
          <w:rStyle w:val="attributeValue"/>
          <w:rFonts w:cs="Arial"/>
          <w:b w:val="0"/>
          <w:color w:val="0000FF"/>
          <w:szCs w:val="22"/>
        </w:rPr>
        <w:t>"</w:t>
      </w:r>
      <w:r w:rsidR="00370F49" w:rsidRPr="00C55311">
        <w:rPr>
          <w:rFonts w:cs="Arial"/>
          <w:color w:val="0000FF"/>
          <w:szCs w:val="22"/>
        </w:rPr>
        <w:t>/&gt;</w:t>
      </w:r>
      <w:r>
        <w:rPr>
          <w:rFonts w:cs="Arial"/>
          <w:szCs w:val="22"/>
        </w:rPr>
        <w:t xml:space="preserve"> </w:t>
      </w:r>
      <w:r w:rsidR="00370F49" w:rsidRPr="00C55311">
        <w:rPr>
          <w:rFonts w:cs="Arial"/>
          <w:color w:val="0000FF"/>
          <w:szCs w:val="22"/>
        </w:rPr>
        <w:t>&lt;/gmd:M</w:t>
      </w:r>
      <w:r>
        <w:rPr>
          <w:rFonts w:cs="Arial"/>
          <w:color w:val="0000FF"/>
          <w:szCs w:val="22"/>
        </w:rPr>
        <w:t>D_FeatureCatalogueDescription&gt;</w:t>
      </w:r>
    </w:p>
    <w:p w:rsidR="00370F49" w:rsidRPr="00C55311" w:rsidRDefault="00435785" w:rsidP="00435785">
      <w:pPr>
        <w:pStyle w:val="XMLattribute0"/>
        <w:ind w:left="400" w:hanging="400"/>
        <w:rPr>
          <w:rFonts w:cs="Arial"/>
          <w:szCs w:val="22"/>
        </w:rPr>
      </w:pPr>
      <w:r>
        <w:rPr>
          <w:rStyle w:val="XMLcommetnChar"/>
        </w:rPr>
        <w:t xml:space="preserve">   </w:t>
      </w:r>
      <w:r w:rsidR="00370F49" w:rsidRPr="00C55311">
        <w:rPr>
          <w:rFonts w:cs="Arial"/>
          <w:color w:val="0000FF"/>
          <w:szCs w:val="22"/>
        </w:rPr>
        <w:t>&lt;/gmd:contentInfo&gt;</w:t>
      </w:r>
    </w:p>
    <w:p w:rsidR="00CD51A9" w:rsidRPr="00FA16A0" w:rsidRDefault="00CD51A9" w:rsidP="009851E6">
      <w:pPr>
        <w:pStyle w:val="Caption"/>
      </w:pPr>
      <w:r>
        <w:t>Code Example 2. Encoding of feature catalog link for entity attribute description of datasets.</w:t>
      </w:r>
      <w:r w:rsidR="00FF3830">
        <w:t xml:space="preserve"> See </w:t>
      </w:r>
      <w:r w:rsidR="00FF3830">
        <w:fldChar w:fldCharType="begin"/>
      </w:r>
      <w:r w:rsidR="00FF3830">
        <w:instrText xml:space="preserve"> REF _Ref358705078 \r \h </w:instrText>
      </w:r>
      <w:r w:rsidR="00FF3830">
        <w:fldChar w:fldCharType="separate"/>
      </w:r>
      <w:r w:rsidR="00FF3830">
        <w:t>8.4</w:t>
      </w:r>
      <w:r w:rsidR="00FF3830">
        <w:fldChar w:fldCharType="end"/>
      </w:r>
      <w:r w:rsidR="00FF3830">
        <w:t xml:space="preserve"> </w:t>
      </w:r>
      <w:r w:rsidR="00FF3830">
        <w:fldChar w:fldCharType="begin"/>
      </w:r>
      <w:r w:rsidR="00FF3830">
        <w:instrText xml:space="preserve"> REF _Ref358705078 \h </w:instrText>
      </w:r>
      <w:r w:rsidR="00FF3830">
        <w:fldChar w:fldCharType="separate"/>
      </w:r>
      <w:r w:rsidR="00FF3830">
        <w:rPr>
          <w:rStyle w:val="LineNumber"/>
        </w:rPr>
        <w:t>ISO19110 Feature Catalog example</w:t>
      </w:r>
      <w:r w:rsidR="00FF3830">
        <w:fldChar w:fldCharType="end"/>
      </w:r>
      <w:r w:rsidR="00FF3830">
        <w:t xml:space="preserve"> for and example instance document.</w:t>
      </w:r>
    </w:p>
    <w:p w:rsidR="00546806" w:rsidRPr="00CB2F1D" w:rsidRDefault="00546806" w:rsidP="009611B8">
      <w:pPr>
        <w:pStyle w:val="Heading2"/>
      </w:pPr>
      <w:bookmarkStart w:id="93" w:name="_Toc381426773"/>
      <w:r w:rsidRPr="00CB2F1D">
        <w:t>Use of MD_Distribution and MD_Distributor</w:t>
      </w:r>
      <w:bookmarkEnd w:id="90"/>
      <w:bookmarkEnd w:id="93"/>
    </w:p>
    <w:p w:rsidR="00C424A4" w:rsidRPr="00CB2F1D" w:rsidRDefault="00546806" w:rsidP="00546806">
      <w:r w:rsidRPr="00CB2F1D">
        <w:t xml:space="preserve">The ISO19115 model provides two possible paths for specifying information about how a user can access the resource. </w:t>
      </w:r>
      <w:r w:rsidR="004D1EB1" w:rsidRPr="00CB2F1D">
        <w:t xml:space="preserve">The </w:t>
      </w:r>
      <w:r w:rsidR="004D1EB1" w:rsidRPr="00CB2F1D">
        <w:rPr>
          <w:rStyle w:val="ElementxPath"/>
        </w:rPr>
        <w:t>MD_Distribution</w:t>
      </w:r>
      <w:r w:rsidR="004D1EB1" w:rsidRPr="00CB2F1D">
        <w:t xml:space="preserve"> element may have 0 to many </w:t>
      </w:r>
      <w:r w:rsidR="004D1EB1" w:rsidRPr="00CB2F1D">
        <w:rPr>
          <w:rStyle w:val="ElementxPath"/>
        </w:rPr>
        <w:t>distributionFormat</w:t>
      </w:r>
      <w:r w:rsidR="004D1EB1" w:rsidRPr="00CB2F1D">
        <w:t xml:space="preserve">, </w:t>
      </w:r>
      <w:r w:rsidR="004D1EB1" w:rsidRPr="00CB2F1D">
        <w:rPr>
          <w:rStyle w:val="ElementxPath"/>
        </w:rPr>
        <w:t>distributor</w:t>
      </w:r>
      <w:r w:rsidR="004D1EB1" w:rsidRPr="00CB2F1D">
        <w:t xml:space="preserve">, and </w:t>
      </w:r>
      <w:r w:rsidR="004D1EB1" w:rsidRPr="00CB2F1D">
        <w:rPr>
          <w:rStyle w:val="ElementxPath"/>
        </w:rPr>
        <w:t>transferOptions</w:t>
      </w:r>
      <w:r w:rsidR="004D1EB1" w:rsidRPr="00CB2F1D">
        <w:t xml:space="preserve"> child elements (see </w:t>
      </w:r>
      <w:r w:rsidR="00F45141">
        <w:fldChar w:fldCharType="begin"/>
      </w:r>
      <w:r w:rsidR="00F45141">
        <w:instrText xml:space="preserve"> REF _Ref250374836 \h </w:instrText>
      </w:r>
      <w:r w:rsidR="00F45141">
        <w:fldChar w:fldCharType="separate"/>
      </w:r>
      <w:r w:rsidR="002C0A6A">
        <w:t xml:space="preserve">Figure </w:t>
      </w:r>
      <w:r w:rsidR="002C0A6A">
        <w:rPr>
          <w:noProof/>
        </w:rPr>
        <w:t>1</w:t>
      </w:r>
      <w:r w:rsidR="00F45141">
        <w:fldChar w:fldCharType="end"/>
      </w:r>
      <w:r w:rsidR="004D1EB1" w:rsidRPr="00CB2F1D">
        <w:t xml:space="preserve">). On the other hand, each of the </w:t>
      </w:r>
      <w:r w:rsidR="004D1EB1" w:rsidRPr="00CB2F1D">
        <w:rPr>
          <w:rStyle w:val="ElementxPath"/>
        </w:rPr>
        <w:t>distributor</w:t>
      </w:r>
      <w:r w:rsidR="004D1EB1" w:rsidRPr="00CB2F1D">
        <w:t xml:space="preserve"> child elements may have</w:t>
      </w:r>
      <w:r w:rsidR="00AE5701" w:rsidRPr="00CB2F1D">
        <w:t xml:space="preserve"> 0 to many </w:t>
      </w:r>
      <w:r w:rsidR="00AE5701" w:rsidRPr="00CB2F1D">
        <w:rPr>
          <w:rStyle w:val="ElementxPath"/>
        </w:rPr>
        <w:t>distributorFormat</w:t>
      </w:r>
      <w:r w:rsidR="00AE5701" w:rsidRPr="00CB2F1D">
        <w:t xml:space="preserve"> and </w:t>
      </w:r>
      <w:r w:rsidR="00AE5701" w:rsidRPr="00CB2F1D">
        <w:rPr>
          <w:rStyle w:val="ElementxPath"/>
        </w:rPr>
        <w:t>distributor</w:t>
      </w:r>
      <w:r w:rsidR="009F3950">
        <w:rPr>
          <w:rStyle w:val="ElementxPath"/>
        </w:rPr>
        <w:softHyphen/>
      </w:r>
      <w:r w:rsidR="00AE5701" w:rsidRPr="00CB2F1D">
        <w:rPr>
          <w:rStyle w:val="ElementxPath"/>
        </w:rPr>
        <w:t>Trans</w:t>
      </w:r>
      <w:r w:rsidR="009F3950">
        <w:rPr>
          <w:rStyle w:val="ElementxPath"/>
        </w:rPr>
        <w:softHyphen/>
      </w:r>
      <w:r w:rsidR="00AE5701" w:rsidRPr="00CB2F1D">
        <w:rPr>
          <w:rStyle w:val="ElementxPath"/>
        </w:rPr>
        <w:t>ferOption</w:t>
      </w:r>
      <w:r w:rsidR="00AE5701" w:rsidRPr="00CB2F1D">
        <w:t xml:space="preserve"> elements. Several major existing applications that consume ISO19139 xml metadata files  are configured to expect format and transfer</w:t>
      </w:r>
      <w:r w:rsidR="00933BEA" w:rsidRPr="00CB2F1D">
        <w:t xml:space="preserve"> o</w:t>
      </w:r>
      <w:r w:rsidR="00AE5701" w:rsidRPr="00CB2F1D">
        <w:t xml:space="preserve">ption information to be at the </w:t>
      </w:r>
      <w:r w:rsidR="00AE5701" w:rsidRPr="00CB2F1D">
        <w:rPr>
          <w:rStyle w:val="ElementxPath"/>
        </w:rPr>
        <w:t>MD_Distribution/</w:t>
      </w:r>
      <w:r w:rsidR="00AA7062">
        <w:rPr>
          <w:rStyle w:val="ElementxPath"/>
        </w:rPr>
        <w:softHyphen/>
      </w:r>
      <w:r w:rsidR="00AE5701" w:rsidRPr="00CB2F1D">
        <w:rPr>
          <w:rStyle w:val="ElementxPath"/>
        </w:rPr>
        <w:t>distribution</w:t>
      </w:r>
      <w:r w:rsidR="00AA7062">
        <w:rPr>
          <w:rStyle w:val="ElementxPath"/>
        </w:rPr>
        <w:softHyphen/>
      </w:r>
      <w:r w:rsidR="00AE5701" w:rsidRPr="00CB2F1D">
        <w:rPr>
          <w:rStyle w:val="ElementxPath"/>
        </w:rPr>
        <w:t>Format</w:t>
      </w:r>
      <w:r w:rsidR="00AE5701" w:rsidRPr="00CB2F1D">
        <w:t xml:space="preserve"> and </w:t>
      </w:r>
      <w:r w:rsidR="00AE5701" w:rsidRPr="00CB2F1D">
        <w:rPr>
          <w:rStyle w:val="ElementxPath"/>
        </w:rPr>
        <w:t>MD_Distribution/</w:t>
      </w:r>
      <w:r w:rsidR="009F3950">
        <w:rPr>
          <w:rStyle w:val="ElementxPath"/>
        </w:rPr>
        <w:softHyphen/>
      </w:r>
      <w:r w:rsidR="00AE5701" w:rsidRPr="00CB2F1D">
        <w:rPr>
          <w:rStyle w:val="ElementxPath"/>
        </w:rPr>
        <w:t>trans</w:t>
      </w:r>
      <w:r w:rsidR="009F3950">
        <w:rPr>
          <w:rStyle w:val="ElementxPath"/>
        </w:rPr>
        <w:softHyphen/>
      </w:r>
      <w:r w:rsidR="00AE5701" w:rsidRPr="00CB2F1D">
        <w:rPr>
          <w:rStyle w:val="ElementxPath"/>
        </w:rPr>
        <w:t>fer</w:t>
      </w:r>
      <w:r w:rsidR="009F3950">
        <w:rPr>
          <w:rStyle w:val="ElementxPath"/>
        </w:rPr>
        <w:softHyphen/>
      </w:r>
      <w:r w:rsidR="00AE5701" w:rsidRPr="00CB2F1D">
        <w:rPr>
          <w:rStyle w:val="ElementxPath"/>
        </w:rPr>
        <w:t>Options</w:t>
      </w:r>
      <w:r w:rsidR="00AE5701" w:rsidRPr="00CB2F1D">
        <w:t xml:space="preserve"> path. This works fine as long as there are not different format or transfer</w:t>
      </w:r>
      <w:r w:rsidR="00933BEA" w:rsidRPr="00CB2F1D">
        <w:t xml:space="preserve"> o</w:t>
      </w:r>
      <w:r w:rsidR="00AE5701" w:rsidRPr="00CB2F1D">
        <w:t>pti</w:t>
      </w:r>
      <w:r w:rsidR="00C424A4" w:rsidRPr="00CB2F1D">
        <w:t xml:space="preserve">ons from different distributors, or different </w:t>
      </w:r>
      <w:r w:rsidR="00AA7062" w:rsidRPr="00CB2F1D">
        <w:t>transfer</w:t>
      </w:r>
      <w:r w:rsidR="00AA7062">
        <w:t xml:space="preserve"> o</w:t>
      </w:r>
      <w:r w:rsidR="00AA7062" w:rsidRPr="00CB2F1D">
        <w:t xml:space="preserve">ptions </w:t>
      </w:r>
      <w:r w:rsidR="00C424A4" w:rsidRPr="00CB2F1D">
        <w:t>for different formats. In these cases, a binding between distributor, format, and transfer</w:t>
      </w:r>
      <w:r w:rsidR="00933BEA" w:rsidRPr="00CB2F1D">
        <w:t xml:space="preserve"> o</w:t>
      </w:r>
      <w:r w:rsidR="00C424A4" w:rsidRPr="00CB2F1D">
        <w:t xml:space="preserve">ptions necessitates use of the </w:t>
      </w:r>
      <w:r w:rsidR="00C424A4" w:rsidRPr="00CB2F1D">
        <w:rPr>
          <w:rStyle w:val="ElementxPath"/>
        </w:rPr>
        <w:t>MD_Distribution/</w:t>
      </w:r>
      <w:r w:rsidR="009F3950">
        <w:rPr>
          <w:rStyle w:val="ElementxPath"/>
        </w:rPr>
        <w:softHyphen/>
      </w:r>
      <w:r w:rsidR="00C424A4" w:rsidRPr="00CB2F1D">
        <w:rPr>
          <w:rStyle w:val="ElementxPath"/>
        </w:rPr>
        <w:t>distributor/</w:t>
      </w:r>
      <w:r w:rsidR="009F3950">
        <w:rPr>
          <w:rStyle w:val="ElementxPath"/>
        </w:rPr>
        <w:softHyphen/>
      </w:r>
      <w:r w:rsidR="00C424A4" w:rsidRPr="00CB2F1D">
        <w:rPr>
          <w:rStyle w:val="ElementxPath"/>
        </w:rPr>
        <w:t>MD_Dis</w:t>
      </w:r>
      <w:r w:rsidR="009F3950">
        <w:rPr>
          <w:rStyle w:val="ElementxPath"/>
        </w:rPr>
        <w:softHyphen/>
      </w:r>
      <w:r w:rsidR="00C424A4" w:rsidRPr="00CB2F1D">
        <w:rPr>
          <w:rStyle w:val="ElementxPath"/>
        </w:rPr>
        <w:t>tributor</w:t>
      </w:r>
      <w:r w:rsidR="00C424A4" w:rsidRPr="00CB2F1D">
        <w:t xml:space="preserve"> path to </w:t>
      </w:r>
      <w:r w:rsidR="00C424A4" w:rsidRPr="00CB2F1D">
        <w:rPr>
          <w:rStyle w:val="ElementxPath"/>
        </w:rPr>
        <w:t>distributorFormat</w:t>
      </w:r>
      <w:r w:rsidR="00C424A4" w:rsidRPr="00CB2F1D">
        <w:t xml:space="preserve"> and </w:t>
      </w:r>
      <w:r w:rsidR="00C424A4" w:rsidRPr="00CB2F1D">
        <w:rPr>
          <w:rStyle w:val="ElementxPath"/>
        </w:rPr>
        <w:t>distributor</w:t>
      </w:r>
      <w:r w:rsidR="009F3950">
        <w:rPr>
          <w:rStyle w:val="ElementxPath"/>
        </w:rPr>
        <w:softHyphen/>
      </w:r>
      <w:r w:rsidR="00C424A4" w:rsidRPr="00CB2F1D">
        <w:rPr>
          <w:rStyle w:val="ElementxPath"/>
        </w:rPr>
        <w:t>Trans</w:t>
      </w:r>
      <w:r w:rsidR="009F3950">
        <w:rPr>
          <w:rStyle w:val="ElementxPath"/>
        </w:rPr>
        <w:softHyphen/>
      </w:r>
      <w:r w:rsidR="00C424A4" w:rsidRPr="00CB2F1D">
        <w:rPr>
          <w:rStyle w:val="ElementxPath"/>
        </w:rPr>
        <w:t>ferOptions</w:t>
      </w:r>
      <w:r w:rsidR="00C424A4" w:rsidRPr="00CB2F1D">
        <w:t xml:space="preserve"> (and </w:t>
      </w:r>
      <w:r w:rsidR="00C424A4" w:rsidRPr="00CB2F1D">
        <w:rPr>
          <w:rStyle w:val="ElementxPath"/>
        </w:rPr>
        <w:t>distributionOrderProcess</w:t>
      </w:r>
      <w:r w:rsidR="00C424A4" w:rsidRPr="00CB2F1D">
        <w:t xml:space="preserve">) information that works together. </w:t>
      </w:r>
    </w:p>
    <w:p w:rsidR="00546806" w:rsidRPr="00CB2F1D" w:rsidRDefault="00C424A4" w:rsidP="00546806">
      <w:r w:rsidRPr="00CB2F1D">
        <w:t xml:space="preserve">In order to accommodate both existing applications that utilize </w:t>
      </w:r>
      <w:r w:rsidR="00406999" w:rsidRPr="00CB2F1D">
        <w:t xml:space="preserve">content in </w:t>
      </w:r>
      <w:r w:rsidRPr="00CB2F1D">
        <w:t xml:space="preserve">the </w:t>
      </w:r>
      <w:r w:rsidRPr="00CB2F1D">
        <w:rPr>
          <w:rStyle w:val="ElementxPath"/>
        </w:rPr>
        <w:t>MD_Distribution/</w:t>
      </w:r>
      <w:r w:rsidR="009F3950">
        <w:rPr>
          <w:rStyle w:val="ElementxPath"/>
        </w:rPr>
        <w:softHyphen/>
      </w:r>
      <w:r w:rsidRPr="00CB2F1D">
        <w:rPr>
          <w:rStyle w:val="ElementxPath"/>
        </w:rPr>
        <w:t>dis</w:t>
      </w:r>
      <w:r w:rsidR="009F3950">
        <w:rPr>
          <w:rStyle w:val="ElementxPath"/>
        </w:rPr>
        <w:softHyphen/>
      </w:r>
      <w:r w:rsidRPr="00CB2F1D">
        <w:rPr>
          <w:rStyle w:val="ElementxPath"/>
        </w:rPr>
        <w:t>tributionFormat</w:t>
      </w:r>
      <w:r w:rsidRPr="00CB2F1D">
        <w:t xml:space="preserve"> and </w:t>
      </w:r>
      <w:r w:rsidRPr="00CB2F1D">
        <w:rPr>
          <w:rStyle w:val="ElementxPath"/>
        </w:rPr>
        <w:t>MD_Distribution/transferOptions</w:t>
      </w:r>
      <w:r w:rsidRPr="00CB2F1D">
        <w:t xml:space="preserve"> </w:t>
      </w:r>
      <w:r w:rsidR="00406999" w:rsidRPr="00CB2F1D">
        <w:t>elements</w:t>
      </w:r>
      <w:r w:rsidRPr="00CB2F1D">
        <w:t xml:space="preserve">, and situations that require binding between distributor, order process, format, and transfer options, the USGIN profile mandates that if multiple </w:t>
      </w:r>
      <w:r w:rsidRPr="00CB2F1D">
        <w:rPr>
          <w:rStyle w:val="ElementxPath"/>
        </w:rPr>
        <w:t>MD_Distribution/distributionFormat</w:t>
      </w:r>
      <w:r w:rsidRPr="00CB2F1D">
        <w:t xml:space="preserve"> or </w:t>
      </w:r>
      <w:r w:rsidR="001467C6">
        <w:rPr>
          <w:rStyle w:val="ElementxPath"/>
        </w:rPr>
        <w:t>MD_Distribution/transfer</w:t>
      </w:r>
      <w:r w:rsidRPr="00CB2F1D">
        <w:rPr>
          <w:rStyle w:val="ElementxPath"/>
        </w:rPr>
        <w:t>Options</w:t>
      </w:r>
      <w:r w:rsidRPr="00CB2F1D">
        <w:t xml:space="preserve"> elements are included in a document, all formats must be available via all the specified transfer </w:t>
      </w:r>
      <w:r w:rsidRPr="00CB2F1D">
        <w:lastRenderedPageBreak/>
        <w:t xml:space="preserve">options, and the content of these elements should be included in line. If multiple </w:t>
      </w:r>
      <w:r w:rsidRPr="00CB2F1D">
        <w:rPr>
          <w:rStyle w:val="ElementxPath"/>
        </w:rPr>
        <w:t>MD_Distri</w:t>
      </w:r>
      <w:r w:rsidR="00310C7A">
        <w:rPr>
          <w:rStyle w:val="ElementxPath"/>
        </w:rPr>
        <w:softHyphen/>
      </w:r>
      <w:r w:rsidRPr="00CB2F1D">
        <w:rPr>
          <w:rStyle w:val="ElementxPath"/>
        </w:rPr>
        <w:t>bution/</w:t>
      </w:r>
      <w:r w:rsidR="00310C7A">
        <w:rPr>
          <w:rStyle w:val="ElementxPath"/>
        </w:rPr>
        <w:softHyphen/>
      </w:r>
      <w:r w:rsidRPr="00CB2F1D">
        <w:rPr>
          <w:rStyle w:val="ElementxPath"/>
        </w:rPr>
        <w:t>distributor</w:t>
      </w:r>
      <w:r w:rsidRPr="00CB2F1D">
        <w:t xml:space="preserve"> elements are present, without child </w:t>
      </w:r>
      <w:r w:rsidR="001467C6">
        <w:rPr>
          <w:rStyle w:val="ElementxPath"/>
        </w:rPr>
        <w:t>MD_Distributor/</w:t>
      </w:r>
      <w:r w:rsidRPr="00CB2F1D">
        <w:rPr>
          <w:rStyle w:val="ElementxPath"/>
        </w:rPr>
        <w:t>distributorFormat</w:t>
      </w:r>
      <w:r w:rsidRPr="00CB2F1D">
        <w:t xml:space="preserve"> or </w:t>
      </w:r>
      <w:r w:rsidR="001467C6">
        <w:rPr>
          <w:rStyle w:val="ElementxPath"/>
        </w:rPr>
        <w:t>MD_Distributor/</w:t>
      </w:r>
      <w:r w:rsidR="009F3950">
        <w:rPr>
          <w:rStyle w:val="ElementxPath"/>
        </w:rPr>
        <w:softHyphen/>
      </w:r>
      <w:r w:rsidRPr="00CB2F1D">
        <w:rPr>
          <w:rStyle w:val="ElementxPath"/>
        </w:rPr>
        <w:t>dis</w:t>
      </w:r>
      <w:r w:rsidR="009F3950">
        <w:rPr>
          <w:rStyle w:val="ElementxPath"/>
        </w:rPr>
        <w:softHyphen/>
      </w:r>
      <w:r w:rsidRPr="00CB2F1D">
        <w:rPr>
          <w:rStyle w:val="ElementxPath"/>
        </w:rPr>
        <w:t>tributor</w:t>
      </w:r>
      <w:r w:rsidR="009F3950">
        <w:rPr>
          <w:rStyle w:val="ElementxPath"/>
        </w:rPr>
        <w:softHyphen/>
      </w:r>
      <w:r w:rsidRPr="00CB2F1D">
        <w:rPr>
          <w:rStyle w:val="ElementxPath"/>
        </w:rPr>
        <w:t>TransferOptions</w:t>
      </w:r>
      <w:r w:rsidRPr="00CB2F1D">
        <w:t xml:space="preserve"> elements, then all formats and transfer options are available from all distributors. </w:t>
      </w:r>
    </w:p>
    <w:p w:rsidR="00E35A26" w:rsidRDefault="00406999" w:rsidP="00546806">
      <w:r w:rsidRPr="00CB2F1D">
        <w:t xml:space="preserve">To specify different bindings between distributor, order process, format, and transfer options, a separate </w:t>
      </w:r>
      <w:r w:rsidR="00F45141" w:rsidRPr="00CB2F1D">
        <w:rPr>
          <w:rStyle w:val="ElementxPath"/>
        </w:rPr>
        <w:t>MD_Distribution/</w:t>
      </w:r>
      <w:r w:rsidRPr="00CB2F1D">
        <w:rPr>
          <w:rStyle w:val="ElementxPath"/>
        </w:rPr>
        <w:t>dist</w:t>
      </w:r>
      <w:r w:rsidR="00304799" w:rsidRPr="00CB2F1D">
        <w:rPr>
          <w:rStyle w:val="ElementxPath"/>
        </w:rPr>
        <w:t>ributor/MD_Distributor</w:t>
      </w:r>
      <w:r w:rsidR="00304799" w:rsidRPr="00CB2F1D">
        <w:t xml:space="preserve"> instance is included</w:t>
      </w:r>
      <w:r w:rsidR="00F45141">
        <w:t xml:space="preserve"> for each binding</w:t>
      </w:r>
      <w:r w:rsidR="00304799" w:rsidRPr="00CB2F1D">
        <w:t>.</w:t>
      </w:r>
      <w:r w:rsidR="00FF3830">
        <w:t xml:space="preserve"> At least o</w:t>
      </w:r>
      <w:r w:rsidR="00304799" w:rsidRPr="00CB2F1D">
        <w:t xml:space="preserve">ne </w:t>
      </w:r>
      <w:r w:rsidR="00310C7A" w:rsidRPr="00CB2F1D">
        <w:rPr>
          <w:rStyle w:val="ElementxPath"/>
        </w:rPr>
        <w:t>MD_Distribution/</w:t>
      </w:r>
      <w:r w:rsidR="00310C7A">
        <w:rPr>
          <w:rStyle w:val="ElementxPath"/>
        </w:rPr>
        <w:softHyphen/>
      </w:r>
      <w:r w:rsidR="00310C7A" w:rsidRPr="00CB2F1D">
        <w:rPr>
          <w:rStyle w:val="ElementxPath"/>
        </w:rPr>
        <w:t>dis</w:t>
      </w:r>
      <w:r w:rsidR="00310C7A">
        <w:rPr>
          <w:rStyle w:val="ElementxPath"/>
        </w:rPr>
        <w:softHyphen/>
      </w:r>
      <w:r w:rsidR="00310C7A" w:rsidRPr="00CB2F1D">
        <w:rPr>
          <w:rStyle w:val="ElementxPath"/>
        </w:rPr>
        <w:t>tributionFormat</w:t>
      </w:r>
      <w:r w:rsidR="00304799" w:rsidRPr="00CB2F1D">
        <w:t xml:space="preserve"> and one </w:t>
      </w:r>
      <w:r w:rsidR="00310C7A" w:rsidRPr="00CB2F1D">
        <w:rPr>
          <w:rStyle w:val="ElementxPath"/>
        </w:rPr>
        <w:t>MD_Distribution/transferOptions</w:t>
      </w:r>
      <w:r w:rsidR="00304799" w:rsidRPr="00CB2F1D">
        <w:t xml:space="preserve"> element </w:t>
      </w:r>
      <w:r w:rsidR="00FF3830">
        <w:t>MUST</w:t>
      </w:r>
      <w:r w:rsidR="00FF3830" w:rsidRPr="00CB2F1D">
        <w:t xml:space="preserve"> </w:t>
      </w:r>
      <w:r w:rsidR="00304799" w:rsidRPr="00CB2F1D">
        <w:t xml:space="preserve">be included for applications that expect content in these elements, and the format and transfer options specified by these elements should apply to the first </w:t>
      </w:r>
      <w:r w:rsidR="00304799" w:rsidRPr="00CB2F1D">
        <w:rPr>
          <w:rStyle w:val="ElementxPath"/>
        </w:rPr>
        <w:t>distributor/MD_Distributor</w:t>
      </w:r>
      <w:r w:rsidR="00304799" w:rsidRPr="00CB2F1D">
        <w:t xml:space="preserve"> element. Repeated </w:t>
      </w:r>
      <w:r w:rsidR="00304799" w:rsidRPr="00CB2F1D">
        <w:rPr>
          <w:rStyle w:val="ElementxPath"/>
        </w:rPr>
        <w:t>CI_ResponsibleParty</w:t>
      </w:r>
      <w:r w:rsidR="00304799" w:rsidRPr="00CB2F1D">
        <w:t xml:space="preserve">, </w:t>
      </w:r>
      <w:r w:rsidR="00304799" w:rsidRPr="00CB2F1D">
        <w:rPr>
          <w:rStyle w:val="ElementxPath"/>
        </w:rPr>
        <w:t>MD_StandardOrderProcess</w:t>
      </w:r>
      <w:r w:rsidR="00304799" w:rsidRPr="00CB2F1D">
        <w:t xml:space="preserve">, </w:t>
      </w:r>
      <w:r w:rsidR="00304799" w:rsidRPr="00CB2F1D">
        <w:rPr>
          <w:rStyle w:val="ElementxPath"/>
        </w:rPr>
        <w:t>MD_Format</w:t>
      </w:r>
      <w:r w:rsidR="00304799" w:rsidRPr="00CB2F1D">
        <w:t xml:space="preserve"> or </w:t>
      </w:r>
      <w:r w:rsidR="00304799" w:rsidRPr="009851E6">
        <w:rPr>
          <w:rStyle w:val="ElementxPath"/>
        </w:rPr>
        <w:t>MD</w:t>
      </w:r>
      <w:r w:rsidR="00304799" w:rsidRPr="00B24B0F">
        <w:rPr>
          <w:rStyle w:val="ElementxPath"/>
        </w:rPr>
        <w:t>_DigitalTransferOption</w:t>
      </w:r>
      <w:r w:rsidR="00304799" w:rsidRPr="00CB2F1D">
        <w:t xml:space="preserve"> elements in the </w:t>
      </w:r>
      <w:r w:rsidR="00304799" w:rsidRPr="00CB2F1D">
        <w:rPr>
          <w:rStyle w:val="ElementxPath"/>
        </w:rPr>
        <w:t>distributor/MD_Distributor</w:t>
      </w:r>
      <w:r w:rsidR="00304799" w:rsidRPr="00CB2F1D">
        <w:t xml:space="preserve"> elements should be spec</w:t>
      </w:r>
      <w:r w:rsidR="00304799" w:rsidRPr="00CB2F1D">
        <w:t>i</w:t>
      </w:r>
      <w:r w:rsidR="00304799" w:rsidRPr="00CB2F1D">
        <w:t xml:space="preserve">fied by reference (xlink:href to gml:id of first occurrence of the element within the document). The implication is that the </w:t>
      </w:r>
      <w:r w:rsidR="00304799" w:rsidRPr="00CB2F1D">
        <w:rPr>
          <w:rStyle w:val="ElementxPath"/>
        </w:rPr>
        <w:t>distributionOrderProcess/</w:t>
      </w:r>
      <w:r w:rsidR="00DD1CDB">
        <w:softHyphen/>
      </w:r>
      <w:r w:rsidR="00304799" w:rsidRPr="00CB2F1D">
        <w:rPr>
          <w:rStyle w:val="ElementxPath"/>
        </w:rPr>
        <w:t>MD_StandardOrderProcess</w:t>
      </w:r>
      <w:r w:rsidR="00304799" w:rsidRPr="00CB2F1D">
        <w:t xml:space="preserve">, </w:t>
      </w:r>
      <w:r w:rsidR="00304799" w:rsidRPr="00CB2F1D">
        <w:rPr>
          <w:rStyle w:val="ElementxPath"/>
        </w:rPr>
        <w:t>distributorFo</w:t>
      </w:r>
      <w:r w:rsidR="00304799" w:rsidRPr="00CB2F1D">
        <w:rPr>
          <w:rStyle w:val="ElementxPath"/>
        </w:rPr>
        <w:t>r</w:t>
      </w:r>
      <w:r w:rsidR="00304799" w:rsidRPr="00CB2F1D">
        <w:rPr>
          <w:rStyle w:val="ElementxPath"/>
        </w:rPr>
        <w:t>mat/MD_Format</w:t>
      </w:r>
      <w:r w:rsidR="00304799" w:rsidRPr="00CB2F1D">
        <w:t xml:space="preserve">, and </w:t>
      </w:r>
      <w:r w:rsidR="00304799" w:rsidRPr="00CB2F1D">
        <w:rPr>
          <w:rStyle w:val="ElementxPath"/>
        </w:rPr>
        <w:t>distributorTransferOptions/</w:t>
      </w:r>
      <w:r w:rsidR="00F45141">
        <w:rPr>
          <w:rStyle w:val="ElementxPath"/>
        </w:rPr>
        <w:softHyphen/>
      </w:r>
      <w:r w:rsidR="00304799" w:rsidRPr="00CB2F1D">
        <w:rPr>
          <w:rStyle w:val="ElementxPath"/>
        </w:rPr>
        <w:t>MD_Digital</w:t>
      </w:r>
      <w:r w:rsidR="00F45141">
        <w:rPr>
          <w:rStyle w:val="ElementxPath"/>
        </w:rPr>
        <w:softHyphen/>
      </w:r>
      <w:r w:rsidR="00304799" w:rsidRPr="00CB2F1D">
        <w:rPr>
          <w:rStyle w:val="ElementxPath"/>
        </w:rPr>
        <w:t>TransferOptions</w:t>
      </w:r>
      <w:r w:rsidR="00304799" w:rsidRPr="00CB2F1D">
        <w:t xml:space="preserve"> child elements of a si</w:t>
      </w:r>
      <w:r w:rsidR="00304799" w:rsidRPr="00CB2F1D">
        <w:t>n</w:t>
      </w:r>
      <w:r w:rsidR="00304799" w:rsidRPr="00CB2F1D">
        <w:t xml:space="preserve">gle </w:t>
      </w:r>
      <w:r w:rsidR="00304799" w:rsidRPr="00CB2F1D">
        <w:rPr>
          <w:rStyle w:val="ElementxPath"/>
        </w:rPr>
        <w:t>MD_Distributor</w:t>
      </w:r>
      <w:r w:rsidR="00304799" w:rsidRPr="00CB2F1D">
        <w:t xml:space="preserve"> are all compatible with each other. </w:t>
      </w:r>
      <w:r w:rsidR="00310C7A">
        <w:t>Following this convention will produce schema valid metadata, and</w:t>
      </w:r>
      <w:r w:rsidR="00E35A26" w:rsidRPr="00CB2F1D">
        <w:t xml:space="preserve"> the </w:t>
      </w:r>
      <w:r w:rsidR="00310C7A">
        <w:t>distributor elements after the first</w:t>
      </w:r>
      <w:r w:rsidR="00E35A26" w:rsidRPr="00CB2F1D">
        <w:t xml:space="preserve"> can be ignored by applic</w:t>
      </w:r>
      <w:r w:rsidR="00E35A26" w:rsidRPr="00CB2F1D">
        <w:t>a</w:t>
      </w:r>
      <w:r w:rsidR="00E35A26" w:rsidRPr="00CB2F1D">
        <w:t xml:space="preserve">tions expecting only a single </w:t>
      </w:r>
      <w:r w:rsidR="00E35A26" w:rsidRPr="00CB2F1D">
        <w:rPr>
          <w:rStyle w:val="ElementxPath"/>
        </w:rPr>
        <w:t>distributor</w:t>
      </w:r>
      <w:r w:rsidR="00E35A26" w:rsidRPr="00CB2F1D">
        <w:t xml:space="preserve"> element.</w:t>
      </w:r>
    </w:p>
    <w:p w:rsidR="008E6D12" w:rsidRPr="00CB2F1D" w:rsidRDefault="008E6D12" w:rsidP="008E6D12">
      <w:r>
        <w:t>In summary, f</w:t>
      </w:r>
      <w:r w:rsidRPr="00CB2F1D">
        <w:t xml:space="preserve">or </w:t>
      </w:r>
      <w:r>
        <w:t xml:space="preserve">the </w:t>
      </w:r>
      <w:r w:rsidRPr="00CB2F1D">
        <w:t xml:space="preserve">USGIN profile, each </w:t>
      </w:r>
      <w:r w:rsidRPr="00CB2F1D">
        <w:rPr>
          <w:rStyle w:val="ElementxPath"/>
        </w:rPr>
        <w:t>distributor/MD_Distributor</w:t>
      </w:r>
      <w:r w:rsidRPr="00CB2F1D">
        <w:t xml:space="preserve"> is a binding between one or more transfer options and the distributor formats that are available through that/those transfer options (</w:t>
      </w:r>
      <w:r>
        <w:rPr>
          <w:rStyle w:val="ElementxPath"/>
        </w:rPr>
        <w:t>MD_DigitalTransfer</w:t>
      </w:r>
      <w:r>
        <w:rPr>
          <w:rStyle w:val="ElementxPath"/>
        </w:rPr>
        <w:softHyphen/>
        <w:t>Options/</w:t>
      </w:r>
      <w:r>
        <w:rPr>
          <w:rStyle w:val="ElementxPath"/>
        </w:rPr>
        <w:softHyphen/>
      </w:r>
      <w:r w:rsidRPr="00CB2F1D">
        <w:rPr>
          <w:rStyle w:val="ElementxPath"/>
        </w:rPr>
        <w:t>onLine/CI_Online</w:t>
      </w:r>
      <w:r w:rsidRPr="00CB2F1D">
        <w:rPr>
          <w:rStyle w:val="ElementxPath"/>
        </w:rPr>
        <w:softHyphen/>
        <w:t>Resource</w:t>
      </w:r>
      <w:r w:rsidRPr="00CB2F1D">
        <w:t xml:space="preserve"> in particular). If different formats are available from the same distributor, but have different transfer options, these should be repr</w:t>
      </w:r>
      <w:r w:rsidRPr="00CB2F1D">
        <w:t>e</w:t>
      </w:r>
      <w:r w:rsidRPr="00CB2F1D">
        <w:t xml:space="preserve">sented as different </w:t>
      </w:r>
      <w:r>
        <w:rPr>
          <w:rStyle w:val="ElementxPath"/>
        </w:rPr>
        <w:t>distributor/</w:t>
      </w:r>
      <w:r>
        <w:rPr>
          <w:rStyle w:val="ElementxPath"/>
        </w:rPr>
        <w:softHyphen/>
      </w:r>
      <w:r w:rsidRPr="00CB2F1D">
        <w:rPr>
          <w:rStyle w:val="ElementxPath"/>
        </w:rPr>
        <w:t>MD_Distributor</w:t>
      </w:r>
      <w:r w:rsidRPr="00CB2F1D">
        <w:t xml:space="preserve"> instances.</w:t>
      </w:r>
    </w:p>
    <w:p w:rsidR="008E6D12" w:rsidRPr="00CB2F1D" w:rsidRDefault="008E6D12" w:rsidP="00546806"/>
    <w:p w:rsidR="004D1EB1" w:rsidRPr="00CB2F1D" w:rsidRDefault="00E37789" w:rsidP="00546806">
      <w:r>
        <w:rPr>
          <w:noProof/>
        </w:rPr>
        <w:lastRenderedPageBreak/>
        <w:drawing>
          <wp:inline distT="0" distB="0" distL="0" distR="0" wp14:anchorId="5F6A3817" wp14:editId="08F6B0A3">
            <wp:extent cx="5943600" cy="511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113655"/>
                    </a:xfrm>
                    <a:prstGeom prst="rect">
                      <a:avLst/>
                    </a:prstGeom>
                    <a:noFill/>
                    <a:ln>
                      <a:noFill/>
                    </a:ln>
                  </pic:spPr>
                </pic:pic>
              </a:graphicData>
            </a:graphic>
          </wp:inline>
        </w:drawing>
      </w:r>
    </w:p>
    <w:p w:rsidR="009B22FC" w:rsidRDefault="009B22FC" w:rsidP="0008310B">
      <w:pPr>
        <w:pStyle w:val="Caption"/>
      </w:pPr>
      <w:bookmarkStart w:id="94" w:name="_Ref250374836"/>
      <w:bookmarkStart w:id="95" w:name="_Toc249242068"/>
      <w:bookmarkStart w:id="96" w:name="_Toc277754632"/>
      <w:r>
        <w:t xml:space="preserve">Figure </w:t>
      </w:r>
      <w:r w:rsidR="006B5EB5">
        <w:fldChar w:fldCharType="begin"/>
      </w:r>
      <w:r w:rsidR="006B5EB5">
        <w:instrText xml:space="preserve"> SEQ Figure \* ARABIC </w:instrText>
      </w:r>
      <w:r w:rsidR="006B5EB5">
        <w:fldChar w:fldCharType="separate"/>
      </w:r>
      <w:r w:rsidR="002C0A6A">
        <w:rPr>
          <w:noProof/>
        </w:rPr>
        <w:t>1</w:t>
      </w:r>
      <w:r w:rsidR="006B5EB5">
        <w:rPr>
          <w:noProof/>
        </w:rPr>
        <w:fldChar w:fldCharType="end"/>
      </w:r>
      <w:bookmarkEnd w:id="94"/>
      <w:r>
        <w:t>. gmd:MD_Distribution_Type diagram</w:t>
      </w:r>
      <w:bookmarkEnd w:id="95"/>
      <w:bookmarkEnd w:id="96"/>
    </w:p>
    <w:p w:rsidR="00304799" w:rsidRPr="00CB2F1D" w:rsidRDefault="00304799" w:rsidP="009611B8">
      <w:pPr>
        <w:pStyle w:val="Heading2"/>
      </w:pPr>
      <w:bookmarkStart w:id="97" w:name="_Ref252460957"/>
      <w:bookmarkStart w:id="98" w:name="_Ref252460959"/>
      <w:bookmarkStart w:id="99" w:name="_Ref252865238"/>
      <w:bookmarkStart w:id="100" w:name="_Ref252865240"/>
      <w:bookmarkStart w:id="101" w:name="_Ref252865336"/>
      <w:bookmarkStart w:id="102" w:name="_Ref252865338"/>
      <w:bookmarkStart w:id="103" w:name="_Ref252865402"/>
      <w:bookmarkStart w:id="104" w:name="_Ref252865414"/>
      <w:bookmarkStart w:id="105" w:name="_Toc381426774"/>
      <w:r w:rsidRPr="00CB2F1D">
        <w:t xml:space="preserve">Distribution </w:t>
      </w:r>
      <w:bookmarkEnd w:id="97"/>
      <w:bookmarkEnd w:id="98"/>
      <w:r w:rsidR="00FD616F">
        <w:t>F</w:t>
      </w:r>
      <w:r w:rsidR="00FD616F" w:rsidRPr="00CB2F1D">
        <w:t>ormat</w:t>
      </w:r>
      <w:bookmarkEnd w:id="99"/>
      <w:bookmarkEnd w:id="100"/>
      <w:bookmarkEnd w:id="101"/>
      <w:bookmarkEnd w:id="102"/>
      <w:bookmarkEnd w:id="103"/>
      <w:bookmarkEnd w:id="104"/>
      <w:bookmarkEnd w:id="105"/>
    </w:p>
    <w:p w:rsidR="00E3132E" w:rsidRDefault="00304799" w:rsidP="006D487C">
      <w:pPr>
        <w:pStyle w:val="Tableentry"/>
      </w:pPr>
      <w:r w:rsidRPr="00CB2F1D">
        <w:t xml:space="preserve">If the resource </w:t>
      </w:r>
      <w:r w:rsidR="00FF3830">
        <w:t xml:space="preserve">distribution </w:t>
      </w:r>
      <w:r w:rsidRPr="00CB2F1D">
        <w:t xml:space="preserve">is a physical </w:t>
      </w:r>
      <w:r w:rsidR="00FF3830">
        <w:t>object</w:t>
      </w:r>
      <w:r w:rsidRPr="00CB2F1D">
        <w:t xml:space="preserve">, like a book, rock sample, paper document, </w:t>
      </w:r>
      <w:r w:rsidR="00FF3830">
        <w:t>t</w:t>
      </w:r>
      <w:r w:rsidRPr="00CB2F1D">
        <w:t xml:space="preserve">he </w:t>
      </w:r>
      <w:r w:rsidR="00112F21" w:rsidRPr="00CB2F1D">
        <w:rPr>
          <w:rStyle w:val="ElementxPath"/>
        </w:rPr>
        <w:t>distribution</w:t>
      </w:r>
      <w:r w:rsidR="00112F21">
        <w:rPr>
          <w:rStyle w:val="ElementxPath"/>
        </w:rPr>
        <w:t>/../MD_</w:t>
      </w:r>
      <w:r w:rsidR="00112F21" w:rsidRPr="00CB2F1D">
        <w:rPr>
          <w:rStyle w:val="ElementxPath"/>
        </w:rPr>
        <w:t>Format</w:t>
      </w:r>
      <w:r w:rsidRPr="00CB2F1D">
        <w:rPr>
          <w:rStyle w:val="ElementxPath"/>
        </w:rPr>
        <w:t>/name</w:t>
      </w:r>
      <w:r w:rsidRPr="00CB2F1D">
        <w:t xml:space="preserve"> </w:t>
      </w:r>
      <w:r w:rsidR="00FF3830">
        <w:t>MUST be</w:t>
      </w:r>
      <w:r w:rsidR="00FF3830" w:rsidRPr="00CB2F1D">
        <w:t xml:space="preserve"> </w:t>
      </w:r>
      <w:r w:rsidR="00BA28C1">
        <w:t>a</w:t>
      </w:r>
      <w:r w:rsidR="00E00919">
        <w:t xml:space="preserve"> term from</w:t>
      </w:r>
      <w:r w:rsidR="00FF3830">
        <w:t xml:space="preserve"> the USGIN </w:t>
      </w:r>
      <w:r w:rsidRPr="00CB2F1D">
        <w:t xml:space="preserve"> distribution</w:t>
      </w:r>
      <w:r w:rsidR="00E35A26" w:rsidRPr="00CB2F1D">
        <w:t xml:space="preserve"> f</w:t>
      </w:r>
      <w:r w:rsidRPr="00CB2F1D">
        <w:t>ormat</w:t>
      </w:r>
      <w:r w:rsidR="00E35A26" w:rsidRPr="00CB2F1D">
        <w:t xml:space="preserve"> c</w:t>
      </w:r>
      <w:r w:rsidRPr="00CB2F1D">
        <w:t>odelist</w:t>
      </w:r>
      <w:r w:rsidR="00112F21">
        <w:t xml:space="preserve"> (see </w:t>
      </w:r>
      <w:r w:rsidR="00E00919">
        <w:fldChar w:fldCharType="begin"/>
      </w:r>
      <w:r w:rsidR="00E00919">
        <w:instrText xml:space="preserve"> REF _Ref252800542 \h </w:instrText>
      </w:r>
      <w:r w:rsidR="00E00919">
        <w:fldChar w:fldCharType="separate"/>
      </w:r>
      <w:r w:rsidR="002C0A6A">
        <w:t xml:space="preserve">Table </w:t>
      </w:r>
      <w:r w:rsidR="002C0A6A">
        <w:rPr>
          <w:noProof/>
        </w:rPr>
        <w:t>6</w:t>
      </w:r>
      <w:r w:rsidR="00E00919">
        <w:fldChar w:fldCharType="end"/>
      </w:r>
      <w:r w:rsidR="00112F21">
        <w:t>)</w:t>
      </w:r>
      <w:r w:rsidRPr="00CB2F1D">
        <w:t>.</w:t>
      </w:r>
      <w:r w:rsidR="00F45141">
        <w:t xml:space="preserve"> </w:t>
      </w:r>
      <w:r w:rsidR="007B5793">
        <w:t>Note that format is partially orthogonal from resource type (</w:t>
      </w:r>
      <w:r w:rsidR="007B5793">
        <w:fldChar w:fldCharType="begin"/>
      </w:r>
      <w:r w:rsidR="007B5793">
        <w:instrText xml:space="preserve"> REF _Ref243546304 \h </w:instrText>
      </w:r>
      <w:r w:rsidR="007B5793">
        <w:fldChar w:fldCharType="separate"/>
      </w:r>
      <w:r w:rsidR="002C0A6A" w:rsidRPr="00CB2F1D">
        <w:t xml:space="preserve">Table </w:t>
      </w:r>
      <w:r w:rsidR="002C0A6A">
        <w:rPr>
          <w:noProof/>
        </w:rPr>
        <w:t>1</w:t>
      </w:r>
      <w:r w:rsidR="007B5793">
        <w:fldChar w:fldCharType="end"/>
      </w:r>
      <w:r w:rsidR="007B5793">
        <w:t>). A document may be available in various digital (pdf, tiff, doc, txt) or non-digital (book,</w:t>
      </w:r>
      <w:r w:rsidR="00A31265">
        <w:t xml:space="preserve"> loose sheets)</w:t>
      </w:r>
      <w:r w:rsidR="007B5793">
        <w:t xml:space="preserve"> formats</w:t>
      </w:r>
      <w:r w:rsidR="00BA28C1">
        <w:t>.</w:t>
      </w:r>
      <w:r w:rsidR="007B5793">
        <w:t xml:space="preserve"> </w:t>
      </w:r>
    </w:p>
    <w:p w:rsidR="007B5793" w:rsidRDefault="007B5793" w:rsidP="007B5793">
      <w:pPr>
        <w:pStyle w:val="Heading3"/>
      </w:pPr>
      <w:bookmarkStart w:id="106" w:name="_Toc381426775"/>
      <w:r>
        <w:t>Digital resources</w:t>
      </w:r>
      <w:bookmarkEnd w:id="106"/>
    </w:p>
    <w:p w:rsidR="007B5793" w:rsidRDefault="007B5793" w:rsidP="007B5793">
      <w:r>
        <w:t xml:space="preserve">The format vocabulary needs to be designed to work in the framework of the </w:t>
      </w:r>
      <w:r w:rsidRPr="00112F21">
        <w:rPr>
          <w:rStyle w:val="ElementxPath"/>
        </w:rPr>
        <w:t>distribution/../</w:t>
      </w:r>
      <w:r>
        <w:rPr>
          <w:rStyle w:val="ElementxPath"/>
        </w:rPr>
        <w:softHyphen/>
      </w:r>
      <w:r w:rsidRPr="00112F21">
        <w:rPr>
          <w:rStyle w:val="ElementxPath"/>
        </w:rPr>
        <w:t>MD_DigitalTransferOptions</w:t>
      </w:r>
      <w:r>
        <w:t>, which provides protocol, applicationProfile, name, and function su</w:t>
      </w:r>
      <w:r>
        <w:t>b</w:t>
      </w:r>
      <w:r>
        <w:t>elements for online resources</w:t>
      </w:r>
      <w:r w:rsidR="00774C16">
        <w:t xml:space="preserve"> (CI_OnlineResource)</w:t>
      </w:r>
      <w:r>
        <w:t xml:space="preserve">, and </w:t>
      </w:r>
      <w:r w:rsidR="00774C16" w:rsidRPr="009851E6">
        <w:rPr>
          <w:rStyle w:val="ElementxPath"/>
        </w:rPr>
        <w:t>MD_MediumNameCode</w:t>
      </w:r>
      <w:r>
        <w:t xml:space="preserve"> and </w:t>
      </w:r>
      <w:r w:rsidRPr="009851E6">
        <w:rPr>
          <w:rStyle w:val="ElementxPath"/>
        </w:rPr>
        <w:t>MD_Medium</w:t>
      </w:r>
      <w:r w:rsidR="00310C7A">
        <w:rPr>
          <w:rStyle w:val="ElementxPath"/>
        </w:rPr>
        <w:softHyphen/>
      </w:r>
      <w:r w:rsidRPr="009851E6">
        <w:rPr>
          <w:rStyle w:val="ElementxPath"/>
        </w:rPr>
        <w:t>FormatCode</w:t>
      </w:r>
      <w:r>
        <w:t xml:space="preserve"> for offline </w:t>
      </w:r>
      <w:r w:rsidR="00F7371F">
        <w:t xml:space="preserve">electronic </w:t>
      </w:r>
      <w:r>
        <w:t>resources</w:t>
      </w:r>
      <w:r w:rsidR="00774C16">
        <w:t xml:space="preserve"> (</w:t>
      </w:r>
      <w:r w:rsidR="00774C16" w:rsidRPr="009851E6">
        <w:rPr>
          <w:rStyle w:val="ElementxPath"/>
        </w:rPr>
        <w:t>MD_Medium</w:t>
      </w:r>
      <w:r w:rsidR="00774C16">
        <w:t>)</w:t>
      </w:r>
      <w:r>
        <w:t xml:space="preserve">. For digital resources it provides </w:t>
      </w:r>
      <w:r w:rsidR="00774C16">
        <w:t>terms to specify</w:t>
      </w:r>
      <w:r>
        <w:t xml:space="preserve"> file-format information that does not have any other obvious home.</w:t>
      </w:r>
      <w:r w:rsidRPr="007B5793">
        <w:t xml:space="preserve"> </w:t>
      </w:r>
      <w:r>
        <w:t xml:space="preserve">Examples in INCITS 453, INSPIRE 19115/19, and ANZLIC 2007 populate </w:t>
      </w:r>
      <w:r w:rsidRPr="0054670D">
        <w:rPr>
          <w:rStyle w:val="ElementxPath"/>
        </w:rPr>
        <w:t>MD_Format/name</w:t>
      </w:r>
      <w:r>
        <w:t xml:space="preserve"> with values like ‘ESRI ARC/INFO Coverage’, ‘ESRI shapefile’, ‘ESRI ARC/INFO Export e00’, and ‘MapInfo MID/MIF’ all pertain to digital resources.</w:t>
      </w:r>
      <w:r w:rsidR="00425838">
        <w:t xml:space="preserve"> If a MIME format (</w:t>
      </w:r>
      <w:hyperlink r:id="rId57" w:history="1">
        <w:r w:rsidR="00425838" w:rsidRPr="00FD616F">
          <w:rPr>
            <w:rStyle w:val="Hyperlink"/>
          </w:rPr>
          <w:t>http://www.iana.org/assignments/media-types/</w:t>
        </w:r>
      </w:hyperlink>
      <w:r w:rsidR="00425838">
        <w:t xml:space="preserve">) is defined for a digital file format, the MIME media-type code should be used. If no appropriate </w:t>
      </w:r>
      <w:r w:rsidR="00425838">
        <w:lastRenderedPageBreak/>
        <w:t xml:space="preserve">MIME type is registered with IANA, USGIN mandates that the </w:t>
      </w:r>
      <w:r>
        <w:t>distribution format for digital r</w:t>
      </w:r>
      <w:r>
        <w:t>e</w:t>
      </w:r>
      <w:r>
        <w:t xml:space="preserve">sources should specify the file format using a pattern that includes </w:t>
      </w:r>
      <w:r w:rsidRPr="00CB2F1D">
        <w:t>vendor</w:t>
      </w:r>
      <w:r>
        <w:t xml:space="preserve">, </w:t>
      </w:r>
      <w:r w:rsidRPr="00CB2F1D">
        <w:t>application name</w:t>
      </w:r>
      <w:r>
        <w:t>, and file extension.</w:t>
      </w:r>
    </w:p>
    <w:p w:rsidR="00425838" w:rsidRDefault="00386B8C" w:rsidP="007B5793">
      <w:r>
        <w:t xml:space="preserve">Pattern for digital resources: </w:t>
      </w:r>
      <w:r w:rsidR="00425838" w:rsidRPr="00FF649F">
        <w:rPr>
          <w:rStyle w:val="codelist"/>
        </w:rPr>
        <w:t>[vendor:applicationName]/fileExtension</w:t>
      </w:r>
      <w:r w:rsidR="00425838">
        <w:t xml:space="preserve">. The vendor and application names may not be applicable, and could be omitted, but the ‘/’ and file extension should always be present. </w:t>
      </w:r>
      <w:r w:rsidR="00913600">
        <w:t xml:space="preserve">If the format consists of a single file, the file extension is a three letter file-type abbreviation assigned by the vendor. If the format consists of a package of files (e.g. an ArcGIS file geodatabase), the file extension is a name that in most cases should be obvious from vendor usage. </w:t>
      </w:r>
      <w:r w:rsidR="00425838">
        <w:t xml:space="preserve">The accompanying </w:t>
      </w:r>
      <w:r w:rsidR="00425838" w:rsidRPr="0054670D">
        <w:rPr>
          <w:rStyle w:val="ElementxPath"/>
        </w:rPr>
        <w:t>MD_Format/</w:t>
      </w:r>
      <w:r w:rsidR="00425838">
        <w:rPr>
          <w:rStyle w:val="ElementxPath"/>
        </w:rPr>
        <w:t>version</w:t>
      </w:r>
      <w:r w:rsidR="00425838">
        <w:t xml:space="preserve"> value should indicate the version of application software if the format is specific to some version. </w:t>
      </w:r>
    </w:p>
    <w:p w:rsidR="00236915" w:rsidRPr="00386B8C" w:rsidRDefault="00236915" w:rsidP="007B5793">
      <w:r w:rsidRPr="00522388">
        <w:t>Service</w:t>
      </w:r>
      <w:r>
        <w:t xml:space="preserve"> metadata</w:t>
      </w:r>
      <w:r w:rsidR="005576BF">
        <w:t xml:space="preserve"> describes a service as a resource, in which case </w:t>
      </w:r>
      <w:r>
        <w:t>distribution</w:t>
      </w:r>
      <w:r w:rsidR="005576BF">
        <w:t xml:space="preserve"> is effectively equivalent to the set of operations accessible at the service instance endpoint. The ISO 19119 service metadata model does not provide a clear way to associate individual operation respon</w:t>
      </w:r>
      <w:r w:rsidR="005576BF">
        <w:t>s</w:t>
      </w:r>
      <w:r w:rsidR="005576BF">
        <w:t>es with possible output formats for those responses.  If all output formats are applicable to all service requests, they can be listed in</w:t>
      </w:r>
      <w:r w:rsidR="003F3D43">
        <w:t xml:space="preserve">  </w:t>
      </w:r>
      <w:r w:rsidR="003F3D43">
        <w:rPr>
          <w:rStyle w:val="ElementxPath"/>
        </w:rPr>
        <w:t>distributioninfo</w:t>
      </w:r>
      <w:r w:rsidR="003F3D43">
        <w:t xml:space="preserve">  </w:t>
      </w:r>
      <w:r w:rsidR="00386B8C">
        <w:t xml:space="preserve">as a collection of </w:t>
      </w:r>
      <w:r w:rsidR="00386B8C">
        <w:rPr>
          <w:rStyle w:val="ElementxPath"/>
        </w:rPr>
        <w:t>distributionFo</w:t>
      </w:r>
      <w:r w:rsidR="00386B8C">
        <w:rPr>
          <w:rStyle w:val="ElementxPath"/>
        </w:rPr>
        <w:t>r</w:t>
      </w:r>
      <w:r w:rsidR="00386B8C">
        <w:rPr>
          <w:rStyle w:val="ElementxPath"/>
        </w:rPr>
        <w:t>mat/MD_Format</w:t>
      </w:r>
      <w:r w:rsidR="00386B8C">
        <w:t xml:space="preserve"> elements, but this is </w:t>
      </w:r>
      <w:r w:rsidR="005576BF">
        <w:t>not a general solution</w:t>
      </w:r>
      <w:r w:rsidR="0051093A">
        <w:t xml:space="preserve">. </w:t>
      </w:r>
      <w:r w:rsidR="005576BF">
        <w:t>Another approach (e.g. GeoNetwork OpenSo</w:t>
      </w:r>
      <w:r w:rsidR="004A6147">
        <w:t>ur</w:t>
      </w:r>
      <w:r w:rsidR="005576BF">
        <w:t xml:space="preserve">ce, v. 2.4)  to documenting output formats is to </w:t>
      </w:r>
      <w:r w:rsidR="00386B8C">
        <w:t xml:space="preserve">put format information in a collection of </w:t>
      </w:r>
      <w:r w:rsidR="00386B8C" w:rsidRPr="00386B8C">
        <w:rPr>
          <w:rStyle w:val="ElementxPath"/>
        </w:rPr>
        <w:t>srv:connectPoint/CI_OnlineResource/protocol</w:t>
      </w:r>
      <w:r w:rsidR="00386B8C">
        <w:t xml:space="preserve"> elements, with </w:t>
      </w:r>
      <w:r w:rsidR="00386B8C" w:rsidRPr="00386B8C">
        <w:rPr>
          <w:rStyle w:val="ElementxPath"/>
        </w:rPr>
        <w:t>connectPoint</w:t>
      </w:r>
      <w:r w:rsidR="00386B8C">
        <w:t xml:space="preserve"> elements for each format available on each </w:t>
      </w:r>
      <w:r w:rsidR="005576BF">
        <w:t>operation</w:t>
      </w:r>
      <w:r w:rsidR="00386B8C">
        <w:t xml:space="preserve">. </w:t>
      </w:r>
      <w:r w:rsidR="005576BF">
        <w:t>T</w:t>
      </w:r>
      <w:r w:rsidR="00CE6E7D">
        <w:t xml:space="preserve">he USGIN </w:t>
      </w:r>
      <w:r w:rsidR="005576BF">
        <w:t xml:space="preserve">profile convention is </w:t>
      </w:r>
      <w:r w:rsidR="00CE6E7D">
        <w:t>that operation metadata is best conveyed to metadata consumers by providing a link to a service-specific description file (getCapabilities or WSDL</w:t>
      </w:r>
      <w:r w:rsidR="006C5BC7">
        <w:t xml:space="preserve">, see </w:t>
      </w:r>
      <w:r w:rsidR="006C5BC7">
        <w:fldChar w:fldCharType="begin"/>
      </w:r>
      <w:r w:rsidR="006C5BC7">
        <w:instrText xml:space="preserve"> REF _Ref312933112 \r \h </w:instrText>
      </w:r>
      <w:r w:rsidR="006C5BC7">
        <w:fldChar w:fldCharType="separate"/>
      </w:r>
      <w:r w:rsidR="006C5BC7">
        <w:t>4.22</w:t>
      </w:r>
      <w:r w:rsidR="006C5BC7">
        <w:fldChar w:fldCharType="end"/>
      </w:r>
      <w:r w:rsidR="006C5BC7">
        <w:t xml:space="preserve"> </w:t>
      </w:r>
      <w:r w:rsidR="006C5BC7">
        <w:fldChar w:fldCharType="begin"/>
      </w:r>
      <w:r w:rsidR="006C5BC7">
        <w:instrText xml:space="preserve"> REF _Ref312933119 \h </w:instrText>
      </w:r>
      <w:r w:rsidR="006C5BC7">
        <w:fldChar w:fldCharType="separate"/>
      </w:r>
      <w:r w:rsidR="006C5BC7">
        <w:t>Operation metadata</w:t>
      </w:r>
      <w:r w:rsidR="006C5BC7">
        <w:fldChar w:fldCharType="end"/>
      </w:r>
      <w:r w:rsidR="00CE6E7D">
        <w:t xml:space="preserve">), </w:t>
      </w:r>
      <w:r w:rsidR="005576BF">
        <w:t>and this MUST be provided in a se</w:t>
      </w:r>
      <w:r w:rsidR="005576BF">
        <w:t>r</w:t>
      </w:r>
      <w:r w:rsidR="005576BF">
        <w:t xml:space="preserve">vice metadata record by a  </w:t>
      </w:r>
      <w:r w:rsidR="00CE6E7D" w:rsidRPr="00CB2F3D">
        <w:rPr>
          <w:rStyle w:val="ElementxPath"/>
        </w:rPr>
        <w:t>SV_OperationMetadata</w:t>
      </w:r>
      <w:r w:rsidR="00CE6E7D">
        <w:t xml:space="preserve"> element </w:t>
      </w:r>
      <w:r w:rsidR="005576BF">
        <w:t xml:space="preserve">with an </w:t>
      </w:r>
      <w:r w:rsidR="005576BF" w:rsidRPr="009851E6">
        <w:rPr>
          <w:rStyle w:val="ElementxPath"/>
        </w:rPr>
        <w:t>operationDescription</w:t>
      </w:r>
      <w:r w:rsidR="005576BF">
        <w:t xml:space="preserve"> value of 'serviceDescription'</w:t>
      </w:r>
      <w:r w:rsidR="00CE6E7D">
        <w:t xml:space="preserve">. </w:t>
      </w:r>
      <w:r w:rsidR="004A6147">
        <w:t>T</w:t>
      </w:r>
      <w:r w:rsidR="00CE6E7D">
        <w:t>he output formats offered by the service</w:t>
      </w:r>
      <w:r w:rsidR="004A6147">
        <w:t xml:space="preserve"> should be listed</w:t>
      </w:r>
      <w:r w:rsidR="00CE6E7D">
        <w:t xml:space="preserve"> in</w:t>
      </w:r>
      <w:r w:rsidR="004A6147">
        <w:t xml:space="preserve"> a</w:t>
      </w:r>
      <w:r w:rsidR="00CE6E7D">
        <w:t xml:space="preserve"> </w:t>
      </w:r>
      <w:r w:rsidR="0012226D">
        <w:rPr>
          <w:rStyle w:val="ElementxPath"/>
        </w:rPr>
        <w:t>distrib</w:t>
      </w:r>
      <w:r w:rsidR="0012226D">
        <w:rPr>
          <w:rStyle w:val="ElementxPath"/>
        </w:rPr>
        <w:t>u</w:t>
      </w:r>
      <w:r w:rsidR="0012226D">
        <w:rPr>
          <w:rStyle w:val="ElementxPath"/>
        </w:rPr>
        <w:t>tionInfo</w:t>
      </w:r>
      <w:r w:rsidR="0012226D">
        <w:t xml:space="preserve"> </w:t>
      </w:r>
      <w:r w:rsidR="004A6147">
        <w:t xml:space="preserve">element </w:t>
      </w:r>
      <w:r w:rsidR="00CE6E7D">
        <w:t xml:space="preserve">as a collection of </w:t>
      </w:r>
      <w:r w:rsidR="00CE6E7D">
        <w:rPr>
          <w:rStyle w:val="ElementxPath"/>
        </w:rPr>
        <w:t>distributionFormat/MD_Format</w:t>
      </w:r>
      <w:r w:rsidR="00CE6E7D">
        <w:t xml:space="preserve"> elements if all formats are a</w:t>
      </w:r>
      <w:r w:rsidR="00CE6E7D">
        <w:t>p</w:t>
      </w:r>
      <w:r w:rsidR="00CE6E7D">
        <w:t>plicable to all service requests, or if the mapping between requests and formats is obvious. E</w:t>
      </w:r>
      <w:r w:rsidR="00CE6E7D">
        <w:t>n</w:t>
      </w:r>
      <w:r w:rsidR="00CE6E7D">
        <w:t>coding of the format name should use whatever convention is used by the service to specify that output format in requests made to the service.</w:t>
      </w:r>
    </w:p>
    <w:p w:rsidR="00913600" w:rsidRDefault="00913600" w:rsidP="0008310B">
      <w:pPr>
        <w:pStyle w:val="Caption"/>
      </w:pPr>
      <w:bookmarkStart w:id="107" w:name="_Toc277856264"/>
      <w:r>
        <w:t xml:space="preserve">Table </w:t>
      </w:r>
      <w:r w:rsidR="006B5EB5">
        <w:fldChar w:fldCharType="begin"/>
      </w:r>
      <w:r w:rsidR="006B5EB5">
        <w:instrText xml:space="preserve"> SEQ Table \* ARABIC </w:instrText>
      </w:r>
      <w:r w:rsidR="006B5EB5">
        <w:fldChar w:fldCharType="separate"/>
      </w:r>
      <w:r w:rsidR="00877F9F">
        <w:rPr>
          <w:noProof/>
        </w:rPr>
        <w:t>5</w:t>
      </w:r>
      <w:r w:rsidR="006B5EB5">
        <w:rPr>
          <w:noProof/>
        </w:rPr>
        <w:fldChar w:fldCharType="end"/>
      </w:r>
      <w:r>
        <w:t>. Example format strings for digital files. These are to be used only if an appropriate MIME type is not defined.</w:t>
      </w:r>
      <w:bookmarkEnd w:id="107"/>
    </w:p>
    <w:tbl>
      <w:tblPr>
        <w:tblW w:w="0" w:type="auto"/>
        <w:jc w:val="center"/>
        <w:tblInd w:w="-1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164"/>
      </w:tblGrid>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ESRI:ARCINFO/Coverage</w:t>
            </w:r>
          </w:p>
        </w:tc>
      </w:tr>
      <w:tr w:rsidR="00913600" w:rsidRPr="002F6BD7" w:rsidTr="00A65CE1">
        <w:trPr>
          <w:jc w:val="center"/>
        </w:trPr>
        <w:tc>
          <w:tcPr>
            <w:tcW w:w="2951" w:type="dxa"/>
          </w:tcPr>
          <w:p w:rsidR="00913600" w:rsidRPr="002F6BD7" w:rsidRDefault="00913600" w:rsidP="00913600">
            <w:pPr>
              <w:rPr>
                <w:rStyle w:val="LineNumber"/>
              </w:rPr>
            </w:pPr>
            <w:r>
              <w:rPr>
                <w:rStyle w:val="LineNumber"/>
              </w:rPr>
              <w:t>/shapefile</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ESRI:ARCINFO/e00</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PitneyBowes:MapInfo/mid</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ESRI:ArcGIS/mdb</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ESRI:ArcGIS/file</w:t>
            </w:r>
            <w:r>
              <w:rPr>
                <w:rStyle w:val="LineNumber"/>
              </w:rPr>
              <w:t>G</w:t>
            </w:r>
            <w:r w:rsidRPr="002F6BD7">
              <w:rPr>
                <w:rStyle w:val="LineNumber"/>
              </w:rPr>
              <w:t>eodatabase</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Microsoft:Access/mdb</w:t>
            </w:r>
          </w:p>
        </w:tc>
      </w:tr>
    </w:tbl>
    <w:p w:rsidR="007B5793" w:rsidRPr="006D487C" w:rsidRDefault="007B5793" w:rsidP="007B5793">
      <w:pPr>
        <w:pStyle w:val="Heading3"/>
      </w:pPr>
      <w:bookmarkStart w:id="108" w:name="_Ref252881383"/>
      <w:bookmarkStart w:id="109" w:name="_Ref252881469"/>
      <w:bookmarkStart w:id="110" w:name="_Toc381426776"/>
      <w:r>
        <w:t>Non digital resources</w:t>
      </w:r>
      <w:bookmarkEnd w:id="108"/>
      <w:bookmarkEnd w:id="109"/>
      <w:bookmarkEnd w:id="110"/>
    </w:p>
    <w:p w:rsidR="00B445CC" w:rsidRPr="00B445CC" w:rsidRDefault="007B5793" w:rsidP="00B445CC">
      <w:r w:rsidRPr="00B445CC">
        <w:t xml:space="preserve">The </w:t>
      </w:r>
      <w:r w:rsidRPr="00B445CC">
        <w:rPr>
          <w:rStyle w:val="ElementxPath"/>
        </w:rPr>
        <w:t>MD_Format</w:t>
      </w:r>
      <w:r w:rsidRPr="00B445CC">
        <w:t xml:space="preserve"> element is the only format information for resources that do not have digital tran</w:t>
      </w:r>
      <w:r w:rsidRPr="00B445CC">
        <w:t>s</w:t>
      </w:r>
      <w:r w:rsidRPr="00B445CC">
        <w:t>fer options</w:t>
      </w:r>
      <w:r w:rsidR="009D18D9" w:rsidRPr="00B445CC">
        <w:t xml:space="preserve">, and USGIN proposes </w:t>
      </w:r>
      <w:r w:rsidR="0042034B" w:rsidRPr="00B445CC">
        <w:fldChar w:fldCharType="begin"/>
      </w:r>
      <w:r w:rsidR="0042034B" w:rsidRPr="00B445CC">
        <w:instrText xml:space="preserve"> REF _Ref252800542 \h </w:instrText>
      </w:r>
      <w:r w:rsidR="000D0DD2" w:rsidRPr="00B445CC">
        <w:instrText xml:space="preserve"> \* MERGEFORMAT </w:instrText>
      </w:r>
      <w:r w:rsidR="0042034B" w:rsidRPr="00B445CC">
        <w:fldChar w:fldCharType="separate"/>
      </w:r>
      <w:r w:rsidR="002C0A6A">
        <w:t>Table 6</w:t>
      </w:r>
      <w:r w:rsidR="0042034B" w:rsidRPr="00B445CC">
        <w:fldChar w:fldCharType="end"/>
      </w:r>
      <w:r w:rsidR="009D18D9" w:rsidRPr="00B445CC">
        <w:t xml:space="preserve"> as a vocabulary for use to specify format of non-digital resources.  Although this codelist could be implemented as a schema extension, for the time being we propose to use it as a controlled vocabulary specified by profile and practice, r</w:t>
      </w:r>
      <w:r w:rsidR="009D18D9" w:rsidRPr="00B445CC">
        <w:t>a</w:t>
      </w:r>
      <w:r w:rsidR="009D18D9" w:rsidRPr="00B445CC">
        <w:t>ther than schema.</w:t>
      </w:r>
      <w:r w:rsidR="000D0DD2" w:rsidRPr="00B445CC">
        <w:t xml:space="preserve"> Use of such controlled vocabulary can be indicated by using xsi:type on the gco:characterString element to make the type </w:t>
      </w:r>
      <w:r w:rsidR="00E66E57" w:rsidRPr="00B445CC">
        <w:t>gml</w:t>
      </w:r>
      <w:r w:rsidR="000D0DD2" w:rsidRPr="00B445CC">
        <w:t>:CodeType, which then requires a code</w:t>
      </w:r>
      <w:r w:rsidR="00E66E57" w:rsidRPr="00B445CC">
        <w:t>Space</w:t>
      </w:r>
      <w:r w:rsidR="000D0DD2" w:rsidRPr="00B445CC">
        <w:t xml:space="preserve"> </w:t>
      </w:r>
      <w:r w:rsidR="000D0DD2" w:rsidRPr="00B445CC">
        <w:lastRenderedPageBreak/>
        <w:t>attribute. The distribution format Identifier from Table 6 should be used as the element value. Example encoding</w:t>
      </w:r>
      <w:r w:rsidR="00E00919" w:rsidRPr="00B445CC">
        <w:t>:</w:t>
      </w:r>
    </w:p>
    <w:p w:rsidR="00D6205E" w:rsidRPr="00C55311" w:rsidRDefault="00D6205E" w:rsidP="009851E6">
      <w:pPr>
        <w:pStyle w:val="XMLExample"/>
        <w:rPr>
          <w:rFonts w:ascii="Arial" w:hAnsi="Arial" w:cs="Arial"/>
          <w:color w:val="0000FF"/>
          <w:sz w:val="22"/>
          <w:szCs w:val="22"/>
          <w:highlight w:val="white"/>
        </w:rPr>
      </w:pPr>
      <w:r w:rsidRPr="00C55311">
        <w:rPr>
          <w:rFonts w:ascii="Arial" w:hAnsi="Arial" w:cs="Arial"/>
          <w:color w:val="0000FF"/>
          <w:sz w:val="22"/>
          <w:szCs w:val="22"/>
          <w:highlight w:val="white"/>
        </w:rPr>
        <w:t>&lt;gmd:MD_Format&gt;</w:t>
      </w:r>
    </w:p>
    <w:p w:rsidR="00D6205E" w:rsidRPr="00C55311" w:rsidRDefault="00D6205E" w:rsidP="00C55311">
      <w:pPr>
        <w:pStyle w:val="XMLExample"/>
        <w:ind w:firstLine="200"/>
        <w:rPr>
          <w:rFonts w:ascii="Arial" w:hAnsi="Arial" w:cs="Arial"/>
          <w:color w:val="0000FF"/>
          <w:sz w:val="22"/>
          <w:szCs w:val="22"/>
          <w:highlight w:val="white"/>
        </w:rPr>
      </w:pPr>
      <w:r w:rsidRPr="00C55311">
        <w:rPr>
          <w:rFonts w:ascii="Arial" w:hAnsi="Arial" w:cs="Arial"/>
          <w:color w:val="0000FF"/>
          <w:sz w:val="22"/>
          <w:szCs w:val="22"/>
          <w:highlight w:val="white"/>
        </w:rPr>
        <w:t>&lt;gmd:name&gt;</w:t>
      </w:r>
    </w:p>
    <w:p w:rsidR="000D0DD2" w:rsidRPr="00C55311" w:rsidRDefault="00A925B0" w:rsidP="00C55311">
      <w:pPr>
        <w:pStyle w:val="XMLExample"/>
        <w:ind w:left="400" w:hanging="400"/>
        <w:rPr>
          <w:rStyle w:val="XMLExampleChar0"/>
          <w:rFonts w:ascii="Arial" w:hAnsi="Arial" w:cs="Arial"/>
          <w:bCs w:val="0"/>
          <w:color w:val="0000FF"/>
          <w:sz w:val="22"/>
          <w:szCs w:val="22"/>
          <w:highlight w:val="white"/>
        </w:rPr>
      </w:pPr>
      <w:r>
        <w:rPr>
          <w:rStyle w:val="XMLExampleChar0"/>
          <w:rFonts w:ascii="Arial" w:hAnsi="Arial" w:cs="Arial"/>
          <w:bCs w:val="0"/>
          <w:color w:val="0000FF"/>
          <w:sz w:val="22"/>
          <w:szCs w:val="22"/>
          <w:highlight w:val="white"/>
        </w:rPr>
        <w:t xml:space="preserve">      </w:t>
      </w:r>
      <w:r w:rsidR="000D0DD2" w:rsidRPr="00C55311">
        <w:rPr>
          <w:rStyle w:val="XMLExampleChar0"/>
          <w:rFonts w:ascii="Arial" w:hAnsi="Arial" w:cs="Arial"/>
          <w:bCs w:val="0"/>
          <w:color w:val="0000FF"/>
          <w:sz w:val="22"/>
          <w:szCs w:val="22"/>
          <w:highlight w:val="white"/>
        </w:rPr>
        <w:t xml:space="preserve">&lt;gco:CharacterString </w:t>
      </w:r>
      <w:r w:rsidR="000D0DD2" w:rsidRPr="00C55311">
        <w:rPr>
          <w:rFonts w:ascii="Arial" w:hAnsi="Arial" w:cs="Arial"/>
          <w:color w:val="FF0000"/>
          <w:sz w:val="22"/>
          <w:szCs w:val="22"/>
          <w:highlight w:val="white"/>
        </w:rPr>
        <w:t>xsi:type=</w:t>
      </w:r>
      <w:r w:rsidR="000D0DD2" w:rsidRPr="00C55311">
        <w:rPr>
          <w:rStyle w:val="attributeValue"/>
          <w:rFonts w:ascii="Arial" w:hAnsi="Arial" w:cs="Arial"/>
          <w:b w:val="0"/>
          <w:sz w:val="22"/>
          <w:szCs w:val="22"/>
          <w:highlight w:val="white"/>
        </w:rPr>
        <w:t>”</w:t>
      </w:r>
      <w:r w:rsidR="00E66E57" w:rsidRPr="00C55311">
        <w:rPr>
          <w:rStyle w:val="attributeValue"/>
          <w:rFonts w:ascii="Arial" w:hAnsi="Arial" w:cs="Arial"/>
          <w:b w:val="0"/>
          <w:sz w:val="22"/>
          <w:szCs w:val="22"/>
          <w:highlight w:val="white"/>
        </w:rPr>
        <w:t>gml:CodeType</w:t>
      </w:r>
      <w:r w:rsidR="000D0DD2" w:rsidRPr="00C55311">
        <w:rPr>
          <w:rStyle w:val="attributeValue"/>
          <w:rFonts w:ascii="Arial" w:hAnsi="Arial" w:cs="Arial"/>
          <w:b w:val="0"/>
          <w:sz w:val="22"/>
          <w:szCs w:val="22"/>
          <w:highlight w:val="white"/>
        </w:rPr>
        <w:t xml:space="preserve">” </w:t>
      </w:r>
      <w:r w:rsidR="000D0DD2" w:rsidRPr="00C55311">
        <w:rPr>
          <w:rFonts w:ascii="Arial" w:hAnsi="Arial" w:cs="Arial"/>
          <w:color w:val="FF0000"/>
          <w:sz w:val="22"/>
          <w:szCs w:val="22"/>
          <w:highlight w:val="white"/>
        </w:rPr>
        <w:t>code</w:t>
      </w:r>
      <w:r w:rsidR="00E66E57" w:rsidRPr="00C55311">
        <w:rPr>
          <w:rFonts w:ascii="Arial" w:hAnsi="Arial" w:cs="Arial"/>
          <w:color w:val="FF0000"/>
          <w:sz w:val="22"/>
          <w:szCs w:val="22"/>
          <w:highlight w:val="white"/>
        </w:rPr>
        <w:t>Space</w:t>
      </w:r>
      <w:r w:rsidR="000D0DD2" w:rsidRPr="00C55311">
        <w:rPr>
          <w:rFonts w:ascii="Arial" w:hAnsi="Arial" w:cs="Arial"/>
          <w:color w:val="FF0000"/>
          <w:sz w:val="22"/>
          <w:szCs w:val="22"/>
          <w:highlight w:val="white"/>
        </w:rPr>
        <w:t>=</w:t>
      </w:r>
      <w:r w:rsidR="000D0DD2" w:rsidRPr="00C55311">
        <w:rPr>
          <w:rStyle w:val="attributeValue"/>
          <w:rFonts w:ascii="Arial" w:hAnsi="Arial" w:cs="Arial"/>
          <w:b w:val="0"/>
          <w:sz w:val="22"/>
          <w:szCs w:val="22"/>
          <w:highlight w:val="white"/>
        </w:rPr>
        <w:t>"</w:t>
      </w:r>
      <w:r w:rsidR="000D0DD2" w:rsidRPr="00C55311">
        <w:rPr>
          <w:rStyle w:val="attributeValue"/>
          <w:rFonts w:ascii="Arial" w:hAnsi="Arial" w:cs="Arial"/>
          <w:b w:val="0"/>
          <w:sz w:val="22"/>
          <w:szCs w:val="22"/>
        </w:rPr>
        <w:t>http://resources.usgin.org/registry/distributionFormatNames201001</w:t>
      </w:r>
      <w:r w:rsidR="000D0DD2" w:rsidRPr="00C55311">
        <w:rPr>
          <w:rStyle w:val="attributeValue"/>
          <w:rFonts w:ascii="Arial" w:hAnsi="Arial" w:cs="Arial"/>
          <w:b w:val="0"/>
          <w:sz w:val="22"/>
          <w:szCs w:val="22"/>
          <w:highlight w:val="white"/>
        </w:rPr>
        <w:t>"</w:t>
      </w:r>
      <w:r w:rsidR="000D0DD2" w:rsidRPr="00C55311">
        <w:rPr>
          <w:rStyle w:val="XMLExampleChar0"/>
          <w:rFonts w:ascii="Arial" w:hAnsi="Arial" w:cs="Arial"/>
          <w:bCs w:val="0"/>
          <w:color w:val="0000FF"/>
          <w:sz w:val="22"/>
          <w:szCs w:val="22"/>
          <w:highlight w:val="white"/>
        </w:rPr>
        <w:t>&gt;</w:t>
      </w:r>
      <w:r w:rsidR="00D6205E" w:rsidRPr="00C55311">
        <w:rPr>
          <w:rStyle w:val="XMLExampleChar0"/>
          <w:rFonts w:ascii="Arial" w:hAnsi="Arial" w:cs="Arial"/>
          <w:bCs w:val="0"/>
          <w:color w:val="0000FF"/>
          <w:sz w:val="22"/>
          <w:szCs w:val="22"/>
          <w:highlight w:val="white"/>
        </w:rPr>
        <w:br/>
      </w:r>
      <w:r w:rsidR="00E66E57" w:rsidRPr="00C55311">
        <w:rPr>
          <w:rFonts w:ascii="Arial" w:hAnsi="Arial" w:cs="Arial"/>
          <w:color w:val="auto"/>
          <w:sz w:val="22"/>
          <w:szCs w:val="22"/>
          <w:highlight w:val="white"/>
        </w:rPr>
        <w:t>sample:core</w:t>
      </w:r>
      <w:r w:rsidR="000D0DD2" w:rsidRPr="00C55311">
        <w:rPr>
          <w:rStyle w:val="XMLExampleChar0"/>
          <w:rFonts w:ascii="Arial" w:hAnsi="Arial" w:cs="Arial"/>
          <w:bCs w:val="0"/>
          <w:color w:val="0000FF"/>
          <w:sz w:val="22"/>
          <w:szCs w:val="22"/>
          <w:highlight w:val="white"/>
        </w:rPr>
        <w:t>&lt;/gco:CharacterString&gt;</w:t>
      </w:r>
    </w:p>
    <w:p w:rsidR="00D6205E" w:rsidRPr="00C55311" w:rsidRDefault="00D6205E" w:rsidP="00C55311">
      <w:pPr>
        <w:pStyle w:val="XMLExample"/>
        <w:ind w:left="200"/>
        <w:rPr>
          <w:rFonts w:ascii="Arial" w:hAnsi="Arial" w:cs="Arial"/>
          <w:color w:val="0000FF"/>
          <w:sz w:val="22"/>
          <w:szCs w:val="22"/>
          <w:highlight w:val="white"/>
        </w:rPr>
      </w:pPr>
      <w:r w:rsidRPr="00C55311">
        <w:rPr>
          <w:rFonts w:ascii="Arial" w:hAnsi="Arial" w:cs="Arial"/>
          <w:color w:val="0000FF"/>
          <w:sz w:val="22"/>
          <w:szCs w:val="22"/>
          <w:highlight w:val="white"/>
        </w:rPr>
        <w:t>&lt;/gmd:name&gt;</w:t>
      </w:r>
    </w:p>
    <w:p w:rsidR="00D6205E" w:rsidRPr="00C55311" w:rsidRDefault="00D6205E" w:rsidP="00C55311">
      <w:pPr>
        <w:pStyle w:val="XMLExample"/>
        <w:ind w:left="100" w:firstLine="100"/>
        <w:rPr>
          <w:rFonts w:ascii="Arial" w:hAnsi="Arial" w:cs="Arial"/>
          <w:color w:val="0000FF"/>
          <w:sz w:val="22"/>
          <w:szCs w:val="22"/>
          <w:highlight w:val="white"/>
        </w:rPr>
      </w:pPr>
      <w:r w:rsidRPr="00C55311">
        <w:rPr>
          <w:rFonts w:ascii="Arial" w:hAnsi="Arial" w:cs="Arial"/>
          <w:color w:val="0000FF"/>
          <w:sz w:val="22"/>
          <w:szCs w:val="22"/>
          <w:highlight w:val="white"/>
        </w:rPr>
        <w:t xml:space="preserve">&lt;gmd:version </w:t>
      </w:r>
      <w:r w:rsidRPr="00C55311">
        <w:rPr>
          <w:rFonts w:ascii="Arial" w:hAnsi="Arial" w:cs="Arial"/>
          <w:color w:val="FF0000"/>
          <w:sz w:val="22"/>
          <w:szCs w:val="22"/>
          <w:highlight w:val="white"/>
        </w:rPr>
        <w:t>nilReason=</w:t>
      </w:r>
      <w:r w:rsidRPr="00C55311">
        <w:rPr>
          <w:rStyle w:val="attributeValue"/>
          <w:rFonts w:ascii="Arial" w:hAnsi="Arial" w:cs="Arial"/>
          <w:b w:val="0"/>
          <w:sz w:val="22"/>
          <w:szCs w:val="22"/>
          <w:highlight w:val="white"/>
        </w:rPr>
        <w:t>"notapplicable"</w:t>
      </w:r>
      <w:r w:rsidRPr="00C55311">
        <w:rPr>
          <w:rFonts w:ascii="Arial" w:hAnsi="Arial" w:cs="Arial"/>
          <w:color w:val="0000FF"/>
          <w:sz w:val="22"/>
          <w:szCs w:val="22"/>
          <w:highlight w:val="white"/>
        </w:rPr>
        <w:t>/&gt;</w:t>
      </w:r>
    </w:p>
    <w:p w:rsidR="00D6205E" w:rsidRPr="00C55311" w:rsidRDefault="00D6205E" w:rsidP="009851E6">
      <w:pPr>
        <w:pStyle w:val="XMLExample"/>
        <w:rPr>
          <w:rFonts w:ascii="Arial" w:hAnsi="Arial" w:cs="Arial"/>
          <w:color w:val="0000FF"/>
          <w:sz w:val="22"/>
          <w:szCs w:val="22"/>
          <w:highlight w:val="white"/>
        </w:rPr>
      </w:pPr>
      <w:r w:rsidRPr="00C55311">
        <w:rPr>
          <w:rFonts w:ascii="Arial" w:hAnsi="Arial" w:cs="Arial"/>
          <w:color w:val="0000FF"/>
          <w:sz w:val="22"/>
          <w:szCs w:val="22"/>
          <w:highlight w:val="white"/>
        </w:rPr>
        <w:t>&lt;gmd:MD_Format&gt;</w:t>
      </w:r>
    </w:p>
    <w:p w:rsidR="000D0DD2" w:rsidRDefault="000D0DD2" w:rsidP="006D487C">
      <w:pPr>
        <w:pStyle w:val="Tableentry"/>
      </w:pPr>
    </w:p>
    <w:p w:rsidR="0042034B" w:rsidRDefault="0042034B" w:rsidP="006D487C">
      <w:pPr>
        <w:pStyle w:val="Tableentry"/>
      </w:pPr>
    </w:p>
    <w:p w:rsidR="0042034B" w:rsidRDefault="0042034B" w:rsidP="0008310B">
      <w:pPr>
        <w:pStyle w:val="Caption"/>
      </w:pPr>
      <w:bookmarkStart w:id="111" w:name="_Ref252800542"/>
      <w:bookmarkStart w:id="112" w:name="_Toc277856265"/>
      <w:bookmarkStart w:id="113" w:name="_Ref352096594"/>
      <w:r>
        <w:t xml:space="preserve">Table </w:t>
      </w:r>
      <w:r w:rsidR="006B5EB5">
        <w:fldChar w:fldCharType="begin"/>
      </w:r>
      <w:r w:rsidR="006B5EB5">
        <w:instrText xml:space="preserve"> SEQ Table \* ARABIC </w:instrText>
      </w:r>
      <w:r w:rsidR="006B5EB5">
        <w:fldChar w:fldCharType="separate"/>
      </w:r>
      <w:r w:rsidR="00877F9F">
        <w:rPr>
          <w:noProof/>
        </w:rPr>
        <w:t>6</w:t>
      </w:r>
      <w:r w:rsidR="006B5EB5">
        <w:rPr>
          <w:noProof/>
        </w:rPr>
        <w:fldChar w:fldCharType="end"/>
      </w:r>
      <w:bookmarkEnd w:id="111"/>
      <w:r>
        <w:t>.</w:t>
      </w:r>
      <w:r w:rsidRPr="0042034B">
        <w:t xml:space="preserve"> </w:t>
      </w:r>
      <w:r>
        <w:t xml:space="preserve">USGIN Distribution formats for non digital resources. URI for this codelist is </w:t>
      </w:r>
      <w:r w:rsidRPr="00DE66D8">
        <w:t>http://resources.usgin.org/registry/distributionFormatNames201001</w:t>
      </w:r>
      <w:bookmarkEnd w:id="112"/>
      <w:bookmarkEnd w:id="11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971"/>
        <w:gridCol w:w="1890"/>
        <w:gridCol w:w="1696"/>
        <w:gridCol w:w="3019"/>
      </w:tblGrid>
      <w:tr w:rsidR="0042034B" w:rsidRPr="002F6BD7" w:rsidTr="009851E6">
        <w:trPr>
          <w:tblHeader/>
          <w:jc w:val="center"/>
        </w:trPr>
        <w:tc>
          <w:tcPr>
            <w:tcW w:w="2974" w:type="dxa"/>
          </w:tcPr>
          <w:p w:rsidR="0042034B" w:rsidRPr="002F6BD7" w:rsidRDefault="0042034B" w:rsidP="0042034B">
            <w:pPr>
              <w:pStyle w:val="Tableheading"/>
              <w:rPr>
                <w:rStyle w:val="LineNumber"/>
              </w:rPr>
            </w:pPr>
            <w:r>
              <w:rPr>
                <w:rStyle w:val="LineNumber"/>
              </w:rPr>
              <w:t>Identifier</w:t>
            </w:r>
          </w:p>
        </w:tc>
        <w:tc>
          <w:tcPr>
            <w:tcW w:w="1918" w:type="dxa"/>
          </w:tcPr>
          <w:p w:rsidR="0042034B" w:rsidRDefault="0042034B" w:rsidP="0042034B">
            <w:pPr>
              <w:pStyle w:val="Tableheading"/>
              <w:rPr>
                <w:rStyle w:val="LineNumber"/>
              </w:rPr>
            </w:pPr>
            <w:r>
              <w:rPr>
                <w:rStyle w:val="LineNumber"/>
              </w:rPr>
              <w:t>Name</w:t>
            </w:r>
          </w:p>
        </w:tc>
        <w:tc>
          <w:tcPr>
            <w:tcW w:w="1568" w:type="dxa"/>
          </w:tcPr>
          <w:p w:rsidR="0042034B" w:rsidRPr="002F6BD7" w:rsidRDefault="0042034B" w:rsidP="0042034B">
            <w:pPr>
              <w:pStyle w:val="Tableheading"/>
              <w:rPr>
                <w:rStyle w:val="LineNumber"/>
              </w:rPr>
            </w:pPr>
            <w:r>
              <w:rPr>
                <w:rStyle w:val="LineNumber"/>
              </w:rPr>
              <w:t>Parent format</w:t>
            </w:r>
          </w:p>
        </w:tc>
        <w:tc>
          <w:tcPr>
            <w:tcW w:w="3116" w:type="dxa"/>
          </w:tcPr>
          <w:p w:rsidR="0042034B" w:rsidRPr="002F6BD7" w:rsidRDefault="0042034B" w:rsidP="0042034B">
            <w:pPr>
              <w:pStyle w:val="Tableheading"/>
              <w:rPr>
                <w:rStyle w:val="LineNumber"/>
              </w:rPr>
            </w:pPr>
            <w:r>
              <w:rPr>
                <w:rStyle w:val="LineNumber"/>
              </w:rPr>
              <w:t>Scope</w:t>
            </w:r>
          </w:p>
        </w:tc>
      </w:tr>
      <w:tr w:rsidR="0042034B" w:rsidRPr="002F6BD7" w:rsidTr="009851E6">
        <w:trPr>
          <w:jc w:val="center"/>
        </w:trPr>
        <w:tc>
          <w:tcPr>
            <w:tcW w:w="2974" w:type="dxa"/>
          </w:tcPr>
          <w:p w:rsidR="0042034B" w:rsidRPr="009851E6" w:rsidRDefault="0042034B" w:rsidP="0042034B">
            <w:pPr>
              <w:rPr>
                <w:rStyle w:val="LineNumber"/>
              </w:rPr>
            </w:pPr>
            <w:r w:rsidRPr="009851E6">
              <w:rPr>
                <w:rStyle w:val="LineNumber"/>
              </w:rPr>
              <w:t>physicalArtifact</w:t>
            </w:r>
          </w:p>
        </w:tc>
        <w:tc>
          <w:tcPr>
            <w:tcW w:w="1918" w:type="dxa"/>
          </w:tcPr>
          <w:p w:rsidR="0042034B" w:rsidRPr="009851E6" w:rsidRDefault="0042034B" w:rsidP="000D0DD2">
            <w:pPr>
              <w:suppressAutoHyphens/>
              <w:rPr>
                <w:rStyle w:val="LineNumber"/>
              </w:rPr>
            </w:pPr>
            <w:r w:rsidRPr="009851E6">
              <w:rPr>
                <w:rStyle w:val="LineNumber"/>
              </w:rPr>
              <w:t>Physical artifact</w:t>
            </w:r>
          </w:p>
        </w:tc>
        <w:tc>
          <w:tcPr>
            <w:tcW w:w="1568" w:type="dxa"/>
          </w:tcPr>
          <w:p w:rsidR="0042034B" w:rsidRPr="009851E6" w:rsidRDefault="0042034B" w:rsidP="0042034B">
            <w:pPr>
              <w:rPr>
                <w:rStyle w:val="LineNumber"/>
              </w:rPr>
            </w:pPr>
          </w:p>
        </w:tc>
        <w:tc>
          <w:tcPr>
            <w:tcW w:w="3116" w:type="dxa"/>
          </w:tcPr>
          <w:p w:rsidR="0042034B" w:rsidRPr="009851E6" w:rsidRDefault="0042034B" w:rsidP="0042034B">
            <w:pPr>
              <w:rPr>
                <w:rStyle w:val="LineNumber"/>
              </w:rPr>
            </w:pPr>
            <w:r w:rsidRPr="009851E6">
              <w:rPr>
                <w:rStyle w:val="LineNumber"/>
              </w:rPr>
              <w:t>described resource is a physical object</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w:t>
            </w:r>
          </w:p>
        </w:tc>
        <w:tc>
          <w:tcPr>
            <w:tcW w:w="1918" w:type="dxa"/>
          </w:tcPr>
          <w:p w:rsidR="0042034B" w:rsidRPr="00CE2853" w:rsidRDefault="0042034B" w:rsidP="0042034B">
            <w:pPr>
              <w:rPr>
                <w:rStyle w:val="LineNumber"/>
              </w:rPr>
            </w:pPr>
            <w:r w:rsidRPr="00CE2853">
              <w:rPr>
                <w:rStyle w:val="LineNumber"/>
              </w:rPr>
              <w:t>Sample</w:t>
            </w:r>
          </w:p>
        </w:tc>
        <w:tc>
          <w:tcPr>
            <w:tcW w:w="1568" w:type="dxa"/>
          </w:tcPr>
          <w:p w:rsidR="0042034B" w:rsidRPr="009851E6" w:rsidRDefault="0042034B" w:rsidP="0042034B">
            <w:pPr>
              <w:rPr>
                <w:rStyle w:val="LineNumber"/>
              </w:rPr>
            </w:pPr>
            <w:r w:rsidRPr="009851E6">
              <w:rPr>
                <w:rStyle w:val="LineNumber"/>
              </w:rPr>
              <w:t>physicalArtifact</w:t>
            </w:r>
          </w:p>
        </w:tc>
        <w:tc>
          <w:tcPr>
            <w:tcW w:w="3116" w:type="dxa"/>
          </w:tcPr>
          <w:p w:rsidR="0042034B" w:rsidRPr="009851E6" w:rsidRDefault="0042034B" w:rsidP="0042034B">
            <w:pPr>
              <w:rPr>
                <w:rStyle w:val="LineNumber"/>
              </w:rPr>
            </w:pPr>
            <w:r w:rsidRPr="009851E6">
              <w:rPr>
                <w:rStyle w:val="LineNumber"/>
              </w:rPr>
              <w:t>Use for uncategorized sa</w:t>
            </w:r>
            <w:r w:rsidRPr="009851E6">
              <w:rPr>
                <w:rStyle w:val="LineNumber"/>
              </w:rPr>
              <w:t>m</w:t>
            </w:r>
            <w:r w:rsidRPr="00083B4E">
              <w:rPr>
                <w:rStyle w:val="LineNumber"/>
              </w:rPr>
              <w:t xml:space="preserve">ple. </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sample:core</w:t>
            </w:r>
          </w:p>
        </w:tc>
        <w:tc>
          <w:tcPr>
            <w:tcW w:w="1918" w:type="dxa"/>
          </w:tcPr>
          <w:p w:rsidR="000D0DD2" w:rsidRPr="00CE2853" w:rsidRDefault="000D0DD2" w:rsidP="0042034B">
            <w:pPr>
              <w:rPr>
                <w:rStyle w:val="LineNumber"/>
              </w:rPr>
            </w:pPr>
            <w:r w:rsidRPr="00CE2853">
              <w:rPr>
                <w:rStyle w:val="LineNumber"/>
              </w:rPr>
              <w:t>Core</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Cylindrical rock sample e</w:t>
            </w:r>
            <w:r w:rsidRPr="009851E6">
              <w:rPr>
                <w:rStyle w:val="LineNumber"/>
              </w:rPr>
              <w:t>x</w:t>
            </w:r>
            <w:r w:rsidRPr="009851E6">
              <w:rPr>
                <w:rStyle w:val="LineNumber"/>
              </w:rPr>
              <w:t>tracted from Earth with a cor</w:t>
            </w:r>
            <w:r w:rsidRPr="00083B4E">
              <w:rPr>
                <w:rStyle w:val="LineNumber"/>
              </w:rPr>
              <w:t>ing drill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sample:cuttings</w:t>
            </w:r>
          </w:p>
        </w:tc>
        <w:tc>
          <w:tcPr>
            <w:tcW w:w="1918" w:type="dxa"/>
          </w:tcPr>
          <w:p w:rsidR="0042034B" w:rsidRPr="009851E6" w:rsidRDefault="000D0DD2" w:rsidP="0042034B">
            <w:pPr>
              <w:rPr>
                <w:rStyle w:val="LineNumber"/>
              </w:rPr>
            </w:pPr>
            <w:r w:rsidRPr="00CE2853">
              <w:rPr>
                <w:rStyle w:val="LineNumber"/>
              </w:rPr>
              <w:t>Cuttings</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Small rock fragments reco</w:t>
            </w:r>
            <w:r w:rsidRPr="009851E6">
              <w:rPr>
                <w:rStyle w:val="LineNumber"/>
              </w:rPr>
              <w:t>v</w:t>
            </w:r>
            <w:r w:rsidRPr="00083B4E">
              <w:rPr>
                <w:rStyle w:val="LineNumber"/>
              </w:rPr>
              <w:t>ered from drilling process as sample of material b</w:t>
            </w:r>
            <w:r w:rsidRPr="009851E6">
              <w:rPr>
                <w:rStyle w:val="LineNumber"/>
              </w:rPr>
              <w:t>e</w:t>
            </w:r>
            <w:r w:rsidRPr="00083B4E">
              <w:rPr>
                <w:rStyle w:val="LineNumber"/>
              </w:rPr>
              <w:t>ing drilled</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sample:fluid</w:t>
            </w:r>
          </w:p>
        </w:tc>
        <w:tc>
          <w:tcPr>
            <w:tcW w:w="1918" w:type="dxa"/>
          </w:tcPr>
          <w:p w:rsidR="0042034B" w:rsidRPr="009851E6" w:rsidRDefault="000D0DD2" w:rsidP="0042034B">
            <w:pPr>
              <w:rPr>
                <w:rStyle w:val="LineNumber"/>
              </w:rPr>
            </w:pPr>
            <w:r w:rsidRPr="00CE2853">
              <w:rPr>
                <w:rStyle w:val="LineNumber"/>
              </w:rPr>
              <w:t>Fluid</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9851E6" w:rsidRDefault="0042034B" w:rsidP="0042034B">
            <w:pPr>
              <w:rPr>
                <w:rStyle w:val="LineNumber"/>
              </w:rPr>
            </w:pPr>
            <w:r w:rsidRPr="009851E6">
              <w:rPr>
                <w:rStyle w:val="LineNumber"/>
              </w:rPr>
              <w:t>Sample of a fluid</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sample:handSample</w:t>
            </w:r>
          </w:p>
        </w:tc>
        <w:tc>
          <w:tcPr>
            <w:tcW w:w="1918" w:type="dxa"/>
          </w:tcPr>
          <w:p w:rsidR="0042034B" w:rsidRPr="009851E6" w:rsidRDefault="0042034B" w:rsidP="0042034B">
            <w:pPr>
              <w:rPr>
                <w:rStyle w:val="LineNumber"/>
              </w:rPr>
            </w:pPr>
            <w:r w:rsidRPr="00CE2853">
              <w:rPr>
                <w:rStyle w:val="LineNumber"/>
              </w:rPr>
              <w:t>Hand sa</w:t>
            </w:r>
            <w:r w:rsidRPr="009851E6">
              <w:rPr>
                <w:rStyle w:val="LineNumber"/>
              </w:rPr>
              <w:t>mple</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Single piece or pieces of mate</w:t>
            </w:r>
            <w:r w:rsidRPr="00083B4E">
              <w:rPr>
                <w:rStyle w:val="LineNumber"/>
              </w:rPr>
              <w:t>rial.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hardCopy</w:t>
            </w:r>
          </w:p>
        </w:tc>
        <w:tc>
          <w:tcPr>
            <w:tcW w:w="1918" w:type="dxa"/>
          </w:tcPr>
          <w:p w:rsidR="0042034B" w:rsidRPr="00083B4E" w:rsidRDefault="00561363" w:rsidP="0042034B">
            <w:pPr>
              <w:rPr>
                <w:rStyle w:val="LineNumber"/>
              </w:rPr>
            </w:pPr>
            <w:r w:rsidRPr="009851E6">
              <w:rPr>
                <w:rStyle w:val="LineNumber"/>
              </w:rPr>
              <w:t>page-size do</w:t>
            </w:r>
            <w:r w:rsidRPr="009851E6">
              <w:rPr>
                <w:rStyle w:val="LineNumber"/>
              </w:rPr>
              <w:t>c</w:t>
            </w:r>
            <w:r w:rsidRPr="009851E6">
              <w:rPr>
                <w:rStyle w:val="LineNumber"/>
              </w:rPr>
              <w:t>ument</w:t>
            </w:r>
          </w:p>
        </w:tc>
        <w:tc>
          <w:tcPr>
            <w:tcW w:w="1568" w:type="dxa"/>
          </w:tcPr>
          <w:p w:rsidR="0042034B" w:rsidRPr="009851E6" w:rsidRDefault="0042034B" w:rsidP="0042034B">
            <w:pPr>
              <w:rPr>
                <w:rStyle w:val="LineNumber"/>
              </w:rPr>
            </w:pPr>
            <w:r w:rsidRPr="00CE2853">
              <w:rPr>
                <w:rStyle w:val="LineNumber"/>
              </w:rPr>
              <w:t>physicalArt</w:t>
            </w:r>
            <w:r w:rsidRPr="009851E6">
              <w:rPr>
                <w:rStyle w:val="LineNumber"/>
              </w:rPr>
              <w:t>ifact</w:t>
            </w:r>
          </w:p>
        </w:tc>
        <w:tc>
          <w:tcPr>
            <w:tcW w:w="3116" w:type="dxa"/>
          </w:tcPr>
          <w:p w:rsidR="0042034B" w:rsidRPr="009851E6" w:rsidRDefault="00A53E06" w:rsidP="0042034B">
            <w:pPr>
              <w:rPr>
                <w:rStyle w:val="LineNumber"/>
              </w:rPr>
            </w:pPr>
            <w:r w:rsidRPr="009851E6">
              <w:rPr>
                <w:rStyle w:val="LineNumber"/>
              </w:rPr>
              <w:t>A physical copy of a doc</w:t>
            </w:r>
            <w:r w:rsidRPr="009851E6">
              <w:rPr>
                <w:rStyle w:val="LineNumber"/>
              </w:rPr>
              <w:t>u</w:t>
            </w:r>
            <w:r w:rsidRPr="009851E6">
              <w:rPr>
                <w:rStyle w:val="LineNumber"/>
              </w:rPr>
              <w:t>ment on paper, film, or other similar material.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hardCopy:book</w:t>
            </w:r>
          </w:p>
        </w:tc>
        <w:tc>
          <w:tcPr>
            <w:tcW w:w="1918" w:type="dxa"/>
          </w:tcPr>
          <w:p w:rsidR="0042034B" w:rsidRPr="00CE2853" w:rsidRDefault="0042034B" w:rsidP="0042034B">
            <w:pPr>
              <w:rPr>
                <w:rStyle w:val="LineNumber"/>
              </w:rPr>
            </w:pPr>
            <w:r w:rsidRPr="00CE2853">
              <w:rPr>
                <w:rStyle w:val="LineNumber"/>
              </w:rPr>
              <w:t>Book</w:t>
            </w:r>
          </w:p>
        </w:tc>
        <w:tc>
          <w:tcPr>
            <w:tcW w:w="1568" w:type="dxa"/>
          </w:tcPr>
          <w:p w:rsidR="0042034B" w:rsidRPr="009851E6" w:rsidRDefault="0042034B" w:rsidP="0042034B">
            <w:pPr>
              <w:rPr>
                <w:rStyle w:val="LineNumber"/>
              </w:rPr>
            </w:pPr>
            <w:r w:rsidRPr="009851E6">
              <w:rPr>
                <w:rStyle w:val="LineNumber"/>
              </w:rPr>
              <w:t>hardcopy</w:t>
            </w:r>
          </w:p>
        </w:tc>
        <w:tc>
          <w:tcPr>
            <w:tcW w:w="3116" w:type="dxa"/>
          </w:tcPr>
          <w:p w:rsidR="0042034B" w:rsidRPr="009851E6" w:rsidRDefault="0042034B" w:rsidP="0042034B">
            <w:pPr>
              <w:rPr>
                <w:rStyle w:val="LineNumber"/>
              </w:rPr>
            </w:pPr>
            <w:r w:rsidRPr="009851E6">
              <w:rPr>
                <w:rStyle w:val="LineNumber"/>
              </w:rPr>
              <w:t>Manuscript printed on paper, bound into a single volume</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hardCopy:manuscript</w:t>
            </w:r>
          </w:p>
        </w:tc>
        <w:tc>
          <w:tcPr>
            <w:tcW w:w="1918" w:type="dxa"/>
          </w:tcPr>
          <w:p w:rsidR="0042034B" w:rsidRPr="00CE2853" w:rsidRDefault="0042034B" w:rsidP="0042034B">
            <w:pPr>
              <w:rPr>
                <w:rStyle w:val="LineNumber"/>
              </w:rPr>
            </w:pPr>
            <w:r w:rsidRPr="00CE2853">
              <w:rPr>
                <w:rStyle w:val="LineNumber"/>
              </w:rPr>
              <w:t>Manuscript</w:t>
            </w:r>
          </w:p>
        </w:tc>
        <w:tc>
          <w:tcPr>
            <w:tcW w:w="1568" w:type="dxa"/>
          </w:tcPr>
          <w:p w:rsidR="0042034B" w:rsidRPr="009851E6" w:rsidRDefault="0042034B" w:rsidP="0042034B">
            <w:pPr>
              <w:rPr>
                <w:rStyle w:val="LineNumber"/>
              </w:rPr>
            </w:pPr>
            <w:r w:rsidRPr="009851E6">
              <w:rPr>
                <w:rStyle w:val="LineNumber"/>
              </w:rPr>
              <w:t>hardCopy</w:t>
            </w:r>
          </w:p>
        </w:tc>
        <w:tc>
          <w:tcPr>
            <w:tcW w:w="3116" w:type="dxa"/>
          </w:tcPr>
          <w:p w:rsidR="0042034B" w:rsidRPr="00083B4E" w:rsidRDefault="0042034B" w:rsidP="0042034B">
            <w:pPr>
              <w:rPr>
                <w:rStyle w:val="LineNumber"/>
              </w:rPr>
            </w:pPr>
            <w:r w:rsidRPr="009851E6">
              <w:rPr>
                <w:rStyle w:val="LineNumber"/>
              </w:rPr>
              <w:t>Other printed or written re</w:t>
            </w:r>
            <w:r w:rsidRPr="009851E6">
              <w:rPr>
                <w:rStyle w:val="LineNumber"/>
              </w:rPr>
              <w:t>p</w:t>
            </w:r>
            <w:r w:rsidRPr="009851E6">
              <w:rPr>
                <w:rStyle w:val="LineNumber"/>
              </w:rPr>
              <w:t>resentation on phys</w:t>
            </w:r>
            <w:r w:rsidRPr="00083B4E">
              <w:rPr>
                <w:rStyle w:val="LineNumber"/>
              </w:rPr>
              <w:t>ical m</w:t>
            </w:r>
            <w:r w:rsidRPr="00083B4E">
              <w:rPr>
                <w:rStyle w:val="LineNumber"/>
              </w:rPr>
              <w:t>e</w:t>
            </w:r>
            <w:r w:rsidRPr="00083B4E">
              <w:rPr>
                <w:rStyle w:val="LineNumber"/>
              </w:rPr>
              <w:t>dia, usually p</w:t>
            </w:r>
            <w:r w:rsidRPr="009851E6">
              <w:rPr>
                <w:rStyle w:val="LineNumber"/>
              </w:rPr>
              <w:t>a</w:t>
            </w:r>
            <w:r w:rsidRPr="00083B4E">
              <w:rPr>
                <w:rStyle w:val="LineNumber"/>
              </w:rPr>
              <w:t>per or mylar, i</w:t>
            </w:r>
            <w:r w:rsidRPr="009851E6">
              <w:rPr>
                <w:rStyle w:val="LineNumber"/>
              </w:rPr>
              <w:t>n</w:t>
            </w:r>
            <w:r w:rsidRPr="00083B4E">
              <w:rPr>
                <w:rStyle w:val="LineNumber"/>
              </w:rPr>
              <w:t>cludes unbound books, i</w:t>
            </w:r>
            <w:r w:rsidRPr="009851E6">
              <w:rPr>
                <w:rStyle w:val="LineNumber"/>
              </w:rPr>
              <w:t>n</w:t>
            </w:r>
            <w:r w:rsidRPr="00083B4E">
              <w:rPr>
                <w:rStyle w:val="LineNumber"/>
              </w:rPr>
              <w:t>dex cards, loose notes, file folders of p</w:t>
            </w:r>
            <w:r w:rsidRPr="009851E6">
              <w:rPr>
                <w:rStyle w:val="LineNumber"/>
              </w:rPr>
              <w:t>a</w:t>
            </w:r>
            <w:r w:rsidRPr="00083B4E">
              <w:rPr>
                <w:rStyle w:val="LineNumber"/>
              </w:rPr>
              <w:t>pers</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t>hardCopy:printedImage</w:t>
            </w:r>
          </w:p>
        </w:tc>
        <w:tc>
          <w:tcPr>
            <w:tcW w:w="1918" w:type="dxa"/>
          </w:tcPr>
          <w:p w:rsidR="0042034B" w:rsidRPr="002F6BD7" w:rsidRDefault="0042034B" w:rsidP="0042034B">
            <w:pPr>
              <w:rPr>
                <w:rStyle w:val="LineNumber"/>
              </w:rPr>
            </w:pPr>
            <w:r>
              <w:rPr>
                <w:rStyle w:val="LineNumber"/>
              </w:rPr>
              <w:t>Printed image</w:t>
            </w:r>
          </w:p>
        </w:tc>
        <w:tc>
          <w:tcPr>
            <w:tcW w:w="1568" w:type="dxa"/>
          </w:tcPr>
          <w:p w:rsidR="0042034B" w:rsidRPr="002F6BD7" w:rsidRDefault="0042034B" w:rsidP="0042034B">
            <w:pPr>
              <w:rPr>
                <w:rStyle w:val="LineNumber"/>
              </w:rPr>
            </w:pPr>
            <w:r>
              <w:rPr>
                <w:rStyle w:val="LineNumber"/>
              </w:rPr>
              <w:t>hardCopy</w:t>
            </w:r>
          </w:p>
        </w:tc>
        <w:tc>
          <w:tcPr>
            <w:tcW w:w="3116" w:type="dxa"/>
          </w:tcPr>
          <w:p w:rsidR="0042034B" w:rsidRPr="002F6BD7" w:rsidRDefault="0042034B" w:rsidP="0042034B">
            <w:pPr>
              <w:rPr>
                <w:rStyle w:val="LineNumber"/>
              </w:rPr>
            </w:pPr>
            <w:r>
              <w:rPr>
                <w:rStyle w:val="LineNumber"/>
              </w:rPr>
              <w:t>Image on paper or other opaque or semi-opaque media.</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lastRenderedPageBreak/>
              <w:t>printedImage:p</w:t>
            </w:r>
            <w:r w:rsidRPr="002F6BD7">
              <w:rPr>
                <w:rStyle w:val="LineNumber"/>
              </w:rPr>
              <w:t>a</w:t>
            </w:r>
            <w:r>
              <w:rPr>
                <w:rStyle w:val="LineNumber"/>
              </w:rPr>
              <w:t>perM</w:t>
            </w:r>
            <w:r w:rsidRPr="002F6BD7">
              <w:rPr>
                <w:rStyle w:val="LineNumber"/>
              </w:rPr>
              <w:t>ap</w:t>
            </w:r>
          </w:p>
        </w:tc>
        <w:tc>
          <w:tcPr>
            <w:tcW w:w="1918" w:type="dxa"/>
          </w:tcPr>
          <w:p w:rsidR="0042034B" w:rsidRPr="002F6BD7" w:rsidRDefault="00465F39" w:rsidP="0042034B">
            <w:pPr>
              <w:rPr>
                <w:rStyle w:val="LineNumber"/>
              </w:rPr>
            </w:pPr>
            <w:r>
              <w:rPr>
                <w:rStyle w:val="LineNumber"/>
              </w:rPr>
              <w:t>oversize sheet</w:t>
            </w:r>
          </w:p>
        </w:tc>
        <w:tc>
          <w:tcPr>
            <w:tcW w:w="1568" w:type="dxa"/>
          </w:tcPr>
          <w:p w:rsidR="0042034B" w:rsidRPr="002F6BD7" w:rsidRDefault="0042034B" w:rsidP="0042034B">
            <w:pPr>
              <w:rPr>
                <w:rStyle w:val="LineNumber"/>
              </w:rPr>
            </w:pPr>
            <w:r>
              <w:rPr>
                <w:rStyle w:val="LineNumber"/>
              </w:rPr>
              <w:t>printedImage</w:t>
            </w:r>
          </w:p>
        </w:tc>
        <w:tc>
          <w:tcPr>
            <w:tcW w:w="3116" w:type="dxa"/>
          </w:tcPr>
          <w:p w:rsidR="0042034B" w:rsidRPr="002F6BD7" w:rsidRDefault="0042034B" w:rsidP="0042034B">
            <w:pPr>
              <w:rPr>
                <w:rStyle w:val="LineNumber"/>
              </w:rPr>
            </w:pPr>
            <w:r>
              <w:rPr>
                <w:rStyle w:val="LineNumber"/>
              </w:rPr>
              <w:t>Map image on a single sheet</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t>hardCopy:filmImage</w:t>
            </w:r>
          </w:p>
        </w:tc>
        <w:tc>
          <w:tcPr>
            <w:tcW w:w="1918" w:type="dxa"/>
          </w:tcPr>
          <w:p w:rsidR="0042034B" w:rsidRPr="002F6BD7" w:rsidRDefault="00465F39" w:rsidP="0042034B">
            <w:pPr>
              <w:rPr>
                <w:rStyle w:val="LineNumber"/>
              </w:rPr>
            </w:pPr>
            <w:r>
              <w:rPr>
                <w:rStyle w:val="LineNumber"/>
              </w:rPr>
              <w:t>photographic film</w:t>
            </w:r>
          </w:p>
        </w:tc>
        <w:tc>
          <w:tcPr>
            <w:tcW w:w="1568" w:type="dxa"/>
          </w:tcPr>
          <w:p w:rsidR="0042034B" w:rsidRPr="002F6BD7" w:rsidRDefault="0042034B" w:rsidP="0042034B">
            <w:pPr>
              <w:rPr>
                <w:rStyle w:val="LineNumber"/>
              </w:rPr>
            </w:pPr>
            <w:r>
              <w:rPr>
                <w:rStyle w:val="LineNumber"/>
              </w:rPr>
              <w:t>hardCopy</w:t>
            </w:r>
          </w:p>
        </w:tc>
        <w:tc>
          <w:tcPr>
            <w:tcW w:w="3116" w:type="dxa"/>
          </w:tcPr>
          <w:p w:rsidR="0042034B" w:rsidRPr="002F6BD7" w:rsidRDefault="0042034B" w:rsidP="0042034B">
            <w:pPr>
              <w:rPr>
                <w:rStyle w:val="LineNumber"/>
              </w:rPr>
            </w:pPr>
            <w:r>
              <w:rPr>
                <w:rStyle w:val="LineNumber"/>
              </w:rPr>
              <w:t>Image on film, viewed by passing light through the film. Includes single still i</w:t>
            </w:r>
            <w:r>
              <w:rPr>
                <w:rStyle w:val="LineNumber"/>
              </w:rPr>
              <w:t>m</w:t>
            </w:r>
            <w:r>
              <w:rPr>
                <w:rStyle w:val="LineNumber"/>
              </w:rPr>
              <w:t>ages and collections of co</w:t>
            </w:r>
            <w:r>
              <w:rPr>
                <w:rStyle w:val="LineNumber"/>
              </w:rPr>
              <w:t>n</w:t>
            </w:r>
            <w:r>
              <w:rPr>
                <w:rStyle w:val="LineNumber"/>
              </w:rPr>
              <w:t>nected images for a movie.</w:t>
            </w:r>
          </w:p>
        </w:tc>
      </w:tr>
      <w:tr w:rsidR="0042034B" w:rsidRPr="002F6BD7" w:rsidTr="009851E6">
        <w:trPr>
          <w:jc w:val="center"/>
        </w:trPr>
        <w:tc>
          <w:tcPr>
            <w:tcW w:w="2974" w:type="dxa"/>
          </w:tcPr>
          <w:p w:rsidR="0042034B" w:rsidRDefault="00D6205E" w:rsidP="00D6205E">
            <w:pPr>
              <w:rPr>
                <w:rStyle w:val="LineNumber"/>
              </w:rPr>
            </w:pPr>
            <w:r>
              <w:rPr>
                <w:rStyle w:val="LineNumber"/>
              </w:rPr>
              <w:t>audioRecording:</w:t>
            </w:r>
            <w:r w:rsidR="0042034B">
              <w:rPr>
                <w:rStyle w:val="LineNumber"/>
              </w:rPr>
              <w:t>tape</w:t>
            </w:r>
          </w:p>
        </w:tc>
        <w:tc>
          <w:tcPr>
            <w:tcW w:w="1918" w:type="dxa"/>
          </w:tcPr>
          <w:p w:rsidR="0042034B" w:rsidRDefault="00465F39" w:rsidP="000D0DD2">
            <w:pPr>
              <w:suppressAutoHyphens/>
              <w:rPr>
                <w:rStyle w:val="LineNumber"/>
              </w:rPr>
            </w:pPr>
            <w:r>
              <w:rPr>
                <w:rStyle w:val="LineNumber"/>
              </w:rPr>
              <w:t>magnetic tape</w:t>
            </w:r>
          </w:p>
        </w:tc>
        <w:tc>
          <w:tcPr>
            <w:tcW w:w="1568" w:type="dxa"/>
          </w:tcPr>
          <w:p w:rsidR="0042034B" w:rsidRDefault="00D6205E" w:rsidP="00D6205E">
            <w:pPr>
              <w:rPr>
                <w:rStyle w:val="LineNumber"/>
              </w:rPr>
            </w:pPr>
            <w:r w:rsidRPr="00D6205E">
              <w:rPr>
                <w:rStyle w:val="LineNumber"/>
              </w:rPr>
              <w:t>physicalArti-</w:t>
            </w:r>
            <w:r>
              <w:rPr>
                <w:rStyle w:val="LineNumber"/>
              </w:rPr>
              <w:t>f</w:t>
            </w:r>
            <w:r w:rsidRPr="00D6205E">
              <w:rPr>
                <w:rStyle w:val="LineNumber"/>
              </w:rPr>
              <w:t>act</w:t>
            </w:r>
          </w:p>
        </w:tc>
        <w:tc>
          <w:tcPr>
            <w:tcW w:w="3116" w:type="dxa"/>
          </w:tcPr>
          <w:p w:rsidR="0042034B" w:rsidRDefault="0042034B" w:rsidP="0042034B">
            <w:pPr>
              <w:rPr>
                <w:rStyle w:val="LineNumber"/>
              </w:rPr>
            </w:pPr>
            <w:r>
              <w:rPr>
                <w:rStyle w:val="LineNumber"/>
              </w:rPr>
              <w:t>use for sound resources that are recorded on magnetic tape.</w:t>
            </w:r>
          </w:p>
        </w:tc>
      </w:tr>
      <w:tr w:rsidR="00465F39" w:rsidRPr="002F6BD7" w:rsidTr="009851E6">
        <w:trPr>
          <w:jc w:val="center"/>
        </w:trPr>
        <w:tc>
          <w:tcPr>
            <w:tcW w:w="2974" w:type="dxa"/>
          </w:tcPr>
          <w:p w:rsidR="00465F39" w:rsidRDefault="00D6205E" w:rsidP="0042034B">
            <w:pPr>
              <w:rPr>
                <w:rStyle w:val="LineNumber"/>
              </w:rPr>
            </w:pPr>
            <w:r>
              <w:rPr>
                <w:rStyle w:val="LineNumber"/>
              </w:rPr>
              <w:t>audioRecording:otherMedia</w:t>
            </w:r>
          </w:p>
        </w:tc>
        <w:tc>
          <w:tcPr>
            <w:tcW w:w="1918" w:type="dxa"/>
          </w:tcPr>
          <w:p w:rsidR="00465F39" w:rsidDel="00465F39" w:rsidRDefault="00D6205E" w:rsidP="000D0DD2">
            <w:pPr>
              <w:suppressAutoHyphens/>
              <w:rPr>
                <w:rStyle w:val="LineNumber"/>
              </w:rPr>
            </w:pPr>
            <w:r>
              <w:rPr>
                <w:rStyle w:val="LineNumber"/>
              </w:rPr>
              <w:t>vinyl disk, wax cylinders</w:t>
            </w:r>
          </w:p>
        </w:tc>
        <w:tc>
          <w:tcPr>
            <w:tcW w:w="1568" w:type="dxa"/>
          </w:tcPr>
          <w:p w:rsidR="00465F39" w:rsidRDefault="00D6205E" w:rsidP="0042034B">
            <w:pPr>
              <w:rPr>
                <w:rStyle w:val="LineNumber"/>
              </w:rPr>
            </w:pPr>
            <w:r w:rsidRPr="00D6205E">
              <w:rPr>
                <w:rStyle w:val="LineNumber"/>
              </w:rPr>
              <w:t>physicalArtifact</w:t>
            </w:r>
          </w:p>
        </w:tc>
        <w:tc>
          <w:tcPr>
            <w:tcW w:w="3116" w:type="dxa"/>
          </w:tcPr>
          <w:p w:rsidR="00465F39" w:rsidRDefault="00465F39" w:rsidP="0042034B">
            <w:pPr>
              <w:rPr>
                <w:rStyle w:val="LineNumber"/>
              </w:rPr>
            </w:pPr>
          </w:p>
        </w:tc>
      </w:tr>
    </w:tbl>
    <w:p w:rsidR="0042034B" w:rsidRPr="00D551B8" w:rsidRDefault="005B6640" w:rsidP="006D487C">
      <w:pPr>
        <w:pStyle w:val="Tableentry"/>
      </w:pPr>
      <w:r>
        <w:t xml:space="preserve">  </w:t>
      </w:r>
    </w:p>
    <w:p w:rsidR="0032148F" w:rsidRPr="00CB2F1D" w:rsidRDefault="00646160" w:rsidP="009611B8">
      <w:pPr>
        <w:pStyle w:val="Heading2"/>
      </w:pPr>
      <w:bookmarkStart w:id="114" w:name="_Ref312952761"/>
      <w:bookmarkStart w:id="115" w:name="_Ref312952765"/>
      <w:bookmarkStart w:id="116" w:name="_Ref312962412"/>
      <w:bookmarkStart w:id="117" w:name="_Ref312962416"/>
      <w:bookmarkStart w:id="118" w:name="_Toc381426777"/>
      <w:r w:rsidRPr="00CB2F1D">
        <w:t>CI_OnlineResource</w:t>
      </w:r>
      <w:bookmarkEnd w:id="91"/>
      <w:bookmarkEnd w:id="92"/>
      <w:bookmarkEnd w:id="114"/>
      <w:bookmarkEnd w:id="115"/>
      <w:bookmarkEnd w:id="116"/>
      <w:bookmarkEnd w:id="117"/>
      <w:bookmarkEnd w:id="118"/>
    </w:p>
    <w:p w:rsidR="00AD403A" w:rsidRDefault="00932CA7" w:rsidP="009611B8">
      <w:r>
        <w:t>The CI_OnlineResource element is used in a variety o</w:t>
      </w:r>
      <w:r w:rsidR="00550453">
        <w:t>f contexts in ISO19115 content</w:t>
      </w:r>
      <w:r w:rsidR="00877F9F">
        <w:t xml:space="preserve"> (see </w:t>
      </w:r>
      <w:r w:rsidR="00877F9F">
        <w:fldChar w:fldCharType="begin"/>
      </w:r>
      <w:r w:rsidR="00877F9F">
        <w:instrText xml:space="preserve"> REF _Ref312950875 \h </w:instrText>
      </w:r>
      <w:r w:rsidR="00877F9F">
        <w:fldChar w:fldCharType="separate"/>
      </w:r>
      <w:r w:rsidR="00877F9F">
        <w:t>T</w:t>
      </w:r>
      <w:r w:rsidR="00877F9F">
        <w:t>a</w:t>
      </w:r>
      <w:r w:rsidR="00877F9F">
        <w:t xml:space="preserve">ble </w:t>
      </w:r>
      <w:r w:rsidR="00877F9F">
        <w:rPr>
          <w:noProof/>
        </w:rPr>
        <w:t>7</w:t>
      </w:r>
      <w:r w:rsidR="00877F9F">
        <w:fldChar w:fldCharType="end"/>
      </w:r>
      <w:r w:rsidR="00877F9F">
        <w:t xml:space="preserve">). This complex-content-element provides a linkage to some online resource related to the metadata or the described context resource. It is thus analogous to atom:link (IETF </w:t>
      </w:r>
      <w:r w:rsidR="00AD403A">
        <w:t>RFC-4287) or the link element described in IETF RFC-5988.  For links that locate online documents acce</w:t>
      </w:r>
      <w:r w:rsidR="00AD403A">
        <w:t>s</w:t>
      </w:r>
      <w:r w:rsidR="00AD403A">
        <w:t xml:space="preserve">sible using standard browser and file type resolution technology, the link can be as simple as a single URL element that retrieves a representation of the resource. There are many other kinds of related resources that the onlineResource element may point to, including web services that provide access to a dataset resource, metadata for related or source resources, specifications for standards or extensions to standards. </w:t>
      </w:r>
    </w:p>
    <w:p w:rsidR="00501469" w:rsidRDefault="00501469" w:rsidP="00501469">
      <w:pPr>
        <w:pStyle w:val="Caption"/>
      </w:pPr>
      <w:bookmarkStart w:id="119" w:name="_Ref312950875"/>
      <w:r>
        <w:t xml:space="preserve">Table </w:t>
      </w:r>
      <w:r w:rsidR="006B5EB5">
        <w:fldChar w:fldCharType="begin"/>
      </w:r>
      <w:r w:rsidR="006B5EB5">
        <w:instrText xml:space="preserve"> SEQ Table \* ARABIC </w:instrText>
      </w:r>
      <w:r w:rsidR="006B5EB5">
        <w:fldChar w:fldCharType="separate"/>
      </w:r>
      <w:r>
        <w:rPr>
          <w:noProof/>
        </w:rPr>
        <w:t>7</w:t>
      </w:r>
      <w:r w:rsidR="006B5EB5">
        <w:rPr>
          <w:noProof/>
        </w:rPr>
        <w:fldChar w:fldCharType="end"/>
      </w:r>
      <w:bookmarkEnd w:id="119"/>
      <w:r>
        <w:t>. Contexts for CI_OnlineResource elements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364"/>
      </w:tblGrid>
      <w:tr w:rsidR="00501469" w:rsidTr="0081372A">
        <w:tc>
          <w:tcPr>
            <w:tcW w:w="3192" w:type="dxa"/>
            <w:shd w:val="clear" w:color="auto" w:fill="auto"/>
          </w:tcPr>
          <w:p w:rsidR="00501469" w:rsidRDefault="00501469" w:rsidP="0081372A">
            <w:r>
              <w:t>Context</w:t>
            </w:r>
          </w:p>
        </w:tc>
        <w:tc>
          <w:tcPr>
            <w:tcW w:w="6366" w:type="dxa"/>
            <w:shd w:val="clear" w:color="auto" w:fill="auto"/>
          </w:tcPr>
          <w:p w:rsidR="00501469" w:rsidRDefault="00501469" w:rsidP="0081372A">
            <w:r>
              <w:t>usage</w:t>
            </w:r>
          </w:p>
        </w:tc>
      </w:tr>
      <w:tr w:rsidR="00501469" w:rsidTr="0081372A">
        <w:tc>
          <w:tcPr>
            <w:tcW w:w="3192" w:type="dxa"/>
            <w:shd w:val="clear" w:color="auto" w:fill="auto"/>
          </w:tcPr>
          <w:p w:rsidR="00501469" w:rsidRDefault="00501469" w:rsidP="0081372A">
            <w:r>
              <w:t>contactInfo/onlineResource</w:t>
            </w:r>
          </w:p>
        </w:tc>
        <w:tc>
          <w:tcPr>
            <w:tcW w:w="6366" w:type="dxa"/>
            <w:shd w:val="clear" w:color="auto" w:fill="auto"/>
          </w:tcPr>
          <w:p w:rsidR="00501469" w:rsidRDefault="00501469" w:rsidP="0081372A">
            <w:r>
              <w:t>Link to online resource to assist contacting a referenced ind</w:t>
            </w:r>
            <w:r>
              <w:t>i</w:t>
            </w:r>
            <w:r>
              <w:t xml:space="preserve">vidual or organization. </w:t>
            </w:r>
          </w:p>
        </w:tc>
      </w:tr>
      <w:tr w:rsidR="00501469" w:rsidTr="0081372A">
        <w:tc>
          <w:tcPr>
            <w:tcW w:w="3192" w:type="dxa"/>
            <w:shd w:val="clear" w:color="auto" w:fill="auto"/>
          </w:tcPr>
          <w:p w:rsidR="00501469" w:rsidRDefault="00501469" w:rsidP="0081372A">
            <w:r>
              <w:t>distributionInfo/transferOptions</w:t>
            </w:r>
          </w:p>
        </w:tc>
        <w:tc>
          <w:tcPr>
            <w:tcW w:w="6366" w:type="dxa"/>
            <w:shd w:val="clear" w:color="auto" w:fill="auto"/>
          </w:tcPr>
          <w:p w:rsidR="00501469" w:rsidRDefault="00501469" w:rsidP="0081372A">
            <w:r>
              <w:t>link to a representation of the resource that is the subject of the metadata record</w:t>
            </w:r>
          </w:p>
        </w:tc>
      </w:tr>
      <w:tr w:rsidR="00501469" w:rsidTr="0081372A">
        <w:tc>
          <w:tcPr>
            <w:tcW w:w="3192" w:type="dxa"/>
            <w:shd w:val="clear" w:color="auto" w:fill="auto"/>
          </w:tcPr>
          <w:p w:rsidR="00501469" w:rsidRDefault="00501469" w:rsidP="0081372A">
            <w:r>
              <w:t>metadataExtension</w:t>
            </w:r>
          </w:p>
        </w:tc>
        <w:tc>
          <w:tcPr>
            <w:tcW w:w="6366" w:type="dxa"/>
            <w:shd w:val="clear" w:color="auto" w:fill="auto"/>
          </w:tcPr>
          <w:p w:rsidR="00501469" w:rsidRDefault="00501469" w:rsidP="0081372A">
            <w:r>
              <w:t>link to document describing specifications for elements and a</w:t>
            </w:r>
            <w:r>
              <w:t>t</w:t>
            </w:r>
            <w:r>
              <w:t>tributes extending the base standard.</w:t>
            </w:r>
          </w:p>
        </w:tc>
      </w:tr>
    </w:tbl>
    <w:p w:rsidR="00AD403A" w:rsidRDefault="00AD403A" w:rsidP="009611B8">
      <w:r>
        <w:t>For the USGIN, it is desired that such links are accompanied by sufficient description that the linked resource can be accessed and provided to the metadata user automatically, with little or no operator intervention other than clicking on a link in a presentation of the metadata. A co</w:t>
      </w:r>
      <w:r>
        <w:t>n</w:t>
      </w:r>
      <w:r>
        <w:t xml:space="preserve">tent specification for such machine-actionable links is discussed in a separate </w:t>
      </w:r>
      <w:hyperlink r:id="rId58" w:history="1">
        <w:r w:rsidRPr="00AD403A">
          <w:rPr>
            <w:rStyle w:val="Hyperlink"/>
          </w:rPr>
          <w:t>USGIN discu</w:t>
        </w:r>
        <w:r w:rsidRPr="00AD403A">
          <w:rPr>
            <w:rStyle w:val="Hyperlink"/>
          </w:rPr>
          <w:t>s</w:t>
        </w:r>
        <w:r w:rsidRPr="00AD403A">
          <w:rPr>
            <w:rStyle w:val="Hyperlink"/>
          </w:rPr>
          <w:t>sion paper</w:t>
        </w:r>
      </w:hyperlink>
      <w:r>
        <w:t>.</w:t>
      </w:r>
      <w:r w:rsidR="00254AD6">
        <w:t xml:space="preserve"> This approach essentially considers the metadata as a sort of hypermedia in which the CI_OnlineResource elements define the 'affordances', or actions that are available to a cl</w:t>
      </w:r>
      <w:r w:rsidR="00254AD6">
        <w:t>i</w:t>
      </w:r>
      <w:r w:rsidR="00254AD6">
        <w:t>ent.</w:t>
      </w:r>
    </w:p>
    <w:p w:rsidR="00501469" w:rsidRDefault="00F97B78" w:rsidP="009611B8">
      <w:r w:rsidRPr="00CB2F1D">
        <w:t xml:space="preserve">The </w:t>
      </w:r>
      <w:r w:rsidR="00807341">
        <w:t>CI_OnlineResource</w:t>
      </w:r>
      <w:r w:rsidR="00807341" w:rsidRPr="00CB2F1D">
        <w:t xml:space="preserve"> </w:t>
      </w:r>
      <w:r w:rsidR="00807341">
        <w:t xml:space="preserve">element contains 6 child elements. The only required content is </w:t>
      </w:r>
      <w:r w:rsidR="00254AD6">
        <w:t xml:space="preserve">a </w:t>
      </w:r>
      <w:r w:rsidRPr="00CB2F1D">
        <w:t>URL</w:t>
      </w:r>
      <w:r w:rsidR="00807341">
        <w:t xml:space="preserve"> that will access the online resource. All other properties are optional</w:t>
      </w:r>
      <w:r w:rsidRPr="00CB2F1D">
        <w:t xml:space="preserve">. The </w:t>
      </w:r>
      <w:r w:rsidR="00646160" w:rsidRPr="00CB2F1D">
        <w:rPr>
          <w:rStyle w:val="ElementxPath"/>
        </w:rPr>
        <w:t>protocol</w:t>
      </w:r>
      <w:r w:rsidR="00646160" w:rsidRPr="00CB2F1D">
        <w:t xml:space="preserve">, </w:t>
      </w:r>
      <w:r w:rsidR="00646160" w:rsidRPr="00CB2F1D">
        <w:rPr>
          <w:rStyle w:val="ElementxPath"/>
        </w:rPr>
        <w:t>applicatio</w:t>
      </w:r>
      <w:r w:rsidR="00646160" w:rsidRPr="00CB2F1D">
        <w:rPr>
          <w:rStyle w:val="ElementxPath"/>
        </w:rPr>
        <w:t>n</w:t>
      </w:r>
      <w:r w:rsidR="00646160" w:rsidRPr="00CB2F1D">
        <w:rPr>
          <w:rStyle w:val="ElementxPath"/>
        </w:rPr>
        <w:t>Profile</w:t>
      </w:r>
      <w:r w:rsidR="00646160" w:rsidRPr="00CB2F1D">
        <w:t xml:space="preserve">, </w:t>
      </w:r>
      <w:r w:rsidR="00646160" w:rsidRPr="00CB2F1D">
        <w:rPr>
          <w:rStyle w:val="ElementxPath"/>
        </w:rPr>
        <w:t>name</w:t>
      </w:r>
      <w:r w:rsidRPr="00CB2F1D">
        <w:t xml:space="preserve"> and </w:t>
      </w:r>
      <w:r w:rsidR="00807341">
        <w:rPr>
          <w:rStyle w:val="ElementxPath"/>
        </w:rPr>
        <w:t>description</w:t>
      </w:r>
      <w:r w:rsidR="00807341" w:rsidRPr="00CB2F1D">
        <w:t xml:space="preserve"> </w:t>
      </w:r>
      <w:r w:rsidRPr="00CB2F1D">
        <w:t xml:space="preserve">properties </w:t>
      </w:r>
      <w:r w:rsidR="00807341">
        <w:t>are all free text with loosely define</w:t>
      </w:r>
      <w:r w:rsidR="00254AD6">
        <w:t>d</w:t>
      </w:r>
      <w:r w:rsidR="00807341">
        <w:t xml:space="preserve"> semantics as ind</w:t>
      </w:r>
      <w:r w:rsidR="00807341">
        <w:t>i</w:t>
      </w:r>
      <w:r w:rsidR="00807341">
        <w:t xml:space="preserve">cated by the element names. </w:t>
      </w:r>
    </w:p>
    <w:p w:rsidR="00501469" w:rsidRDefault="00501469" w:rsidP="00501469">
      <w:pPr>
        <w:pStyle w:val="Heading3"/>
      </w:pPr>
      <w:bookmarkStart w:id="120" w:name="_Toc381426778"/>
      <w:r>
        <w:lastRenderedPageBreak/>
        <w:t>CI_OnlineResource protocol</w:t>
      </w:r>
      <w:bookmarkEnd w:id="120"/>
    </w:p>
    <w:p w:rsidR="003822A9" w:rsidRDefault="00807341" w:rsidP="009611B8">
      <w:r>
        <w:t xml:space="preserve">Since the base level web </w:t>
      </w:r>
      <w:r w:rsidR="00C163E4">
        <w:t>locator scheme</w:t>
      </w:r>
      <w:r>
        <w:t xml:space="preserve"> (ftp, http) is indi</w:t>
      </w:r>
      <w:r w:rsidR="00C163E4">
        <w:t>cated by the prefix of the URL (</w:t>
      </w:r>
      <w:r w:rsidR="00254AD6">
        <w:t xml:space="preserve">IETF </w:t>
      </w:r>
      <w:r w:rsidR="00C163E4">
        <w:t xml:space="preserve">RFC 1738), </w:t>
      </w:r>
      <w:r w:rsidR="00254AD6">
        <w:t xml:space="preserve">USGIN metadata uses </w:t>
      </w:r>
      <w:r w:rsidR="00C163E4">
        <w:t xml:space="preserve">the </w:t>
      </w:r>
      <w:r w:rsidR="00C163E4" w:rsidRPr="00CB2F1D">
        <w:rPr>
          <w:rStyle w:val="ElementxPath"/>
        </w:rPr>
        <w:t>protocol</w:t>
      </w:r>
      <w:r w:rsidR="00C163E4">
        <w:t xml:space="preserve"> attribute  to specify a higher-level protocol in the network stack, </w:t>
      </w:r>
      <w:r w:rsidR="00254AD6">
        <w:t>e.g. a</w:t>
      </w:r>
      <w:r w:rsidR="00C163E4">
        <w:t xml:space="preserve"> serviceType</w:t>
      </w:r>
      <w:r w:rsidR="00254AD6">
        <w:t xml:space="preserve"> for data accessed through remote</w:t>
      </w:r>
      <w:r w:rsidR="00111C2A">
        <w:t>-</w:t>
      </w:r>
      <w:r w:rsidR="00254AD6">
        <w:t>procedure</w:t>
      </w:r>
      <w:r w:rsidR="00111C2A">
        <w:t>-</w:t>
      </w:r>
      <w:r w:rsidR="00254AD6">
        <w:t>call</w:t>
      </w:r>
      <w:r w:rsidR="00111C2A">
        <w:t>-</w:t>
      </w:r>
      <w:r w:rsidR="00254AD6">
        <w:t>on</w:t>
      </w:r>
      <w:r w:rsidR="00111C2A">
        <w:t>-</w:t>
      </w:r>
      <w:r w:rsidR="00254AD6">
        <w:t>HTTP type services</w:t>
      </w:r>
      <w:r w:rsidR="00C163E4">
        <w:t xml:space="preserve">. </w:t>
      </w:r>
    </w:p>
    <w:p w:rsidR="00501469" w:rsidRDefault="00501469" w:rsidP="00501469">
      <w:pPr>
        <w:pStyle w:val="Heading3"/>
      </w:pPr>
      <w:bookmarkStart w:id="121" w:name="_Toc381426779"/>
      <w:r>
        <w:t>CI_OnlineResource</w:t>
      </w:r>
      <w:r w:rsidR="0081372A">
        <w:t xml:space="preserve"> </w:t>
      </w:r>
      <w:r>
        <w:t>applicationProfile</w:t>
      </w:r>
      <w:bookmarkEnd w:id="121"/>
    </w:p>
    <w:p w:rsidR="003822A9" w:rsidRDefault="00C163E4" w:rsidP="009611B8">
      <w:r>
        <w:t xml:space="preserve">The use of </w:t>
      </w:r>
      <w:r w:rsidRPr="00CB2F1D">
        <w:rPr>
          <w:rStyle w:val="ElementxPath"/>
        </w:rPr>
        <w:t>applicationProfile</w:t>
      </w:r>
      <w:r>
        <w:t xml:space="preserve"> for file-based resources accessed via URL is discussed in </w:t>
      </w:r>
      <w:r w:rsidRPr="0081372A">
        <w:t>Table 2</w:t>
      </w:r>
      <w:r>
        <w:t xml:space="preserve">. For </w:t>
      </w:r>
      <w:r w:rsidR="003822A9">
        <w:t>links to documents for which the service type</w:t>
      </w:r>
      <w:r w:rsidR="0061661E">
        <w:t xml:space="preserve"> (encoded in the </w:t>
      </w:r>
      <w:r w:rsidR="0061661E" w:rsidRPr="00CB2F1D">
        <w:rPr>
          <w:rStyle w:val="ElementxPath"/>
        </w:rPr>
        <w:t>CI_OnlineResourc</w:t>
      </w:r>
      <w:r w:rsidR="0061661E">
        <w:rPr>
          <w:rStyle w:val="ElementxPath"/>
        </w:rPr>
        <w:t xml:space="preserve">e/protocol </w:t>
      </w:r>
      <w:r w:rsidR="0061661E">
        <w:t>property)</w:t>
      </w:r>
      <w:r w:rsidR="003822A9">
        <w:t xml:space="preserve"> and base protocol prefix </w:t>
      </w:r>
      <w:r w:rsidR="0061661E">
        <w:t>i</w:t>
      </w:r>
      <w:r w:rsidR="003822A9">
        <w:t xml:space="preserve">n the </w:t>
      </w:r>
      <w:r w:rsidR="0061661E" w:rsidRPr="0061661E">
        <w:rPr>
          <w:rStyle w:val="ElementxPath"/>
        </w:rPr>
        <w:t>CI_OnlineResource/</w:t>
      </w:r>
      <w:r w:rsidR="003822A9" w:rsidRPr="0061661E">
        <w:rPr>
          <w:rStyle w:val="ElementxPath"/>
        </w:rPr>
        <w:t>link</w:t>
      </w:r>
      <w:r w:rsidR="003822A9">
        <w:t xml:space="preserve"> URL</w:t>
      </w:r>
      <w:r w:rsidR="007E3CBF">
        <w:t xml:space="preserve"> (e.g. 'http:')</w:t>
      </w:r>
      <w:r w:rsidR="003822A9">
        <w:t xml:space="preserve"> do not provide sufficient information to guide client software, the </w:t>
      </w:r>
      <w:r w:rsidR="003822A9" w:rsidRPr="0061661E">
        <w:rPr>
          <w:rStyle w:val="ElementxPath"/>
        </w:rPr>
        <w:t>applicationProfile</w:t>
      </w:r>
      <w:r w:rsidR="003822A9">
        <w:t xml:space="preserve"> property is used to indicate a profile on the serviceType or some variation in document encoding or content conventions. For example WFS services may offer different feature</w:t>
      </w:r>
      <w:r w:rsidR="005D1804">
        <w:t>s in different namespaces or encoding schemes</w:t>
      </w:r>
      <w:r w:rsidR="003822A9">
        <w:t>, a catalog may offer different metadata encoding, or a resource-oriented service may offer representations using different encoding schemes. The same scheme may be used with different conventions, for instance different profiles for the use of ISO19139 or csw:record XML metadata encoding. RDF representations may be offered in XML, Turtle, or N3 encoding. Al</w:t>
      </w:r>
      <w:r w:rsidR="003822A9">
        <w:t>t</w:t>
      </w:r>
      <w:r w:rsidR="003822A9">
        <w:t>hough these variations may be deducible using content negotiation or by accessing and parsing a service description document, much simple client logic is possible if the information is provi</w:t>
      </w:r>
      <w:r w:rsidR="003822A9">
        <w:t>d</w:t>
      </w:r>
      <w:r w:rsidR="003822A9">
        <w:t>ed up front with the link.</w:t>
      </w:r>
      <w:r w:rsidR="0081372A">
        <w:t xml:space="preserve"> The actual string value that should be provided to specify an application profile should be defined by the agent originating the profile.</w:t>
      </w:r>
    </w:p>
    <w:p w:rsidR="00501469" w:rsidRDefault="00501469" w:rsidP="00501469">
      <w:pPr>
        <w:pStyle w:val="Heading3"/>
      </w:pPr>
      <w:bookmarkStart w:id="122" w:name="_Toc381426780"/>
      <w:r>
        <w:t>CI_OnlineResource name and description</w:t>
      </w:r>
      <w:bookmarkEnd w:id="122"/>
    </w:p>
    <w:p w:rsidR="007E6F3B" w:rsidRDefault="00AA5CF8" w:rsidP="009611B8">
      <w:r>
        <w:t>In order to provide further clarity and guidance for the utilization of linked resources USGIN re</w:t>
      </w:r>
      <w:r>
        <w:t>c</w:t>
      </w:r>
      <w:r>
        <w:t>ommends us</w:t>
      </w:r>
      <w:r w:rsidR="0061661E">
        <w:t>e</w:t>
      </w:r>
      <w:r>
        <w:t xml:space="preserve"> of the </w:t>
      </w:r>
      <w:r w:rsidRPr="00CB2F1D">
        <w:rPr>
          <w:rStyle w:val="ElementxPath"/>
        </w:rPr>
        <w:t>CI_OnlineResourc</w:t>
      </w:r>
      <w:r>
        <w:rPr>
          <w:rStyle w:val="ElementxPath"/>
        </w:rPr>
        <w:t>e/nam</w:t>
      </w:r>
      <w:r w:rsidRPr="00CB2F1D">
        <w:rPr>
          <w:rStyle w:val="ElementxPath"/>
        </w:rPr>
        <w:t>e</w:t>
      </w:r>
      <w:r>
        <w:t xml:space="preserve"> property as indicated in </w:t>
      </w:r>
      <w:r w:rsidR="003822A9" w:rsidRPr="00CE2853">
        <w:fldChar w:fldCharType="begin"/>
      </w:r>
      <w:r w:rsidR="003822A9" w:rsidRPr="009851E6">
        <w:instrText xml:space="preserve"> REF _Ref252866837 \h </w:instrText>
      </w:r>
      <w:r w:rsidR="00B72A09">
        <w:instrText xml:space="preserve"> \* MERGEFORMAT </w:instrText>
      </w:r>
      <w:r w:rsidR="003822A9" w:rsidRPr="00CE2853">
        <w:fldChar w:fldCharType="separate"/>
      </w:r>
      <w:r w:rsidR="00D7438E" w:rsidRPr="00CE2853">
        <w:t xml:space="preserve">Table </w:t>
      </w:r>
      <w:r w:rsidR="00D7438E" w:rsidRPr="009851E6">
        <w:rPr>
          <w:noProof/>
        </w:rPr>
        <w:t>13</w:t>
      </w:r>
      <w:r w:rsidR="003822A9" w:rsidRPr="00CE2853">
        <w:fldChar w:fldCharType="end"/>
      </w:r>
      <w:r w:rsidRPr="00083B4E">
        <w:t xml:space="preserve">. </w:t>
      </w:r>
      <w:r w:rsidR="007E6F3B">
        <w:t>In order to ident</w:t>
      </w:r>
      <w:r w:rsidR="007E6F3B">
        <w:t>i</w:t>
      </w:r>
      <w:r w:rsidR="007E6F3B">
        <w:t xml:space="preserve">fy the linkage element that locates the service description document (see </w:t>
      </w:r>
      <w:r w:rsidR="007E6F3B">
        <w:fldChar w:fldCharType="begin"/>
      </w:r>
      <w:r w:rsidR="007E6F3B">
        <w:instrText xml:space="preserve"> REF _Ref312932895 \n \h </w:instrText>
      </w:r>
      <w:r w:rsidR="007E6F3B">
        <w:fldChar w:fldCharType="separate"/>
      </w:r>
      <w:r w:rsidR="007E6F3B">
        <w:t>4.22</w:t>
      </w:r>
      <w:r w:rsidR="007E6F3B">
        <w:fldChar w:fldCharType="end"/>
      </w:r>
      <w:r w:rsidR="007E6F3B">
        <w:t xml:space="preserve"> </w:t>
      </w:r>
      <w:r w:rsidR="007E6F3B">
        <w:fldChar w:fldCharType="begin"/>
      </w:r>
      <w:r w:rsidR="007E6F3B">
        <w:instrText xml:space="preserve"> REF _Ref312932898 \h </w:instrText>
      </w:r>
      <w:r w:rsidR="007E6F3B">
        <w:fldChar w:fldCharType="separate"/>
      </w:r>
      <w:r w:rsidR="007E6F3B">
        <w:t>Operation metadata</w:t>
      </w:r>
      <w:r w:rsidR="007E6F3B">
        <w:fldChar w:fldCharType="end"/>
      </w:r>
      <w:r w:rsidR="007E6F3B">
        <w:t xml:space="preserve">), USGIN mandates using </w:t>
      </w:r>
      <w:r w:rsidR="007E6F3B" w:rsidRPr="008D6F13">
        <w:rPr>
          <w:rStyle w:val="ElementxPath"/>
        </w:rPr>
        <w:t>CI_OnlineResource/name</w:t>
      </w:r>
      <w:r w:rsidR="007E6F3B">
        <w:t xml:space="preserve"> = "serviceDescription" in the </w:t>
      </w:r>
      <w:r w:rsidR="007E6F3B" w:rsidRPr="00E00919">
        <w:rPr>
          <w:rStyle w:val="ElementxPath"/>
        </w:rPr>
        <w:t>CI_OnlineResource</w:t>
      </w:r>
      <w:r w:rsidR="007E6F3B">
        <w:t xml:space="preserve"> element with the linkage to the service description. </w:t>
      </w:r>
      <w:r w:rsidR="007138B6">
        <w:t>The assumption is that any client that can connect to the service will know what to expect as the service description provi</w:t>
      </w:r>
      <w:r w:rsidR="007138B6">
        <w:t>d</w:t>
      </w:r>
      <w:r w:rsidR="007138B6">
        <w:t>ed by that service.</w:t>
      </w:r>
    </w:p>
    <w:p w:rsidR="00501469" w:rsidRDefault="0061661E" w:rsidP="009611B8">
      <w:r w:rsidRPr="00CE2853">
        <w:t>T</w:t>
      </w:r>
      <w:r w:rsidRPr="00CB2F1D">
        <w:t xml:space="preserve">he </w:t>
      </w:r>
      <w:r w:rsidRPr="009851E6">
        <w:rPr>
          <w:rStyle w:val="ElementxPath"/>
        </w:rPr>
        <w:t>description</w:t>
      </w:r>
      <w:r w:rsidRPr="00CB2F1D">
        <w:t xml:space="preserve"> property may be used to provide information about the online resource, and more usefully, </w:t>
      </w:r>
      <w:r>
        <w:t xml:space="preserve">to provide an </w:t>
      </w:r>
      <w:r w:rsidRPr="00CB2F1D">
        <w:t xml:space="preserve">explanation of how the other content of the </w:t>
      </w:r>
      <w:r w:rsidRPr="00CB2F1D">
        <w:rPr>
          <w:rStyle w:val="ElementxPath"/>
        </w:rPr>
        <w:t>CI_OnlineResource</w:t>
      </w:r>
      <w:r w:rsidRPr="00CB2F1D">
        <w:t xml:space="preserve"> el</w:t>
      </w:r>
      <w:r w:rsidRPr="00CB2F1D">
        <w:t>e</w:t>
      </w:r>
      <w:r w:rsidRPr="00CB2F1D">
        <w:t xml:space="preserve">ment is to be used to access the resource. </w:t>
      </w:r>
      <w:r>
        <w:t xml:space="preserve">The </w:t>
      </w:r>
      <w:r w:rsidRPr="009851E6">
        <w:rPr>
          <w:rStyle w:val="ElementxPath"/>
        </w:rPr>
        <w:t>linkage/description</w:t>
      </w:r>
      <w:r>
        <w:t xml:space="preserve"> should provide any nece</w:t>
      </w:r>
      <w:r>
        <w:t>s</w:t>
      </w:r>
      <w:r>
        <w:t>sary additional information in a text narrative as well.</w:t>
      </w:r>
      <w:r w:rsidR="00F55070">
        <w:t xml:space="preserve"> </w:t>
      </w:r>
      <w:r w:rsidR="00AA5CF8">
        <w:t>In some cases the protocol, applicatio</w:t>
      </w:r>
      <w:r w:rsidR="00AA5CF8">
        <w:t>n</w:t>
      </w:r>
      <w:r w:rsidR="00AA5CF8">
        <w:t xml:space="preserve">Profile and name properties may be insufficient to </w:t>
      </w:r>
      <w:r w:rsidR="002C568B">
        <w:t>enable machine access to the</w:t>
      </w:r>
      <w:r w:rsidR="00AA5CF8">
        <w:t xml:space="preserve"> resource through the provided link. </w:t>
      </w:r>
      <w:r w:rsidR="0081372A" w:rsidRPr="0081372A">
        <w:t xml:space="preserve">The </w:t>
      </w:r>
      <w:r w:rsidR="0081372A" w:rsidRPr="0081372A">
        <w:rPr>
          <w:rStyle w:val="ElementxPath"/>
        </w:rPr>
        <w:t>CI_OnlineResource/description</w:t>
      </w:r>
      <w:r w:rsidR="002C568B">
        <w:t xml:space="preserve"> element may include </w:t>
      </w:r>
      <w:r w:rsidR="0081372A" w:rsidRPr="0081372A">
        <w:t xml:space="preserve"> key values pairs to provide additional necessary information. USGIN recommendataion is to encode these</w:t>
      </w:r>
      <w:r w:rsidR="003C5140">
        <w:t xml:space="preserve"> in a 'parameter' object</w:t>
      </w:r>
      <w:r w:rsidR="0081372A" w:rsidRPr="0081372A">
        <w:t xml:space="preserve"> using JSON syntax.</w:t>
      </w:r>
      <w:r w:rsidR="002C568B" w:rsidRPr="002C568B">
        <w:t xml:space="preserve"> </w:t>
      </w:r>
      <w:r w:rsidR="002C568B">
        <w:t>The parameters value is a</w:t>
      </w:r>
      <w:r w:rsidR="001609D6">
        <w:t xml:space="preserve"> list</w:t>
      </w:r>
      <w:r w:rsidR="002C568B">
        <w:t xml:space="preserve"> of key</w:t>
      </w:r>
      <w:r w:rsidR="001609D6">
        <w:t>:</w:t>
      </w:r>
      <w:r w:rsidR="002C568B">
        <w:t>value pairs</w:t>
      </w:r>
      <w:r w:rsidR="001609D6">
        <w:t xml:space="preserve"> e</w:t>
      </w:r>
      <w:r w:rsidR="001609D6">
        <w:t>n</w:t>
      </w:r>
      <w:r w:rsidR="001609D6">
        <w:t>closed in curly brackets ('{key:"value", key1:"value1"…}')</w:t>
      </w:r>
      <w:r w:rsidR="002C568B">
        <w:t>.  The keys should be the exact string that is required for the data access request parameter.  For example</w:t>
      </w:r>
      <w:r w:rsidR="008D58E5">
        <w:t>, a dataset distributed through a particular layer in a multi-layer WMS</w:t>
      </w:r>
      <w:r w:rsidR="002C568B">
        <w:t>:</w:t>
      </w:r>
    </w:p>
    <w:p w:rsidR="002C568B" w:rsidRPr="002C568B" w:rsidRDefault="002C568B" w:rsidP="002C568B">
      <w:pPr>
        <w:pStyle w:val="XMLelement0"/>
      </w:pPr>
      <w:r w:rsidRPr="002C568B">
        <w:t>&lt;gmd:description&gt;</w:t>
      </w:r>
    </w:p>
    <w:p w:rsidR="002C568B" w:rsidRPr="002C568B" w:rsidRDefault="002C568B" w:rsidP="002C568B">
      <w:pPr>
        <w:pStyle w:val="XMLelement0"/>
      </w:pPr>
      <w:r w:rsidRPr="002C568B">
        <w:tab/>
        <w:t>&lt;gco:CharacterString&gt;</w:t>
      </w:r>
    </w:p>
    <w:p w:rsidR="002C568B" w:rsidRPr="002C568B" w:rsidRDefault="002C568B" w:rsidP="002C568B">
      <w:pPr>
        <w:pStyle w:val="XMLExample"/>
      </w:pPr>
      <w:r w:rsidRPr="002C568B">
        <w:tab/>
      </w:r>
      <w:r w:rsidRPr="002C568B">
        <w:tab/>
        <w:t>Wh</w:t>
      </w:r>
      <w:r>
        <w:t>atever descriptive text you want.</w:t>
      </w:r>
      <w:r w:rsidRPr="002C568B">
        <w:t xml:space="preserve"> </w:t>
      </w:r>
    </w:p>
    <w:p w:rsidR="002C568B" w:rsidRPr="002C568B" w:rsidRDefault="002C568B" w:rsidP="002C568B">
      <w:pPr>
        <w:pStyle w:val="XMLExample"/>
        <w:rPr>
          <w:b/>
        </w:rPr>
      </w:pPr>
      <w:r>
        <w:tab/>
      </w:r>
      <w:r>
        <w:tab/>
      </w:r>
      <w:r w:rsidRPr="002C568B">
        <w:rPr>
          <w:b/>
          <w:sz w:val="22"/>
        </w:rPr>
        <w:t>parameters:{layers</w:t>
      </w:r>
      <w:r w:rsidR="008D58E5">
        <w:rPr>
          <w:b/>
          <w:sz w:val="22"/>
        </w:rPr>
        <w:t>:"</w:t>
      </w:r>
      <w:r w:rsidRPr="002C568B">
        <w:rPr>
          <w:b/>
          <w:sz w:val="22"/>
        </w:rPr>
        <w:t>gtp_datagap_well_data_collection</w:t>
      </w:r>
      <w:r w:rsidR="008D58E5">
        <w:rPr>
          <w:b/>
          <w:sz w:val="22"/>
        </w:rPr>
        <w:t>"</w:t>
      </w:r>
      <w:r w:rsidRPr="002C568B">
        <w:rPr>
          <w:b/>
          <w:sz w:val="22"/>
        </w:rPr>
        <w:t>}</w:t>
      </w:r>
      <w:r w:rsidRPr="002C568B">
        <w:rPr>
          <w:b/>
        </w:rPr>
        <w:t xml:space="preserve"> </w:t>
      </w:r>
    </w:p>
    <w:p w:rsidR="002C568B" w:rsidRPr="002C568B" w:rsidRDefault="002C568B" w:rsidP="002C568B">
      <w:pPr>
        <w:pStyle w:val="XMLelement0"/>
      </w:pPr>
      <w:r w:rsidRPr="002C568B">
        <w:tab/>
        <w:t>&lt;/gco:CharacterString&gt;</w:t>
      </w:r>
    </w:p>
    <w:p w:rsidR="002C568B" w:rsidRDefault="002C568B" w:rsidP="002C568B">
      <w:pPr>
        <w:pStyle w:val="XMLelement0"/>
      </w:pPr>
      <w:r w:rsidRPr="002C568B">
        <w:t>&lt;/gmd:description&gt;</w:t>
      </w:r>
    </w:p>
    <w:p w:rsidR="001609D6" w:rsidRDefault="001609D6" w:rsidP="001609D6">
      <w:r>
        <w:t>In the case of a dataset distributed through a particular feature type in a multi-feature WFS:</w:t>
      </w:r>
    </w:p>
    <w:p w:rsidR="001609D6" w:rsidRPr="002C568B" w:rsidRDefault="001609D6" w:rsidP="001609D6">
      <w:pPr>
        <w:pStyle w:val="XMLelement0"/>
      </w:pPr>
      <w:r w:rsidRPr="002C568B">
        <w:lastRenderedPageBreak/>
        <w:t>&lt;gmd:description&gt;</w:t>
      </w:r>
    </w:p>
    <w:p w:rsidR="001609D6" w:rsidRPr="002C568B" w:rsidRDefault="001609D6" w:rsidP="001609D6">
      <w:pPr>
        <w:pStyle w:val="XMLelement0"/>
      </w:pPr>
      <w:r w:rsidRPr="002C568B">
        <w:tab/>
        <w:t>&lt;gco:CharacterString&gt;</w:t>
      </w:r>
    </w:p>
    <w:p w:rsidR="001609D6" w:rsidRPr="002C568B" w:rsidRDefault="001609D6" w:rsidP="001609D6">
      <w:pPr>
        <w:pStyle w:val="XMLExample"/>
      </w:pPr>
      <w:r w:rsidRPr="002C568B">
        <w:tab/>
      </w:r>
      <w:r w:rsidRPr="002C568B">
        <w:tab/>
        <w:t>Wh</w:t>
      </w:r>
      <w:r>
        <w:t>atever descriptive text you want.</w:t>
      </w:r>
      <w:r w:rsidRPr="002C568B">
        <w:t xml:space="preserve"> </w:t>
      </w:r>
    </w:p>
    <w:p w:rsidR="001609D6" w:rsidRPr="002C568B" w:rsidRDefault="001609D6" w:rsidP="001609D6">
      <w:pPr>
        <w:pStyle w:val="XMLExample"/>
        <w:rPr>
          <w:b/>
        </w:rPr>
      </w:pPr>
      <w:r>
        <w:tab/>
      </w:r>
      <w:r>
        <w:tab/>
      </w:r>
      <w:r w:rsidRPr="002C568B">
        <w:rPr>
          <w:b/>
          <w:sz w:val="22"/>
        </w:rPr>
        <w:t>parameters:{</w:t>
      </w:r>
      <w:r w:rsidRPr="001609D6">
        <w:t xml:space="preserve"> </w:t>
      </w:r>
      <w:r w:rsidRPr="001609D6">
        <w:rPr>
          <w:b/>
          <w:sz w:val="22"/>
        </w:rPr>
        <w:t>type</w:t>
      </w:r>
      <w:r>
        <w:rPr>
          <w:b/>
          <w:sz w:val="22"/>
        </w:rPr>
        <w:t>Name:"</w:t>
      </w:r>
      <w:r w:rsidRPr="001609D6">
        <w:rPr>
          <w:b/>
          <w:sz w:val="22"/>
        </w:rPr>
        <w:t>BoreholeLithInterval</w:t>
      </w:r>
      <w:r>
        <w:rPr>
          <w:b/>
          <w:sz w:val="22"/>
        </w:rPr>
        <w:t>2.0"</w:t>
      </w:r>
      <w:r w:rsidRPr="002C568B">
        <w:rPr>
          <w:b/>
          <w:sz w:val="22"/>
        </w:rPr>
        <w:t>}</w:t>
      </w:r>
      <w:r w:rsidRPr="002C568B">
        <w:rPr>
          <w:b/>
        </w:rPr>
        <w:t xml:space="preserve"> </w:t>
      </w:r>
    </w:p>
    <w:p w:rsidR="001609D6" w:rsidRPr="002C568B" w:rsidRDefault="001609D6" w:rsidP="001609D6">
      <w:pPr>
        <w:pStyle w:val="XMLelement0"/>
      </w:pPr>
      <w:r w:rsidRPr="002C568B">
        <w:tab/>
        <w:t>&lt;/gco:CharacterString&gt;</w:t>
      </w:r>
    </w:p>
    <w:p w:rsidR="001609D6" w:rsidRPr="002C568B" w:rsidRDefault="001609D6" w:rsidP="001609D6">
      <w:pPr>
        <w:pStyle w:val="XMLelement0"/>
      </w:pPr>
      <w:r w:rsidRPr="002C568B">
        <w:t>&lt;/gmd:description&gt;</w:t>
      </w:r>
    </w:p>
    <w:p w:rsidR="001609D6" w:rsidRPr="002C568B" w:rsidRDefault="001609D6" w:rsidP="002C568B">
      <w:pPr>
        <w:pStyle w:val="XMLelement0"/>
      </w:pPr>
    </w:p>
    <w:p w:rsidR="00BE3014" w:rsidRPr="00CB2F1D" w:rsidRDefault="00501469" w:rsidP="00501469">
      <w:pPr>
        <w:pStyle w:val="Heading3"/>
      </w:pPr>
      <w:bookmarkStart w:id="123" w:name="_Toc381426781"/>
      <w:r>
        <w:t>CI_OnlineResource function property</w:t>
      </w:r>
      <w:bookmarkEnd w:id="123"/>
    </w:p>
    <w:p w:rsidR="005923AB" w:rsidRPr="00CB2F1D" w:rsidRDefault="00FD0E3A" w:rsidP="009611B8">
      <w:r w:rsidRPr="00FD0E3A">
        <w:t xml:space="preserve">The </w:t>
      </w:r>
      <w:r w:rsidRPr="009851E6">
        <w:rPr>
          <w:rStyle w:val="ElementxPath"/>
        </w:rPr>
        <w:t>function</w:t>
      </w:r>
      <w:r w:rsidRPr="00FD0E3A">
        <w:t xml:space="preserve"> property is populated from a codelist (see Table 8) and is used to indicate the e</w:t>
      </w:r>
      <w:r w:rsidRPr="00FD0E3A">
        <w:t>x</w:t>
      </w:r>
      <w:r w:rsidRPr="00FD0E3A">
        <w:t xml:space="preserve">pected action that actuating the link will trigger. </w:t>
      </w:r>
      <w:r w:rsidR="007E5A95" w:rsidRPr="00CB2F1D">
        <w:t xml:space="preserve">(see section </w:t>
      </w:r>
      <w:r w:rsidR="007E5A95" w:rsidRPr="00CB2F1D">
        <w:fldChar w:fldCharType="begin"/>
      </w:r>
      <w:r w:rsidR="007E5A95" w:rsidRPr="00CB2F1D">
        <w:instrText xml:space="preserve"> REF _Ref247269078 \r \h </w:instrText>
      </w:r>
      <w:r w:rsidR="007E5A95" w:rsidRPr="00CB2F1D">
        <w:fldChar w:fldCharType="separate"/>
      </w:r>
      <w:r w:rsidR="002C0A6A">
        <w:t>4.17.3</w:t>
      </w:r>
      <w:r w:rsidR="007E5A95" w:rsidRPr="00CB2F1D">
        <w:fldChar w:fldCharType="end"/>
      </w:r>
      <w:r w:rsidR="007E5A95" w:rsidRPr="00CB2F1D">
        <w:t xml:space="preserve"> </w:t>
      </w:r>
      <w:r w:rsidR="007E5A95" w:rsidRPr="00EF35F2">
        <w:rPr>
          <w:i/>
        </w:rPr>
        <w:fldChar w:fldCharType="begin"/>
      </w:r>
      <w:r w:rsidR="007E5A95" w:rsidRPr="00EF35F2">
        <w:rPr>
          <w:i/>
        </w:rPr>
        <w:instrText xml:space="preserve"> REF _Ref247269078 \h </w:instrText>
      </w:r>
      <w:r w:rsidR="00EF35F2">
        <w:rPr>
          <w:i/>
        </w:rPr>
        <w:instrText xml:space="preserve"> \* MERGEFORMAT </w:instrText>
      </w:r>
      <w:r w:rsidR="007E5A95" w:rsidRPr="00EF35F2">
        <w:rPr>
          <w:i/>
        </w:rPr>
      </w:r>
      <w:r w:rsidR="007E5A95" w:rsidRPr="00EF35F2">
        <w:rPr>
          <w:i/>
        </w:rPr>
        <w:fldChar w:fldCharType="separate"/>
      </w:r>
      <w:r w:rsidR="002C0A6A" w:rsidRPr="009851E6">
        <w:rPr>
          <w:i/>
        </w:rPr>
        <w:t>Codelists</w:t>
      </w:r>
      <w:r w:rsidR="007E5A95" w:rsidRPr="00EF35F2">
        <w:rPr>
          <w:i/>
        </w:rPr>
        <w:fldChar w:fldCharType="end"/>
      </w:r>
      <w:r w:rsidR="007E5A95" w:rsidRPr="00CB2F1D">
        <w:t>).</w:t>
      </w:r>
    </w:p>
    <w:p w:rsidR="003266F8" w:rsidRPr="00CB2F1D" w:rsidRDefault="003266F8" w:rsidP="0008310B">
      <w:pPr>
        <w:pStyle w:val="Caption"/>
      </w:pPr>
      <w:bookmarkStart w:id="124" w:name="_Ref247443287"/>
      <w:bookmarkStart w:id="125" w:name="_Toc277856266"/>
      <w:r w:rsidRPr="00CB2F1D">
        <w:t xml:space="preserve">Table </w:t>
      </w:r>
      <w:r w:rsidR="006B5EB5">
        <w:fldChar w:fldCharType="begin"/>
      </w:r>
      <w:r w:rsidR="006B5EB5">
        <w:instrText xml:space="preserve"> SEQ Table \* ARABIC </w:instrText>
      </w:r>
      <w:r w:rsidR="006B5EB5">
        <w:fldChar w:fldCharType="separate"/>
      </w:r>
      <w:r w:rsidR="00807341">
        <w:rPr>
          <w:noProof/>
        </w:rPr>
        <w:t>8</w:t>
      </w:r>
      <w:r w:rsidR="006B5EB5">
        <w:rPr>
          <w:noProof/>
        </w:rPr>
        <w:fldChar w:fldCharType="end"/>
      </w:r>
      <w:bookmarkEnd w:id="124"/>
      <w:r w:rsidRPr="00CB2F1D">
        <w:t xml:space="preserve">. OnlineFunctionCode values from NAP (INCITS 453) and ISO </w:t>
      </w:r>
      <w:r w:rsidR="00705B7D">
        <w:t xml:space="preserve">19115. </w:t>
      </w:r>
      <w:r w:rsidRPr="00CB2F1D">
        <w:t xml:space="preserve">‘(ISO)’ after the </w:t>
      </w:r>
      <w:r w:rsidR="001609D6">
        <w:t>text</w:t>
      </w:r>
      <w:r w:rsidRPr="00CB2F1D">
        <w:t xml:space="preserve"> in column </w:t>
      </w:r>
      <w:r w:rsidR="001609D6">
        <w:t>2 indicates function codes from ISO19115 (2006)</w:t>
      </w:r>
      <w:r w:rsidRPr="00CB2F1D">
        <w:t>.</w:t>
      </w:r>
      <w:bookmarkEnd w:id="125"/>
    </w:p>
    <w:tbl>
      <w:tblPr>
        <w:tblW w:w="5000" w:type="pct"/>
        <w:jc w:val="cente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1E0" w:firstRow="1" w:lastRow="1" w:firstColumn="1" w:lastColumn="1" w:noHBand="0" w:noVBand="0"/>
      </w:tblPr>
      <w:tblGrid>
        <w:gridCol w:w="2630"/>
        <w:gridCol w:w="6946"/>
      </w:tblGrid>
      <w:tr w:rsidR="00BE6E9D" w:rsidRPr="00BD608C" w:rsidTr="00BE6E9D">
        <w:trPr>
          <w:cantSplit/>
          <w:tblHeader/>
          <w:jc w:val="center"/>
        </w:trPr>
        <w:tc>
          <w:tcPr>
            <w:tcW w:w="1373" w:type="pct"/>
          </w:tcPr>
          <w:p w:rsidR="00BE6E9D" w:rsidRPr="000D0DD2" w:rsidRDefault="006B5EB5" w:rsidP="009851E6">
            <w:pPr>
              <w:pStyle w:val="Tableheading"/>
              <w:keepNext/>
            </w:pPr>
            <w:hyperlink r:id="rId59" w:anchor="RI_374" w:history="1">
              <w:r w:rsidR="00BE6E9D" w:rsidRPr="000D0DD2">
                <w:rPr>
                  <w:rStyle w:val="Hyperlink"/>
                  <w:color w:val="auto"/>
                </w:rPr>
                <w:t>OnLine</w:t>
              </w:r>
              <w:r w:rsidR="00BE6E9D">
                <w:rPr>
                  <w:rStyle w:val="Hyperlink"/>
                  <w:color w:val="auto"/>
                </w:rPr>
                <w:softHyphen/>
              </w:r>
              <w:r w:rsidR="00BE6E9D" w:rsidRPr="000D0DD2">
                <w:rPr>
                  <w:rStyle w:val="Hyperlink"/>
                  <w:color w:val="auto"/>
                </w:rPr>
                <w:t xml:space="preserve">FunctionCode </w:t>
              </w:r>
            </w:hyperlink>
          </w:p>
        </w:tc>
        <w:tc>
          <w:tcPr>
            <w:tcW w:w="3627" w:type="pct"/>
          </w:tcPr>
          <w:p w:rsidR="00BE6E9D" w:rsidRPr="00BD608C" w:rsidRDefault="00BE6E9D" w:rsidP="009851E6">
            <w:pPr>
              <w:pStyle w:val="Tableheading"/>
              <w:keepNext/>
            </w:pPr>
            <w:r w:rsidRPr="00BD608C">
              <w:t>USGIN profile usage</w:t>
            </w:r>
          </w:p>
        </w:tc>
      </w:tr>
      <w:tr w:rsidR="00BE6E9D" w:rsidRPr="00CB2F1D" w:rsidTr="00BE6E9D">
        <w:trPr>
          <w:cantSplit/>
          <w:jc w:val="center"/>
        </w:trPr>
        <w:tc>
          <w:tcPr>
            <w:tcW w:w="1373" w:type="pct"/>
          </w:tcPr>
          <w:p w:rsidR="00BE6E9D" w:rsidRPr="000D0DD2" w:rsidRDefault="006B5EB5" w:rsidP="003266F8">
            <w:hyperlink r:id="rId60" w:anchor="RI_383" w:history="1">
              <w:r w:rsidR="00BE6E9D" w:rsidRPr="000D0DD2">
                <w:rPr>
                  <w:rStyle w:val="Hyperlink"/>
                  <w:color w:val="auto"/>
                </w:rPr>
                <w:t xml:space="preserve">browsing </w:t>
              </w:r>
            </w:hyperlink>
          </w:p>
        </w:tc>
        <w:tc>
          <w:tcPr>
            <w:tcW w:w="3627" w:type="pct"/>
          </w:tcPr>
          <w:p w:rsidR="00BE6E9D" w:rsidRPr="00CB2F1D" w:rsidRDefault="00BE6E9D" w:rsidP="003266F8">
            <w:r w:rsidRPr="00CB2F3D">
              <w:rPr>
                <w:rStyle w:val="ElementxPath"/>
              </w:rPr>
              <w:t>CI_OnlineResource/linkage</w:t>
            </w:r>
            <w:r w:rsidRPr="00CB2F1D">
              <w:t xml:space="preserve"> is a valid URL for a web application that enables user to explore and seek information about the resource from a Web browser</w:t>
            </w:r>
          </w:p>
        </w:tc>
      </w:tr>
      <w:tr w:rsidR="00BE6E9D" w:rsidRPr="00CB2F1D" w:rsidTr="00BE6E9D">
        <w:trPr>
          <w:cantSplit/>
          <w:jc w:val="center"/>
        </w:trPr>
        <w:tc>
          <w:tcPr>
            <w:tcW w:w="1373" w:type="pct"/>
          </w:tcPr>
          <w:p w:rsidR="00BE6E9D" w:rsidRPr="000D0DD2" w:rsidRDefault="006B5EB5" w:rsidP="003266F8">
            <w:hyperlink r:id="rId61" w:anchor="RI_375" w:history="1">
              <w:r w:rsidR="00BE6E9D" w:rsidRPr="000D0DD2">
                <w:rPr>
                  <w:rStyle w:val="Hyperlink"/>
                  <w:color w:val="auto"/>
                </w:rPr>
                <w:t xml:space="preserve">download </w:t>
              </w:r>
            </w:hyperlink>
          </w:p>
        </w:tc>
        <w:tc>
          <w:tcPr>
            <w:tcW w:w="3627" w:type="pct"/>
          </w:tcPr>
          <w:p w:rsidR="00BE6E9D" w:rsidRPr="00CB2F1D" w:rsidRDefault="00BE6E9D" w:rsidP="00BE6E9D">
            <w:r w:rsidRPr="00CB2F3D">
              <w:rPr>
                <w:rStyle w:val="ElementxPath"/>
              </w:rPr>
              <w:t>CI_OnlineResource/linkage</w:t>
            </w:r>
            <w:r w:rsidRPr="00CB2F1D">
              <w:t xml:space="preserve"> is a valid URL that will initiate transfer of </w:t>
            </w:r>
            <w:r>
              <w:t>a file containing the described resource</w:t>
            </w:r>
            <w:r w:rsidRPr="00CB2F1D">
              <w:t xml:space="preserve"> to the local system.</w:t>
            </w:r>
            <w:r>
              <w:t xml:space="preserve"> (ISO)</w:t>
            </w:r>
          </w:p>
        </w:tc>
      </w:tr>
      <w:tr w:rsidR="00BE6E9D" w:rsidRPr="00CB2F1D" w:rsidTr="00BE6E9D">
        <w:trPr>
          <w:cantSplit/>
          <w:jc w:val="center"/>
        </w:trPr>
        <w:tc>
          <w:tcPr>
            <w:tcW w:w="1373" w:type="pct"/>
          </w:tcPr>
          <w:p w:rsidR="00BE6E9D" w:rsidRPr="000D0DD2" w:rsidRDefault="006B5EB5" w:rsidP="003266F8">
            <w:hyperlink r:id="rId62" w:anchor="RI_382" w:history="1">
              <w:r w:rsidR="00BE6E9D" w:rsidRPr="000D0DD2">
                <w:rPr>
                  <w:rStyle w:val="Hyperlink"/>
                  <w:color w:val="auto"/>
                </w:rPr>
                <w:t xml:space="preserve">emailService </w:t>
              </w:r>
            </w:hyperlink>
          </w:p>
        </w:tc>
        <w:tc>
          <w:tcPr>
            <w:tcW w:w="3627" w:type="pct"/>
          </w:tcPr>
          <w:p w:rsidR="00BE6E9D" w:rsidRPr="00CB2F1D" w:rsidRDefault="00BE6E9D" w:rsidP="005B6640">
            <w:r>
              <w:t xml:space="preserve"> </w:t>
            </w:r>
            <w:r w:rsidRPr="00CB2F3D">
              <w:rPr>
                <w:rStyle w:val="ElementxPath"/>
              </w:rPr>
              <w:t>CI_OnlineResource/linkage</w:t>
            </w:r>
            <w:r w:rsidRPr="00CB2F1D">
              <w:t xml:space="preserve"> is a valid </w:t>
            </w:r>
            <w:r>
              <w:t>mailto: link</w:t>
            </w:r>
            <w:r w:rsidRPr="00CB2F1D">
              <w:t xml:space="preserve"> that </w:t>
            </w:r>
            <w:r>
              <w:t>will initiate an e-mail message to the correct party to request access to the described resource. (NAP)</w:t>
            </w:r>
          </w:p>
        </w:tc>
      </w:tr>
      <w:tr w:rsidR="00BE6E9D" w:rsidRPr="00CB2F1D" w:rsidTr="00BE6E9D">
        <w:trPr>
          <w:cantSplit/>
          <w:jc w:val="center"/>
        </w:trPr>
        <w:tc>
          <w:tcPr>
            <w:tcW w:w="1373" w:type="pct"/>
          </w:tcPr>
          <w:p w:rsidR="00BE6E9D" w:rsidRPr="000D0DD2" w:rsidRDefault="006B5EB5" w:rsidP="00BE6E9D">
            <w:hyperlink r:id="rId63" w:anchor="RI_376" w:history="1">
              <w:r w:rsidR="00BE6E9D" w:rsidRPr="000D0DD2">
                <w:rPr>
                  <w:rStyle w:val="Hyperlink"/>
                  <w:color w:val="auto"/>
                </w:rPr>
                <w:t xml:space="preserve">information </w:t>
              </w:r>
            </w:hyperlink>
          </w:p>
        </w:tc>
        <w:tc>
          <w:tcPr>
            <w:tcW w:w="3627" w:type="pct"/>
          </w:tcPr>
          <w:p w:rsidR="00BE6E9D" w:rsidRPr="00CB2F1D" w:rsidRDefault="00BE6E9D" w:rsidP="005B6640">
            <w:r w:rsidRPr="00CB2F3D">
              <w:rPr>
                <w:rStyle w:val="ElementxPath"/>
              </w:rPr>
              <w:t>CI_OnlineResource/linkage</w:t>
            </w:r>
            <w:r w:rsidRPr="00CB2F1D">
              <w:t xml:space="preserve"> is a valid URL that will access a </w:t>
            </w:r>
            <w:r>
              <w:t>resource that</w:t>
            </w:r>
            <w:r w:rsidRPr="00CB2F1D">
              <w:t xml:space="preserve"> provid</w:t>
            </w:r>
            <w:r>
              <w:t>es</w:t>
            </w:r>
            <w:r w:rsidRPr="00CB2F1D">
              <w:t xml:space="preserve"> information about the resource content</w:t>
            </w:r>
            <w:r>
              <w:t>, for example an explanatory web page, a downloadable document with narrative text describing the resource, or an XML encoded metadata document. (ISO)</w:t>
            </w:r>
          </w:p>
        </w:tc>
      </w:tr>
      <w:tr w:rsidR="00BE6E9D" w:rsidRPr="00CB2F1D" w:rsidTr="00BE6E9D">
        <w:trPr>
          <w:cantSplit/>
          <w:jc w:val="center"/>
        </w:trPr>
        <w:tc>
          <w:tcPr>
            <w:tcW w:w="1373" w:type="pct"/>
          </w:tcPr>
          <w:p w:rsidR="00BE6E9D" w:rsidRPr="000D0DD2" w:rsidRDefault="006B5EB5" w:rsidP="00BE6E9D">
            <w:hyperlink r:id="rId64" w:anchor="RI_377" w:history="1">
              <w:r w:rsidR="00BE6E9D" w:rsidRPr="000D0DD2">
                <w:rPr>
                  <w:rStyle w:val="Hyperlink"/>
                  <w:color w:val="auto"/>
                </w:rPr>
                <w:t xml:space="preserve">offlineAccess </w:t>
              </w:r>
            </w:hyperlink>
          </w:p>
        </w:tc>
        <w:tc>
          <w:tcPr>
            <w:tcW w:w="3627" w:type="pct"/>
          </w:tcPr>
          <w:p w:rsidR="00BE6E9D" w:rsidRPr="00CB2F1D" w:rsidRDefault="00BE6E9D" w:rsidP="003266F8">
            <w:r w:rsidRPr="00CB2F3D">
              <w:rPr>
                <w:rStyle w:val="ElementxPath"/>
              </w:rPr>
              <w:t>CI_OnlineResource/linkage</w:t>
            </w:r>
            <w:r w:rsidRPr="00CB2F1D">
              <w:t xml:space="preserve"> is a valid URL that will access a web page providing instructions for requesting the resource from the provider.</w:t>
            </w:r>
            <w:r>
              <w:t xml:space="preserve"> (ISO)</w:t>
            </w:r>
          </w:p>
        </w:tc>
      </w:tr>
      <w:tr w:rsidR="00BE6E9D" w:rsidRPr="00CB2F1D" w:rsidTr="00BE6E9D">
        <w:trPr>
          <w:cantSplit/>
          <w:jc w:val="center"/>
        </w:trPr>
        <w:tc>
          <w:tcPr>
            <w:tcW w:w="1373" w:type="pct"/>
          </w:tcPr>
          <w:p w:rsidR="00BE6E9D" w:rsidRPr="000D0DD2" w:rsidRDefault="006B5EB5" w:rsidP="00BE6E9D">
            <w:hyperlink r:id="rId65" w:anchor="RI_378" w:history="1">
              <w:r w:rsidR="00BE6E9D" w:rsidRPr="000D0DD2">
                <w:rPr>
                  <w:rStyle w:val="Hyperlink"/>
                  <w:color w:val="auto"/>
                </w:rPr>
                <w:t xml:space="preserve">order </w:t>
              </w:r>
            </w:hyperlink>
          </w:p>
        </w:tc>
        <w:tc>
          <w:tcPr>
            <w:tcW w:w="3627" w:type="pct"/>
          </w:tcPr>
          <w:p w:rsidR="00BE6E9D" w:rsidRPr="00CB2F1D" w:rsidRDefault="00BE6E9D" w:rsidP="003266F8">
            <w:r w:rsidRPr="00CB2F3D">
              <w:rPr>
                <w:rStyle w:val="ElementxPath"/>
              </w:rPr>
              <w:t>CI_OnlineResource/linkage</w:t>
            </w:r>
            <w:r w:rsidRPr="00CB2F1D">
              <w:t xml:space="preserve"> is a valid URL that will access a web page to initiate an ordering process for obtaining the resource.</w:t>
            </w:r>
            <w:r w:rsidRPr="000D0DD2">
              <w:t xml:space="preserve"> (ISO)</w:t>
            </w:r>
          </w:p>
        </w:tc>
      </w:tr>
      <w:tr w:rsidR="00BE6E9D" w:rsidRPr="00CB2F1D" w:rsidTr="00BE6E9D">
        <w:trPr>
          <w:cantSplit/>
          <w:jc w:val="center"/>
        </w:trPr>
        <w:tc>
          <w:tcPr>
            <w:tcW w:w="1373" w:type="pct"/>
          </w:tcPr>
          <w:p w:rsidR="00BE6E9D" w:rsidRPr="000D0DD2" w:rsidRDefault="006B5EB5" w:rsidP="003266F8">
            <w:hyperlink r:id="rId66" w:anchor="RI_379" w:history="1">
              <w:r w:rsidR="00BE6E9D" w:rsidRPr="000D0DD2">
                <w:rPr>
                  <w:rStyle w:val="Hyperlink"/>
                  <w:color w:val="auto"/>
                </w:rPr>
                <w:t xml:space="preserve">search </w:t>
              </w:r>
            </w:hyperlink>
          </w:p>
        </w:tc>
        <w:tc>
          <w:tcPr>
            <w:tcW w:w="3627" w:type="pct"/>
          </w:tcPr>
          <w:p w:rsidR="00BE6E9D" w:rsidRPr="00CB2F1D" w:rsidRDefault="00BE6E9D" w:rsidP="003266F8">
            <w:r w:rsidRPr="00CB2F3D">
              <w:rPr>
                <w:rStyle w:val="ElementxPath"/>
              </w:rPr>
              <w:t>CI_OnlineResource/linkage</w:t>
            </w:r>
            <w:r w:rsidRPr="00CB2F1D">
              <w:t xml:space="preserve"> is a valid URL that will access a search i</w:t>
            </w:r>
            <w:r w:rsidRPr="00CB2F1D">
              <w:t>n</w:t>
            </w:r>
            <w:r w:rsidRPr="00CB2F1D">
              <w:t>terface for seeking out specific information content contained by r</w:t>
            </w:r>
            <w:r w:rsidRPr="00CB2F1D">
              <w:t>e</w:t>
            </w:r>
            <w:r w:rsidRPr="00CB2F1D">
              <w:t>source, e.g. the metadata describes a database, and this linkage a</w:t>
            </w:r>
            <w:r w:rsidRPr="00CB2F1D">
              <w:t>c</w:t>
            </w:r>
            <w:r w:rsidRPr="00CB2F1D">
              <w:t xml:space="preserve">cesses a search interface to search the database </w:t>
            </w:r>
            <w:r w:rsidRPr="000D0DD2">
              <w:t>(ISO)</w:t>
            </w:r>
          </w:p>
        </w:tc>
      </w:tr>
      <w:tr w:rsidR="00BE6E9D" w:rsidRPr="00CB2F1D" w:rsidTr="00BE6E9D">
        <w:trPr>
          <w:cantSplit/>
          <w:jc w:val="center"/>
        </w:trPr>
        <w:tc>
          <w:tcPr>
            <w:tcW w:w="1373" w:type="pct"/>
          </w:tcPr>
          <w:p w:rsidR="00BE6E9D" w:rsidRPr="000D0DD2" w:rsidRDefault="006B5EB5" w:rsidP="003266F8">
            <w:hyperlink r:id="rId67" w:anchor="RI_380" w:history="1">
              <w:r w:rsidR="00BE6E9D" w:rsidRPr="000D0DD2">
                <w:rPr>
                  <w:rStyle w:val="Hyperlink"/>
                  <w:color w:val="auto"/>
                </w:rPr>
                <w:t xml:space="preserve">upload </w:t>
              </w:r>
            </w:hyperlink>
          </w:p>
        </w:tc>
        <w:tc>
          <w:tcPr>
            <w:tcW w:w="3627" w:type="pct"/>
          </w:tcPr>
          <w:p w:rsidR="00BE6E9D" w:rsidRPr="00CB2F1D" w:rsidRDefault="00BE6E9D" w:rsidP="003266F8">
            <w:r w:rsidRPr="00CB2F3D">
              <w:rPr>
                <w:rStyle w:val="ElementxPath"/>
              </w:rPr>
              <w:t>CI_OnlineResource/linkage</w:t>
            </w:r>
            <w:r w:rsidRPr="00CB2F1D">
              <w:t xml:space="preserve"> is a valid URL for a web interface to tran</w:t>
            </w:r>
            <w:r w:rsidRPr="00CB2F1D">
              <w:t>s</w:t>
            </w:r>
            <w:r w:rsidRPr="00CB2F1D">
              <w:t>fer data from a local storage device or system to be included in the described resource.</w:t>
            </w:r>
            <w:r>
              <w:t xml:space="preserve"> (NAP)</w:t>
            </w:r>
          </w:p>
        </w:tc>
      </w:tr>
      <w:tr w:rsidR="00BE6E9D" w:rsidRPr="00CB2F1D" w:rsidTr="00BE6E9D">
        <w:trPr>
          <w:cantSplit/>
          <w:jc w:val="center"/>
        </w:trPr>
        <w:tc>
          <w:tcPr>
            <w:tcW w:w="1373" w:type="pct"/>
          </w:tcPr>
          <w:p w:rsidR="00BE6E9D" w:rsidRPr="000D0DD2" w:rsidRDefault="006B5EB5" w:rsidP="00BE6E9D">
            <w:hyperlink r:id="rId68" w:anchor="RI_381" w:history="1">
              <w:r w:rsidR="00BE6E9D" w:rsidRPr="000D0DD2">
                <w:rPr>
                  <w:rStyle w:val="Hyperlink"/>
                  <w:color w:val="auto"/>
                </w:rPr>
                <w:t xml:space="preserve">webService </w:t>
              </w:r>
            </w:hyperlink>
          </w:p>
        </w:tc>
        <w:tc>
          <w:tcPr>
            <w:tcW w:w="3627" w:type="pct"/>
          </w:tcPr>
          <w:p w:rsidR="00BE6E9D" w:rsidRPr="00CB2F1D" w:rsidRDefault="00BE6E9D" w:rsidP="00BE6E9D">
            <w:r w:rsidRPr="00CB2F3D">
              <w:rPr>
                <w:rStyle w:val="ElementxPath"/>
              </w:rPr>
              <w:t>CI_OnlineResource/linkage</w:t>
            </w:r>
            <w:r w:rsidRPr="00CB2F1D">
              <w:t xml:space="preserve"> is a URL that accesses a standard web service</w:t>
            </w:r>
            <w:r>
              <w:t xml:space="preserve">. If the </w:t>
            </w:r>
            <w:r w:rsidRPr="00CB2F3D">
              <w:rPr>
                <w:rStyle w:val="ElementxPath"/>
              </w:rPr>
              <w:t>CI_OnlineResource/</w:t>
            </w:r>
            <w:r>
              <w:rPr>
                <w:rStyle w:val="ElementxPath"/>
              </w:rPr>
              <w:t>name</w:t>
            </w:r>
            <w:r w:rsidRPr="00CB2F1D">
              <w:t xml:space="preserve"> </w:t>
            </w:r>
            <w:r>
              <w:t xml:space="preserve">is 'ServiceDescription' then the link is to a machine-readable standard service description document as defined by the service specification. </w:t>
            </w:r>
            <w:r w:rsidRPr="00CB2F1D">
              <w:t>Example description doc</w:t>
            </w:r>
            <w:r w:rsidRPr="00CB2F1D">
              <w:t>u</w:t>
            </w:r>
            <w:r w:rsidRPr="00CB2F1D">
              <w:t>ment may be a Web Services Description Language (WSDL) file or OGC getCapabilities file.</w:t>
            </w:r>
            <w:r w:rsidRPr="000D0DD2">
              <w:t xml:space="preserve"> (NAP)</w:t>
            </w:r>
          </w:p>
        </w:tc>
      </w:tr>
    </w:tbl>
    <w:p w:rsidR="00501469" w:rsidRDefault="0081372A" w:rsidP="00501469">
      <w:pPr>
        <w:pStyle w:val="Heading3"/>
      </w:pPr>
      <w:bookmarkStart w:id="126" w:name="_Toc381426782"/>
      <w:bookmarkStart w:id="127" w:name="_Ref244487296"/>
      <w:bookmarkStart w:id="128" w:name="_Ref244487320"/>
      <w:bookmarkStart w:id="129" w:name="_Ref244487342"/>
      <w:r>
        <w:t>Scoped name in</w:t>
      </w:r>
      <w:r w:rsidR="00501469">
        <w:t xml:space="preserve"> service distributions</w:t>
      </w:r>
      <w:bookmarkEnd w:id="126"/>
    </w:p>
    <w:p w:rsidR="00501469" w:rsidRPr="005D1804" w:rsidRDefault="00501469" w:rsidP="009611B8">
      <w:r>
        <w:t xml:space="preserve">A </w:t>
      </w:r>
      <w:r w:rsidRPr="009851E6">
        <w:t>distribution</w:t>
      </w:r>
      <w:r>
        <w:t xml:space="preserve"> option for a dataset might be through a Web Map Service that contains one or more layers portraying the described dataset, along with layers portraying other datesets.</w:t>
      </w:r>
      <w:r w:rsidR="0081372A">
        <w:t xml:space="preserve"> Lik</w:t>
      </w:r>
      <w:r w:rsidR="0081372A">
        <w:t>e</w:t>
      </w:r>
      <w:r w:rsidR="0081372A">
        <w:t>wise, a dataset may be distributed as a particular feature type in a Web Feature Service that o</w:t>
      </w:r>
      <w:r w:rsidR="0081372A">
        <w:t>f</w:t>
      </w:r>
      <w:r w:rsidR="0081372A">
        <w:t>fers multiple features. Analogous internal knowledge may be required for various other service protocols.</w:t>
      </w:r>
      <w:r>
        <w:t xml:space="preserve"> To completely specify access to the correct data representation requires knowing the layer name</w:t>
      </w:r>
      <w:r w:rsidR="0081372A">
        <w:t>, feature type name, or some other information</w:t>
      </w:r>
      <w:r>
        <w:t xml:space="preserve"> in addition to the base service co</w:t>
      </w:r>
      <w:r>
        <w:t>n</w:t>
      </w:r>
      <w:r>
        <w:t xml:space="preserve">nection information provided by the existing properties. USGIN recommended practice for this common situation </w:t>
      </w:r>
      <w:r w:rsidR="0081372A">
        <w:t xml:space="preserve">is to include a </w:t>
      </w:r>
      <w:r w:rsidR="005D1804">
        <w:t>parameters</w:t>
      </w:r>
      <w:r w:rsidR="0081372A">
        <w:t xml:space="preserve"> section in the </w:t>
      </w:r>
      <w:r w:rsidR="0081372A" w:rsidRPr="009851E6">
        <w:rPr>
          <w:rStyle w:val="ElementxPath"/>
        </w:rPr>
        <w:t>linkage/description</w:t>
      </w:r>
      <w:r w:rsidR="005D1804">
        <w:t xml:space="preserve"> (see </w:t>
      </w:r>
      <w:r w:rsidR="005D1804" w:rsidRPr="005D1804">
        <w:t>4.16.3 CI_OnlineResource name and description</w:t>
      </w:r>
      <w:r w:rsidR="005D1804">
        <w:t>, above).</w:t>
      </w:r>
    </w:p>
    <w:p w:rsidR="00646D48" w:rsidRDefault="00B1667A" w:rsidP="009611B8">
      <w:pPr>
        <w:pStyle w:val="Heading2"/>
      </w:pPr>
      <w:bookmarkStart w:id="130" w:name="_Toc381426783"/>
      <w:r>
        <w:t>Responsible parties and l</w:t>
      </w:r>
      <w:r w:rsidR="00646D48">
        <w:t>ogos</w:t>
      </w:r>
      <w:bookmarkEnd w:id="130"/>
    </w:p>
    <w:p w:rsidR="00737691" w:rsidRDefault="00646D48" w:rsidP="00646D48">
      <w:r>
        <w:t>Metadata should include a URL that locates a thumbnail logo for organizations related to the metadata origination, the organization hosting the catalog that returned the metadata, the o</w:t>
      </w:r>
      <w:r>
        <w:t>r</w:t>
      </w:r>
      <w:r>
        <w:t>ganization that originated the data, and the organization hosting online services that provide a</w:t>
      </w:r>
      <w:r>
        <w:t>c</w:t>
      </w:r>
      <w:r>
        <w:t xml:space="preserve">cess to the data. The standard place to put URL’s in ISO19139 metadata is in the </w:t>
      </w:r>
      <w:r w:rsidRPr="00646D48">
        <w:rPr>
          <w:rStyle w:val="ElementxPath"/>
        </w:rPr>
        <w:t>CI_Contact/onlineResource/</w:t>
      </w:r>
      <w:r>
        <w:rPr>
          <w:rStyle w:val="ElementxPath"/>
        </w:rPr>
        <w:softHyphen/>
      </w:r>
      <w:r w:rsidRPr="00646D48">
        <w:rPr>
          <w:rStyle w:val="ElementxPath"/>
        </w:rPr>
        <w:t>CI_Online</w:t>
      </w:r>
      <w:r>
        <w:rPr>
          <w:rStyle w:val="ElementxPath"/>
        </w:rPr>
        <w:softHyphen/>
      </w:r>
      <w:r w:rsidRPr="00646D48">
        <w:rPr>
          <w:rStyle w:val="ElementxPath"/>
        </w:rPr>
        <w:t>Resource/</w:t>
      </w:r>
      <w:r>
        <w:rPr>
          <w:rStyle w:val="ElementxPath"/>
        </w:rPr>
        <w:softHyphen/>
      </w:r>
      <w:r w:rsidRPr="00646D48">
        <w:rPr>
          <w:rStyle w:val="ElementxPath"/>
        </w:rPr>
        <w:t>linkage</w:t>
      </w:r>
      <w:r>
        <w:t xml:space="preserve"> attribute. </w:t>
      </w:r>
      <w:r w:rsidR="00737691">
        <w:t>For URL’s that indicate icon thum</w:t>
      </w:r>
      <w:r w:rsidR="007527F5">
        <w:t>b</w:t>
      </w:r>
      <w:r w:rsidR="00737691">
        <w:t xml:space="preserve">nails, the </w:t>
      </w:r>
      <w:r w:rsidR="00737691" w:rsidRPr="00737691">
        <w:rPr>
          <w:rStyle w:val="ElementxPath"/>
        </w:rPr>
        <w:t>CI_OnlineResource/name</w:t>
      </w:r>
      <w:r w:rsidR="00737691">
        <w:t xml:space="preserve"> should be ‘icon’. </w:t>
      </w:r>
    </w:p>
    <w:p w:rsidR="00646D48" w:rsidRDefault="00737691" w:rsidP="00646D48">
      <w:r>
        <w:t xml:space="preserve">The metadata originator information should be in a </w:t>
      </w:r>
      <w:r w:rsidRPr="00737691">
        <w:rPr>
          <w:rStyle w:val="ElementxPath"/>
        </w:rPr>
        <w:t>MD_Metadata/contact/CI_ResponsibleParty</w:t>
      </w:r>
      <w:r>
        <w:t xml:space="preserve"> e</w:t>
      </w:r>
      <w:r>
        <w:t>l</w:t>
      </w:r>
      <w:r>
        <w:t>ement with role code ‘originator’ to identify the original source of the metadata record, for which the CI_Contact/</w:t>
      </w:r>
      <w:r w:rsidR="007527F5">
        <w:t>..</w:t>
      </w:r>
      <w:r>
        <w:softHyphen/>
        <w:t>/CI_OnlineResource/</w:t>
      </w:r>
      <w:r>
        <w:softHyphen/>
        <w:t>linkage is a URL that points to an Icon for the metadata originator. This Icon will be displayed in search results to credit the metadata originator. Metad</w:t>
      </w:r>
      <w:r>
        <w:t>a</w:t>
      </w:r>
      <w:r>
        <w:t>ta harvesters should harvest and maintain this information so that the origin of metadata records can be credited.</w:t>
      </w:r>
    </w:p>
    <w:p w:rsidR="00B1667A" w:rsidRDefault="00737691" w:rsidP="00646D48">
      <w:r>
        <w:t xml:space="preserve">The </w:t>
      </w:r>
      <w:r w:rsidR="00B1667A">
        <w:t xml:space="preserve">organization hosting the catalog that returned the metadata record should specified in a </w:t>
      </w:r>
      <w:r w:rsidR="00B1667A" w:rsidRPr="00737691">
        <w:rPr>
          <w:rStyle w:val="ElementxPath"/>
        </w:rPr>
        <w:t>MD_Metadata/contact/CI_ResponsibleParty</w:t>
      </w:r>
      <w:r w:rsidR="00B1667A">
        <w:t xml:space="preserve"> element with role code ‘distributor’, for which the </w:t>
      </w:r>
      <w:r w:rsidR="00B1667A" w:rsidRPr="00B1667A">
        <w:rPr>
          <w:rStyle w:val="ElementxPath"/>
        </w:rPr>
        <w:t>CI_Contact/</w:t>
      </w:r>
      <w:r w:rsidR="00705B7D">
        <w:rPr>
          <w:rStyle w:val="ElementxPath"/>
        </w:rPr>
        <w:t>..</w:t>
      </w:r>
      <w:r w:rsidR="00B1667A" w:rsidRPr="00B1667A">
        <w:rPr>
          <w:rStyle w:val="ElementxPath"/>
        </w:rPr>
        <w:t>/CI_OnlineResource/</w:t>
      </w:r>
      <w:r w:rsidR="00B1667A" w:rsidRPr="00B1667A">
        <w:rPr>
          <w:rStyle w:val="ElementxPath"/>
        </w:rPr>
        <w:softHyphen/>
        <w:t>linkage</w:t>
      </w:r>
      <w:r w:rsidR="00B1667A">
        <w:t xml:space="preserve"> is a URL that points to an Icon for the metadata server hosting organization. This information need not be harvested, because it will be replaced by i</w:t>
      </w:r>
      <w:r w:rsidR="00B1667A">
        <w:t>n</w:t>
      </w:r>
      <w:r w:rsidR="00B1667A">
        <w:t>formation describing the harvesting catalog service.</w:t>
      </w:r>
    </w:p>
    <w:p w:rsidR="00737691" w:rsidRDefault="00B1667A" w:rsidP="00646D48">
      <w:r>
        <w:t xml:space="preserve">The organization that originated the data is specified by </w:t>
      </w:r>
      <w:r w:rsidRPr="00B1667A">
        <w:rPr>
          <w:rStyle w:val="ElementxPath"/>
        </w:rPr>
        <w:t>MD_Metadata/identificationInfo/</w:t>
      </w:r>
      <w:r>
        <w:rPr>
          <w:rStyle w:val="ElementxPath"/>
        </w:rPr>
        <w:softHyphen/>
      </w:r>
      <w:r w:rsidRPr="00B1667A">
        <w:rPr>
          <w:rStyle w:val="ElementxPath"/>
        </w:rPr>
        <w:t>MD_Data</w:t>
      </w:r>
      <w:r>
        <w:rPr>
          <w:rStyle w:val="ElementxPath"/>
        </w:rPr>
        <w:softHyphen/>
      </w:r>
      <w:r w:rsidRPr="00B1667A">
        <w:rPr>
          <w:rStyle w:val="ElementxPath"/>
        </w:rPr>
        <w:t>Identification/</w:t>
      </w:r>
      <w:r>
        <w:rPr>
          <w:rStyle w:val="ElementxPath"/>
        </w:rPr>
        <w:softHyphen/>
      </w:r>
      <w:r w:rsidRPr="00B1667A">
        <w:rPr>
          <w:rStyle w:val="ElementxPath"/>
        </w:rPr>
        <w:t>citation</w:t>
      </w:r>
      <w:r w:rsidR="0008581B">
        <w:rPr>
          <w:rStyle w:val="ElementxPath"/>
        </w:rPr>
        <w:t>/</w:t>
      </w:r>
      <w:r w:rsidR="00BD4E80">
        <w:rPr>
          <w:rStyle w:val="ElementxPath"/>
        </w:rPr>
        <w:t>..</w:t>
      </w:r>
      <w:r w:rsidR="0008581B" w:rsidRPr="00B1667A">
        <w:rPr>
          <w:rStyle w:val="ElementxPath"/>
        </w:rPr>
        <w:t>/</w:t>
      </w:r>
      <w:r w:rsidRPr="00B1667A">
        <w:rPr>
          <w:rStyle w:val="ElementxPath"/>
        </w:rPr>
        <w:t>CI_ResponsibleParty</w:t>
      </w:r>
      <w:r>
        <w:t xml:space="preserve"> with RoleCode =’</w:t>
      </w:r>
      <w:r w:rsidRPr="0008581B">
        <w:rPr>
          <w:rStyle w:val="codelist"/>
        </w:rPr>
        <w:t>originator</w:t>
      </w:r>
      <w:r>
        <w:t>’</w:t>
      </w:r>
      <w:r w:rsidR="0020545C">
        <w:t xml:space="preserve">, and </w:t>
      </w:r>
      <w:r w:rsidR="007527F5">
        <w:rPr>
          <w:rStyle w:val="ElementxPath"/>
        </w:rPr>
        <w:t xml:space="preserve">  </w:t>
      </w:r>
      <w:r w:rsidR="0020545C" w:rsidRPr="0020545C">
        <w:rPr>
          <w:rStyle w:val="ElementxPath"/>
        </w:rPr>
        <w:t>/CI_Online</w:t>
      </w:r>
      <w:r w:rsidR="00D57C99">
        <w:rPr>
          <w:rStyle w:val="ElementxPath"/>
        </w:rPr>
        <w:softHyphen/>
      </w:r>
      <w:r w:rsidR="0020545C" w:rsidRPr="0020545C">
        <w:rPr>
          <w:rStyle w:val="ElementxPath"/>
        </w:rPr>
        <w:t>Resource/name</w:t>
      </w:r>
      <w:r w:rsidR="0020545C">
        <w:t>=’icon’. This will distinguish the citation responsible party element co</w:t>
      </w:r>
      <w:r w:rsidR="0020545C">
        <w:t>n</w:t>
      </w:r>
      <w:r w:rsidR="0020545C">
        <w:t xml:space="preserve">taining the icon linkage from </w:t>
      </w:r>
      <w:r w:rsidR="0020545C" w:rsidRPr="0020545C">
        <w:rPr>
          <w:rStyle w:val="ElementxPath"/>
        </w:rPr>
        <w:t>CI_ResponsibleParty</w:t>
      </w:r>
      <w:r w:rsidR="0020545C">
        <w:t xml:space="preserve"> elements with RoleCode=’author’ or ‘editor’, which would provide an online linkage directly to </w:t>
      </w:r>
      <w:r w:rsidR="00A13391">
        <w:t>the responsible party</w:t>
      </w:r>
      <w:r w:rsidR="0020545C">
        <w:t xml:space="preserve"> as specified by </w:t>
      </w:r>
      <w:r w:rsidR="0020545C" w:rsidRPr="0020545C">
        <w:rPr>
          <w:rStyle w:val="ElementxPath"/>
        </w:rPr>
        <w:t>CI_OnlineResource</w:t>
      </w:r>
      <w:r w:rsidR="0020545C">
        <w:t xml:space="preserve"> </w:t>
      </w:r>
      <w:r w:rsidR="0020545C" w:rsidRPr="00A13391">
        <w:rPr>
          <w:rStyle w:val="ElementxPath"/>
        </w:rPr>
        <w:t>protocol</w:t>
      </w:r>
      <w:r w:rsidR="0020545C">
        <w:t xml:space="preserve">, </w:t>
      </w:r>
      <w:r w:rsidR="0020545C" w:rsidRPr="00A13391">
        <w:rPr>
          <w:rStyle w:val="ElementxPath"/>
        </w:rPr>
        <w:t>application</w:t>
      </w:r>
      <w:r w:rsidR="00D57C99">
        <w:rPr>
          <w:rStyle w:val="ElementxPath"/>
        </w:rPr>
        <w:softHyphen/>
      </w:r>
      <w:r w:rsidR="0020545C" w:rsidRPr="00A13391">
        <w:rPr>
          <w:rStyle w:val="ElementxPath"/>
        </w:rPr>
        <w:t>Profile</w:t>
      </w:r>
      <w:r w:rsidR="0020545C">
        <w:t xml:space="preserve">, </w:t>
      </w:r>
      <w:r w:rsidR="00A13391" w:rsidRPr="00A13391">
        <w:rPr>
          <w:rStyle w:val="ElementxPath"/>
        </w:rPr>
        <w:t>name</w:t>
      </w:r>
      <w:r w:rsidR="00A13391">
        <w:t xml:space="preserve">, </w:t>
      </w:r>
      <w:r w:rsidR="00A13391" w:rsidRPr="00A13391">
        <w:rPr>
          <w:rStyle w:val="ElementxPath"/>
        </w:rPr>
        <w:t>function</w:t>
      </w:r>
      <w:r w:rsidR="00A13391">
        <w:t xml:space="preserve">, and </w:t>
      </w:r>
      <w:r w:rsidR="00A13391" w:rsidRPr="00A13391">
        <w:rPr>
          <w:rStyle w:val="ElementxPath"/>
        </w:rPr>
        <w:t>description</w:t>
      </w:r>
      <w:r w:rsidR="00A13391">
        <w:t xml:space="preserve"> elements.</w:t>
      </w:r>
    </w:p>
    <w:p w:rsidR="00CB2F3D" w:rsidRDefault="00A13391" w:rsidP="00CB2F3D">
      <w:r>
        <w:t xml:space="preserve">The organization hosting a service providing online access to described data is specified by </w:t>
      </w:r>
      <w:r w:rsidRPr="00B1667A">
        <w:rPr>
          <w:rStyle w:val="ElementxPath"/>
        </w:rPr>
        <w:t>MD_Metadata/</w:t>
      </w:r>
      <w:r>
        <w:rPr>
          <w:rStyle w:val="ElementxPath"/>
        </w:rPr>
        <w:t>distribu</w:t>
      </w:r>
      <w:r w:rsidRPr="00B1667A">
        <w:rPr>
          <w:rStyle w:val="ElementxPath"/>
        </w:rPr>
        <w:t>tionInfo/</w:t>
      </w:r>
      <w:r>
        <w:rPr>
          <w:rStyle w:val="ElementxPath"/>
        </w:rPr>
        <w:softHyphen/>
      </w:r>
      <w:r w:rsidRPr="00B1667A">
        <w:rPr>
          <w:rStyle w:val="ElementxPath"/>
        </w:rPr>
        <w:t>MD_</w:t>
      </w:r>
      <w:r>
        <w:rPr>
          <w:rStyle w:val="ElementxPath"/>
        </w:rPr>
        <w:t>Distribution</w:t>
      </w:r>
      <w:r w:rsidRPr="00B1667A">
        <w:rPr>
          <w:rStyle w:val="ElementxPath"/>
        </w:rPr>
        <w:t>/</w:t>
      </w:r>
      <w:r w:rsidR="002E2AA1">
        <w:rPr>
          <w:rStyle w:val="ElementxPath"/>
        </w:rPr>
        <w:t>distributor/MD_Distributor/</w:t>
      </w:r>
      <w:r w:rsidR="00D57C99">
        <w:rPr>
          <w:rStyle w:val="ElementxPath"/>
        </w:rPr>
        <w:softHyphen/>
      </w:r>
      <w:r w:rsidR="002E2AA1">
        <w:rPr>
          <w:rStyle w:val="ElementxPath"/>
        </w:rPr>
        <w:t>distributor</w:t>
      </w:r>
      <w:r w:rsidR="00D57C99">
        <w:rPr>
          <w:rStyle w:val="ElementxPath"/>
        </w:rPr>
        <w:softHyphen/>
      </w:r>
      <w:r w:rsidR="002E2AA1">
        <w:rPr>
          <w:rStyle w:val="ElementxPath"/>
        </w:rPr>
        <w:t>Contact/</w:t>
      </w:r>
      <w:r w:rsidR="004651FB">
        <w:rPr>
          <w:rStyle w:val="ElementxPath"/>
        </w:rPr>
        <w:softHyphen/>
      </w:r>
      <w:r w:rsidRPr="00B1667A">
        <w:rPr>
          <w:rStyle w:val="ElementxPath"/>
        </w:rPr>
        <w:t>CI_ResponsibleParty</w:t>
      </w:r>
      <w:r>
        <w:t xml:space="preserve"> with RoleCode =’</w:t>
      </w:r>
      <w:r w:rsidRPr="0008581B">
        <w:rPr>
          <w:rStyle w:val="codelist"/>
        </w:rPr>
        <w:t>resourceProvider</w:t>
      </w:r>
      <w:r>
        <w:t>’ or ‘</w:t>
      </w:r>
      <w:r w:rsidRPr="0008581B">
        <w:rPr>
          <w:rStyle w:val="codelist"/>
        </w:rPr>
        <w:t>distributor</w:t>
      </w:r>
      <w:r>
        <w:t xml:space="preserve">’, and </w:t>
      </w:r>
      <w:r w:rsidR="007527F5">
        <w:rPr>
          <w:rStyle w:val="ElementxPath"/>
        </w:rPr>
        <w:t>..</w:t>
      </w:r>
      <w:r w:rsidR="0008581B" w:rsidRPr="0020545C">
        <w:rPr>
          <w:rStyle w:val="ElementxPath"/>
        </w:rPr>
        <w:t>/</w:t>
      </w:r>
      <w:r w:rsidRPr="0020545C">
        <w:rPr>
          <w:rStyle w:val="ElementxPath"/>
        </w:rPr>
        <w:t>CI_Online</w:t>
      </w:r>
      <w:r w:rsidR="00D57C99">
        <w:rPr>
          <w:rStyle w:val="ElementxPath"/>
        </w:rPr>
        <w:softHyphen/>
      </w:r>
      <w:r w:rsidRPr="0020545C">
        <w:rPr>
          <w:rStyle w:val="ElementxPath"/>
        </w:rPr>
        <w:t>Resource/name</w:t>
      </w:r>
      <w:r>
        <w:t xml:space="preserve">=’icon’. </w:t>
      </w:r>
      <w:r w:rsidR="004651FB">
        <w:t xml:space="preserve">Because the cardinality of distributorContact responsible party and online resources is 1, only one linkage can be provided for a distributor, and the metadata author must </w:t>
      </w:r>
      <w:r w:rsidR="004651FB">
        <w:lastRenderedPageBreak/>
        <w:t>decide whether that will be a link to an icon, or a link to a web site or other resource related to the distributor.</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color w:val="0000FF"/>
          <w:szCs w:val="22"/>
          <w:highlight w:val="white"/>
        </w:rPr>
        <w:t>&lt;gmd:contact&gt;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&lt;gmd:CI_ResponsibleParty&gt;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&lt;gmd:organisationName&gt;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&lt;gco:CharacterString&gt;</w:t>
      </w:r>
      <w:r w:rsidRPr="00C55311">
        <w:rPr>
          <w:rFonts w:cs="Arial"/>
          <w:bCs/>
          <w:color w:val="000000"/>
          <w:szCs w:val="22"/>
          <w:highlight w:val="white"/>
        </w:rPr>
        <w:t>Arizona Geological Survey</w:t>
      </w:r>
      <w:r w:rsidRPr="00C55311">
        <w:rPr>
          <w:rFonts w:cs="Arial"/>
          <w:color w:val="0000FF"/>
          <w:szCs w:val="22"/>
          <w:highlight w:val="white"/>
        </w:rPr>
        <w:t>&lt;/gco:CharacterString&gt;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&lt;/gmd:organisationName&gt;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&lt;gmd:contactInfo&gt;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&lt;gmd:CI_Contact&gt;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&lt;gmd:linkage&gt;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&lt;gmd:URL&gt;</w:t>
      </w:r>
      <w:r w:rsidRPr="00C55311">
        <w:rPr>
          <w:rFonts w:cs="Arial"/>
          <w:bCs/>
          <w:color w:val="000000"/>
          <w:szCs w:val="22"/>
          <w:highlight w:val="white"/>
        </w:rPr>
        <w:t>http://www.azgs.az.gov/logo/metadata/azgs.png</w:t>
      </w:r>
      <w:r w:rsidRPr="00C55311">
        <w:rPr>
          <w:rFonts w:cs="Arial"/>
          <w:color w:val="0000FF"/>
          <w:szCs w:val="22"/>
          <w:highlight w:val="white"/>
        </w:rPr>
        <w:t>&lt;/gmd:URL&gt;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&lt;/gmd:linkage&gt;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&lt;gco:CharacterString&gt;</w:t>
      </w:r>
      <w:r w:rsidRPr="00C55311">
        <w:rPr>
          <w:rFonts w:cs="Arial"/>
          <w:bCs/>
          <w:color w:val="000000"/>
          <w:szCs w:val="22"/>
          <w:highlight w:val="white"/>
        </w:rPr>
        <w:t>icon</w:t>
      </w:r>
      <w:r w:rsidRPr="00C55311">
        <w:rPr>
          <w:rFonts w:cs="Arial"/>
          <w:color w:val="0000FF"/>
          <w:szCs w:val="22"/>
          <w:highlight w:val="white"/>
        </w:rPr>
        <w:t>&lt;/gco:CharacterString&gt;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&lt;/gmd:CI_Contact&gt;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&lt;/gmd:contactInfo&gt;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&lt;gmd:role&gt;</w:t>
      </w:r>
    </w:p>
    <w:p w:rsidR="00C544E9" w:rsidRPr="00C55311" w:rsidRDefault="00C544E9" w:rsidP="00C55311">
      <w:pPr>
        <w:autoSpaceDE w:val="0"/>
        <w:autoSpaceDN w:val="0"/>
        <w:adjustRightInd w:val="0"/>
        <w:spacing w:before="0" w:after="0"/>
        <w:ind w:left="500" w:hanging="500"/>
        <w:rPr>
          <w:rFonts w:cs="Arial"/>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&lt;gmd:CI_RoleCode</w:t>
      </w:r>
      <w:r w:rsidRPr="00C55311">
        <w:rPr>
          <w:rFonts w:cs="Arial"/>
          <w:color w:val="000000"/>
          <w:szCs w:val="22"/>
          <w:highlight w:val="white"/>
        </w:rPr>
        <w:t xml:space="preserve"> </w:t>
      </w:r>
      <w:r w:rsidRPr="00C55311">
        <w:rPr>
          <w:rFonts w:cs="Arial"/>
          <w:color w:val="FF0000"/>
          <w:szCs w:val="22"/>
          <w:highlight w:val="white"/>
        </w:rPr>
        <w:t>code</w:t>
      </w:r>
      <w:r w:rsidRPr="00C55311">
        <w:rPr>
          <w:rFonts w:cs="Arial"/>
          <w:color w:val="FF0000"/>
          <w:szCs w:val="22"/>
          <w:highlight w:val="white"/>
        </w:rPr>
        <w:t>L</w:t>
      </w:r>
      <w:r w:rsidRPr="00C55311">
        <w:rPr>
          <w:rFonts w:cs="Arial"/>
          <w:color w:val="FF0000"/>
          <w:szCs w:val="22"/>
          <w:highlight w:val="white"/>
        </w:rPr>
        <w:t>ist</w:t>
      </w:r>
      <w:r w:rsidRPr="00C55311">
        <w:rPr>
          <w:rFonts w:cs="Arial"/>
          <w:color w:val="000000"/>
          <w:szCs w:val="22"/>
          <w:highlight w:val="white"/>
        </w:rPr>
        <w:t>=</w:t>
      </w:r>
      <w:r w:rsidRPr="00C55311">
        <w:rPr>
          <w:rFonts w:cs="Arial"/>
          <w:bCs/>
          <w:color w:val="8000FF"/>
          <w:szCs w:val="22"/>
          <w:highlight w:val="white"/>
        </w:rPr>
        <w:t>"</w:t>
      </w:r>
      <w:r w:rsidR="002A618A" w:rsidRPr="00C55311">
        <w:rPr>
          <w:rFonts w:cs="Arial"/>
          <w:bCs/>
          <w:color w:val="8000FF"/>
          <w:szCs w:val="22"/>
          <w:highlight w:val="white"/>
        </w:rPr>
        <w:t>http://www.isotc211.org/2005/resources/Codelist/gmxCodelists.xml</w:t>
      </w:r>
      <w:r w:rsidRPr="00C55311">
        <w:rPr>
          <w:rFonts w:cs="Arial"/>
          <w:bCs/>
          <w:color w:val="8000FF"/>
          <w:szCs w:val="22"/>
          <w:highlight w:val="white"/>
        </w:rPr>
        <w:t>#CI_RoleCode"</w:t>
      </w:r>
      <w:r w:rsidRPr="00C55311">
        <w:rPr>
          <w:rFonts w:cs="Arial"/>
          <w:color w:val="000000"/>
          <w:szCs w:val="22"/>
          <w:highlight w:val="white"/>
        </w:rPr>
        <w:t xml:space="preserve"> </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color w:val="000000"/>
          <w:szCs w:val="22"/>
          <w:highlight w:val="white"/>
        </w:rPr>
        <w:t xml:space="preserve">        </w:t>
      </w:r>
      <w:r w:rsidRPr="00C55311">
        <w:rPr>
          <w:rFonts w:cs="Arial"/>
          <w:color w:val="FF0000"/>
          <w:szCs w:val="22"/>
          <w:highlight w:val="white"/>
        </w:rPr>
        <w:t>codeListValue</w:t>
      </w:r>
      <w:r w:rsidRPr="00C55311">
        <w:rPr>
          <w:rFonts w:cs="Arial"/>
          <w:color w:val="000000"/>
          <w:szCs w:val="22"/>
          <w:highlight w:val="white"/>
        </w:rPr>
        <w:t>=</w:t>
      </w:r>
      <w:r w:rsidRPr="00C55311">
        <w:rPr>
          <w:rFonts w:cs="Arial"/>
          <w:bCs/>
          <w:color w:val="8000FF"/>
          <w:szCs w:val="22"/>
          <w:highlight w:val="white"/>
        </w:rPr>
        <w:t>"originator"</w:t>
      </w:r>
      <w:r w:rsidRPr="00C55311">
        <w:rPr>
          <w:rFonts w:cs="Arial"/>
          <w:color w:val="0000FF"/>
          <w:szCs w:val="22"/>
          <w:highlight w:val="white"/>
        </w:rPr>
        <w:t>&gt;</w:t>
      </w:r>
      <w:r w:rsidRPr="00C55311">
        <w:rPr>
          <w:rFonts w:cs="Arial"/>
          <w:bCs/>
          <w:color w:val="000000"/>
          <w:szCs w:val="22"/>
          <w:highlight w:val="white"/>
        </w:rPr>
        <w:t>originator</w:t>
      </w:r>
      <w:r w:rsidRPr="00C55311">
        <w:rPr>
          <w:rFonts w:cs="Arial"/>
          <w:color w:val="0000FF"/>
          <w:szCs w:val="22"/>
          <w:highlight w:val="white"/>
        </w:rPr>
        <w:t>&lt;/gmd:CI_RoleCode&gt;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&lt;/gmd:role&gt;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&lt;/gmd:CI_ResponsibleParty&gt;</w:t>
      </w:r>
    </w:p>
    <w:p w:rsidR="00CB2F3D" w:rsidRPr="00A925B0" w:rsidRDefault="00C544E9" w:rsidP="00C544E9">
      <w:pPr>
        <w:rPr>
          <w:rFonts w:cs="Arial"/>
          <w:szCs w:val="22"/>
        </w:rPr>
      </w:pPr>
      <w:r w:rsidRPr="00C55311">
        <w:rPr>
          <w:rFonts w:cs="Arial"/>
          <w:color w:val="0000FF"/>
          <w:szCs w:val="22"/>
          <w:highlight w:val="white"/>
        </w:rPr>
        <w:t>&lt;/gmd:contact&gt;</w:t>
      </w:r>
    </w:p>
    <w:p w:rsidR="002026DB" w:rsidRPr="00CB2F1D" w:rsidRDefault="002026DB" w:rsidP="009611B8">
      <w:pPr>
        <w:pStyle w:val="Heading2"/>
      </w:pPr>
      <w:bookmarkStart w:id="131" w:name="_Toc381426784"/>
      <w:r w:rsidRPr="00CB2F1D">
        <w:t>Extensions to CharacterString</w:t>
      </w:r>
      <w:bookmarkEnd w:id="127"/>
      <w:bookmarkEnd w:id="128"/>
      <w:bookmarkEnd w:id="129"/>
      <w:bookmarkEnd w:id="131"/>
    </w:p>
    <w:p w:rsidR="00913FCF" w:rsidRPr="00CB2F1D" w:rsidRDefault="00913FCF" w:rsidP="00913FCF">
      <w:pPr>
        <w:pStyle w:val="Heading3"/>
      </w:pPr>
      <w:bookmarkStart w:id="132" w:name="_Toc381426785"/>
      <w:r w:rsidRPr="00CB2F1D">
        <w:t>Web extensions</w:t>
      </w:r>
      <w:bookmarkEnd w:id="132"/>
    </w:p>
    <w:p w:rsidR="002026DB" w:rsidRPr="00CB2F1D" w:rsidRDefault="002026DB" w:rsidP="009611B8">
      <w:r w:rsidRPr="00CB2F1D">
        <w:t xml:space="preserve">ISO 19139 defines several extensions to </w:t>
      </w:r>
      <w:r w:rsidRPr="00CB2F1D">
        <w:rPr>
          <w:rStyle w:val="ElementxPath"/>
        </w:rPr>
        <w:t>gco:CharacterString</w:t>
      </w:r>
      <w:r w:rsidR="00913FCF" w:rsidRPr="00CB2F1D">
        <w:t xml:space="preserve"> in the gmx namespace.</w:t>
      </w:r>
      <w:r w:rsidRPr="00CB2F1D">
        <w:t xml:space="preserve"> These are defined as members of an xml substitution group for </w:t>
      </w:r>
      <w:r w:rsidR="00913FCF" w:rsidRPr="00CB2F1D">
        <w:rPr>
          <w:rStyle w:val="ElementxPath"/>
        </w:rPr>
        <w:t>gco:C</w:t>
      </w:r>
      <w:r w:rsidRPr="00CB2F1D">
        <w:rPr>
          <w:rStyle w:val="ElementxPath"/>
        </w:rPr>
        <w:t>haracterString</w:t>
      </w:r>
      <w:r w:rsidRPr="00CB2F1D">
        <w:t xml:space="preserve">, and include </w:t>
      </w:r>
      <w:r w:rsidR="00913FCF" w:rsidRPr="00CB2F1D">
        <w:rPr>
          <w:rStyle w:val="ElementxPath"/>
        </w:rPr>
        <w:t>gmx:A</w:t>
      </w:r>
      <w:r w:rsidRPr="00CB2F1D">
        <w:rPr>
          <w:rStyle w:val="ElementxPath"/>
        </w:rPr>
        <w:t>nchor</w:t>
      </w:r>
      <w:r w:rsidRPr="00CB2F1D">
        <w:t xml:space="preserve">, </w:t>
      </w:r>
      <w:r w:rsidR="00913FCF" w:rsidRPr="00CB2F1D">
        <w:rPr>
          <w:rStyle w:val="ElementxPath"/>
        </w:rPr>
        <w:t>gmx:F</w:t>
      </w:r>
      <w:r w:rsidRPr="00CB2F1D">
        <w:rPr>
          <w:rStyle w:val="ElementxPath"/>
        </w:rPr>
        <w:t>ileName</w:t>
      </w:r>
      <w:r w:rsidRPr="00CB2F1D">
        <w:t xml:space="preserve">, and </w:t>
      </w:r>
      <w:r w:rsidR="00913FCF" w:rsidRPr="00CB2F1D">
        <w:rPr>
          <w:rStyle w:val="ElementxPath"/>
        </w:rPr>
        <w:t>gmx:MimeFileType</w:t>
      </w:r>
      <w:r w:rsidRPr="00CB2F1D">
        <w:t xml:space="preserve">. </w:t>
      </w:r>
      <w:r w:rsidR="00913FCF" w:rsidRPr="00CB2F1D">
        <w:rPr>
          <w:rStyle w:val="ElementxPath"/>
        </w:rPr>
        <w:t>gmx:A</w:t>
      </w:r>
      <w:r w:rsidRPr="00CB2F1D">
        <w:rPr>
          <w:rStyle w:val="ElementxPath"/>
        </w:rPr>
        <w:t>nchor</w:t>
      </w:r>
      <w:r w:rsidRPr="00CB2F1D">
        <w:t xml:space="preserve"> is used for </w:t>
      </w:r>
      <w:r w:rsidR="00913FCF" w:rsidRPr="00CB2F1D">
        <w:t xml:space="preserve">URL’s </w:t>
      </w:r>
      <w:r w:rsidRPr="00CB2F1D">
        <w:t xml:space="preserve">linking to online web resources, and include a URI attribute associated with the character string that is the human-readable label for the link. </w:t>
      </w:r>
      <w:r w:rsidR="00913FCF" w:rsidRPr="00CB2F1D">
        <w:rPr>
          <w:rStyle w:val="ElementxPath"/>
        </w:rPr>
        <w:t>gmx:FileName</w:t>
      </w:r>
      <w:r w:rsidR="00913FCF" w:rsidRPr="00CB2F1D">
        <w:t xml:space="preserve"> </w:t>
      </w:r>
      <w:r w:rsidRPr="00CB2F1D">
        <w:t xml:space="preserve">adds a filename URI attribute that specifies a machine-readable absolute path to the location of the file, the human readable file name specified by the character string. </w:t>
      </w:r>
      <w:r w:rsidR="00913FCF" w:rsidRPr="00CB2F1D">
        <w:rPr>
          <w:rStyle w:val="ElementxPath"/>
        </w:rPr>
        <w:t>gmx:M</w:t>
      </w:r>
      <w:r w:rsidRPr="00CB2F1D">
        <w:rPr>
          <w:rStyle w:val="ElementxPath"/>
        </w:rPr>
        <w:t>imeFileType</w:t>
      </w:r>
      <w:r w:rsidRPr="00CB2F1D">
        <w:t xml:space="preserve"> adds a MIME type/subtype attribute to a character string that specifies a human readable file type. </w:t>
      </w:r>
      <w:r w:rsidR="00913FCF" w:rsidRPr="00CB2F1D">
        <w:t>The gmx namespace is not imported into other ISO19139 schema in the normative schema. In order to create schema-valid documents that use these e</w:t>
      </w:r>
      <w:r w:rsidR="00913FCF" w:rsidRPr="00CB2F1D">
        <w:t>x</w:t>
      </w:r>
      <w:r w:rsidR="00913FCF" w:rsidRPr="00CB2F1D">
        <w:t>tensions, explicit namespace-declaration must be made to the gmx schema in instance doc</w:t>
      </w:r>
      <w:r w:rsidR="00913FCF" w:rsidRPr="00CB2F1D">
        <w:t>u</w:t>
      </w:r>
      <w:r w:rsidR="00913FCF" w:rsidRPr="00CB2F1D">
        <w:t xml:space="preserve">ments. </w:t>
      </w:r>
      <w:r w:rsidR="00E62B09">
        <w:t xml:space="preserve">For the </w:t>
      </w:r>
      <w:r w:rsidR="00913FCF" w:rsidRPr="00CB2F1D">
        <w:t xml:space="preserve">USGIN profile, these extension classes are not </w:t>
      </w:r>
      <w:r w:rsidR="00E62B09">
        <w:t>recommended, and may be i</w:t>
      </w:r>
      <w:r w:rsidR="00E62B09">
        <w:t>g</w:t>
      </w:r>
      <w:r w:rsidR="00E62B09">
        <w:t>nored by client software</w:t>
      </w:r>
      <w:r w:rsidR="00913FCF" w:rsidRPr="00CB2F1D">
        <w:t>.</w:t>
      </w:r>
    </w:p>
    <w:p w:rsidR="00913FCF" w:rsidRPr="00CB2F1D" w:rsidRDefault="00913FCF" w:rsidP="00913FCF">
      <w:pPr>
        <w:pStyle w:val="Heading3"/>
      </w:pPr>
      <w:bookmarkStart w:id="133" w:name="_Toc381426786"/>
      <w:r w:rsidRPr="00CB2F1D">
        <w:t>Language localization</w:t>
      </w:r>
      <w:bookmarkEnd w:id="133"/>
    </w:p>
    <w:p w:rsidR="002026DB" w:rsidRPr="00CB2F1D" w:rsidRDefault="00E62B09" w:rsidP="009611B8">
      <w:r>
        <w:t>ISO 19139 defines an</w:t>
      </w:r>
      <w:r w:rsidR="002026DB" w:rsidRPr="00CB2F1D">
        <w:t xml:space="preserve"> extension to </w:t>
      </w:r>
      <w:r w:rsidR="002026DB" w:rsidRPr="00CB2F1D">
        <w:rPr>
          <w:rStyle w:val="ElementxPath"/>
        </w:rPr>
        <w:t>gco:CharacterString</w:t>
      </w:r>
      <w:r w:rsidR="002026DB" w:rsidRPr="00CB2F1D">
        <w:t xml:space="preserve"> </w:t>
      </w:r>
      <w:r>
        <w:t xml:space="preserve">that </w:t>
      </w:r>
      <w:r w:rsidR="002026DB" w:rsidRPr="00CB2F1D">
        <w:t xml:space="preserve">allows </w:t>
      </w:r>
      <w:r w:rsidR="00871122" w:rsidRPr="00CB2F1D">
        <w:t>substitution</w:t>
      </w:r>
      <w:r w:rsidR="002026DB" w:rsidRPr="00CB2F1D">
        <w:t xml:space="preserve"> by </w:t>
      </w:r>
      <w:r w:rsidR="002026DB" w:rsidRPr="00CB2F1D">
        <w:rPr>
          <w:rStyle w:val="ElementxPath"/>
        </w:rPr>
        <w:t>PT_FreeText</w:t>
      </w:r>
      <w:r w:rsidR="002026DB" w:rsidRPr="00CB2F1D">
        <w:t xml:space="preserve"> or </w:t>
      </w:r>
      <w:r w:rsidR="002026DB" w:rsidRPr="00CB2F1D">
        <w:rPr>
          <w:rStyle w:val="ElementxPath"/>
        </w:rPr>
        <w:t>LocalisedCharacterString</w:t>
      </w:r>
      <w:r w:rsidR="002026DB" w:rsidRPr="00CB2F1D">
        <w:t xml:space="preserve">. </w:t>
      </w:r>
      <w:r w:rsidR="002026DB" w:rsidRPr="00CB2F1D">
        <w:rPr>
          <w:rStyle w:val="ElementxPath"/>
        </w:rPr>
        <w:t>LocalisedCharacterS</w:t>
      </w:r>
      <w:r w:rsidR="00802683" w:rsidRPr="00CB2F1D">
        <w:rPr>
          <w:rStyle w:val="ElementxPath"/>
        </w:rPr>
        <w:t>t</w:t>
      </w:r>
      <w:r w:rsidR="002026DB" w:rsidRPr="00CB2F1D">
        <w:rPr>
          <w:rStyle w:val="ElementxPath"/>
        </w:rPr>
        <w:t>ring</w:t>
      </w:r>
      <w:r w:rsidR="002026DB" w:rsidRPr="00CB2F1D">
        <w:t xml:space="preserve"> adds a </w:t>
      </w:r>
      <w:r w:rsidR="002026DB" w:rsidRPr="00CB2F1D">
        <w:rPr>
          <w:rStyle w:val="ElementxPath"/>
        </w:rPr>
        <w:t>locale/PT_Locale</w:t>
      </w:r>
      <w:r w:rsidR="002026DB" w:rsidRPr="00CB2F1D">
        <w:t xml:space="preserve"> property to the </w:t>
      </w:r>
      <w:r w:rsidR="002026DB" w:rsidRPr="00CB2F1D">
        <w:rPr>
          <w:rStyle w:val="ElementxPath"/>
        </w:rPr>
        <w:t>Cha</w:t>
      </w:r>
      <w:r w:rsidR="002026DB" w:rsidRPr="00CB2F1D">
        <w:rPr>
          <w:rStyle w:val="ElementxPath"/>
        </w:rPr>
        <w:t>r</w:t>
      </w:r>
      <w:r w:rsidR="002026DB" w:rsidRPr="00CB2F1D">
        <w:rPr>
          <w:rStyle w:val="ElementxPath"/>
        </w:rPr>
        <w:t>acterSTring</w:t>
      </w:r>
      <w:r w:rsidR="002026DB" w:rsidRPr="00CB2F1D">
        <w:t xml:space="preserve"> element that can specify the language, country, and character </w:t>
      </w:r>
      <w:r w:rsidR="00FF3DAD" w:rsidRPr="00CB2F1D">
        <w:t>encoding</w:t>
      </w:r>
      <w:r w:rsidR="002026DB" w:rsidRPr="00CB2F1D">
        <w:t xml:space="preserve"> for the </w:t>
      </w:r>
      <w:r w:rsidR="002026DB" w:rsidRPr="00CB2F1D">
        <w:lastRenderedPageBreak/>
        <w:t xml:space="preserve">string. </w:t>
      </w:r>
      <w:r w:rsidR="002026DB" w:rsidRPr="00CB2F1D">
        <w:rPr>
          <w:rStyle w:val="ElementxPath"/>
        </w:rPr>
        <w:t>PT_FreeText</w:t>
      </w:r>
      <w:r w:rsidR="002026DB" w:rsidRPr="00CB2F1D">
        <w:t xml:space="preserve"> allow substitution of a collection of </w:t>
      </w:r>
      <w:r w:rsidR="002026DB" w:rsidRPr="00CB2F1D">
        <w:rPr>
          <w:rStyle w:val="ElementxPath"/>
        </w:rPr>
        <w:t>LocalisedCharacterString</w:t>
      </w:r>
      <w:r w:rsidR="002026DB" w:rsidRPr="00CB2F1D">
        <w:t xml:space="preserve"> elements for any </w:t>
      </w:r>
      <w:r w:rsidR="002026DB" w:rsidRPr="00CB2F1D">
        <w:rPr>
          <w:rStyle w:val="ElementxPath"/>
        </w:rPr>
        <w:t>CharacterString</w:t>
      </w:r>
      <w:r w:rsidR="002026DB" w:rsidRPr="00CB2F1D">
        <w:t>, each localized to a different language/country.</w:t>
      </w:r>
    </w:p>
    <w:p w:rsidR="003A2164" w:rsidRPr="00CB2F1D" w:rsidRDefault="003A2164" w:rsidP="009611B8">
      <w:r w:rsidRPr="00CB2F1D">
        <w:t xml:space="preserve">These various possibilities create potential to break interoperability. To avoid this problem, </w:t>
      </w:r>
      <w:r w:rsidR="00BE4263">
        <w:t>and</w:t>
      </w:r>
      <w:r w:rsidR="0025067F" w:rsidRPr="00CB2F1D">
        <w:t xml:space="preserve"> to avoid complexity with </w:t>
      </w:r>
      <w:r w:rsidR="0025067F" w:rsidRPr="009851E6">
        <w:rPr>
          <w:rStyle w:val="ElementxPath"/>
        </w:rPr>
        <w:t>PT_Text</w:t>
      </w:r>
      <w:r w:rsidR="0025067F" w:rsidRPr="00CB2F1D">
        <w:t xml:space="preserve"> and </w:t>
      </w:r>
      <w:r w:rsidR="0025067F" w:rsidRPr="009851E6">
        <w:rPr>
          <w:rStyle w:val="ElementxPath"/>
        </w:rPr>
        <w:t>LocalizedCharacterString</w:t>
      </w:r>
      <w:r w:rsidR="0025067F" w:rsidRPr="00CB2F1D">
        <w:t xml:space="preserve">, USGIN </w:t>
      </w:r>
      <w:r w:rsidR="00BE4263">
        <w:t>profile</w:t>
      </w:r>
      <w:r w:rsidR="00BE4263" w:rsidRPr="00CB2F1D">
        <w:t xml:space="preserve"> </w:t>
      </w:r>
      <w:r w:rsidR="0025067F" w:rsidRPr="00CB2F1D">
        <w:t>practice is to i</w:t>
      </w:r>
      <w:r w:rsidR="0025067F" w:rsidRPr="00CB2F1D">
        <w:t>m</w:t>
      </w:r>
      <w:r w:rsidR="0025067F" w:rsidRPr="00CB2F1D">
        <w:t xml:space="preserve">plement services for different languages as different </w:t>
      </w:r>
      <w:r w:rsidR="00BE4263">
        <w:t xml:space="preserve">catalog </w:t>
      </w:r>
      <w:r w:rsidR="0025067F" w:rsidRPr="00CB2F1D">
        <w:t>service</w:t>
      </w:r>
      <w:r w:rsidR="00BE4263">
        <w:t xml:space="preserve"> instance</w:t>
      </w:r>
      <w:r w:rsidR="0025067F" w:rsidRPr="00CB2F1D">
        <w:t xml:space="preserve">s, each of which serves CharacterStrings in </w:t>
      </w:r>
      <w:r w:rsidR="00BE4263">
        <w:t>a single</w:t>
      </w:r>
      <w:r w:rsidR="00BE4263" w:rsidRPr="00CB2F1D">
        <w:t xml:space="preserve"> </w:t>
      </w:r>
      <w:r w:rsidR="0025067F" w:rsidRPr="00CB2F1D">
        <w:t xml:space="preserve">language specified by the </w:t>
      </w:r>
      <w:r w:rsidR="00FE320C" w:rsidRPr="00CB2F1D">
        <w:rPr>
          <w:rStyle w:val="ElementxPath"/>
        </w:rPr>
        <w:t>MD_Metadata/language</w:t>
      </w:r>
      <w:r w:rsidR="0025067F" w:rsidRPr="00CB2F1D">
        <w:t xml:space="preserve"> element.</w:t>
      </w:r>
      <w:bookmarkStart w:id="134" w:name="_Toc244579482"/>
      <w:bookmarkStart w:id="135" w:name="_Toc244579484"/>
      <w:bookmarkEnd w:id="134"/>
      <w:bookmarkEnd w:id="135"/>
    </w:p>
    <w:p w:rsidR="00913FCF" w:rsidRPr="00CB2F1D" w:rsidRDefault="00913FCF" w:rsidP="00913FCF">
      <w:pPr>
        <w:pStyle w:val="Heading3"/>
      </w:pPr>
      <w:bookmarkStart w:id="136" w:name="_Ref247269078"/>
      <w:bookmarkStart w:id="137" w:name="_Ref252197736"/>
      <w:bookmarkStart w:id="138" w:name="_Ref252197755"/>
      <w:bookmarkStart w:id="139" w:name="_Toc381426787"/>
      <w:r w:rsidRPr="00CB2F1D">
        <w:t>Codelists</w:t>
      </w:r>
      <w:bookmarkEnd w:id="136"/>
      <w:bookmarkEnd w:id="137"/>
      <w:bookmarkEnd w:id="138"/>
      <w:bookmarkEnd w:id="139"/>
    </w:p>
    <w:p w:rsidR="00B03FAE" w:rsidRPr="00CB2F1D" w:rsidRDefault="00B03FAE" w:rsidP="00B03FAE">
      <w:r w:rsidRPr="00CB2F1D">
        <w:t xml:space="preserve">ISO 19139 defines a </w:t>
      </w:r>
      <w:r w:rsidR="00EE6EBE">
        <w:t>"</w:t>
      </w:r>
      <w:r w:rsidRPr="00CB2F1D">
        <w:t>CodeListValue_Type</w:t>
      </w:r>
      <w:r w:rsidR="00EE6EBE">
        <w:t>"</w:t>
      </w:r>
      <w:r w:rsidRPr="00CB2F1D">
        <w:t xml:space="preserve"> XML Class Type with three attributes:</w:t>
      </w:r>
    </w:p>
    <w:p w:rsidR="00B03FAE" w:rsidRPr="00CB2F1D" w:rsidRDefault="00B03FAE" w:rsidP="00B03FAE">
      <w:r w:rsidRPr="00A925B0">
        <w:rPr>
          <w:rFonts w:ascii="Courier New" w:hAnsi="Courier New" w:cs="Arial-ItalicMT"/>
          <w:color w:val="FF0000"/>
        </w:rPr>
        <w:t>codeList</w:t>
      </w:r>
      <w:r w:rsidR="001F6800" w:rsidRPr="00C55311">
        <w:rPr>
          <w:color w:val="FF0000"/>
        </w:rPr>
        <w:t>:</w:t>
      </w:r>
      <w:r w:rsidR="001F6800" w:rsidRPr="00CB2F1D">
        <w:t xml:space="preserve"> </w:t>
      </w:r>
      <w:r w:rsidRPr="00CB2F1D">
        <w:t>contains a URL that references a codeList definition within a registry or a codelist catalogue.</w:t>
      </w:r>
      <w:r w:rsidR="0013177C">
        <w:t xml:space="preserve"> As currently used in the metadata services we have studied, the codeList is not used to identify a vocabulary; rather it provides a locator (functionally equivalent to xlink:href) for an online resource, typically a web page or xml file, that </w:t>
      </w:r>
      <w:r w:rsidR="00144B9D">
        <w:t>contains a listing</w:t>
      </w:r>
      <w:r w:rsidR="0013177C">
        <w:t xml:space="preserve"> of the codelist</w:t>
      </w:r>
      <w:r w:rsidR="00144B9D">
        <w:t xml:space="preserve"> with the code values and scope notes</w:t>
      </w:r>
      <w:r w:rsidR="0013177C">
        <w:t>. Different services provide different URL’s, possibly linking to di</w:t>
      </w:r>
      <w:r w:rsidR="0013177C">
        <w:t>f</w:t>
      </w:r>
      <w:r w:rsidR="0013177C">
        <w:t xml:space="preserve">ferent kinds of resources (e.g. web page or xml file), for the same codelist. Thus, </w:t>
      </w:r>
      <w:r w:rsidR="00BE4263">
        <w:t xml:space="preserve">in practice, </w:t>
      </w:r>
      <w:r w:rsidR="0013177C">
        <w:t>the values in this attribute can not be used for automated determination of the code list in use in a metadata document.</w:t>
      </w:r>
    </w:p>
    <w:p w:rsidR="00B03FAE" w:rsidRPr="00CB2F1D" w:rsidRDefault="00B03FAE" w:rsidP="00B03FAE">
      <w:r w:rsidRPr="00CB2F1D">
        <w:rPr>
          <w:rFonts w:ascii="Courier New" w:hAnsi="Courier New"/>
          <w:color w:val="FF0000"/>
        </w:rPr>
        <w:t>codeListValue</w:t>
      </w:r>
      <w:r w:rsidR="001F6800">
        <w:t xml:space="preserve">: </w:t>
      </w:r>
      <w:r w:rsidRPr="00CB2F1D">
        <w:t>carries the valu</w:t>
      </w:r>
      <w:r w:rsidR="001F6800">
        <w:t>e from</w:t>
      </w:r>
      <w:r w:rsidRPr="00CB2F1D">
        <w:t xml:space="preserve"> the </w:t>
      </w:r>
      <w:r w:rsidR="001F6800">
        <w:t>'</w:t>
      </w:r>
      <w:r w:rsidRPr="00CB2F1D">
        <w:t>name</w:t>
      </w:r>
      <w:r w:rsidR="001F6800">
        <w:t>'</w:t>
      </w:r>
      <w:r w:rsidRPr="00CB2F1D">
        <w:t xml:space="preserve"> column of the </w:t>
      </w:r>
      <w:r w:rsidR="001F6800">
        <w:t xml:space="preserve">codelist </w:t>
      </w:r>
      <w:r w:rsidRPr="00CB2F1D">
        <w:t xml:space="preserve">tables in ISO 19115, Annex B. </w:t>
      </w:r>
      <w:r w:rsidR="001F6800">
        <w:t>This value serves to identify the codelist meaning in the context of t</w:t>
      </w:r>
      <w:r w:rsidRPr="00CB2F1D">
        <w:t>he codelist cat</w:t>
      </w:r>
      <w:r w:rsidRPr="00CB2F1D">
        <w:t>a</w:t>
      </w:r>
      <w:r w:rsidRPr="00CB2F1D">
        <w:t>logue (or registry)</w:t>
      </w:r>
      <w:r w:rsidR="0013177C">
        <w:t xml:space="preserve"> located by the </w:t>
      </w:r>
      <w:r w:rsidR="0013177C" w:rsidRPr="0013177C">
        <w:rPr>
          <w:rStyle w:val="TableentryChar"/>
          <w:rFonts w:ascii="Courier New" w:hAnsi="Courier New"/>
          <w:color w:val="FF0000"/>
        </w:rPr>
        <w:t>codeList</w:t>
      </w:r>
      <w:r w:rsidR="0013177C">
        <w:t xml:space="preserve"> attribute</w:t>
      </w:r>
      <w:r w:rsidR="001F6800">
        <w:t>.  The codelist catalogue</w:t>
      </w:r>
      <w:r w:rsidRPr="00CB2F1D">
        <w:t xml:space="preserve"> is expected to contain an explicit name and definition of the value in the default language of the metadata, as well as alternate expressions in different code spaces, some of them corresponding to the di</w:t>
      </w:r>
      <w:r w:rsidRPr="00CB2F1D">
        <w:t>f</w:t>
      </w:r>
      <w:r w:rsidRPr="00CB2F1D">
        <w:t>ferent locales supported by the metadata.</w:t>
      </w:r>
    </w:p>
    <w:p w:rsidR="00B03FAE" w:rsidRPr="00CB2F1D" w:rsidRDefault="00B03FAE" w:rsidP="00B03FAE">
      <w:r w:rsidRPr="00CB2F1D">
        <w:t xml:space="preserve">The </w:t>
      </w:r>
      <w:r w:rsidRPr="00CB2F1D">
        <w:rPr>
          <w:rFonts w:ascii="Courier New" w:hAnsi="Courier New" w:cs="Arial-ItalicMT"/>
          <w:color w:val="FF0000"/>
        </w:rPr>
        <w:t>codeSpace</w:t>
      </w:r>
      <w:r w:rsidRPr="00CB2F1D">
        <w:rPr>
          <w:rFonts w:ascii="Arial-ItalicMT" w:hAnsi="Arial-ItalicMT" w:cs="Arial-ItalicMT"/>
        </w:rPr>
        <w:t xml:space="preserve"> </w:t>
      </w:r>
      <w:r w:rsidRPr="00CB2F1D">
        <w:t xml:space="preserve">attribute is an optional identifier (URI); when present it refers to </w:t>
      </w:r>
      <w:r w:rsidR="0013177C">
        <w:t>an</w:t>
      </w:r>
      <w:r w:rsidR="0013177C" w:rsidRPr="00CB2F1D">
        <w:t xml:space="preserve"> </w:t>
      </w:r>
      <w:r w:rsidRPr="00CB2F1D">
        <w:t xml:space="preserve">alternative expression of the codelist value definition. </w:t>
      </w:r>
      <w:r w:rsidR="0013177C">
        <w:t>In</w:t>
      </w:r>
      <w:r w:rsidRPr="00CB2F1D">
        <w:t xml:space="preserve"> the example in ISO19139, section 8.5.5.1 (p. 30),</w:t>
      </w:r>
      <w:r w:rsidR="0013177C">
        <w:t xml:space="preserve"> t</w:t>
      </w:r>
      <w:r w:rsidR="0013177C" w:rsidRPr="00CB2F1D">
        <w:t xml:space="preserve">he codeSpace URI for the domain code is the string </w:t>
      </w:r>
      <w:r w:rsidR="0013177C">
        <w:t>"</w:t>
      </w:r>
      <w:r w:rsidR="0013177C" w:rsidRPr="00CB2F1D">
        <w:t>domainCode</w:t>
      </w:r>
      <w:r w:rsidR="0013177C">
        <w:t>", and</w:t>
      </w:r>
      <w:r w:rsidRPr="00CB2F1D">
        <w:t xml:space="preserve"> the value</w:t>
      </w:r>
      <w:r w:rsidR="0013177C">
        <w:t xml:space="preserve"> </w:t>
      </w:r>
      <w:r w:rsidRPr="00CB2F1D">
        <w:t xml:space="preserve">from the domainCode column in </w:t>
      </w:r>
      <w:r w:rsidR="0013177C">
        <w:t>a</w:t>
      </w:r>
      <w:r w:rsidRPr="00CB2F1D">
        <w:t xml:space="preserve"> </w:t>
      </w:r>
      <w:r w:rsidR="0013177C">
        <w:t>codelist</w:t>
      </w:r>
      <w:r w:rsidR="0013177C" w:rsidRPr="00CB2F1D">
        <w:t xml:space="preserve"> </w:t>
      </w:r>
      <w:r w:rsidRPr="00CB2F1D">
        <w:t>definition table</w:t>
      </w:r>
      <w:r w:rsidR="0013177C" w:rsidRPr="0013177C">
        <w:t xml:space="preserve"> </w:t>
      </w:r>
      <w:r w:rsidR="0013177C" w:rsidRPr="00CB2F1D">
        <w:t>in ISO 19115, Annex B</w:t>
      </w:r>
      <w:r w:rsidRPr="00CB2F1D">
        <w:t xml:space="preserve"> is included as the va</w:t>
      </w:r>
      <w:r w:rsidRPr="00CB2F1D">
        <w:t>l</w:t>
      </w:r>
      <w:r w:rsidRPr="00CB2F1D">
        <w:t>ue of the xml CodeList element in this case.</w:t>
      </w:r>
      <w:r w:rsidR="001F6800">
        <w:t xml:space="preserve">  This appears to be an attempt to allow alternate codeListValue strings to be associated with the codelist value concept for language localization or use of alternate identifiers. </w:t>
      </w:r>
    </w:p>
    <w:p w:rsidR="00B03FAE" w:rsidRPr="00CB2F1D" w:rsidRDefault="00B03FAE" w:rsidP="00B03FAE">
      <w:pPr>
        <w:tabs>
          <w:tab w:val="left" w:pos="360"/>
          <w:tab w:val="left" w:pos="720"/>
          <w:tab w:val="left" w:pos="1080"/>
          <w:tab w:val="left" w:pos="1440"/>
        </w:tabs>
      </w:pPr>
      <w:r w:rsidRPr="00CB2F1D">
        <w:t xml:space="preserve">Codelist elements in the ISO19139 XML schema are assigned to type CodeListValue_Type, and also included in a substitution group for </w:t>
      </w:r>
      <w:r w:rsidRPr="009851E6">
        <w:rPr>
          <w:rStyle w:val="ElementxPath"/>
        </w:rPr>
        <w:t>gco:CharacterString</w:t>
      </w:r>
      <w:r w:rsidRPr="00CB2F1D">
        <w:t xml:space="preserve">. These codeList elements are thus substitutable for elements typed </w:t>
      </w:r>
      <w:r w:rsidRPr="009851E6">
        <w:rPr>
          <w:rStyle w:val="ElementxPath"/>
        </w:rPr>
        <w:t>gco:CharacterString</w:t>
      </w:r>
      <w:r w:rsidRPr="00CB2F1D">
        <w:t>. Consequently, any CodeList instance is an XML element that takes a string value</w:t>
      </w:r>
      <w:r w:rsidR="001F6800">
        <w:t xml:space="preserve"> (corresponding to the element value for a gco:CharacterString),</w:t>
      </w:r>
      <w:r w:rsidRPr="00CB2F1D">
        <w:t xml:space="preserve"> and has three XML attributes defined by the </w:t>
      </w:r>
      <w:r w:rsidR="004F3158" w:rsidRPr="00CB2F1D">
        <w:t>CodeListValue_Type</w:t>
      </w:r>
      <w:r w:rsidR="004F3158" w:rsidRPr="00CB2F1D" w:rsidDel="004F3158">
        <w:t xml:space="preserve"> </w:t>
      </w:r>
      <w:r w:rsidRPr="00CB2F1D">
        <w:t xml:space="preserve">XML Class Type. A corresponding XML Class Property Type is defined for each of these CodeList elements, and this property type is used to restrict the values in XML </w:t>
      </w:r>
      <w:r w:rsidRPr="009851E6">
        <w:rPr>
          <w:rStyle w:val="ElementxPath"/>
        </w:rPr>
        <w:t>CharacterString</w:t>
      </w:r>
      <w:r w:rsidRPr="00CB2F1D">
        <w:t xml:space="preserve"> attributes to the code list.</w:t>
      </w:r>
    </w:p>
    <w:p w:rsidR="00B03FAE" w:rsidRPr="00CB2F1D" w:rsidRDefault="00B03FAE" w:rsidP="00B03FAE">
      <w:r w:rsidRPr="00CB2F1D">
        <w:t>The ISO specification uses an unfortunate choice of name for the ‘codeListValue’ attribute that is defined to be a identifier, apparently with the intention that it is a language-neutral concept identifier that might be associated with various language-localized labels for the concept. NAP CodeList registries (</w:t>
      </w:r>
      <w:hyperlink r:id="rId69" w:history="1">
        <w:r w:rsidR="00DA4E30" w:rsidRPr="009851E6">
          <w:rPr>
            <w:rStyle w:val="Hyperlink1"/>
          </w:rPr>
          <w:t>http://www.fgdc.gov/nap/metadata/register</w:t>
        </w:r>
      </w:hyperlink>
      <w:r w:rsidRPr="00CB2F1D">
        <w:t>) contrast with the codelists d</w:t>
      </w:r>
      <w:r w:rsidRPr="00CB2F1D">
        <w:t>e</w:t>
      </w:r>
      <w:r w:rsidRPr="00CB2F1D">
        <w:t>fined in the tables in ISO 19115</w:t>
      </w:r>
      <w:r w:rsidR="004F3158">
        <w:t xml:space="preserve"> </w:t>
      </w:r>
      <w:r w:rsidRPr="00CB2F1D">
        <w:t>Annex B in that the identifier (the ‘name’ column the ISO19115 Annex B tables) is an integer identifier with the prefix ‘RI_’. This would appear to correspond functionally to the ‘domainCode’ values in the ISO19115 Annex B tables, which ISO19139 ind</w:t>
      </w:r>
      <w:r w:rsidRPr="00CB2F1D">
        <w:t>i</w:t>
      </w:r>
      <w:r w:rsidRPr="00CB2F1D">
        <w:t xml:space="preserve">cates should be the codeListValue when the </w:t>
      </w:r>
      <w:r w:rsidRPr="006756D3">
        <w:rPr>
          <w:rStyle w:val="TableentryChar"/>
          <w:rFonts w:ascii="Courier New" w:hAnsi="Courier New"/>
          <w:color w:val="FF0000"/>
        </w:rPr>
        <w:t>code</w:t>
      </w:r>
      <w:r w:rsidR="006756D3" w:rsidRPr="006756D3">
        <w:rPr>
          <w:rStyle w:val="TableentryChar"/>
          <w:rFonts w:ascii="Courier New" w:hAnsi="Courier New"/>
          <w:color w:val="FF0000"/>
        </w:rPr>
        <w:softHyphen/>
      </w:r>
      <w:r w:rsidRPr="006756D3">
        <w:rPr>
          <w:rStyle w:val="TableentryChar"/>
          <w:rFonts w:ascii="Courier New" w:hAnsi="Courier New"/>
          <w:color w:val="FF0000"/>
        </w:rPr>
        <w:t>Space</w:t>
      </w:r>
      <w:r w:rsidRPr="00CB2F1D">
        <w:t>=</w:t>
      </w:r>
      <w:r w:rsidR="00EE6EBE">
        <w:t>"</w:t>
      </w:r>
      <w:r w:rsidRPr="00CB2F1D">
        <w:t>domainCode</w:t>
      </w:r>
      <w:r w:rsidR="00EE6EBE">
        <w:t>"</w:t>
      </w:r>
      <w:r w:rsidRPr="00CB2F1D">
        <w:t xml:space="preserve">. </w:t>
      </w:r>
    </w:p>
    <w:p w:rsidR="00B03FAE" w:rsidRDefault="00B03FAE" w:rsidP="00B03FAE">
      <w:r w:rsidRPr="00CB2F1D">
        <w:t>NAP and INSPIRE usage is consistent with the ISO19139 definition of codeListValue as an identifier, with the name or label for the codeList concept included as the value of the CodeLis</w:t>
      </w:r>
      <w:r w:rsidRPr="00CB2F1D">
        <w:t>t</w:t>
      </w:r>
      <w:r w:rsidR="001F6800">
        <w:lastRenderedPageBreak/>
        <w:t>Value</w:t>
      </w:r>
      <w:r w:rsidRPr="00CB2F1D">
        <w:t xml:space="preserve"> </w:t>
      </w:r>
      <w:r w:rsidR="001F6800">
        <w:t>attribute</w:t>
      </w:r>
      <w:r w:rsidRPr="00CB2F1D">
        <w:t>. The ‘name’ column in ISO 19115, Annex B tables, which is described as the content for the codeListValue by ISO19139, contains English words that are the same as the l</w:t>
      </w:r>
      <w:r w:rsidRPr="00CB2F1D">
        <w:t>a</w:t>
      </w:r>
      <w:r w:rsidRPr="00CB2F1D">
        <w:t xml:space="preserve">bels one would use in English. </w:t>
      </w:r>
      <w:r w:rsidR="004F3158">
        <w:t>In the CT_CodeListCatalogues in the ISO publicly available standards registry for ISO 19139 (</w:t>
      </w:r>
      <w:r w:rsidR="004B6EEA" w:rsidRPr="009851E6">
        <w:rPr>
          <w:rStyle w:val="Hyperlink1"/>
        </w:rPr>
        <w:t>http://standards.iso.org/ittf/PubliclyAvailable</w:t>
      </w:r>
      <w:r w:rsidR="004B6EEA" w:rsidRPr="009851E6">
        <w:rPr>
          <w:rStyle w:val="Hyperlink1"/>
        </w:rPr>
        <w:softHyphen/>
        <w:t>Standards/</w:t>
      </w:r>
      <w:r w:rsidR="004B6EEA" w:rsidRPr="009851E6">
        <w:rPr>
          <w:rStyle w:val="Hyperlink1"/>
        </w:rPr>
        <w:softHyphen/>
        <w:t>ISO_19139_Schemas/resources/</w:t>
      </w:r>
      <w:r w:rsidR="004F3158">
        <w:t xml:space="preserve">), the CodeListDictionary/codeEntry/CodeDefinition elements only include gml:description and gml:identifier elements, but no gml:name elements. </w:t>
      </w:r>
      <w:r w:rsidR="001F6800">
        <w:t>B</w:t>
      </w:r>
      <w:r w:rsidR="004F3158">
        <w:t xml:space="preserve">ased on this ISO guidance, </w:t>
      </w:r>
      <w:r w:rsidR="004B6EEA">
        <w:t>USGIN profile mandates that controlled vocabulary terms from codelists are encoded thus</w:t>
      </w:r>
      <w:r w:rsidRPr="00CB2F1D">
        <w:t xml:space="preserve">: </w:t>
      </w:r>
    </w:p>
    <w:p w:rsidR="00FD2311" w:rsidRDefault="00FD2311" w:rsidP="00B03FAE"/>
    <w:p w:rsidR="00FD2311" w:rsidRPr="00CB2F1D" w:rsidRDefault="00B90241" w:rsidP="00B03FAE">
      <w:r>
        <w:t>Example 1:</w:t>
      </w:r>
    </w:p>
    <w:p w:rsidR="00DA4E30" w:rsidRDefault="00B03FAE" w:rsidP="00C55311">
      <w:pPr>
        <w:tabs>
          <w:tab w:val="left" w:pos="700"/>
          <w:tab w:val="left" w:pos="800"/>
        </w:tabs>
        <w:autoSpaceDE w:val="0"/>
        <w:autoSpaceDN w:val="0"/>
        <w:adjustRightInd w:val="0"/>
        <w:spacing w:before="0" w:after="0"/>
        <w:ind w:left="450" w:hanging="450"/>
        <w:rPr>
          <w:rStyle w:val="xmlElementChar"/>
          <w:rFonts w:ascii="Arial" w:hAnsi="Arial" w:cs="Arial"/>
          <w:color w:val="0000FF"/>
          <w:sz w:val="22"/>
          <w:szCs w:val="22"/>
        </w:rPr>
      </w:pPr>
      <w:r w:rsidRPr="00C55311">
        <w:rPr>
          <w:rStyle w:val="xmlElementChar"/>
          <w:rFonts w:ascii="Arial" w:hAnsi="Arial" w:cs="Arial"/>
          <w:color w:val="0000FF"/>
          <w:sz w:val="22"/>
          <w:szCs w:val="22"/>
        </w:rPr>
        <w:t>&lt;gmd:CI_DateTypeCode</w:t>
      </w:r>
      <w:r w:rsidRPr="00C55311">
        <w:rPr>
          <w:rFonts w:cs="Arial"/>
          <w:szCs w:val="22"/>
        </w:rPr>
        <w:t xml:space="preserve"> </w:t>
      </w:r>
      <w:r w:rsidRPr="00C55311">
        <w:rPr>
          <w:rStyle w:val="xmlAttributeChar"/>
          <w:rFonts w:ascii="Arial" w:hAnsi="Arial" w:cs="Arial"/>
          <w:color w:val="FF0000"/>
          <w:szCs w:val="22"/>
        </w:rPr>
        <w:t>codeList</w:t>
      </w:r>
      <w:r w:rsidRPr="00C55311">
        <w:rPr>
          <w:rFonts w:cs="Arial"/>
          <w:bCs/>
          <w:color w:val="8000FF"/>
          <w:szCs w:val="22"/>
        </w:rPr>
        <w:t>=</w:t>
      </w:r>
      <w:r w:rsidR="00EE6EBE" w:rsidRPr="00C55311">
        <w:rPr>
          <w:rFonts w:cs="Arial"/>
          <w:bCs/>
          <w:color w:val="8000FF"/>
          <w:szCs w:val="22"/>
        </w:rPr>
        <w:t>"</w:t>
      </w:r>
      <w:r w:rsidR="00B90241" w:rsidRPr="00C55311">
        <w:rPr>
          <w:rFonts w:cs="Arial"/>
          <w:szCs w:val="22"/>
        </w:rPr>
        <w:t xml:space="preserve"> </w:t>
      </w:r>
      <w:r w:rsidR="00B90241" w:rsidRPr="00C55311">
        <w:rPr>
          <w:rFonts w:cs="Arial"/>
          <w:bCs/>
          <w:color w:val="8000FF"/>
          <w:szCs w:val="22"/>
        </w:rPr>
        <w:t>http://standards.iso.org/ittf/PubliclyAvailableStandards/</w:t>
      </w:r>
      <w:r w:rsidR="00B90241" w:rsidRPr="00C55311">
        <w:rPr>
          <w:rFonts w:cs="Arial"/>
          <w:bCs/>
          <w:color w:val="8000FF"/>
          <w:szCs w:val="22"/>
        </w:rPr>
        <w:softHyphen/>
        <w:t>ISO_19139_Schemas/</w:t>
      </w:r>
      <w:r w:rsidR="00B90241" w:rsidRPr="00C55311">
        <w:rPr>
          <w:rFonts w:cs="Arial"/>
          <w:bCs/>
          <w:color w:val="8000FF"/>
          <w:szCs w:val="22"/>
        </w:rPr>
        <w:softHyphen/>
        <w:t>resources/</w:t>
      </w:r>
      <w:r w:rsidRPr="00C55311">
        <w:rPr>
          <w:rFonts w:cs="Arial"/>
          <w:bCs/>
          <w:color w:val="8000FF"/>
          <w:szCs w:val="22"/>
        </w:rPr>
        <w:t>#CI_</w:t>
      </w:r>
      <w:r w:rsidR="005D3732" w:rsidRPr="00C55311">
        <w:rPr>
          <w:rFonts w:cs="Arial"/>
          <w:bCs/>
          <w:color w:val="8000FF"/>
          <w:szCs w:val="22"/>
        </w:rPr>
        <w:t>DateTypeCode</w:t>
      </w:r>
      <w:r w:rsidR="00EE6EBE" w:rsidRPr="00C55311">
        <w:rPr>
          <w:rFonts w:cs="Arial"/>
          <w:bCs/>
          <w:color w:val="8000FF"/>
          <w:szCs w:val="22"/>
        </w:rPr>
        <w:t>"</w:t>
      </w:r>
      <w:r w:rsidR="00DA4E30" w:rsidRPr="00C55311">
        <w:rPr>
          <w:rFonts w:cs="Arial"/>
          <w:bCs/>
          <w:color w:val="8000FF"/>
          <w:szCs w:val="22"/>
        </w:rPr>
        <w:br/>
      </w:r>
      <w:r w:rsidRPr="00C55311">
        <w:rPr>
          <w:rFonts w:cs="Arial"/>
          <w:color w:val="FF0000"/>
          <w:szCs w:val="22"/>
        </w:rPr>
        <w:t>codeListValue</w:t>
      </w:r>
      <w:r w:rsidRPr="00C55311">
        <w:rPr>
          <w:rFonts w:cs="Arial"/>
          <w:bCs/>
          <w:color w:val="8000FF"/>
          <w:szCs w:val="22"/>
        </w:rPr>
        <w:t>=</w:t>
      </w:r>
      <w:r w:rsidR="00EE6EBE" w:rsidRPr="00C55311">
        <w:rPr>
          <w:rFonts w:cs="Arial"/>
          <w:bCs/>
          <w:color w:val="8000FF"/>
          <w:szCs w:val="22"/>
        </w:rPr>
        <w:t>"</w:t>
      </w:r>
      <w:r w:rsidRPr="00C55311">
        <w:rPr>
          <w:rFonts w:cs="Arial"/>
          <w:bCs/>
          <w:color w:val="8000FF"/>
          <w:szCs w:val="22"/>
        </w:rPr>
        <w:t>creation</w:t>
      </w:r>
      <w:r w:rsidR="00EE6EBE" w:rsidRPr="00C55311">
        <w:rPr>
          <w:rFonts w:cs="Arial"/>
          <w:bCs/>
          <w:color w:val="8000FF"/>
          <w:szCs w:val="22"/>
        </w:rPr>
        <w:t>"</w:t>
      </w:r>
      <w:r w:rsidRPr="00C55311">
        <w:rPr>
          <w:rStyle w:val="xmlElementChar"/>
          <w:rFonts w:ascii="Arial" w:hAnsi="Arial" w:cs="Arial"/>
          <w:color w:val="0000FF"/>
          <w:sz w:val="22"/>
          <w:szCs w:val="22"/>
        </w:rPr>
        <w:t>/&gt;</w:t>
      </w:r>
    </w:p>
    <w:p w:rsidR="00FD2311" w:rsidRPr="00C55311" w:rsidRDefault="00FD2311" w:rsidP="00C55311">
      <w:pPr>
        <w:tabs>
          <w:tab w:val="left" w:pos="700"/>
          <w:tab w:val="left" w:pos="800"/>
        </w:tabs>
        <w:autoSpaceDE w:val="0"/>
        <w:autoSpaceDN w:val="0"/>
        <w:adjustRightInd w:val="0"/>
        <w:spacing w:before="0" w:after="0"/>
        <w:ind w:left="450" w:hanging="450"/>
        <w:rPr>
          <w:rFonts w:cs="Arial"/>
          <w:color w:val="000000"/>
          <w:szCs w:val="22"/>
        </w:rPr>
      </w:pPr>
    </w:p>
    <w:p w:rsidR="00FD2311" w:rsidRPr="00C55311" w:rsidRDefault="00B90241" w:rsidP="00FD2311">
      <w:pPr>
        <w:autoSpaceDE w:val="0"/>
        <w:autoSpaceDN w:val="0"/>
        <w:adjustRightInd w:val="0"/>
        <w:spacing w:before="0" w:after="0"/>
        <w:ind w:left="720" w:hanging="720"/>
        <w:rPr>
          <w:rFonts w:cs="Arial"/>
          <w:szCs w:val="22"/>
        </w:rPr>
      </w:pPr>
      <w:r w:rsidRPr="00A925B0">
        <w:rPr>
          <w:rFonts w:cs="Arial"/>
          <w:szCs w:val="22"/>
        </w:rPr>
        <w:t>Example 2</w:t>
      </w:r>
    </w:p>
    <w:p w:rsidR="00B90241" w:rsidRDefault="00B03FAE" w:rsidP="00C55311">
      <w:pPr>
        <w:autoSpaceDE w:val="0"/>
        <w:autoSpaceDN w:val="0"/>
        <w:adjustRightInd w:val="0"/>
        <w:spacing w:before="0" w:after="0"/>
        <w:ind w:left="500" w:hanging="500"/>
        <w:rPr>
          <w:rStyle w:val="XMLExampleChar0"/>
          <w:rFonts w:ascii="Arial" w:hAnsi="Arial" w:cs="Arial"/>
          <w:color w:val="0000FF"/>
          <w:sz w:val="22"/>
          <w:szCs w:val="22"/>
        </w:rPr>
      </w:pPr>
      <w:r w:rsidRPr="00C55311">
        <w:rPr>
          <w:rStyle w:val="xmlElementChar"/>
          <w:rFonts w:ascii="Arial" w:hAnsi="Arial" w:cs="Arial"/>
          <w:color w:val="0000FF"/>
          <w:sz w:val="22"/>
          <w:szCs w:val="22"/>
        </w:rPr>
        <w:t>&lt;</w:t>
      </w:r>
      <w:r w:rsidR="00B90241" w:rsidRPr="00C55311">
        <w:rPr>
          <w:rStyle w:val="xmlElementChar"/>
          <w:rFonts w:ascii="Arial" w:hAnsi="Arial" w:cs="Arial"/>
          <w:color w:val="0000FF"/>
          <w:sz w:val="22"/>
          <w:szCs w:val="22"/>
        </w:rPr>
        <w:t>gmd:</w:t>
      </w:r>
      <w:r w:rsidRPr="00C55311">
        <w:rPr>
          <w:rStyle w:val="xmlElementChar"/>
          <w:rFonts w:ascii="Arial" w:hAnsi="Arial" w:cs="Arial"/>
          <w:color w:val="0000FF"/>
          <w:sz w:val="22"/>
          <w:szCs w:val="22"/>
        </w:rPr>
        <w:t>M</w:t>
      </w:r>
      <w:r w:rsidRPr="00C55311">
        <w:rPr>
          <w:rFonts w:cs="Arial"/>
          <w:color w:val="0000FF"/>
          <w:szCs w:val="22"/>
        </w:rPr>
        <w:t xml:space="preserve">D_CharacterSetCode </w:t>
      </w:r>
      <w:r w:rsidRPr="00C55311">
        <w:rPr>
          <w:rFonts w:cs="Arial"/>
          <w:szCs w:val="22"/>
        </w:rPr>
        <w:t xml:space="preserve"> </w:t>
      </w:r>
      <w:r w:rsidR="00DA4E30" w:rsidRPr="00C55311">
        <w:rPr>
          <w:rFonts w:cs="Arial"/>
          <w:szCs w:val="22"/>
        </w:rPr>
        <w:br/>
      </w:r>
      <w:r w:rsidRPr="00C55311">
        <w:rPr>
          <w:rFonts w:cs="Arial"/>
          <w:color w:val="FF0000"/>
          <w:szCs w:val="22"/>
        </w:rPr>
        <w:t>codeList</w:t>
      </w:r>
      <w:r w:rsidRPr="00C55311">
        <w:rPr>
          <w:rFonts w:cs="Arial"/>
          <w:bCs/>
          <w:color w:val="8000FF"/>
          <w:szCs w:val="22"/>
        </w:rPr>
        <w:t>=</w:t>
      </w:r>
      <w:r w:rsidR="00B90241" w:rsidRPr="00C55311">
        <w:rPr>
          <w:rFonts w:cs="Arial"/>
          <w:bCs/>
          <w:color w:val="8000FF"/>
          <w:szCs w:val="22"/>
        </w:rPr>
        <w:t>"</w:t>
      </w:r>
      <w:r w:rsidR="00B90241" w:rsidRPr="00C55311">
        <w:rPr>
          <w:rFonts w:cs="Arial"/>
          <w:szCs w:val="22"/>
        </w:rPr>
        <w:t xml:space="preserve"> </w:t>
      </w:r>
      <w:r w:rsidR="002A618A" w:rsidRPr="00C55311">
        <w:rPr>
          <w:rFonts w:cs="Arial"/>
          <w:bCs/>
          <w:color w:val="8000FF"/>
          <w:szCs w:val="22"/>
        </w:rPr>
        <w:t>http://www.isotc211.org/2005/resources/Codelist/gmxCodelists.xml</w:t>
      </w:r>
      <w:r w:rsidR="00B90241" w:rsidRPr="00C55311">
        <w:rPr>
          <w:rFonts w:cs="Arial"/>
          <w:bCs/>
          <w:color w:val="8000FF"/>
          <w:szCs w:val="22"/>
        </w:rPr>
        <w:t>#CI_DateTypeCode"</w:t>
      </w:r>
      <w:r w:rsidR="00DA4E30" w:rsidRPr="00C55311">
        <w:rPr>
          <w:rFonts w:cs="Arial"/>
          <w:szCs w:val="22"/>
        </w:rPr>
        <w:br/>
      </w:r>
      <w:r w:rsidRPr="00C55311">
        <w:rPr>
          <w:rFonts w:cs="Arial"/>
          <w:color w:val="FF0000"/>
          <w:szCs w:val="22"/>
        </w:rPr>
        <w:t>codeListValue</w:t>
      </w:r>
      <w:r w:rsidRPr="00C55311">
        <w:rPr>
          <w:rFonts w:cs="Arial"/>
          <w:bCs/>
          <w:color w:val="8000FF"/>
          <w:szCs w:val="22"/>
        </w:rPr>
        <w:t>=</w:t>
      </w:r>
      <w:r w:rsidR="00EE6EBE" w:rsidRPr="00C55311">
        <w:rPr>
          <w:rFonts w:cs="Arial"/>
          <w:bCs/>
          <w:color w:val="8000FF"/>
          <w:szCs w:val="22"/>
        </w:rPr>
        <w:t>"</w:t>
      </w:r>
      <w:r w:rsidRPr="00C55311">
        <w:rPr>
          <w:rFonts w:cs="Arial"/>
          <w:bCs/>
          <w:color w:val="8000FF"/>
          <w:szCs w:val="22"/>
        </w:rPr>
        <w:t>utf8</w:t>
      </w:r>
      <w:r w:rsidR="00EE6EBE" w:rsidRPr="00C55311">
        <w:rPr>
          <w:rFonts w:cs="Arial"/>
          <w:bCs/>
          <w:color w:val="8000FF"/>
          <w:szCs w:val="22"/>
        </w:rPr>
        <w:t>"</w:t>
      </w:r>
      <w:r w:rsidRPr="00C55311">
        <w:rPr>
          <w:rStyle w:val="XMLExampleChar0"/>
          <w:rFonts w:ascii="Arial" w:hAnsi="Arial" w:cs="Arial"/>
          <w:color w:val="0000FF"/>
          <w:sz w:val="22"/>
          <w:szCs w:val="22"/>
        </w:rPr>
        <w:t>/&gt;</w:t>
      </w:r>
    </w:p>
    <w:p w:rsidR="00FD2311" w:rsidRPr="00C55311" w:rsidRDefault="00FD2311" w:rsidP="00C55311">
      <w:pPr>
        <w:autoSpaceDE w:val="0"/>
        <w:autoSpaceDN w:val="0"/>
        <w:adjustRightInd w:val="0"/>
        <w:spacing w:before="0" w:after="0"/>
        <w:ind w:left="500" w:hanging="500"/>
        <w:rPr>
          <w:rFonts w:cs="Arial"/>
          <w:szCs w:val="22"/>
        </w:rPr>
      </w:pPr>
    </w:p>
    <w:p w:rsidR="00FD2311" w:rsidRPr="00A925B0" w:rsidRDefault="00FD2311" w:rsidP="00FD2311">
      <w:pPr>
        <w:autoSpaceDE w:val="0"/>
        <w:autoSpaceDN w:val="0"/>
        <w:adjustRightInd w:val="0"/>
        <w:spacing w:before="0" w:after="0"/>
        <w:ind w:left="720" w:hanging="720"/>
        <w:rPr>
          <w:rFonts w:cs="Arial"/>
          <w:szCs w:val="22"/>
        </w:rPr>
      </w:pPr>
      <w:r w:rsidRPr="00A925B0">
        <w:rPr>
          <w:rFonts w:cs="Arial"/>
          <w:szCs w:val="22"/>
        </w:rPr>
        <w:t>O</w:t>
      </w:r>
      <w:r w:rsidR="00B90241" w:rsidRPr="00A925B0">
        <w:rPr>
          <w:rFonts w:cs="Arial"/>
          <w:szCs w:val="22"/>
        </w:rPr>
        <w:t>r</w:t>
      </w:r>
    </w:p>
    <w:p w:rsidR="00B90241" w:rsidRPr="00C55311" w:rsidRDefault="00B90241" w:rsidP="00FD2311">
      <w:pPr>
        <w:autoSpaceDE w:val="0"/>
        <w:autoSpaceDN w:val="0"/>
        <w:adjustRightInd w:val="0"/>
        <w:spacing w:before="0" w:after="0"/>
        <w:ind w:left="500" w:hanging="500"/>
        <w:rPr>
          <w:rFonts w:cs="Arial"/>
          <w:color w:val="0000FF"/>
          <w:szCs w:val="22"/>
        </w:rPr>
      </w:pPr>
      <w:r w:rsidRPr="00C55311">
        <w:rPr>
          <w:rStyle w:val="xmlElementChar"/>
          <w:rFonts w:ascii="Arial" w:hAnsi="Arial" w:cs="Arial"/>
          <w:color w:val="0000FF"/>
          <w:sz w:val="22"/>
          <w:szCs w:val="22"/>
        </w:rPr>
        <w:t>&lt;gmd:M</w:t>
      </w:r>
      <w:r w:rsidRPr="00C55311">
        <w:rPr>
          <w:rFonts w:cs="Arial"/>
          <w:color w:val="0000FF"/>
          <w:szCs w:val="22"/>
        </w:rPr>
        <w:t xml:space="preserve">D_CharacterSetCode </w:t>
      </w:r>
      <w:r w:rsidRPr="00C55311">
        <w:rPr>
          <w:rFonts w:cs="Arial"/>
          <w:szCs w:val="22"/>
        </w:rPr>
        <w:t xml:space="preserve"> </w:t>
      </w:r>
      <w:r w:rsidRPr="00C55311">
        <w:rPr>
          <w:rFonts w:cs="Arial"/>
          <w:szCs w:val="22"/>
        </w:rPr>
        <w:br/>
      </w:r>
      <w:r w:rsidRPr="00C55311">
        <w:rPr>
          <w:rFonts w:cs="Arial"/>
          <w:color w:val="FF0000"/>
          <w:szCs w:val="22"/>
        </w:rPr>
        <w:t>codeList</w:t>
      </w:r>
      <w:r w:rsidRPr="00C55311">
        <w:rPr>
          <w:rFonts w:cs="Arial"/>
          <w:bCs/>
          <w:color w:val="8000FF"/>
          <w:szCs w:val="22"/>
        </w:rPr>
        <w:t>="</w:t>
      </w:r>
      <w:r w:rsidRPr="00C55311">
        <w:rPr>
          <w:rFonts w:cs="Arial"/>
          <w:szCs w:val="22"/>
        </w:rPr>
        <w:t xml:space="preserve"> </w:t>
      </w:r>
      <w:r w:rsidR="002A618A" w:rsidRPr="00C55311">
        <w:rPr>
          <w:rFonts w:cs="Arial"/>
          <w:bCs/>
          <w:color w:val="8000FF"/>
          <w:szCs w:val="22"/>
        </w:rPr>
        <w:t>http://www.isotc211.org/2005/resources/Codelist/gmxCodelists.xml</w:t>
      </w:r>
      <w:r w:rsidRPr="00C55311">
        <w:rPr>
          <w:rFonts w:cs="Arial"/>
          <w:bCs/>
          <w:color w:val="8000FF"/>
          <w:szCs w:val="22"/>
        </w:rPr>
        <w:t>#CI_DateTypeCode"</w:t>
      </w:r>
      <w:r w:rsidRPr="00C55311">
        <w:rPr>
          <w:rFonts w:cs="Arial"/>
          <w:szCs w:val="22"/>
        </w:rPr>
        <w:br/>
      </w:r>
      <w:r w:rsidRPr="00C55311">
        <w:rPr>
          <w:rFonts w:cs="Arial"/>
          <w:color w:val="FF0000"/>
          <w:szCs w:val="22"/>
        </w:rPr>
        <w:t>codeListValue</w:t>
      </w:r>
      <w:r w:rsidRPr="00C55311">
        <w:rPr>
          <w:rFonts w:cs="Arial"/>
          <w:bCs/>
          <w:color w:val="8000FF"/>
          <w:szCs w:val="22"/>
        </w:rPr>
        <w:t>="utf8"</w:t>
      </w:r>
      <w:r w:rsidRPr="00C55311">
        <w:rPr>
          <w:rStyle w:val="XMLExampleChar0"/>
          <w:rFonts w:ascii="Arial" w:hAnsi="Arial" w:cs="Arial"/>
          <w:color w:val="0000FF"/>
          <w:sz w:val="22"/>
          <w:szCs w:val="22"/>
        </w:rPr>
        <w:t>&gt;</w:t>
      </w:r>
      <w:r w:rsidRPr="00C55311">
        <w:rPr>
          <w:rStyle w:val="XMLExampleChar0"/>
          <w:rFonts w:ascii="Arial" w:hAnsi="Arial" w:cs="Arial"/>
          <w:bCs/>
          <w:color w:val="000000"/>
          <w:sz w:val="22"/>
          <w:szCs w:val="22"/>
        </w:rPr>
        <w:t>UTF-8</w:t>
      </w:r>
      <w:r w:rsidRPr="00C55311">
        <w:rPr>
          <w:rStyle w:val="XMLExampleChar0"/>
          <w:rFonts w:ascii="Arial" w:hAnsi="Arial" w:cs="Arial"/>
          <w:color w:val="0000FF"/>
          <w:sz w:val="22"/>
          <w:szCs w:val="22"/>
        </w:rPr>
        <w:t>&lt;/</w:t>
      </w:r>
      <w:r w:rsidRPr="00C55311">
        <w:rPr>
          <w:rStyle w:val="xmlElementChar"/>
          <w:rFonts w:ascii="Arial" w:hAnsi="Arial" w:cs="Arial"/>
          <w:color w:val="0000FF"/>
          <w:sz w:val="22"/>
          <w:szCs w:val="22"/>
        </w:rPr>
        <w:t>gmd:M</w:t>
      </w:r>
      <w:r w:rsidRPr="00C55311">
        <w:rPr>
          <w:rFonts w:cs="Arial"/>
          <w:color w:val="0000FF"/>
          <w:szCs w:val="22"/>
        </w:rPr>
        <w:t>D_CharacterSetCode&gt;</w:t>
      </w:r>
    </w:p>
    <w:p w:rsidR="00B03FAE" w:rsidRPr="00CB2F1D" w:rsidRDefault="00B90241" w:rsidP="009851E6">
      <w:pPr>
        <w:rPr>
          <w:rFonts w:ascii="ArialMT" w:hAnsi="ArialMT" w:cs="ArialMT"/>
          <w:szCs w:val="20"/>
        </w:rPr>
      </w:pPr>
      <w:r>
        <w:t xml:space="preserve">The alternate version of example 2 includes label string for the codelist concept as the element  value string. Most applications appear to use only the codeListValue string for querying and content inspection.  In order to indicate that standard ISO codelists are being used, the </w:t>
      </w:r>
      <w:r w:rsidRPr="009851E6">
        <w:rPr>
          <w:rStyle w:val="ElementxPath"/>
        </w:rPr>
        <w:t>codeList</w:t>
      </w:r>
      <w:r>
        <w:t xml:space="preserve"> attribute value MUST be "</w:t>
      </w:r>
      <w:r w:rsidRPr="00B90241">
        <w:t xml:space="preserve"> </w:t>
      </w:r>
      <w:r w:rsidR="002A618A">
        <w:t>http://www.isotc211.org/2005/resources/Codelist/gmxCodelists.xml</w:t>
      </w:r>
      <w:r w:rsidRPr="00B90241">
        <w:t xml:space="preserve"> </w:t>
      </w:r>
      <w:r>
        <w:t>", which is the web location for the authoritative codelist dictionary XML document. Including the fragment identifier name for the particular codelist is informative only; this is the terminal token of the URL after the '#' character, and will be ignored by browsers.</w:t>
      </w:r>
    </w:p>
    <w:p w:rsidR="00B03FAE" w:rsidRPr="00CB2F1D" w:rsidRDefault="00200B30" w:rsidP="00B03FAE">
      <w:r>
        <w:t xml:space="preserve">The use of other </w:t>
      </w:r>
      <w:r w:rsidR="00B03FAE" w:rsidRPr="00CB2F1D">
        <w:t xml:space="preserve">codelists </w:t>
      </w:r>
      <w:r>
        <w:t>is</w:t>
      </w:r>
      <w:r w:rsidRPr="00CB2F1D">
        <w:t xml:space="preserve"> </w:t>
      </w:r>
      <w:r w:rsidR="00B03FAE" w:rsidRPr="00CB2F1D">
        <w:t xml:space="preserve">implemented </w:t>
      </w:r>
      <w:r>
        <w:t>by providing a</w:t>
      </w:r>
      <w:r w:rsidR="00B03FAE" w:rsidRPr="00CB2F1D">
        <w:t xml:space="preserve"> </w:t>
      </w:r>
      <w:r w:rsidR="00B03FAE" w:rsidRPr="009851E6">
        <w:rPr>
          <w:rStyle w:val="ElementxPath"/>
        </w:rPr>
        <w:t>codeList</w:t>
      </w:r>
      <w:r w:rsidR="00B03FAE" w:rsidRPr="00CB2F1D">
        <w:t xml:space="preserve"> attribute </w:t>
      </w:r>
      <w:r>
        <w:t>that</w:t>
      </w:r>
      <w:r w:rsidR="00B03FAE" w:rsidRPr="00CB2F1D">
        <w:t xml:space="preserve"> points to the codelist</w:t>
      </w:r>
      <w:r>
        <w:t xml:space="preserve"> actually used</w:t>
      </w:r>
      <w:r w:rsidR="00B03FAE" w:rsidRPr="00CB2F1D">
        <w:t xml:space="preserve">. The following example shows use of a DateTypeCode </w:t>
      </w:r>
      <w:r>
        <w:t>from the</w:t>
      </w:r>
      <w:r w:rsidR="00B03FAE" w:rsidRPr="00CB2F1D">
        <w:t xml:space="preserve"> code list in the North American Profile:</w:t>
      </w:r>
    </w:p>
    <w:p w:rsidR="00B03FAE" w:rsidRPr="00C55311" w:rsidRDefault="00B03FAE" w:rsidP="00822299">
      <w:pPr>
        <w:autoSpaceDE w:val="0"/>
        <w:autoSpaceDN w:val="0"/>
        <w:adjustRightInd w:val="0"/>
        <w:spacing w:before="0" w:after="0"/>
        <w:ind w:left="700" w:hanging="700"/>
        <w:rPr>
          <w:rFonts w:cs="Arial"/>
          <w:bCs/>
          <w:color w:val="000000"/>
          <w:szCs w:val="22"/>
          <w:highlight w:val="white"/>
        </w:rPr>
      </w:pPr>
      <w:r w:rsidRPr="00C55311">
        <w:rPr>
          <w:rFonts w:cs="Arial"/>
          <w:color w:val="0000FF"/>
          <w:szCs w:val="22"/>
          <w:highlight w:val="white"/>
        </w:rPr>
        <w:t>&lt;gmd:CI_DateTypeCode</w:t>
      </w:r>
      <w:r w:rsidRPr="00C55311">
        <w:rPr>
          <w:rFonts w:cs="Arial"/>
          <w:color w:val="000000"/>
          <w:szCs w:val="22"/>
          <w:highlight w:val="white"/>
        </w:rPr>
        <w:t xml:space="preserve"> </w:t>
      </w:r>
      <w:r w:rsidR="00DA4E30" w:rsidRPr="00C55311">
        <w:rPr>
          <w:rFonts w:cs="Arial"/>
          <w:color w:val="000000"/>
          <w:szCs w:val="22"/>
          <w:highlight w:val="white"/>
        </w:rPr>
        <w:br/>
      </w:r>
      <w:r w:rsidRPr="00C55311">
        <w:rPr>
          <w:rFonts w:cs="Arial"/>
          <w:color w:val="FF0000"/>
          <w:szCs w:val="22"/>
          <w:highlight w:val="white"/>
        </w:rPr>
        <w:t>codeList</w:t>
      </w:r>
      <w:r w:rsidRPr="00C55311">
        <w:rPr>
          <w:rFonts w:cs="Arial"/>
          <w:color w:val="000000"/>
          <w:szCs w:val="22"/>
          <w:highlight w:val="white"/>
        </w:rPr>
        <w:t>=</w:t>
      </w:r>
      <w:r w:rsidR="00EE6EBE" w:rsidRPr="00C55311">
        <w:rPr>
          <w:rStyle w:val="XMLExampleChar0"/>
          <w:rFonts w:ascii="Arial" w:hAnsi="Arial" w:cs="Arial"/>
          <w:bCs/>
          <w:color w:val="8000FF"/>
          <w:sz w:val="22"/>
          <w:szCs w:val="22"/>
          <w:highlight w:val="white"/>
        </w:rPr>
        <w:t>"</w:t>
      </w:r>
      <w:hyperlink r:id="rId70" w:history="1">
        <w:r w:rsidR="00A5294A" w:rsidRPr="00C55311">
          <w:rPr>
            <w:rStyle w:val="XMLExampleChar0"/>
            <w:rFonts w:ascii="Arial" w:hAnsi="Arial" w:cs="Arial"/>
            <w:bCs/>
            <w:color w:val="8000FF"/>
            <w:sz w:val="22"/>
            <w:szCs w:val="22"/>
            <w:highlight w:val="white"/>
          </w:rPr>
          <w:t>http://www.fgdc.gov/nap/metadata/register/register</w:t>
        </w:r>
        <w:r w:rsidR="00200B30" w:rsidRPr="00C55311">
          <w:rPr>
            <w:rStyle w:val="XMLExampleChar0"/>
            <w:rFonts w:ascii="Arial" w:hAnsi="Arial" w:cs="Arial"/>
            <w:bCs/>
            <w:color w:val="8000FF"/>
            <w:sz w:val="22"/>
            <w:szCs w:val="22"/>
            <w:highlight w:val="white"/>
          </w:rPr>
          <w:softHyphen/>
        </w:r>
        <w:r w:rsidR="00A5294A" w:rsidRPr="00C55311">
          <w:rPr>
            <w:rStyle w:val="XMLExampleChar0"/>
            <w:rFonts w:ascii="Arial" w:hAnsi="Arial" w:cs="Arial"/>
            <w:bCs/>
            <w:color w:val="8000FF"/>
            <w:sz w:val="22"/>
            <w:szCs w:val="22"/>
            <w:highlight w:val="white"/>
          </w:rPr>
          <w:t>ItemClasses.html#IC_87</w:t>
        </w:r>
      </w:hyperlink>
      <w:r w:rsidR="00EE6EBE" w:rsidRPr="00C55311">
        <w:rPr>
          <w:rStyle w:val="XMLExampleChar0"/>
          <w:rFonts w:ascii="Arial" w:hAnsi="Arial" w:cs="Arial"/>
          <w:bCs/>
          <w:color w:val="8000FF"/>
          <w:sz w:val="22"/>
          <w:szCs w:val="22"/>
          <w:highlight w:val="white"/>
        </w:rPr>
        <w:t>"</w:t>
      </w:r>
      <w:r w:rsidR="00DA4E30" w:rsidRPr="00C55311">
        <w:rPr>
          <w:rFonts w:cs="Arial"/>
          <w:color w:val="000000"/>
          <w:szCs w:val="22"/>
          <w:highlight w:val="white"/>
        </w:rPr>
        <w:br/>
      </w:r>
      <w:r w:rsidRPr="00C55311">
        <w:rPr>
          <w:rFonts w:cs="Arial"/>
          <w:color w:val="FF0000"/>
          <w:szCs w:val="22"/>
          <w:highlight w:val="white"/>
        </w:rPr>
        <w:t>codeListValue</w:t>
      </w:r>
      <w:r w:rsidRPr="00C55311">
        <w:rPr>
          <w:rFonts w:cs="Arial"/>
          <w:color w:val="000000"/>
          <w:szCs w:val="22"/>
          <w:highlight w:val="white"/>
        </w:rPr>
        <w:t>=</w:t>
      </w:r>
      <w:r w:rsidR="00EE6EBE" w:rsidRPr="00C55311">
        <w:rPr>
          <w:rFonts w:cs="Arial"/>
          <w:bCs/>
          <w:color w:val="8000FF"/>
          <w:szCs w:val="22"/>
          <w:highlight w:val="white"/>
        </w:rPr>
        <w:t>"</w:t>
      </w:r>
      <w:r w:rsidR="004B6EEA" w:rsidRPr="00C55311">
        <w:rPr>
          <w:rFonts w:cs="Arial"/>
          <w:bCs/>
          <w:color w:val="8000FF"/>
          <w:szCs w:val="22"/>
          <w:highlight w:val="white"/>
        </w:rPr>
        <w:t>superseded</w:t>
      </w:r>
      <w:r w:rsidR="00EE6EBE" w:rsidRPr="00C55311">
        <w:rPr>
          <w:rFonts w:cs="Arial"/>
          <w:bCs/>
          <w:color w:val="8000FF"/>
          <w:szCs w:val="22"/>
          <w:highlight w:val="white"/>
        </w:rPr>
        <w:t>"</w:t>
      </w:r>
      <w:r w:rsidRPr="00C55311">
        <w:rPr>
          <w:rFonts w:cs="Arial"/>
          <w:color w:val="0000FF"/>
          <w:szCs w:val="22"/>
          <w:highlight w:val="white"/>
        </w:rPr>
        <w:t>&gt;</w:t>
      </w:r>
      <w:r w:rsidRPr="00C55311">
        <w:rPr>
          <w:rFonts w:cs="Arial"/>
          <w:bCs/>
          <w:color w:val="000000"/>
          <w:szCs w:val="22"/>
          <w:highlight w:val="white"/>
        </w:rPr>
        <w:t>superseded</w:t>
      </w:r>
      <w:r w:rsidRPr="00C55311">
        <w:rPr>
          <w:rFonts w:cs="Arial"/>
          <w:color w:val="0000FF"/>
          <w:szCs w:val="22"/>
          <w:highlight w:val="white"/>
        </w:rPr>
        <w:t>&lt;/gmd:CI_DateTypeCode&gt;</w:t>
      </w:r>
    </w:p>
    <w:p w:rsidR="00822299" w:rsidRDefault="00C403AF" w:rsidP="00B03FAE">
      <w:r>
        <w:t>Note</w:t>
      </w:r>
      <w:r w:rsidR="005D3732">
        <w:t xml:space="preserve"> that the ISO codelists use the </w:t>
      </w:r>
      <w:r w:rsidR="00200B30">
        <w:t xml:space="preserve">name value for the </w:t>
      </w:r>
      <w:r w:rsidR="005D3732" w:rsidRPr="009851E6">
        <w:rPr>
          <w:rStyle w:val="ElementxPath"/>
        </w:rPr>
        <w:t>codeListValue</w:t>
      </w:r>
      <w:r w:rsidR="005D3732">
        <w:t xml:space="preserve"> </w:t>
      </w:r>
      <w:r w:rsidR="00200B30">
        <w:t>attribute. This is consistent with ISO codelist practice but is in contrast to the</w:t>
      </w:r>
      <w:r w:rsidR="005D3732">
        <w:t xml:space="preserve"> NAP codeList example encoding in Appendix E of NAP profile document (INCITS 453, 2009). I</w:t>
      </w:r>
      <w:r>
        <w:t>n th</w:t>
      </w:r>
      <w:r w:rsidR="005D3732">
        <w:t>ese</w:t>
      </w:r>
      <w:r>
        <w:t xml:space="preserve"> example</w:t>
      </w:r>
      <w:r w:rsidR="005D3732">
        <w:t>s</w:t>
      </w:r>
      <w:r>
        <w:t xml:space="preserve"> the codeListValue is the </w:t>
      </w:r>
      <w:r w:rsidR="00200B30">
        <w:t xml:space="preserve">'Item </w:t>
      </w:r>
      <w:r>
        <w:t>identifier</w:t>
      </w:r>
      <w:r w:rsidR="00200B30">
        <w:t>'</w:t>
      </w:r>
      <w:r>
        <w:t xml:space="preserve"> from the NAP registry specified by the codeList, with the prefix ‘RI_’ added</w:t>
      </w:r>
      <w:r w:rsidR="00822299">
        <w:t xml:space="preserve">. </w:t>
      </w:r>
    </w:p>
    <w:p w:rsidR="00B90B08" w:rsidRDefault="006756D3" w:rsidP="00B03FAE">
      <w:r>
        <w:t>The ISO codelists are in much wider use at this time than the NAP codelists (as far as we can tell from surveying existing services), but we recognize that some of the terms added in the NAP</w:t>
      </w:r>
      <w:r w:rsidR="00ED6D35">
        <w:t xml:space="preserve"> </w:t>
      </w:r>
      <w:r>
        <w:t>code</w:t>
      </w:r>
      <w:r w:rsidR="003A011E">
        <w:softHyphen/>
      </w:r>
      <w:r>
        <w:t>lists may be required for metadata describing some of the resources in the USGIN scope (</w:t>
      </w:r>
      <w:r>
        <w:fldChar w:fldCharType="begin"/>
      </w:r>
      <w:r>
        <w:instrText xml:space="preserve"> REF _Ref243546304 \h </w:instrText>
      </w:r>
      <w:r>
        <w:fldChar w:fldCharType="separate"/>
      </w:r>
      <w:r w:rsidR="002C0A6A" w:rsidRPr="00CB2F1D">
        <w:t xml:space="preserve">Table </w:t>
      </w:r>
      <w:r w:rsidR="002C0A6A">
        <w:rPr>
          <w:noProof/>
        </w:rPr>
        <w:t>1</w:t>
      </w:r>
      <w:r>
        <w:fldChar w:fldCharType="end"/>
      </w:r>
      <w:r>
        <w:t xml:space="preserve">). </w:t>
      </w:r>
      <w:r w:rsidR="00972569">
        <w:fldChar w:fldCharType="begin"/>
      </w:r>
      <w:r w:rsidR="00972569">
        <w:instrText xml:space="preserve"> REF _Ref252210514 \h </w:instrText>
      </w:r>
      <w:r w:rsidR="00972569">
        <w:fldChar w:fldCharType="separate"/>
      </w:r>
      <w:r w:rsidR="002C0A6A">
        <w:t xml:space="preserve">Table </w:t>
      </w:r>
      <w:r w:rsidR="002C0A6A">
        <w:rPr>
          <w:noProof/>
        </w:rPr>
        <w:t>8</w:t>
      </w:r>
      <w:r w:rsidR="00972569">
        <w:fldChar w:fldCharType="end"/>
      </w:r>
      <w:r w:rsidR="00972569">
        <w:t xml:space="preserve"> summarizes differences between the ISO and NAP codelists. </w:t>
      </w:r>
      <w:r>
        <w:t>The reco</w:t>
      </w:r>
      <w:r>
        <w:t>m</w:t>
      </w:r>
      <w:r>
        <w:t xml:space="preserve">mended practice is to use ISO codelists wherever possible, encoded as in the examples above. </w:t>
      </w:r>
      <w:r w:rsidRPr="00083B4E">
        <w:t>NAP codes may be used where necessary</w:t>
      </w:r>
      <w:r w:rsidR="00593A52">
        <w:t>, with the appropriate codeList URL: "</w:t>
      </w:r>
      <w:r w:rsidR="00593A52" w:rsidRPr="00593A52">
        <w:t xml:space="preserve"> </w:t>
      </w:r>
      <w:r w:rsidR="00593A52" w:rsidRPr="00593A52">
        <w:lastRenderedPageBreak/>
        <w:t>http://www.fgdc.gov/</w:t>
      </w:r>
      <w:r w:rsidR="00593A52">
        <w:softHyphen/>
      </w:r>
      <w:r w:rsidR="00593A52" w:rsidRPr="00593A52">
        <w:t>nap/metadata/register/registerItemClasses.html</w:t>
      </w:r>
      <w:r w:rsidR="00593A52">
        <w:t>" and optional codelist-specific document fragment token (e.g. #IC_87)</w:t>
      </w:r>
    </w:p>
    <w:p w:rsidR="00B03FAE" w:rsidRPr="00CB2F1D" w:rsidRDefault="00B03FAE" w:rsidP="00B03FAE">
      <w:r w:rsidRPr="00CB2F1D">
        <w:t>If a new codelist is created to restrict text in an ISO element whose type is simply Characte</w:t>
      </w:r>
      <w:r w:rsidRPr="00CB2F1D">
        <w:t>r</w:t>
      </w:r>
      <w:r w:rsidRPr="00CB2F1D">
        <w:t xml:space="preserve">String (e.g. HierarchyLevelName), then </w:t>
      </w:r>
      <w:r w:rsidRPr="009851E6">
        <w:rPr>
          <w:rStyle w:val="ElementxPath"/>
        </w:rPr>
        <w:t>characterString</w:t>
      </w:r>
      <w:r w:rsidRPr="00CB2F1D">
        <w:t xml:space="preserve"> </w:t>
      </w:r>
      <w:r w:rsidR="00593A52">
        <w:t xml:space="preserve">element </w:t>
      </w:r>
      <w:r w:rsidRPr="00CB2F1D">
        <w:t>values are encoded by soft-typing the element that takes the character string using the xsi:type attribute. The following e</w:t>
      </w:r>
      <w:r w:rsidRPr="00CB2F1D">
        <w:t>x</w:t>
      </w:r>
      <w:r w:rsidRPr="00CB2F1D">
        <w:t>ample uses the FileFormatCodeList, which is the only code list vocabulary added to the colle</w:t>
      </w:r>
      <w:r w:rsidRPr="00CB2F1D">
        <w:t>c</w:t>
      </w:r>
      <w:r w:rsidRPr="00CB2F1D">
        <w:t>tion of codelists defined by ISO 19115 by the North American Profile.</w:t>
      </w:r>
    </w:p>
    <w:p w:rsidR="00B03FAE" w:rsidRPr="00C55311" w:rsidRDefault="00B03FAE" w:rsidP="005D3732">
      <w:pPr>
        <w:tabs>
          <w:tab w:val="left" w:pos="300"/>
        </w:tabs>
        <w:autoSpaceDE w:val="0"/>
        <w:autoSpaceDN w:val="0"/>
        <w:adjustRightInd w:val="0"/>
        <w:spacing w:before="0" w:after="0"/>
        <w:ind w:left="700" w:hanging="700"/>
        <w:rPr>
          <w:rFonts w:cs="Arial"/>
          <w:bCs/>
          <w:color w:val="000000"/>
          <w:szCs w:val="22"/>
          <w:highlight w:val="white"/>
        </w:rPr>
      </w:pPr>
      <w:r w:rsidRPr="00C55311">
        <w:rPr>
          <w:rFonts w:cs="Arial"/>
          <w:color w:val="0000FF"/>
          <w:szCs w:val="22"/>
          <w:highlight w:val="white"/>
        </w:rPr>
        <w:t>&lt;gmd:fileType</w:t>
      </w:r>
      <w:r w:rsidRPr="00C55311">
        <w:rPr>
          <w:rFonts w:cs="Arial"/>
          <w:color w:val="000000"/>
          <w:szCs w:val="22"/>
          <w:highlight w:val="white"/>
        </w:rPr>
        <w:t xml:space="preserve"> </w:t>
      </w:r>
      <w:r w:rsidRPr="00C55311">
        <w:rPr>
          <w:rFonts w:cs="Arial"/>
          <w:color w:val="FF0000"/>
          <w:szCs w:val="22"/>
          <w:highlight w:val="white"/>
        </w:rPr>
        <w:t>xsi:type</w:t>
      </w:r>
      <w:r w:rsidRPr="00C55311">
        <w:rPr>
          <w:rFonts w:cs="Arial"/>
          <w:color w:val="000000"/>
          <w:szCs w:val="22"/>
          <w:highlight w:val="white"/>
        </w:rPr>
        <w:t>=</w:t>
      </w:r>
      <w:r w:rsidR="00EE6EBE" w:rsidRPr="00C55311">
        <w:rPr>
          <w:rFonts w:cs="Arial"/>
          <w:bCs/>
          <w:color w:val="8000FF"/>
          <w:szCs w:val="22"/>
          <w:highlight w:val="white"/>
        </w:rPr>
        <w:t>"</w:t>
      </w:r>
      <w:r w:rsidR="00593A52" w:rsidRPr="00C55311">
        <w:rPr>
          <w:rFonts w:cs="Arial"/>
          <w:bCs/>
          <w:color w:val="8000FF"/>
          <w:szCs w:val="22"/>
        </w:rPr>
        <w:t>gml:CodeType</w:t>
      </w:r>
      <w:r w:rsidR="00EE6EBE" w:rsidRPr="00C55311">
        <w:rPr>
          <w:rFonts w:cs="Arial"/>
          <w:bCs/>
          <w:color w:val="8000FF"/>
          <w:szCs w:val="22"/>
          <w:highlight w:val="white"/>
        </w:rPr>
        <w:t>"</w:t>
      </w:r>
      <w:r w:rsidR="0071061D" w:rsidRPr="00C55311">
        <w:rPr>
          <w:rFonts w:cs="Arial"/>
          <w:bCs/>
          <w:color w:val="8000FF"/>
          <w:szCs w:val="22"/>
          <w:highlight w:val="white"/>
        </w:rPr>
        <w:t xml:space="preserve"> </w:t>
      </w:r>
      <w:r w:rsidR="00464793" w:rsidRPr="00C55311">
        <w:rPr>
          <w:rFonts w:cs="Arial"/>
          <w:bCs/>
          <w:color w:val="8000FF"/>
          <w:szCs w:val="22"/>
          <w:highlight w:val="white"/>
        </w:rPr>
        <w:br/>
      </w:r>
      <w:r w:rsidRPr="00C55311">
        <w:rPr>
          <w:rFonts w:cs="Arial"/>
          <w:color w:val="FF0000"/>
          <w:szCs w:val="22"/>
          <w:highlight w:val="white"/>
        </w:rPr>
        <w:t>codeList</w:t>
      </w:r>
      <w:r w:rsidRPr="00C55311">
        <w:rPr>
          <w:rFonts w:cs="Arial"/>
          <w:color w:val="000000"/>
          <w:szCs w:val="22"/>
          <w:highlight w:val="white"/>
        </w:rPr>
        <w:t>=</w:t>
      </w:r>
      <w:r w:rsidR="00EE6EBE" w:rsidRPr="00C55311">
        <w:rPr>
          <w:rFonts w:cs="Arial"/>
          <w:bCs/>
          <w:color w:val="8000FF"/>
          <w:szCs w:val="22"/>
          <w:highlight w:val="white"/>
        </w:rPr>
        <w:t>"</w:t>
      </w:r>
      <w:r w:rsidRPr="00C55311">
        <w:rPr>
          <w:rFonts w:cs="Arial"/>
          <w:bCs/>
          <w:color w:val="8000FF"/>
          <w:szCs w:val="22"/>
          <w:highlight w:val="white"/>
        </w:rPr>
        <w:t>http://www.fgdc.gov/nap/metadata/register/registerItemClasses.html#IC_115</w:t>
      </w:r>
      <w:r w:rsidR="00EE6EBE" w:rsidRPr="00C55311">
        <w:rPr>
          <w:rFonts w:cs="Arial"/>
          <w:bCs/>
          <w:color w:val="8000FF"/>
          <w:szCs w:val="22"/>
          <w:highlight w:val="white"/>
        </w:rPr>
        <w:t>"</w:t>
      </w:r>
      <w:r w:rsidRPr="00C55311">
        <w:rPr>
          <w:rFonts w:cs="Arial"/>
          <w:bCs/>
          <w:color w:val="8000FF"/>
          <w:szCs w:val="22"/>
          <w:highlight w:val="white"/>
        </w:rPr>
        <w:t xml:space="preserve"> </w:t>
      </w:r>
      <w:r w:rsidR="0071061D" w:rsidRPr="00C55311">
        <w:rPr>
          <w:rFonts w:cs="Arial"/>
          <w:bCs/>
          <w:color w:val="8000FF"/>
          <w:szCs w:val="22"/>
          <w:highlight w:val="white"/>
        </w:rPr>
        <w:br/>
      </w:r>
      <w:r w:rsidRPr="00C55311">
        <w:rPr>
          <w:rFonts w:cs="Arial"/>
          <w:color w:val="FF0000"/>
          <w:szCs w:val="22"/>
          <w:highlight w:val="white"/>
        </w:rPr>
        <w:t>codeListValue</w:t>
      </w:r>
      <w:r w:rsidRPr="00C55311">
        <w:rPr>
          <w:rFonts w:cs="Arial"/>
          <w:color w:val="000000"/>
          <w:szCs w:val="22"/>
          <w:highlight w:val="white"/>
        </w:rPr>
        <w:t>=</w:t>
      </w:r>
      <w:r w:rsidR="00EE6EBE" w:rsidRPr="00C55311">
        <w:rPr>
          <w:rFonts w:cs="Arial"/>
          <w:bCs/>
          <w:color w:val="8000FF"/>
          <w:szCs w:val="22"/>
          <w:highlight w:val="white"/>
        </w:rPr>
        <w:t>"</w:t>
      </w:r>
      <w:r w:rsidR="00593A52" w:rsidRPr="00C55311">
        <w:rPr>
          <w:rFonts w:cs="Arial"/>
          <w:bCs/>
          <w:color w:val="8000FF"/>
          <w:szCs w:val="22"/>
          <w:highlight w:val="white"/>
        </w:rPr>
        <w:t>jpg</w:t>
      </w:r>
      <w:r w:rsidR="00EE6EBE" w:rsidRPr="00C55311">
        <w:rPr>
          <w:rFonts w:cs="Arial"/>
          <w:bCs/>
          <w:color w:val="8000FF"/>
          <w:szCs w:val="22"/>
          <w:highlight w:val="white"/>
        </w:rPr>
        <w:t>"</w:t>
      </w:r>
      <w:r w:rsidRPr="00C55311">
        <w:rPr>
          <w:rFonts w:cs="Arial"/>
          <w:color w:val="0000FF"/>
          <w:szCs w:val="22"/>
          <w:highlight w:val="white"/>
        </w:rPr>
        <w:t>&gt;</w:t>
      </w:r>
    </w:p>
    <w:p w:rsidR="00B03FAE" w:rsidRPr="00C55311" w:rsidRDefault="00464793" w:rsidP="00B03FAE">
      <w:pPr>
        <w:tabs>
          <w:tab w:val="left" w:pos="300"/>
          <w:tab w:val="left" w:pos="700"/>
          <w:tab w:val="left" w:pos="1100"/>
          <w:tab w:val="left" w:pos="1500"/>
        </w:tabs>
        <w:autoSpaceDE w:val="0"/>
        <w:autoSpaceDN w:val="0"/>
        <w:adjustRightInd w:val="0"/>
        <w:spacing w:before="0" w:after="0"/>
        <w:ind w:left="1500" w:hanging="1500"/>
        <w:rPr>
          <w:rFonts w:cs="Arial"/>
          <w:bCs/>
          <w:color w:val="000000"/>
          <w:szCs w:val="22"/>
          <w:highlight w:val="white"/>
        </w:rPr>
      </w:pPr>
      <w:r w:rsidRPr="00C55311">
        <w:rPr>
          <w:rFonts w:cs="Arial"/>
          <w:bCs/>
          <w:color w:val="000000"/>
          <w:szCs w:val="22"/>
          <w:highlight w:val="white"/>
        </w:rPr>
        <w:t xml:space="preserve">  </w:t>
      </w:r>
      <w:r w:rsidR="00B03FAE" w:rsidRPr="00C55311">
        <w:rPr>
          <w:rFonts w:cs="Arial"/>
          <w:color w:val="0000FF"/>
          <w:szCs w:val="22"/>
          <w:highlight w:val="white"/>
        </w:rPr>
        <w:t>&lt;gco:CharacterString&gt;</w:t>
      </w:r>
      <w:r w:rsidR="00B03FAE" w:rsidRPr="00C55311">
        <w:rPr>
          <w:rFonts w:cs="Arial"/>
          <w:bCs/>
          <w:color w:val="000000"/>
          <w:szCs w:val="22"/>
          <w:highlight w:val="white"/>
        </w:rPr>
        <w:t>jpg</w:t>
      </w:r>
      <w:r w:rsidR="00B03FAE" w:rsidRPr="00C55311">
        <w:rPr>
          <w:rFonts w:cs="Arial"/>
          <w:color w:val="0000FF"/>
          <w:szCs w:val="22"/>
          <w:highlight w:val="white"/>
        </w:rPr>
        <w:t>&lt;/gco:CharacterString&gt;</w:t>
      </w:r>
    </w:p>
    <w:p w:rsidR="00B03FAE" w:rsidRPr="00C55311" w:rsidRDefault="00B03FAE" w:rsidP="00B03FAE">
      <w:pPr>
        <w:tabs>
          <w:tab w:val="left" w:pos="300"/>
          <w:tab w:val="left" w:pos="700"/>
          <w:tab w:val="left" w:pos="1100"/>
          <w:tab w:val="left" w:pos="1500"/>
        </w:tabs>
        <w:autoSpaceDE w:val="0"/>
        <w:autoSpaceDN w:val="0"/>
        <w:adjustRightInd w:val="0"/>
        <w:spacing w:before="0" w:after="0"/>
        <w:ind w:left="1500" w:hanging="1500"/>
        <w:rPr>
          <w:rFonts w:cs="Arial"/>
          <w:color w:val="0000FF"/>
          <w:szCs w:val="22"/>
        </w:rPr>
      </w:pPr>
      <w:r w:rsidRPr="00C55311">
        <w:rPr>
          <w:rFonts w:cs="Arial"/>
          <w:color w:val="0000FF"/>
          <w:szCs w:val="22"/>
          <w:highlight w:val="white"/>
        </w:rPr>
        <w:t>&lt;/gmd:fileType&gt;</w:t>
      </w:r>
    </w:p>
    <w:p w:rsidR="00593A52" w:rsidRPr="00776B46" w:rsidRDefault="00593A52" w:rsidP="00593A52">
      <w:r>
        <w:t xml:space="preserve">As a convention for using controlled vocabularies on </w:t>
      </w:r>
      <w:r w:rsidRPr="009851E6">
        <w:rPr>
          <w:rStyle w:val="ElementxPath"/>
        </w:rPr>
        <w:t>gco:characterString</w:t>
      </w:r>
      <w:r>
        <w:t xml:space="preserve"> elements without the overhead of a defining a new namespace and xml schema, USGIN proposes that use of a co</w:t>
      </w:r>
      <w:r>
        <w:t>n</w:t>
      </w:r>
      <w:r>
        <w:t>trolled vocabulary be indicated by adding the attribute</w:t>
      </w:r>
      <w:r w:rsidRPr="00083B4E">
        <w:t xml:space="preserve"> </w:t>
      </w:r>
      <w:r w:rsidRPr="00083B4E">
        <w:rPr>
          <w:rFonts w:ascii="Courier New" w:hAnsi="Courier New" w:cs="Courier New"/>
          <w:color w:val="FF0000"/>
          <w:szCs w:val="20"/>
          <w:highlight w:val="white"/>
        </w:rPr>
        <w:t>xsi:type</w:t>
      </w:r>
      <w:r w:rsidRPr="00083B4E">
        <w:rPr>
          <w:rFonts w:ascii="Courier New" w:hAnsi="Courier New" w:cs="Courier New"/>
          <w:color w:val="000000"/>
          <w:szCs w:val="20"/>
          <w:highlight w:val="white"/>
        </w:rPr>
        <w:t>=</w:t>
      </w:r>
      <w:r w:rsidRPr="009851E6">
        <w:rPr>
          <w:rFonts w:ascii="Courier New" w:hAnsi="Courier New" w:cs="Courier New"/>
          <w:bCs/>
          <w:color w:val="8000FF"/>
          <w:szCs w:val="20"/>
          <w:highlight w:val="white"/>
        </w:rPr>
        <w:t>"</w:t>
      </w:r>
      <w:r w:rsidRPr="009851E6">
        <w:rPr>
          <w:rFonts w:ascii="Courier New" w:hAnsi="Courier New" w:cs="Courier New"/>
          <w:bCs/>
          <w:color w:val="8000FF"/>
          <w:szCs w:val="20"/>
        </w:rPr>
        <w:t>gml:CodeType</w:t>
      </w:r>
      <w:r w:rsidRPr="009851E6">
        <w:rPr>
          <w:rFonts w:ascii="Courier New" w:hAnsi="Courier New" w:cs="Courier New"/>
          <w:bCs/>
          <w:color w:val="8000FF"/>
          <w:szCs w:val="20"/>
          <w:highlight w:val="white"/>
        </w:rPr>
        <w:t>"</w:t>
      </w:r>
      <w:r>
        <w:t xml:space="preserve"> on the </w:t>
      </w:r>
      <w:r w:rsidRPr="00A130BA">
        <w:rPr>
          <w:rStyle w:val="ElementxPath"/>
        </w:rPr>
        <w:t>gco:</w:t>
      </w:r>
      <w:r w:rsidR="00FD2311">
        <w:rPr>
          <w:rStyle w:val="ElementxPath"/>
        </w:rPr>
        <w:t>C</w:t>
      </w:r>
      <w:r w:rsidRPr="00A130BA">
        <w:rPr>
          <w:rStyle w:val="ElementxPath"/>
        </w:rPr>
        <w:t>haracterString</w:t>
      </w:r>
      <w:r>
        <w:t xml:space="preserve"> element. The type gml:CodeType requires a codeList attribute (see </w:t>
      </w:r>
      <w:r>
        <w:fldChar w:fldCharType="begin"/>
      </w:r>
      <w:r>
        <w:instrText xml:space="preserve"> REF _Ref252881383 \r \h </w:instrText>
      </w:r>
      <w:r>
        <w:fldChar w:fldCharType="separate"/>
      </w:r>
      <w:r>
        <w:t>4.14.2</w:t>
      </w:r>
      <w:r>
        <w:fldChar w:fldCharType="end"/>
      </w:r>
      <w:r>
        <w:t xml:space="preserve"> </w:t>
      </w:r>
      <w:r>
        <w:fldChar w:fldCharType="begin"/>
      </w:r>
      <w:r>
        <w:instrText xml:space="preserve"> REF _Ref252881469 \h </w:instrText>
      </w:r>
      <w:r>
        <w:fldChar w:fldCharType="separate"/>
      </w:r>
      <w:r>
        <w:t>Non digital resources</w:t>
      </w:r>
      <w:r>
        <w:fldChar w:fldCharType="end"/>
      </w:r>
      <w:r>
        <w:t xml:space="preserve"> and </w:t>
      </w:r>
      <w:r>
        <w:fldChar w:fldCharType="begin"/>
      </w:r>
      <w:r>
        <w:instrText xml:space="preserve"> REF _Ref252881497 \r \h </w:instrText>
      </w:r>
      <w:r>
        <w:fldChar w:fldCharType="separate"/>
      </w:r>
      <w:r>
        <w:t>7.2</w:t>
      </w:r>
      <w:r>
        <w:fldChar w:fldCharType="end"/>
      </w:r>
      <w:r>
        <w:t xml:space="preserve"> </w:t>
      </w:r>
      <w:r>
        <w:fldChar w:fldCharType="begin"/>
      </w:r>
      <w:r>
        <w:instrText xml:space="preserve"> REF _Ref252881497 \h </w:instrText>
      </w:r>
      <w:r>
        <w:fldChar w:fldCharType="separate"/>
      </w:r>
      <w:r>
        <w:rPr>
          <w:rStyle w:val="LineNumber"/>
        </w:rPr>
        <w:t>Linkage name conventions</w:t>
      </w:r>
      <w:r>
        <w:fldChar w:fldCharType="end"/>
      </w:r>
      <w:r>
        <w:t>), which MUST be the URI for the v</w:t>
      </w:r>
      <w:r>
        <w:t>o</w:t>
      </w:r>
      <w:r>
        <w:t xml:space="preserve">cabulary used, with the implication that the </w:t>
      </w:r>
      <w:r w:rsidRPr="009851E6">
        <w:rPr>
          <w:rStyle w:val="ElementxPath"/>
        </w:rPr>
        <w:t>gco:CharacterString</w:t>
      </w:r>
      <w:r>
        <w:t xml:space="preserve"> element value</w:t>
      </w:r>
      <w:r w:rsidR="00592AA7">
        <w:t xml:space="preserve"> and the codeLis</w:t>
      </w:r>
      <w:r w:rsidR="00592AA7">
        <w:t>t</w:t>
      </w:r>
      <w:r w:rsidR="00592AA7">
        <w:t>Value attribute</w:t>
      </w:r>
      <w:r>
        <w:t xml:space="preserve"> will then be an identifier from that vocabulary. This essentially turns the Chara</w:t>
      </w:r>
      <w:r>
        <w:t>c</w:t>
      </w:r>
      <w:r>
        <w:t xml:space="preserve">terString into a GML scoped name or gco:LocalName element. </w:t>
      </w:r>
    </w:p>
    <w:p w:rsidR="00972569" w:rsidRDefault="00972569" w:rsidP="009851E6">
      <w:pPr>
        <w:keepNext/>
      </w:pPr>
      <w:bookmarkStart w:id="140" w:name="_Ref252210514"/>
      <w:bookmarkStart w:id="141" w:name="_Toc277856267"/>
      <w:r>
        <w:t xml:space="preserve">Table </w:t>
      </w:r>
      <w:r w:rsidR="006B5EB5">
        <w:fldChar w:fldCharType="begin"/>
      </w:r>
      <w:r w:rsidR="006B5EB5">
        <w:instrText xml:space="preserve"> SEQ Table \* ARABIC </w:instrText>
      </w:r>
      <w:r w:rsidR="006B5EB5">
        <w:fldChar w:fldCharType="separate"/>
      </w:r>
      <w:r w:rsidR="00877F9F">
        <w:rPr>
          <w:noProof/>
        </w:rPr>
        <w:t>9</w:t>
      </w:r>
      <w:r w:rsidR="006B5EB5">
        <w:rPr>
          <w:noProof/>
        </w:rPr>
        <w:fldChar w:fldCharType="end"/>
      </w:r>
      <w:bookmarkEnd w:id="140"/>
      <w:r>
        <w:t xml:space="preserve">. </w:t>
      </w:r>
      <w:r w:rsidRPr="00AC086F">
        <w:t>Codelist crosswalk between ISO, NAP and USGIN.</w:t>
      </w:r>
      <w:bookmarkEnd w:id="141"/>
    </w:p>
    <w:tbl>
      <w:tblPr>
        <w:tblW w:w="9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8"/>
        <w:gridCol w:w="4800"/>
        <w:gridCol w:w="2243"/>
      </w:tblGrid>
      <w:tr w:rsidR="00673BA2" w:rsidTr="008F1532">
        <w:trPr>
          <w:cantSplit/>
          <w:tblHeader/>
        </w:trPr>
        <w:tc>
          <w:tcPr>
            <w:tcW w:w="2208" w:type="dxa"/>
          </w:tcPr>
          <w:p w:rsidR="00673BA2" w:rsidRDefault="006045F9" w:rsidP="009851E6">
            <w:pPr>
              <w:pStyle w:val="Tableheading"/>
              <w:keepNext/>
            </w:pPr>
            <w:r>
              <w:t>Codelist</w:t>
            </w:r>
            <w:r w:rsidR="0088489B">
              <w:t xml:space="preserve"> (ISO / NAP)</w:t>
            </w:r>
          </w:p>
        </w:tc>
        <w:tc>
          <w:tcPr>
            <w:tcW w:w="4800" w:type="dxa"/>
          </w:tcPr>
          <w:p w:rsidR="00673BA2" w:rsidRDefault="00673BA2" w:rsidP="009851E6">
            <w:pPr>
              <w:pStyle w:val="Tableheading"/>
              <w:keepNext/>
            </w:pPr>
            <w:r>
              <w:t>Code</w:t>
            </w:r>
            <w:r w:rsidR="00B638FB">
              <w:t>d</w:t>
            </w:r>
            <w:r>
              <w:t xml:space="preserve"> Values/Names</w:t>
            </w:r>
          </w:p>
        </w:tc>
        <w:tc>
          <w:tcPr>
            <w:tcW w:w="2243" w:type="dxa"/>
          </w:tcPr>
          <w:p w:rsidR="00673BA2" w:rsidRDefault="00B638FB" w:rsidP="009851E6">
            <w:pPr>
              <w:pStyle w:val="Tableheading"/>
              <w:keepNext/>
            </w:pPr>
            <w:r>
              <w:t>Comments</w:t>
            </w:r>
          </w:p>
        </w:tc>
      </w:tr>
      <w:tr w:rsidR="00673BA2" w:rsidTr="008F1532">
        <w:trPr>
          <w:cantSplit/>
        </w:trPr>
        <w:tc>
          <w:tcPr>
            <w:tcW w:w="2208" w:type="dxa"/>
            <w:vMerge w:val="restart"/>
          </w:tcPr>
          <w:p w:rsidR="00673BA2" w:rsidRPr="00776B46" w:rsidRDefault="00673BA2" w:rsidP="00673BA2">
            <w:pPr>
              <w:rPr>
                <w:rStyle w:val="ElementxPath"/>
              </w:rPr>
            </w:pPr>
            <w:r w:rsidRPr="00776B46">
              <w:rPr>
                <w:rStyle w:val="ElementxPath"/>
              </w:rPr>
              <w:t>CI_DateTypeCode</w:t>
            </w:r>
          </w:p>
          <w:p w:rsidR="0088489B" w:rsidRDefault="0088489B" w:rsidP="00673BA2">
            <w:r w:rsidRPr="00776B46">
              <w:rPr>
                <w:rStyle w:val="ElementxPath"/>
              </w:rPr>
              <w:t>napCI_DateTypeCode</w:t>
            </w:r>
          </w:p>
        </w:tc>
        <w:tc>
          <w:tcPr>
            <w:tcW w:w="4800" w:type="dxa"/>
            <w:tcBorders>
              <w:bottom w:val="single" w:sz="4" w:space="0" w:color="000000"/>
            </w:tcBorders>
          </w:tcPr>
          <w:p w:rsidR="00673BA2" w:rsidRPr="000770C9" w:rsidRDefault="00673BA2" w:rsidP="00673BA2">
            <w:pPr>
              <w:rPr>
                <w:rStyle w:val="codelist"/>
              </w:rPr>
            </w:pPr>
            <w:r w:rsidRPr="000770C9">
              <w:rPr>
                <w:rStyle w:val="codelist"/>
              </w:rPr>
              <w:t>creation</w:t>
            </w:r>
            <w:r w:rsidR="003E02E6">
              <w:rPr>
                <w:rStyle w:val="codelist"/>
              </w:rPr>
              <w:t xml:space="preserve">, </w:t>
            </w:r>
            <w:r w:rsidRPr="000770C9">
              <w:rPr>
                <w:rStyle w:val="codelist"/>
              </w:rPr>
              <w:t>publication</w:t>
            </w:r>
            <w:r w:rsidR="003E02E6">
              <w:rPr>
                <w:rStyle w:val="codelist"/>
              </w:rPr>
              <w:t xml:space="preserve">, </w:t>
            </w:r>
            <w:r w:rsidRPr="000770C9">
              <w:rPr>
                <w:rStyle w:val="codelist"/>
              </w:rPr>
              <w:t>revision</w:t>
            </w:r>
          </w:p>
        </w:tc>
        <w:tc>
          <w:tcPr>
            <w:tcW w:w="2243" w:type="dxa"/>
            <w:tcBorders>
              <w:bottom w:val="single" w:sz="4" w:space="0" w:color="000000"/>
            </w:tcBorders>
          </w:tcPr>
          <w:p w:rsidR="00673BA2" w:rsidRDefault="00673BA2" w:rsidP="00673BA2">
            <w:r>
              <w:t>ISO 19115</w:t>
            </w:r>
            <w:r w:rsidR="00854C60">
              <w:t xml:space="preserve"> (B.5.2)</w:t>
            </w:r>
          </w:p>
        </w:tc>
      </w:tr>
      <w:tr w:rsidR="00673BA2" w:rsidTr="008F1532">
        <w:trPr>
          <w:cantSplit/>
        </w:trPr>
        <w:tc>
          <w:tcPr>
            <w:tcW w:w="2208" w:type="dxa"/>
            <w:vMerge/>
          </w:tcPr>
          <w:p w:rsidR="00673BA2" w:rsidRDefault="00673BA2" w:rsidP="00673BA2"/>
        </w:tc>
        <w:tc>
          <w:tcPr>
            <w:tcW w:w="4800" w:type="dxa"/>
            <w:shd w:val="clear" w:color="auto" w:fill="CCFFFF"/>
          </w:tcPr>
          <w:p w:rsidR="00673BA2" w:rsidRPr="000770C9" w:rsidRDefault="003E02E6" w:rsidP="00673BA2">
            <w:pPr>
              <w:rPr>
                <w:rStyle w:val="codelist"/>
              </w:rPr>
            </w:pPr>
            <w:r>
              <w:rPr>
                <w:rStyle w:val="codelist"/>
              </w:rPr>
              <w:t xml:space="preserve">…, </w:t>
            </w:r>
            <w:r w:rsidR="00673BA2" w:rsidRPr="000770C9">
              <w:rPr>
                <w:rStyle w:val="codelist"/>
              </w:rPr>
              <w:t>notAvailable</w:t>
            </w:r>
            <w:r>
              <w:rPr>
                <w:rStyle w:val="codelist"/>
              </w:rPr>
              <w:t xml:space="preserve">, </w:t>
            </w:r>
            <w:r w:rsidR="00673BA2" w:rsidRPr="000770C9">
              <w:rPr>
                <w:rStyle w:val="codelist"/>
              </w:rPr>
              <w:t>inForce</w:t>
            </w:r>
            <w:r>
              <w:rPr>
                <w:rStyle w:val="codelist"/>
              </w:rPr>
              <w:t xml:space="preserve">, </w:t>
            </w:r>
            <w:r w:rsidR="00673BA2" w:rsidRPr="000770C9">
              <w:rPr>
                <w:rStyle w:val="codelist"/>
              </w:rPr>
              <w:t>adopted</w:t>
            </w:r>
            <w:r>
              <w:rPr>
                <w:rStyle w:val="codelist"/>
              </w:rPr>
              <w:t xml:space="preserve">, </w:t>
            </w:r>
            <w:r w:rsidR="00673BA2" w:rsidRPr="000770C9">
              <w:rPr>
                <w:rStyle w:val="codelist"/>
              </w:rPr>
              <w:t>deprecated</w:t>
            </w:r>
            <w:r>
              <w:rPr>
                <w:rStyle w:val="codelist"/>
              </w:rPr>
              <w:t xml:space="preserve">, </w:t>
            </w:r>
            <w:r w:rsidR="00673BA2" w:rsidRPr="000770C9">
              <w:rPr>
                <w:rStyle w:val="codelist"/>
              </w:rPr>
              <w:t>superseded</w:t>
            </w:r>
          </w:p>
        </w:tc>
        <w:tc>
          <w:tcPr>
            <w:tcW w:w="2243" w:type="dxa"/>
            <w:shd w:val="clear" w:color="auto" w:fill="CCFFFF"/>
          </w:tcPr>
          <w:p w:rsidR="00673BA2" w:rsidRDefault="00673BA2" w:rsidP="00673BA2">
            <w:r>
              <w:t>NAP</w:t>
            </w:r>
            <w:r w:rsidR="00B638FB">
              <w:t xml:space="preserve"> expansion</w:t>
            </w:r>
          </w:p>
        </w:tc>
      </w:tr>
      <w:tr w:rsidR="006045F9" w:rsidTr="008F1532">
        <w:trPr>
          <w:cantSplit/>
        </w:trPr>
        <w:tc>
          <w:tcPr>
            <w:tcW w:w="2208" w:type="dxa"/>
            <w:vMerge w:val="restart"/>
          </w:tcPr>
          <w:p w:rsidR="006045F9" w:rsidRPr="00776B46" w:rsidRDefault="006045F9" w:rsidP="00673BA2">
            <w:pPr>
              <w:rPr>
                <w:rStyle w:val="ElementxPath"/>
              </w:rPr>
            </w:pPr>
            <w:r w:rsidRPr="00776B46">
              <w:rPr>
                <w:rStyle w:val="ElementxPath"/>
              </w:rPr>
              <w:t>CI_OnLineFunction</w:t>
            </w:r>
            <w:r w:rsidR="00B31E2E">
              <w:rPr>
                <w:rStyle w:val="ElementxPath"/>
              </w:rPr>
              <w:t>-</w:t>
            </w:r>
            <w:r w:rsidRPr="00776B46">
              <w:rPr>
                <w:rStyle w:val="ElementxPath"/>
              </w:rPr>
              <w:t>Code</w:t>
            </w:r>
          </w:p>
          <w:p w:rsidR="0088489B" w:rsidRDefault="0088489B" w:rsidP="00673BA2">
            <w:r w:rsidRPr="00776B46">
              <w:rPr>
                <w:rStyle w:val="ElementxPath"/>
              </w:rPr>
              <w:t>na</w:t>
            </w:r>
            <w:r w:rsidRPr="00776B46">
              <w:rPr>
                <w:rStyle w:val="ElementxPath"/>
              </w:rPr>
              <w:t>p</w:t>
            </w:r>
            <w:r w:rsidRPr="00776B46">
              <w:rPr>
                <w:rStyle w:val="ElementxPath"/>
              </w:rPr>
              <w:t>CI_OnLineFunction</w:t>
            </w:r>
            <w:r w:rsidR="00B31E2E">
              <w:rPr>
                <w:rStyle w:val="ElementxPath"/>
              </w:rPr>
              <w:t>-</w:t>
            </w:r>
            <w:r w:rsidRPr="00776B46">
              <w:rPr>
                <w:rStyle w:val="ElementxPath"/>
              </w:rPr>
              <w:t>Code</w:t>
            </w:r>
          </w:p>
        </w:tc>
        <w:tc>
          <w:tcPr>
            <w:tcW w:w="4800" w:type="dxa"/>
            <w:tcBorders>
              <w:bottom w:val="single" w:sz="4" w:space="0" w:color="000000"/>
            </w:tcBorders>
          </w:tcPr>
          <w:p w:rsidR="006045F9" w:rsidRPr="000770C9" w:rsidRDefault="006045F9" w:rsidP="00673BA2">
            <w:pPr>
              <w:rPr>
                <w:rStyle w:val="codelist"/>
              </w:rPr>
            </w:pPr>
            <w:r w:rsidRPr="000770C9">
              <w:rPr>
                <w:rStyle w:val="codelist"/>
              </w:rPr>
              <w:t>download</w:t>
            </w:r>
            <w:r w:rsidR="003E02E6">
              <w:rPr>
                <w:rStyle w:val="codelist"/>
              </w:rPr>
              <w:t xml:space="preserve">, </w:t>
            </w:r>
            <w:r w:rsidRPr="000770C9">
              <w:rPr>
                <w:rStyle w:val="codelist"/>
              </w:rPr>
              <w:t>information</w:t>
            </w:r>
            <w:r w:rsidR="003E02E6">
              <w:rPr>
                <w:rStyle w:val="codelist"/>
              </w:rPr>
              <w:t xml:space="preserve">, </w:t>
            </w:r>
            <w:r w:rsidRPr="000770C9">
              <w:rPr>
                <w:rStyle w:val="codelist"/>
              </w:rPr>
              <w:t>offlineAccess</w:t>
            </w:r>
            <w:r w:rsidR="003E02E6">
              <w:rPr>
                <w:rStyle w:val="codelist"/>
              </w:rPr>
              <w:t xml:space="preserve">, </w:t>
            </w:r>
            <w:r w:rsidRPr="000770C9">
              <w:rPr>
                <w:rStyle w:val="codelist"/>
              </w:rPr>
              <w:t>order</w:t>
            </w:r>
            <w:r w:rsidR="003E02E6">
              <w:rPr>
                <w:rStyle w:val="codelist"/>
              </w:rPr>
              <w:t xml:space="preserve">, </w:t>
            </w:r>
            <w:r w:rsidRPr="000770C9">
              <w:rPr>
                <w:rStyle w:val="codelist"/>
              </w:rPr>
              <w:t>search</w:t>
            </w:r>
          </w:p>
        </w:tc>
        <w:tc>
          <w:tcPr>
            <w:tcW w:w="2243" w:type="dxa"/>
            <w:tcBorders>
              <w:bottom w:val="single" w:sz="4" w:space="0" w:color="000000"/>
            </w:tcBorders>
          </w:tcPr>
          <w:p w:rsidR="006045F9" w:rsidRDefault="006045F9" w:rsidP="00673BA2">
            <w:r>
              <w:t>ISO 19115</w:t>
            </w:r>
            <w:r w:rsidR="00854C60">
              <w:t xml:space="preserve"> (B.5.3)</w:t>
            </w:r>
          </w:p>
        </w:tc>
      </w:tr>
      <w:tr w:rsidR="006045F9" w:rsidTr="008F1532">
        <w:trPr>
          <w:cantSplit/>
        </w:trPr>
        <w:tc>
          <w:tcPr>
            <w:tcW w:w="2208" w:type="dxa"/>
            <w:vMerge/>
          </w:tcPr>
          <w:p w:rsidR="006045F9" w:rsidRDefault="006045F9" w:rsidP="00673BA2"/>
        </w:tc>
        <w:tc>
          <w:tcPr>
            <w:tcW w:w="4800" w:type="dxa"/>
            <w:shd w:val="clear" w:color="auto" w:fill="CCFFFF"/>
          </w:tcPr>
          <w:p w:rsidR="006045F9" w:rsidRPr="000770C9" w:rsidRDefault="003E02E6" w:rsidP="00673BA2">
            <w:pPr>
              <w:rPr>
                <w:rStyle w:val="codelist"/>
              </w:rPr>
            </w:pPr>
            <w:r>
              <w:rPr>
                <w:rStyle w:val="codelist"/>
              </w:rPr>
              <w:t xml:space="preserve">…, </w:t>
            </w:r>
            <w:r w:rsidR="006045F9" w:rsidRPr="000770C9">
              <w:rPr>
                <w:rStyle w:val="codelist"/>
              </w:rPr>
              <w:t>upload</w:t>
            </w:r>
            <w:r>
              <w:rPr>
                <w:rStyle w:val="codelist"/>
              </w:rPr>
              <w:t xml:space="preserve">, </w:t>
            </w:r>
            <w:r w:rsidR="006045F9" w:rsidRPr="000770C9">
              <w:rPr>
                <w:rStyle w:val="codelist"/>
              </w:rPr>
              <w:t>webService</w:t>
            </w:r>
            <w:r>
              <w:rPr>
                <w:rStyle w:val="codelist"/>
              </w:rPr>
              <w:t xml:space="preserve">, </w:t>
            </w:r>
            <w:r w:rsidR="006045F9" w:rsidRPr="000770C9">
              <w:rPr>
                <w:rStyle w:val="codelist"/>
              </w:rPr>
              <w:t>emailService</w:t>
            </w:r>
            <w:r>
              <w:rPr>
                <w:rStyle w:val="codelist"/>
              </w:rPr>
              <w:t xml:space="preserve">, </w:t>
            </w:r>
            <w:r w:rsidR="006045F9" w:rsidRPr="000770C9">
              <w:rPr>
                <w:rStyle w:val="codelist"/>
              </w:rPr>
              <w:t>browsing</w:t>
            </w:r>
            <w:r>
              <w:rPr>
                <w:rStyle w:val="codelist"/>
              </w:rPr>
              <w:t xml:space="preserve">, </w:t>
            </w:r>
            <w:r w:rsidR="006045F9" w:rsidRPr="000770C9">
              <w:rPr>
                <w:rStyle w:val="codelist"/>
              </w:rPr>
              <w:t>fileAccess</w:t>
            </w:r>
            <w:r>
              <w:rPr>
                <w:rStyle w:val="codelist"/>
              </w:rPr>
              <w:t xml:space="preserve">, </w:t>
            </w:r>
            <w:r w:rsidR="006045F9" w:rsidRPr="000770C9">
              <w:rPr>
                <w:rStyle w:val="codelist"/>
              </w:rPr>
              <w:t>webMapService</w:t>
            </w:r>
          </w:p>
        </w:tc>
        <w:tc>
          <w:tcPr>
            <w:tcW w:w="2243" w:type="dxa"/>
            <w:shd w:val="clear" w:color="auto" w:fill="CCFFFF"/>
          </w:tcPr>
          <w:p w:rsidR="006045F9" w:rsidRDefault="006045F9" w:rsidP="00673BA2">
            <w:r>
              <w:t>NAP</w:t>
            </w:r>
            <w:r w:rsidR="00B638FB">
              <w:t xml:space="preserve"> expansion</w:t>
            </w:r>
          </w:p>
        </w:tc>
      </w:tr>
      <w:tr w:rsidR="006045F9" w:rsidTr="008F1532">
        <w:trPr>
          <w:cantSplit/>
        </w:trPr>
        <w:tc>
          <w:tcPr>
            <w:tcW w:w="2208" w:type="dxa"/>
            <w:vMerge w:val="restart"/>
          </w:tcPr>
          <w:p w:rsidR="006045F9" w:rsidRPr="00776B46" w:rsidRDefault="006045F9" w:rsidP="00673BA2">
            <w:pPr>
              <w:rPr>
                <w:rStyle w:val="ElementxPath"/>
              </w:rPr>
            </w:pPr>
            <w:r w:rsidRPr="00776B46">
              <w:rPr>
                <w:rStyle w:val="ElementxPath"/>
              </w:rPr>
              <w:t>CI_PresentationForm</w:t>
            </w:r>
            <w:r w:rsidR="00B31E2E">
              <w:rPr>
                <w:rStyle w:val="ElementxPath"/>
              </w:rPr>
              <w:t>-</w:t>
            </w:r>
            <w:r w:rsidRPr="00776B46">
              <w:rPr>
                <w:rStyle w:val="ElementxPath"/>
              </w:rPr>
              <w:t>Code</w:t>
            </w:r>
          </w:p>
          <w:p w:rsidR="0088489B" w:rsidRDefault="0088489B" w:rsidP="00673BA2">
            <w:r w:rsidRPr="00776B46">
              <w:rPr>
                <w:rStyle w:val="ElementxPath"/>
              </w:rPr>
              <w:t>na</w:t>
            </w:r>
            <w:r w:rsidRPr="00776B46">
              <w:rPr>
                <w:rStyle w:val="ElementxPath"/>
              </w:rPr>
              <w:t>p</w:t>
            </w:r>
            <w:r w:rsidRPr="00776B46">
              <w:rPr>
                <w:rStyle w:val="ElementxPath"/>
              </w:rPr>
              <w:t>CI_PresentationForm</w:t>
            </w:r>
            <w:r w:rsidR="00B31E2E">
              <w:rPr>
                <w:rStyle w:val="ElementxPath"/>
              </w:rPr>
              <w:t>-</w:t>
            </w:r>
            <w:r w:rsidRPr="00776B46">
              <w:rPr>
                <w:rStyle w:val="ElementxPath"/>
              </w:rPr>
              <w:t>Code</w:t>
            </w:r>
          </w:p>
        </w:tc>
        <w:tc>
          <w:tcPr>
            <w:tcW w:w="4800" w:type="dxa"/>
            <w:tcBorders>
              <w:bottom w:val="single" w:sz="4" w:space="0" w:color="000000"/>
            </w:tcBorders>
          </w:tcPr>
          <w:p w:rsidR="006045F9" w:rsidRPr="000770C9" w:rsidRDefault="006045F9" w:rsidP="006045F9">
            <w:pPr>
              <w:rPr>
                <w:rStyle w:val="codelist"/>
              </w:rPr>
            </w:pPr>
            <w:r w:rsidRPr="000770C9">
              <w:rPr>
                <w:rStyle w:val="codelist"/>
              </w:rPr>
              <w:t>documentDigital</w:t>
            </w:r>
            <w:r w:rsidR="003E02E6">
              <w:rPr>
                <w:rStyle w:val="codelist"/>
              </w:rPr>
              <w:t xml:space="preserve">, </w:t>
            </w:r>
            <w:r w:rsidRPr="000770C9">
              <w:rPr>
                <w:rStyle w:val="codelist"/>
              </w:rPr>
              <w:t>documentHardcopy</w:t>
            </w:r>
            <w:r w:rsidR="003E02E6">
              <w:rPr>
                <w:rStyle w:val="codelist"/>
              </w:rPr>
              <w:t xml:space="preserve">, </w:t>
            </w:r>
            <w:r w:rsidRPr="000770C9">
              <w:rPr>
                <w:rStyle w:val="codelist"/>
              </w:rPr>
              <w:t>i</w:t>
            </w:r>
            <w:r w:rsidRPr="000770C9">
              <w:rPr>
                <w:rStyle w:val="codelist"/>
              </w:rPr>
              <w:t>m</w:t>
            </w:r>
            <w:r w:rsidRPr="000770C9">
              <w:rPr>
                <w:rStyle w:val="codelist"/>
              </w:rPr>
              <w:t>ageDigital</w:t>
            </w:r>
            <w:r w:rsidR="003E02E6">
              <w:rPr>
                <w:rStyle w:val="codelist"/>
              </w:rPr>
              <w:t xml:space="preserve">, </w:t>
            </w:r>
            <w:r w:rsidRPr="000770C9">
              <w:rPr>
                <w:rStyle w:val="codelist"/>
              </w:rPr>
              <w:t>imageHardcopy</w:t>
            </w:r>
            <w:r w:rsidR="003E02E6">
              <w:rPr>
                <w:rStyle w:val="codelist"/>
              </w:rPr>
              <w:t xml:space="preserve">, </w:t>
            </w:r>
            <w:r w:rsidRPr="000770C9">
              <w:rPr>
                <w:rStyle w:val="codelist"/>
              </w:rPr>
              <w:t>mapDigital</w:t>
            </w:r>
            <w:r w:rsidR="003E02E6">
              <w:rPr>
                <w:rStyle w:val="codelist"/>
              </w:rPr>
              <w:t xml:space="preserve">, </w:t>
            </w:r>
            <w:r w:rsidRPr="000770C9">
              <w:rPr>
                <w:rStyle w:val="codelist"/>
              </w:rPr>
              <w:t>mapHardcopy</w:t>
            </w:r>
            <w:r w:rsidR="003E02E6">
              <w:rPr>
                <w:rStyle w:val="codelist"/>
              </w:rPr>
              <w:t xml:space="preserve">, </w:t>
            </w:r>
            <w:r w:rsidRPr="000770C9">
              <w:rPr>
                <w:rStyle w:val="codelist"/>
              </w:rPr>
              <w:t>modelDigital</w:t>
            </w:r>
            <w:r w:rsidR="003E02E6">
              <w:rPr>
                <w:rStyle w:val="codelist"/>
              </w:rPr>
              <w:t xml:space="preserve">, </w:t>
            </w:r>
            <w:r w:rsidRPr="000770C9">
              <w:rPr>
                <w:rStyle w:val="codelist"/>
              </w:rPr>
              <w:t>modelHar</w:t>
            </w:r>
            <w:r w:rsidRPr="000770C9">
              <w:rPr>
                <w:rStyle w:val="codelist"/>
              </w:rPr>
              <w:t>d</w:t>
            </w:r>
            <w:r w:rsidRPr="000770C9">
              <w:rPr>
                <w:rStyle w:val="codelist"/>
              </w:rPr>
              <w:t>copy</w:t>
            </w:r>
            <w:r w:rsidR="003E02E6">
              <w:rPr>
                <w:rStyle w:val="codelist"/>
              </w:rPr>
              <w:t xml:space="preserve">, </w:t>
            </w:r>
            <w:r w:rsidRPr="000770C9">
              <w:rPr>
                <w:rStyle w:val="codelist"/>
              </w:rPr>
              <w:t>profileDigital</w:t>
            </w:r>
            <w:r w:rsidR="003E02E6">
              <w:rPr>
                <w:rStyle w:val="codelist"/>
              </w:rPr>
              <w:t xml:space="preserve">, </w:t>
            </w:r>
            <w:r w:rsidRPr="000770C9">
              <w:rPr>
                <w:rStyle w:val="codelist"/>
              </w:rPr>
              <w:t>profileHardcopy</w:t>
            </w:r>
            <w:r w:rsidR="003E02E6">
              <w:rPr>
                <w:rStyle w:val="codelist"/>
              </w:rPr>
              <w:t xml:space="preserve">, </w:t>
            </w:r>
            <w:r w:rsidRPr="000770C9">
              <w:rPr>
                <w:rStyle w:val="codelist"/>
              </w:rPr>
              <w:t>tableDigital</w:t>
            </w:r>
            <w:r w:rsidR="003E02E6">
              <w:rPr>
                <w:rStyle w:val="codelist"/>
              </w:rPr>
              <w:t xml:space="preserve">, </w:t>
            </w:r>
            <w:r w:rsidRPr="000770C9">
              <w:rPr>
                <w:rStyle w:val="codelist"/>
              </w:rPr>
              <w:t>tableHardcopy</w:t>
            </w:r>
            <w:r w:rsidR="003E02E6">
              <w:rPr>
                <w:rStyle w:val="codelist"/>
              </w:rPr>
              <w:t xml:space="preserve">, </w:t>
            </w:r>
            <w:r w:rsidRPr="000770C9">
              <w:rPr>
                <w:rStyle w:val="codelist"/>
              </w:rPr>
              <w:t>vide</w:t>
            </w:r>
            <w:r w:rsidRPr="000770C9">
              <w:rPr>
                <w:rStyle w:val="codelist"/>
              </w:rPr>
              <w:t>o</w:t>
            </w:r>
            <w:r w:rsidRPr="000770C9">
              <w:rPr>
                <w:rStyle w:val="codelist"/>
              </w:rPr>
              <w:t>Digital</w:t>
            </w:r>
            <w:r w:rsidR="003E02E6">
              <w:rPr>
                <w:rStyle w:val="codelist"/>
              </w:rPr>
              <w:t xml:space="preserve">, </w:t>
            </w:r>
            <w:r w:rsidRPr="000770C9">
              <w:rPr>
                <w:rStyle w:val="codelist"/>
              </w:rPr>
              <w:t>videoHardcopy</w:t>
            </w:r>
            <w:r w:rsidR="003E02E6">
              <w:rPr>
                <w:rStyle w:val="codelist"/>
              </w:rPr>
              <w:t xml:space="preserve">, </w:t>
            </w:r>
            <w:r w:rsidRPr="000770C9">
              <w:rPr>
                <w:rStyle w:val="codelist"/>
              </w:rPr>
              <w:t>audioDigital</w:t>
            </w:r>
          </w:p>
        </w:tc>
        <w:tc>
          <w:tcPr>
            <w:tcW w:w="2243" w:type="dxa"/>
            <w:tcBorders>
              <w:bottom w:val="single" w:sz="4" w:space="0" w:color="000000"/>
            </w:tcBorders>
          </w:tcPr>
          <w:p w:rsidR="006045F9" w:rsidRDefault="006045F9" w:rsidP="00854C60">
            <w:r>
              <w:t>ISO 19115</w:t>
            </w:r>
            <w:r w:rsidR="00854C60">
              <w:t xml:space="preserve"> (B.5.4)</w:t>
            </w:r>
          </w:p>
        </w:tc>
      </w:tr>
      <w:tr w:rsidR="006045F9" w:rsidTr="008F1532">
        <w:trPr>
          <w:cantSplit/>
        </w:trPr>
        <w:tc>
          <w:tcPr>
            <w:tcW w:w="2208" w:type="dxa"/>
            <w:vMerge/>
          </w:tcPr>
          <w:p w:rsidR="006045F9" w:rsidRDefault="006045F9" w:rsidP="00673BA2"/>
        </w:tc>
        <w:tc>
          <w:tcPr>
            <w:tcW w:w="4800" w:type="dxa"/>
            <w:shd w:val="clear" w:color="auto" w:fill="CCFFFF"/>
          </w:tcPr>
          <w:p w:rsidR="006045F9" w:rsidRPr="000770C9" w:rsidRDefault="003E02E6" w:rsidP="00673BA2">
            <w:pPr>
              <w:rPr>
                <w:rStyle w:val="codelist"/>
              </w:rPr>
            </w:pPr>
            <w:r>
              <w:rPr>
                <w:rStyle w:val="codelist"/>
              </w:rPr>
              <w:t xml:space="preserve">…, </w:t>
            </w:r>
            <w:r w:rsidR="006045F9" w:rsidRPr="000770C9">
              <w:rPr>
                <w:rStyle w:val="codelist"/>
              </w:rPr>
              <w:t>audioHardcopy</w:t>
            </w:r>
            <w:r>
              <w:rPr>
                <w:rStyle w:val="codelist"/>
              </w:rPr>
              <w:t xml:space="preserve">, </w:t>
            </w:r>
            <w:r w:rsidR="006045F9" w:rsidRPr="000770C9">
              <w:rPr>
                <w:rStyle w:val="codelist"/>
              </w:rPr>
              <w:t>multimediaDigital</w:t>
            </w:r>
            <w:r>
              <w:rPr>
                <w:rStyle w:val="codelist"/>
              </w:rPr>
              <w:t xml:space="preserve">, </w:t>
            </w:r>
            <w:r w:rsidR="006045F9" w:rsidRPr="000770C9">
              <w:rPr>
                <w:rStyle w:val="codelist"/>
              </w:rPr>
              <w:t>multimediaHardcopy</w:t>
            </w:r>
            <w:r>
              <w:rPr>
                <w:rStyle w:val="codelist"/>
              </w:rPr>
              <w:t xml:space="preserve">, </w:t>
            </w:r>
            <w:r w:rsidR="006045F9" w:rsidRPr="000770C9">
              <w:rPr>
                <w:rStyle w:val="codelist"/>
              </w:rPr>
              <w:t>diagramDigital</w:t>
            </w:r>
            <w:r>
              <w:rPr>
                <w:rStyle w:val="codelist"/>
              </w:rPr>
              <w:t xml:space="preserve">, </w:t>
            </w:r>
            <w:r w:rsidR="006045F9" w:rsidRPr="000770C9">
              <w:rPr>
                <w:rStyle w:val="codelist"/>
              </w:rPr>
              <w:t>diagramHardcopy</w:t>
            </w:r>
          </w:p>
        </w:tc>
        <w:tc>
          <w:tcPr>
            <w:tcW w:w="2243" w:type="dxa"/>
            <w:shd w:val="clear" w:color="auto" w:fill="CCFFFF"/>
          </w:tcPr>
          <w:p w:rsidR="006045F9" w:rsidRDefault="006045F9" w:rsidP="00673BA2">
            <w:r>
              <w:t>NAP</w:t>
            </w:r>
            <w:r w:rsidR="00ED1F1E">
              <w:t xml:space="preserve"> </w:t>
            </w:r>
            <w:r w:rsidR="00B638FB">
              <w:t>expansion</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CI_RoleCode</w:t>
            </w:r>
          </w:p>
          <w:p w:rsidR="0088489B" w:rsidRDefault="0088489B" w:rsidP="00673BA2">
            <w:r w:rsidRPr="00776B46">
              <w:rPr>
                <w:rStyle w:val="ElementxPath"/>
              </w:rPr>
              <w:t>napCI_RoleCode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resourceProvider</w:t>
            </w:r>
            <w:r w:rsidR="003E02E6">
              <w:rPr>
                <w:rStyle w:val="codelist"/>
              </w:rPr>
              <w:t xml:space="preserve">, </w:t>
            </w:r>
            <w:r w:rsidRPr="000770C9">
              <w:rPr>
                <w:rStyle w:val="codelist"/>
              </w:rPr>
              <w:t>custodian</w:t>
            </w:r>
            <w:r w:rsidR="003E02E6">
              <w:rPr>
                <w:rStyle w:val="codelist"/>
              </w:rPr>
              <w:t xml:space="preserve">, </w:t>
            </w:r>
            <w:r w:rsidRPr="000770C9">
              <w:rPr>
                <w:rStyle w:val="codelist"/>
              </w:rPr>
              <w:t>owner</w:t>
            </w:r>
            <w:r w:rsidR="003E02E6">
              <w:rPr>
                <w:rStyle w:val="codelist"/>
              </w:rPr>
              <w:t xml:space="preserve">, </w:t>
            </w:r>
            <w:r w:rsidRPr="000770C9">
              <w:rPr>
                <w:rStyle w:val="codelist"/>
              </w:rPr>
              <w:t>user</w:t>
            </w:r>
            <w:r w:rsidR="003E02E6">
              <w:rPr>
                <w:rStyle w:val="codelist"/>
              </w:rPr>
              <w:t xml:space="preserve">, </w:t>
            </w:r>
            <w:r w:rsidRPr="000770C9">
              <w:rPr>
                <w:rStyle w:val="codelist"/>
              </w:rPr>
              <w:t>distributor</w:t>
            </w:r>
            <w:r w:rsidR="003E02E6">
              <w:rPr>
                <w:rStyle w:val="codelist"/>
              </w:rPr>
              <w:t xml:space="preserve">, </w:t>
            </w:r>
            <w:r w:rsidRPr="000770C9">
              <w:rPr>
                <w:rStyle w:val="codelist"/>
              </w:rPr>
              <w:t>originator</w:t>
            </w:r>
            <w:r w:rsidR="003E02E6">
              <w:rPr>
                <w:rStyle w:val="codelist"/>
              </w:rPr>
              <w:t xml:space="preserve">, </w:t>
            </w:r>
            <w:r w:rsidRPr="000770C9">
              <w:rPr>
                <w:rStyle w:val="codelist"/>
              </w:rPr>
              <w:t>poi</w:t>
            </w:r>
            <w:r w:rsidRPr="000770C9">
              <w:rPr>
                <w:rStyle w:val="codelist"/>
              </w:rPr>
              <w:t>n</w:t>
            </w:r>
            <w:r w:rsidRPr="000770C9">
              <w:rPr>
                <w:rStyle w:val="codelist"/>
              </w:rPr>
              <w:t>tOfContact</w:t>
            </w:r>
            <w:r w:rsidR="003E02E6">
              <w:rPr>
                <w:rStyle w:val="codelist"/>
              </w:rPr>
              <w:t xml:space="preserve">, </w:t>
            </w:r>
            <w:r w:rsidRPr="000770C9">
              <w:rPr>
                <w:rStyle w:val="codelist"/>
              </w:rPr>
              <w:t>principalInvestigator</w:t>
            </w:r>
            <w:r w:rsidR="003E02E6">
              <w:rPr>
                <w:rStyle w:val="codelist"/>
              </w:rPr>
              <w:t xml:space="preserve">, </w:t>
            </w:r>
            <w:r w:rsidRPr="000770C9">
              <w:rPr>
                <w:rStyle w:val="codelist"/>
              </w:rPr>
              <w:t>processor</w:t>
            </w:r>
            <w:r w:rsidR="003E02E6">
              <w:rPr>
                <w:rStyle w:val="codelist"/>
              </w:rPr>
              <w:t xml:space="preserve">, </w:t>
            </w:r>
            <w:r w:rsidRPr="000770C9">
              <w:rPr>
                <w:rStyle w:val="codelist"/>
              </w:rPr>
              <w:t>publisher</w:t>
            </w:r>
            <w:r w:rsidR="003E02E6">
              <w:rPr>
                <w:rStyle w:val="codelist"/>
              </w:rPr>
              <w:t xml:space="preserve">, </w:t>
            </w:r>
            <w:r w:rsidRPr="000770C9">
              <w:rPr>
                <w:rStyle w:val="codelist"/>
              </w:rPr>
              <w:t>author</w:t>
            </w:r>
          </w:p>
        </w:tc>
        <w:tc>
          <w:tcPr>
            <w:tcW w:w="2243" w:type="dxa"/>
            <w:tcBorders>
              <w:bottom w:val="single" w:sz="4" w:space="0" w:color="000000"/>
            </w:tcBorders>
          </w:tcPr>
          <w:p w:rsidR="00B638FB" w:rsidRDefault="00B638FB" w:rsidP="00854C60">
            <w:r>
              <w:t>ISO 19115</w:t>
            </w:r>
            <w:r w:rsidR="00854C60">
              <w:t xml:space="preserve"> (B.5.5)</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collaborator</w:t>
            </w:r>
            <w:r>
              <w:rPr>
                <w:rStyle w:val="codelist"/>
              </w:rPr>
              <w:t xml:space="preserve">, </w:t>
            </w:r>
            <w:r w:rsidR="00B638FB" w:rsidRPr="000770C9">
              <w:rPr>
                <w:rStyle w:val="codelist"/>
              </w:rPr>
              <w:t>editor</w:t>
            </w:r>
            <w:r>
              <w:rPr>
                <w:rStyle w:val="codelist"/>
              </w:rPr>
              <w:t xml:space="preserve">, </w:t>
            </w:r>
            <w:r w:rsidR="00B638FB" w:rsidRPr="000770C9">
              <w:rPr>
                <w:rStyle w:val="codelist"/>
              </w:rPr>
              <w:t>mediator</w:t>
            </w:r>
            <w:r>
              <w:rPr>
                <w:rStyle w:val="codelist"/>
              </w:rPr>
              <w:t xml:space="preserve">, </w:t>
            </w:r>
            <w:r w:rsidR="00B638FB" w:rsidRPr="000770C9">
              <w:rPr>
                <w:rStyle w:val="codelist"/>
              </w:rPr>
              <w:t>rightsHolder</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B638FB" w:rsidP="00673BA2">
            <w:pPr>
              <w:rPr>
                <w:rStyle w:val="ElementxPath"/>
              </w:rPr>
            </w:pPr>
            <w:r w:rsidRPr="00776B46">
              <w:rPr>
                <w:rStyle w:val="ElementxPath"/>
              </w:rPr>
              <w:lastRenderedPageBreak/>
              <w:t>DQ_EvaluationMethod</w:t>
            </w:r>
            <w:r w:rsidR="00B31E2E">
              <w:rPr>
                <w:rStyle w:val="ElementxPath"/>
              </w:rPr>
              <w:t>-</w:t>
            </w:r>
            <w:r w:rsidRPr="00776B46">
              <w:rPr>
                <w:rStyle w:val="ElementxPath"/>
              </w:rPr>
              <w:t>TypeCode</w:t>
            </w:r>
          </w:p>
          <w:p w:rsidR="0088489B" w:rsidRDefault="0088489B" w:rsidP="00673BA2">
            <w:r w:rsidRPr="00776B46">
              <w:rPr>
                <w:rStyle w:val="ElementxPath"/>
              </w:rPr>
              <w:t>napDQ_Evaluation</w:t>
            </w:r>
            <w:r w:rsidR="00B31E2E">
              <w:rPr>
                <w:rStyle w:val="ElementxPath"/>
              </w:rPr>
              <w:t>-</w:t>
            </w:r>
            <w:r w:rsidRPr="00776B46">
              <w:rPr>
                <w:rStyle w:val="ElementxPath"/>
              </w:rPr>
              <w:t>MethodTypeCode</w:t>
            </w:r>
          </w:p>
        </w:tc>
        <w:tc>
          <w:tcPr>
            <w:tcW w:w="4800" w:type="dxa"/>
          </w:tcPr>
          <w:p w:rsidR="00B638FB" w:rsidRPr="000770C9" w:rsidRDefault="00B638FB" w:rsidP="00673BA2">
            <w:pPr>
              <w:rPr>
                <w:rStyle w:val="codelist"/>
              </w:rPr>
            </w:pPr>
            <w:r w:rsidRPr="000770C9">
              <w:rPr>
                <w:rStyle w:val="codelist"/>
              </w:rPr>
              <w:t>directInternal</w:t>
            </w:r>
            <w:r w:rsidR="003E02E6">
              <w:rPr>
                <w:rStyle w:val="codelist"/>
              </w:rPr>
              <w:t xml:space="preserve">, </w:t>
            </w:r>
            <w:r w:rsidRPr="000770C9">
              <w:rPr>
                <w:rStyle w:val="codelist"/>
              </w:rPr>
              <w:t>directExternal</w:t>
            </w:r>
            <w:r w:rsidR="003E02E6">
              <w:rPr>
                <w:rStyle w:val="codelist"/>
              </w:rPr>
              <w:t xml:space="preserve">, </w:t>
            </w:r>
            <w:r w:rsidRPr="000770C9">
              <w:rPr>
                <w:rStyle w:val="codelist"/>
              </w:rPr>
              <w:t>ind</w:t>
            </w:r>
            <w:r w:rsidRPr="000770C9">
              <w:rPr>
                <w:rStyle w:val="codelist"/>
              </w:rPr>
              <w:t>i</w:t>
            </w:r>
            <w:r w:rsidRPr="000770C9">
              <w:rPr>
                <w:rStyle w:val="codelist"/>
              </w:rPr>
              <w:t>rect</w:t>
            </w:r>
          </w:p>
        </w:tc>
        <w:tc>
          <w:tcPr>
            <w:tcW w:w="2243" w:type="dxa"/>
          </w:tcPr>
          <w:p w:rsidR="00B638FB" w:rsidRDefault="00B638FB" w:rsidP="00854C60">
            <w:r>
              <w:t>ISO 19115</w:t>
            </w:r>
            <w:r w:rsidR="00854C60">
              <w:t xml:space="preserve"> (B.5.6)</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DS_AssociationType</w:t>
            </w:r>
            <w:r w:rsidR="00B31E2E">
              <w:rPr>
                <w:rStyle w:val="ElementxPath"/>
              </w:rPr>
              <w:t>-</w:t>
            </w:r>
            <w:r w:rsidRPr="00776B46">
              <w:rPr>
                <w:rStyle w:val="ElementxPath"/>
              </w:rPr>
              <w:t>Code</w:t>
            </w:r>
          </w:p>
          <w:p w:rsidR="0088489B" w:rsidRDefault="0088489B" w:rsidP="00673BA2">
            <w:r w:rsidRPr="00776B46">
              <w:rPr>
                <w:rStyle w:val="ElementxPath"/>
              </w:rPr>
              <w:t>napDS_Association</w:t>
            </w:r>
            <w:r w:rsidR="00B31E2E">
              <w:rPr>
                <w:rStyle w:val="ElementxPath"/>
              </w:rPr>
              <w:t>-</w:t>
            </w:r>
            <w:r w:rsidRPr="00776B46">
              <w:rPr>
                <w:rStyle w:val="ElementxPath"/>
              </w:rPr>
              <w:t>TypeCode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crossReference</w:t>
            </w:r>
            <w:r w:rsidR="003E02E6">
              <w:rPr>
                <w:rStyle w:val="codelist"/>
              </w:rPr>
              <w:t xml:space="preserve">, </w:t>
            </w:r>
            <w:r w:rsidRPr="000770C9">
              <w:rPr>
                <w:rStyle w:val="codelist"/>
              </w:rPr>
              <w:t>largerWorkCitation</w:t>
            </w:r>
            <w:r w:rsidR="003E02E6">
              <w:rPr>
                <w:rStyle w:val="codelist"/>
              </w:rPr>
              <w:t xml:space="preserve">, </w:t>
            </w:r>
            <w:r w:rsidRPr="000770C9">
              <w:rPr>
                <w:rStyle w:val="codelist"/>
              </w:rPr>
              <w:t>partOfSeamlessDatabase</w:t>
            </w:r>
            <w:r w:rsidR="003E02E6">
              <w:rPr>
                <w:rStyle w:val="codelist"/>
              </w:rPr>
              <w:t xml:space="preserve">, </w:t>
            </w:r>
            <w:r w:rsidRPr="000770C9">
              <w:rPr>
                <w:rStyle w:val="codelist"/>
              </w:rPr>
              <w:t>source</w:t>
            </w:r>
            <w:r w:rsidR="003E02E6">
              <w:rPr>
                <w:rStyle w:val="codelist"/>
              </w:rPr>
              <w:t xml:space="preserve">, </w:t>
            </w:r>
            <w:r w:rsidRPr="000770C9">
              <w:rPr>
                <w:rStyle w:val="codelist"/>
              </w:rPr>
              <w:t>ster</w:t>
            </w:r>
            <w:r w:rsidRPr="000770C9">
              <w:rPr>
                <w:rStyle w:val="codelist"/>
              </w:rPr>
              <w:t>e</w:t>
            </w:r>
            <w:r w:rsidRPr="000770C9">
              <w:rPr>
                <w:rStyle w:val="codelist"/>
              </w:rPr>
              <w:t>oMate</w:t>
            </w:r>
          </w:p>
        </w:tc>
        <w:tc>
          <w:tcPr>
            <w:tcW w:w="2243" w:type="dxa"/>
            <w:tcBorders>
              <w:bottom w:val="single" w:sz="4" w:space="0" w:color="000000"/>
            </w:tcBorders>
          </w:tcPr>
          <w:p w:rsidR="00B638FB" w:rsidRDefault="00B638FB" w:rsidP="00854C60">
            <w:r>
              <w:t>ISO 19115</w:t>
            </w:r>
            <w:r w:rsidR="00854C60">
              <w:t xml:space="preserve"> (B.5.7)</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isComposedOf</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B638FB" w:rsidP="00673BA2">
            <w:pPr>
              <w:rPr>
                <w:rStyle w:val="ElementxPath"/>
              </w:rPr>
            </w:pPr>
            <w:r w:rsidRPr="00776B46">
              <w:rPr>
                <w:rStyle w:val="ElementxPath"/>
              </w:rPr>
              <w:t>DS_InitiativeType</w:t>
            </w:r>
            <w:r w:rsidR="00B31E2E">
              <w:rPr>
                <w:rStyle w:val="ElementxPath"/>
              </w:rPr>
              <w:t>-</w:t>
            </w:r>
            <w:r w:rsidRPr="00776B46">
              <w:rPr>
                <w:rStyle w:val="ElementxPath"/>
              </w:rPr>
              <w:t>Code</w:t>
            </w:r>
          </w:p>
          <w:p w:rsidR="0088489B" w:rsidRDefault="0088489B" w:rsidP="00673BA2">
            <w:r w:rsidRPr="00776B46">
              <w:rPr>
                <w:rStyle w:val="ElementxPath"/>
              </w:rPr>
              <w:t>napDS_Initiative</w:t>
            </w:r>
            <w:r w:rsidR="00B31E2E">
              <w:rPr>
                <w:rStyle w:val="ElementxPath"/>
              </w:rPr>
              <w:t>-</w:t>
            </w:r>
            <w:r w:rsidRPr="00776B46">
              <w:rPr>
                <w:rStyle w:val="ElementxPath"/>
              </w:rPr>
              <w:t>TypeCode</w:t>
            </w:r>
          </w:p>
        </w:tc>
        <w:tc>
          <w:tcPr>
            <w:tcW w:w="4800" w:type="dxa"/>
          </w:tcPr>
          <w:p w:rsidR="00B638FB" w:rsidRPr="000770C9" w:rsidRDefault="00B638FB" w:rsidP="00673BA2">
            <w:pPr>
              <w:rPr>
                <w:rStyle w:val="codelist"/>
              </w:rPr>
            </w:pPr>
            <w:r w:rsidRPr="000770C9">
              <w:rPr>
                <w:rStyle w:val="codelist"/>
              </w:rPr>
              <w:t>campaign</w:t>
            </w:r>
            <w:r w:rsidR="003E02E6">
              <w:rPr>
                <w:rStyle w:val="codelist"/>
              </w:rPr>
              <w:t xml:space="preserve">, </w:t>
            </w:r>
            <w:r w:rsidRPr="000770C9">
              <w:rPr>
                <w:rStyle w:val="codelist"/>
              </w:rPr>
              <w:t>collection</w:t>
            </w:r>
            <w:r w:rsidR="003E02E6">
              <w:rPr>
                <w:rStyle w:val="codelist"/>
              </w:rPr>
              <w:t xml:space="preserve">, </w:t>
            </w:r>
            <w:r w:rsidRPr="000770C9">
              <w:rPr>
                <w:rStyle w:val="codelist"/>
              </w:rPr>
              <w:t>exercise</w:t>
            </w:r>
            <w:r w:rsidR="003E02E6">
              <w:rPr>
                <w:rStyle w:val="codelist"/>
              </w:rPr>
              <w:t xml:space="preserve">, </w:t>
            </w:r>
            <w:r w:rsidRPr="000770C9">
              <w:rPr>
                <w:rStyle w:val="codelist"/>
              </w:rPr>
              <w:t>expe</w:t>
            </w:r>
            <w:r w:rsidRPr="000770C9">
              <w:rPr>
                <w:rStyle w:val="codelist"/>
              </w:rPr>
              <w:t>r</w:t>
            </w:r>
            <w:r w:rsidRPr="000770C9">
              <w:rPr>
                <w:rStyle w:val="codelist"/>
              </w:rPr>
              <w:t>iment</w:t>
            </w:r>
            <w:r w:rsidR="003E02E6">
              <w:rPr>
                <w:rStyle w:val="codelist"/>
              </w:rPr>
              <w:t xml:space="preserve">, </w:t>
            </w:r>
            <w:r w:rsidRPr="000770C9">
              <w:rPr>
                <w:rStyle w:val="codelist"/>
              </w:rPr>
              <w:t>investigation</w:t>
            </w:r>
            <w:r w:rsidR="003E02E6">
              <w:rPr>
                <w:rStyle w:val="codelist"/>
              </w:rPr>
              <w:t xml:space="preserve">, </w:t>
            </w:r>
            <w:r w:rsidRPr="000770C9">
              <w:rPr>
                <w:rStyle w:val="codelist"/>
              </w:rPr>
              <w:t>mission</w:t>
            </w:r>
            <w:r w:rsidR="003E02E6">
              <w:rPr>
                <w:rStyle w:val="codelist"/>
              </w:rPr>
              <w:t xml:space="preserve">, </w:t>
            </w:r>
            <w:r w:rsidRPr="000770C9">
              <w:rPr>
                <w:rStyle w:val="codelist"/>
              </w:rPr>
              <w:t>sensor</w:t>
            </w:r>
            <w:r w:rsidR="003E02E6">
              <w:rPr>
                <w:rStyle w:val="codelist"/>
              </w:rPr>
              <w:t xml:space="preserve">, </w:t>
            </w:r>
            <w:r w:rsidRPr="000770C9">
              <w:rPr>
                <w:rStyle w:val="codelist"/>
              </w:rPr>
              <w:t>operation</w:t>
            </w:r>
            <w:r w:rsidR="003E02E6">
              <w:rPr>
                <w:rStyle w:val="codelist"/>
              </w:rPr>
              <w:t xml:space="preserve">, </w:t>
            </w:r>
            <w:r w:rsidRPr="000770C9">
              <w:rPr>
                <w:rStyle w:val="codelist"/>
              </w:rPr>
              <w:t>platform</w:t>
            </w:r>
            <w:r w:rsidR="003E02E6">
              <w:rPr>
                <w:rStyle w:val="codelist"/>
              </w:rPr>
              <w:t xml:space="preserve">, </w:t>
            </w:r>
            <w:r w:rsidRPr="000770C9">
              <w:rPr>
                <w:rStyle w:val="codelist"/>
              </w:rPr>
              <w:t>process</w:t>
            </w:r>
            <w:r w:rsidR="003E02E6">
              <w:rPr>
                <w:rStyle w:val="codelist"/>
              </w:rPr>
              <w:t xml:space="preserve">, </w:t>
            </w:r>
            <w:r w:rsidRPr="000770C9">
              <w:rPr>
                <w:rStyle w:val="codelist"/>
              </w:rPr>
              <w:t>program</w:t>
            </w:r>
            <w:r w:rsidR="003E02E6">
              <w:rPr>
                <w:rStyle w:val="codelist"/>
              </w:rPr>
              <w:t xml:space="preserve">, </w:t>
            </w:r>
            <w:r w:rsidRPr="000770C9">
              <w:rPr>
                <w:rStyle w:val="codelist"/>
              </w:rPr>
              <w:t>project</w:t>
            </w:r>
            <w:r w:rsidR="003E02E6">
              <w:rPr>
                <w:rStyle w:val="codelist"/>
              </w:rPr>
              <w:t xml:space="preserve">, </w:t>
            </w:r>
            <w:r w:rsidRPr="000770C9">
              <w:rPr>
                <w:rStyle w:val="codelist"/>
              </w:rPr>
              <w:t>study</w:t>
            </w:r>
            <w:r w:rsidR="003E02E6">
              <w:rPr>
                <w:rStyle w:val="codelist"/>
              </w:rPr>
              <w:t xml:space="preserve">, </w:t>
            </w:r>
            <w:r w:rsidRPr="000770C9">
              <w:rPr>
                <w:rStyle w:val="codelist"/>
              </w:rPr>
              <w:t>task</w:t>
            </w:r>
            <w:r w:rsidR="003E02E6">
              <w:rPr>
                <w:rStyle w:val="codelist"/>
              </w:rPr>
              <w:t xml:space="preserve">, </w:t>
            </w:r>
            <w:r w:rsidRPr="000770C9">
              <w:rPr>
                <w:rStyle w:val="codelist"/>
              </w:rPr>
              <w:t>trial</w:t>
            </w:r>
          </w:p>
        </w:tc>
        <w:tc>
          <w:tcPr>
            <w:tcW w:w="2243" w:type="dxa"/>
          </w:tcPr>
          <w:p w:rsidR="00B638FB" w:rsidRDefault="00B638FB" w:rsidP="00854C60">
            <w:r>
              <w:t>ISO 19115</w:t>
            </w:r>
            <w:r w:rsidR="00854C60">
              <w:t xml:space="preserve"> (B.5.8)</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MD_CellGeometryCode</w:t>
            </w:r>
          </w:p>
          <w:p w:rsidR="0032123C" w:rsidRDefault="0032123C" w:rsidP="00673BA2">
            <w:r w:rsidRPr="00776B46">
              <w:rPr>
                <w:rStyle w:val="ElementxPath"/>
              </w:rPr>
              <w:t>napMD_CellGeometry</w:t>
            </w:r>
            <w:r w:rsidR="00B31E2E">
              <w:rPr>
                <w:rStyle w:val="ElementxPath"/>
              </w:rPr>
              <w:t>-</w:t>
            </w:r>
            <w:r w:rsidRPr="00776B46">
              <w:rPr>
                <w:rStyle w:val="ElementxPath"/>
              </w:rPr>
              <w:t>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point</w:t>
            </w:r>
            <w:r w:rsidR="003E02E6">
              <w:rPr>
                <w:rStyle w:val="codelist"/>
              </w:rPr>
              <w:t xml:space="preserve">, </w:t>
            </w:r>
            <w:r w:rsidRPr="000770C9">
              <w:rPr>
                <w:rStyle w:val="codelist"/>
              </w:rPr>
              <w:t>area</w:t>
            </w:r>
          </w:p>
        </w:tc>
        <w:tc>
          <w:tcPr>
            <w:tcW w:w="2243" w:type="dxa"/>
            <w:tcBorders>
              <w:bottom w:val="single" w:sz="4" w:space="0" w:color="000000"/>
            </w:tcBorders>
          </w:tcPr>
          <w:p w:rsidR="00B638FB" w:rsidRDefault="00B638FB" w:rsidP="00854C60">
            <w:r>
              <w:t>ISO 19115</w:t>
            </w:r>
            <w:r w:rsidR="00854C60">
              <w:t xml:space="preserve"> (B.5.9)</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voxel</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MD_CharacterSetCode</w:t>
            </w:r>
          </w:p>
          <w:p w:rsidR="0032123C" w:rsidRDefault="0032123C" w:rsidP="00673BA2">
            <w:r w:rsidRPr="00776B46">
              <w:rPr>
                <w:rStyle w:val="ElementxPath"/>
              </w:rPr>
              <w:t>napMD_CharacterSet</w:t>
            </w:r>
            <w:r w:rsidR="008F07AB">
              <w:rPr>
                <w:rStyle w:val="ElementxPath"/>
              </w:rPr>
              <w:t>-</w:t>
            </w:r>
            <w:r w:rsidRPr="00776B46">
              <w:rPr>
                <w:rStyle w:val="ElementxPath"/>
              </w:rPr>
              <w:t>Code</w:t>
            </w:r>
          </w:p>
        </w:tc>
        <w:tc>
          <w:tcPr>
            <w:tcW w:w="4800" w:type="dxa"/>
          </w:tcPr>
          <w:p w:rsidR="00B638FB" w:rsidRPr="000770C9" w:rsidRDefault="00773F51" w:rsidP="00673BA2">
            <w:pPr>
              <w:rPr>
                <w:rStyle w:val="codelist"/>
              </w:rPr>
            </w:pPr>
            <w:r w:rsidRPr="000770C9">
              <w:rPr>
                <w:rStyle w:val="codelist"/>
              </w:rPr>
              <w:t>ucs2</w:t>
            </w:r>
            <w:r w:rsidR="003E02E6">
              <w:rPr>
                <w:rStyle w:val="codelist"/>
              </w:rPr>
              <w:t xml:space="preserve">, </w:t>
            </w:r>
            <w:r w:rsidRPr="000770C9">
              <w:rPr>
                <w:rStyle w:val="codelist"/>
              </w:rPr>
              <w:t>ucs4</w:t>
            </w:r>
            <w:r w:rsidR="003E02E6">
              <w:rPr>
                <w:rStyle w:val="codelist"/>
              </w:rPr>
              <w:t xml:space="preserve">, </w:t>
            </w:r>
            <w:r w:rsidRPr="000770C9">
              <w:rPr>
                <w:rStyle w:val="codelist"/>
              </w:rPr>
              <w:t>utf7</w:t>
            </w:r>
            <w:r w:rsidR="003E02E6">
              <w:rPr>
                <w:rStyle w:val="codelist"/>
              </w:rPr>
              <w:t xml:space="preserve">, </w:t>
            </w:r>
            <w:r w:rsidRPr="000770C9">
              <w:rPr>
                <w:rStyle w:val="codelist"/>
              </w:rPr>
              <w:t>utf8</w:t>
            </w:r>
            <w:r w:rsidR="003E02E6">
              <w:rPr>
                <w:rStyle w:val="codelist"/>
              </w:rPr>
              <w:t xml:space="preserve">, </w:t>
            </w:r>
            <w:r w:rsidRPr="000770C9">
              <w:rPr>
                <w:rStyle w:val="codelist"/>
              </w:rPr>
              <w:t>utf16</w:t>
            </w:r>
            <w:r w:rsidR="003E02E6">
              <w:rPr>
                <w:rStyle w:val="codelist"/>
              </w:rPr>
              <w:t xml:space="preserve">, </w:t>
            </w:r>
            <w:r w:rsidRPr="000770C9">
              <w:rPr>
                <w:rStyle w:val="codelist"/>
              </w:rPr>
              <w:t>8859part1</w:t>
            </w:r>
            <w:r w:rsidR="003E02E6">
              <w:rPr>
                <w:rStyle w:val="codelist"/>
              </w:rPr>
              <w:t xml:space="preserve">, </w:t>
            </w:r>
            <w:r w:rsidRPr="000770C9">
              <w:rPr>
                <w:rStyle w:val="codelist"/>
              </w:rPr>
              <w:t>8859part2</w:t>
            </w:r>
            <w:r w:rsidR="003E02E6">
              <w:rPr>
                <w:rStyle w:val="codelist"/>
              </w:rPr>
              <w:t xml:space="preserve">, </w:t>
            </w:r>
            <w:r w:rsidRPr="000770C9">
              <w:rPr>
                <w:rStyle w:val="codelist"/>
              </w:rPr>
              <w:t>8859part3</w:t>
            </w:r>
            <w:r w:rsidR="003E02E6">
              <w:rPr>
                <w:rStyle w:val="codelist"/>
              </w:rPr>
              <w:t xml:space="preserve">, </w:t>
            </w:r>
            <w:r w:rsidRPr="000770C9">
              <w:rPr>
                <w:rStyle w:val="codelist"/>
              </w:rPr>
              <w:t>8859part4</w:t>
            </w:r>
            <w:r w:rsidR="003E02E6">
              <w:rPr>
                <w:rStyle w:val="codelist"/>
              </w:rPr>
              <w:t xml:space="preserve">, </w:t>
            </w:r>
            <w:r w:rsidRPr="000770C9">
              <w:rPr>
                <w:rStyle w:val="codelist"/>
              </w:rPr>
              <w:t>8859part5</w:t>
            </w:r>
            <w:r w:rsidR="003E02E6">
              <w:rPr>
                <w:rStyle w:val="codelist"/>
              </w:rPr>
              <w:t xml:space="preserve">, </w:t>
            </w:r>
            <w:r w:rsidRPr="000770C9">
              <w:rPr>
                <w:rStyle w:val="codelist"/>
              </w:rPr>
              <w:t>8859part6</w:t>
            </w:r>
            <w:r w:rsidR="003E02E6">
              <w:rPr>
                <w:rStyle w:val="codelist"/>
              </w:rPr>
              <w:t xml:space="preserve">, </w:t>
            </w:r>
            <w:r w:rsidRPr="000770C9">
              <w:rPr>
                <w:rStyle w:val="codelist"/>
              </w:rPr>
              <w:t>8859part7</w:t>
            </w:r>
            <w:r w:rsidR="003E02E6">
              <w:rPr>
                <w:rStyle w:val="codelist"/>
              </w:rPr>
              <w:t xml:space="preserve">, </w:t>
            </w:r>
            <w:r w:rsidRPr="000770C9">
              <w:rPr>
                <w:rStyle w:val="codelist"/>
              </w:rPr>
              <w:t>8859part8</w:t>
            </w:r>
            <w:r w:rsidR="003E02E6">
              <w:rPr>
                <w:rStyle w:val="codelist"/>
              </w:rPr>
              <w:t xml:space="preserve">, </w:t>
            </w:r>
            <w:r w:rsidRPr="000770C9">
              <w:rPr>
                <w:rStyle w:val="codelist"/>
              </w:rPr>
              <w:t>8859part9</w:t>
            </w:r>
            <w:r w:rsidR="003E02E6">
              <w:rPr>
                <w:rStyle w:val="codelist"/>
              </w:rPr>
              <w:t xml:space="preserve">, </w:t>
            </w:r>
            <w:r w:rsidRPr="000770C9">
              <w:rPr>
                <w:rStyle w:val="codelist"/>
              </w:rPr>
              <w:t>8859part10</w:t>
            </w:r>
            <w:r w:rsidR="003E02E6">
              <w:rPr>
                <w:rStyle w:val="codelist"/>
              </w:rPr>
              <w:t xml:space="preserve">, </w:t>
            </w:r>
            <w:r w:rsidRPr="000770C9">
              <w:rPr>
                <w:rStyle w:val="codelist"/>
              </w:rPr>
              <w:t>8859part11</w:t>
            </w:r>
            <w:r w:rsidR="003E02E6">
              <w:rPr>
                <w:rStyle w:val="codelist"/>
              </w:rPr>
              <w:t xml:space="preserve">, </w:t>
            </w:r>
            <w:r w:rsidRPr="000770C9">
              <w:rPr>
                <w:rStyle w:val="codelist"/>
              </w:rPr>
              <w:t>8859part13</w:t>
            </w:r>
            <w:r w:rsidR="003E02E6">
              <w:rPr>
                <w:rStyle w:val="codelist"/>
              </w:rPr>
              <w:t xml:space="preserve">, </w:t>
            </w:r>
            <w:r w:rsidRPr="000770C9">
              <w:rPr>
                <w:rStyle w:val="codelist"/>
              </w:rPr>
              <w:t>8859part14</w:t>
            </w:r>
            <w:r w:rsidR="003E02E6">
              <w:rPr>
                <w:rStyle w:val="codelist"/>
              </w:rPr>
              <w:t xml:space="preserve">, </w:t>
            </w:r>
            <w:r w:rsidRPr="000770C9">
              <w:rPr>
                <w:rStyle w:val="codelist"/>
              </w:rPr>
              <w:t>8859part15</w:t>
            </w:r>
            <w:r w:rsidR="003E02E6">
              <w:rPr>
                <w:rStyle w:val="codelist"/>
              </w:rPr>
              <w:t xml:space="preserve">, </w:t>
            </w:r>
            <w:r w:rsidRPr="000770C9">
              <w:rPr>
                <w:rStyle w:val="codelist"/>
              </w:rPr>
              <w:t>8859part16</w:t>
            </w:r>
            <w:r w:rsidR="003E02E6">
              <w:rPr>
                <w:rStyle w:val="codelist"/>
              </w:rPr>
              <w:t xml:space="preserve">, </w:t>
            </w:r>
            <w:r w:rsidRPr="000770C9">
              <w:rPr>
                <w:rStyle w:val="codelist"/>
              </w:rPr>
              <w:t>jis</w:t>
            </w:r>
            <w:r w:rsidR="003E02E6">
              <w:rPr>
                <w:rStyle w:val="codelist"/>
              </w:rPr>
              <w:t xml:space="preserve">, </w:t>
            </w:r>
            <w:r w:rsidRPr="000770C9">
              <w:rPr>
                <w:rStyle w:val="codelist"/>
              </w:rPr>
              <w:t>shiftJIS</w:t>
            </w:r>
            <w:r w:rsidR="003E02E6">
              <w:rPr>
                <w:rStyle w:val="codelist"/>
              </w:rPr>
              <w:t xml:space="preserve">, </w:t>
            </w:r>
            <w:r w:rsidRPr="000770C9">
              <w:rPr>
                <w:rStyle w:val="codelist"/>
              </w:rPr>
              <w:t>eucJP</w:t>
            </w:r>
            <w:r w:rsidR="003E02E6">
              <w:rPr>
                <w:rStyle w:val="codelist"/>
              </w:rPr>
              <w:t xml:space="preserve">, </w:t>
            </w:r>
            <w:r w:rsidRPr="000770C9">
              <w:rPr>
                <w:rStyle w:val="codelist"/>
              </w:rPr>
              <w:t>usAscii</w:t>
            </w:r>
            <w:r w:rsidR="003E02E6">
              <w:rPr>
                <w:rStyle w:val="codelist"/>
              </w:rPr>
              <w:t xml:space="preserve">, </w:t>
            </w:r>
            <w:r w:rsidRPr="000770C9">
              <w:rPr>
                <w:rStyle w:val="codelist"/>
              </w:rPr>
              <w:t>ebcdic</w:t>
            </w:r>
            <w:r w:rsidR="003E02E6">
              <w:rPr>
                <w:rStyle w:val="codelist"/>
              </w:rPr>
              <w:t xml:space="preserve">, </w:t>
            </w:r>
            <w:r w:rsidRPr="000770C9">
              <w:rPr>
                <w:rStyle w:val="codelist"/>
              </w:rPr>
              <w:t>eucKR</w:t>
            </w:r>
            <w:r w:rsidR="003E02E6">
              <w:rPr>
                <w:rStyle w:val="codelist"/>
              </w:rPr>
              <w:t xml:space="preserve">, </w:t>
            </w:r>
            <w:r w:rsidRPr="000770C9">
              <w:rPr>
                <w:rStyle w:val="codelist"/>
              </w:rPr>
              <w:t>big5</w:t>
            </w:r>
            <w:r w:rsidR="003E02E6">
              <w:rPr>
                <w:rStyle w:val="codelist"/>
              </w:rPr>
              <w:t xml:space="preserve">, </w:t>
            </w:r>
            <w:r w:rsidRPr="000770C9">
              <w:rPr>
                <w:rStyle w:val="codelist"/>
              </w:rPr>
              <w:t>GB2312</w:t>
            </w:r>
          </w:p>
        </w:tc>
        <w:tc>
          <w:tcPr>
            <w:tcW w:w="2243" w:type="dxa"/>
          </w:tcPr>
          <w:p w:rsidR="00B638FB" w:rsidRDefault="00773F51" w:rsidP="00854C60">
            <w:r>
              <w:t>ISO 19115</w:t>
            </w:r>
            <w:r w:rsidR="00854C60">
              <w:t xml:space="preserve"> (B.5.10)</w:t>
            </w:r>
          </w:p>
        </w:tc>
      </w:tr>
      <w:tr w:rsidR="00773F51" w:rsidTr="008F1532">
        <w:trPr>
          <w:cantSplit/>
        </w:trPr>
        <w:tc>
          <w:tcPr>
            <w:tcW w:w="2208" w:type="dxa"/>
            <w:vMerge w:val="restart"/>
          </w:tcPr>
          <w:p w:rsidR="00773F51" w:rsidRPr="00776B46" w:rsidRDefault="00773F51" w:rsidP="00673BA2">
            <w:pPr>
              <w:rPr>
                <w:rStyle w:val="ElementxPath"/>
              </w:rPr>
            </w:pPr>
            <w:r w:rsidRPr="00776B46">
              <w:rPr>
                <w:rStyle w:val="ElementxPath"/>
              </w:rPr>
              <w:t>MD_Classification</w:t>
            </w:r>
            <w:r w:rsidR="008F07AB">
              <w:rPr>
                <w:rStyle w:val="ElementxPath"/>
              </w:rPr>
              <w:t>-</w:t>
            </w:r>
            <w:r w:rsidRPr="00776B46">
              <w:rPr>
                <w:rStyle w:val="ElementxPath"/>
              </w:rPr>
              <w:t>Code</w:t>
            </w:r>
          </w:p>
          <w:p w:rsidR="0032123C" w:rsidRDefault="0032123C" w:rsidP="00673BA2">
            <w:r w:rsidRPr="00776B46">
              <w:rPr>
                <w:rStyle w:val="ElementxPath"/>
              </w:rPr>
              <w:t>napMD_ClassificationCode</w:t>
            </w:r>
          </w:p>
        </w:tc>
        <w:tc>
          <w:tcPr>
            <w:tcW w:w="4800" w:type="dxa"/>
            <w:tcBorders>
              <w:bottom w:val="single" w:sz="4" w:space="0" w:color="000000"/>
            </w:tcBorders>
          </w:tcPr>
          <w:p w:rsidR="00773F51" w:rsidRPr="000770C9" w:rsidRDefault="00773F51" w:rsidP="00773F51">
            <w:pPr>
              <w:rPr>
                <w:rStyle w:val="codelist"/>
              </w:rPr>
            </w:pPr>
            <w:r w:rsidRPr="000770C9">
              <w:rPr>
                <w:rStyle w:val="codelist"/>
              </w:rPr>
              <w:t>unclassified</w:t>
            </w:r>
            <w:r w:rsidR="003E02E6">
              <w:rPr>
                <w:rStyle w:val="codelist"/>
              </w:rPr>
              <w:t xml:space="preserve">, </w:t>
            </w:r>
            <w:r w:rsidRPr="000770C9">
              <w:rPr>
                <w:rStyle w:val="codelist"/>
              </w:rPr>
              <w:t>restricted</w:t>
            </w:r>
            <w:r w:rsidR="003E02E6">
              <w:rPr>
                <w:rStyle w:val="codelist"/>
              </w:rPr>
              <w:t xml:space="preserve">, </w:t>
            </w:r>
            <w:r w:rsidRPr="000770C9">
              <w:rPr>
                <w:rStyle w:val="codelist"/>
              </w:rPr>
              <w:t>confide</w:t>
            </w:r>
            <w:r w:rsidRPr="000770C9">
              <w:rPr>
                <w:rStyle w:val="codelist"/>
              </w:rPr>
              <w:t>n</w:t>
            </w:r>
            <w:r w:rsidRPr="000770C9">
              <w:rPr>
                <w:rStyle w:val="codelist"/>
              </w:rPr>
              <w:t>tial</w:t>
            </w:r>
            <w:r w:rsidR="003E02E6">
              <w:rPr>
                <w:rStyle w:val="codelist"/>
              </w:rPr>
              <w:t xml:space="preserve">, </w:t>
            </w:r>
            <w:r w:rsidRPr="000770C9">
              <w:rPr>
                <w:rStyle w:val="codelist"/>
              </w:rPr>
              <w:t>secret</w:t>
            </w:r>
            <w:r w:rsidR="003E02E6">
              <w:rPr>
                <w:rStyle w:val="codelist"/>
              </w:rPr>
              <w:t xml:space="preserve">, </w:t>
            </w:r>
            <w:r w:rsidRPr="000770C9">
              <w:rPr>
                <w:rStyle w:val="codelist"/>
              </w:rPr>
              <w:t>topSecret</w:t>
            </w:r>
          </w:p>
        </w:tc>
        <w:tc>
          <w:tcPr>
            <w:tcW w:w="2243" w:type="dxa"/>
            <w:tcBorders>
              <w:bottom w:val="single" w:sz="4" w:space="0" w:color="000000"/>
            </w:tcBorders>
          </w:tcPr>
          <w:p w:rsidR="00773F51" w:rsidRDefault="00773F51" w:rsidP="00854C60">
            <w:r>
              <w:t>ISO 19115</w:t>
            </w:r>
            <w:r w:rsidR="00854C60">
              <w:t xml:space="preserve"> (B.5.11)</w:t>
            </w:r>
          </w:p>
        </w:tc>
      </w:tr>
      <w:tr w:rsidR="00773F51" w:rsidTr="008F1532">
        <w:trPr>
          <w:cantSplit/>
        </w:trPr>
        <w:tc>
          <w:tcPr>
            <w:tcW w:w="2208" w:type="dxa"/>
            <w:vMerge/>
          </w:tcPr>
          <w:p w:rsidR="00773F51" w:rsidRDefault="00773F51" w:rsidP="00673BA2"/>
        </w:tc>
        <w:tc>
          <w:tcPr>
            <w:tcW w:w="4800" w:type="dxa"/>
            <w:shd w:val="clear" w:color="auto" w:fill="CCFFFF"/>
          </w:tcPr>
          <w:p w:rsidR="00773F51" w:rsidRPr="000770C9" w:rsidRDefault="003E02E6" w:rsidP="00673BA2">
            <w:pPr>
              <w:rPr>
                <w:rStyle w:val="codelist"/>
              </w:rPr>
            </w:pPr>
            <w:r>
              <w:rPr>
                <w:rStyle w:val="codelist"/>
              </w:rPr>
              <w:t xml:space="preserve">…, </w:t>
            </w:r>
            <w:r w:rsidR="00773F51" w:rsidRPr="000770C9">
              <w:rPr>
                <w:rStyle w:val="codelist"/>
              </w:rPr>
              <w:t>sensitive</w:t>
            </w:r>
            <w:r>
              <w:rPr>
                <w:rStyle w:val="codelist"/>
              </w:rPr>
              <w:t xml:space="preserve">, </w:t>
            </w:r>
            <w:r w:rsidR="00773F51" w:rsidRPr="000770C9">
              <w:rPr>
                <w:rStyle w:val="codelist"/>
              </w:rPr>
              <w:t>forOfficialUseOnly</w:t>
            </w:r>
          </w:p>
        </w:tc>
        <w:tc>
          <w:tcPr>
            <w:tcW w:w="2243" w:type="dxa"/>
            <w:shd w:val="clear" w:color="auto" w:fill="CCFFFF"/>
          </w:tcPr>
          <w:p w:rsidR="00773F51" w:rsidRDefault="00773F51" w:rsidP="00673BA2">
            <w:r>
              <w:t>NAP expansion</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MD_CoverageContent</w:t>
            </w:r>
            <w:r w:rsidR="008F07AB">
              <w:rPr>
                <w:rStyle w:val="ElementxPath"/>
              </w:rPr>
              <w:t>-</w:t>
            </w:r>
            <w:r w:rsidRPr="00776B46">
              <w:rPr>
                <w:rStyle w:val="ElementxPath"/>
              </w:rPr>
              <w:t>TypeCode</w:t>
            </w:r>
          </w:p>
          <w:p w:rsidR="0032123C" w:rsidRDefault="0032123C" w:rsidP="00673BA2">
            <w:r w:rsidRPr="00776B46">
              <w:rPr>
                <w:rStyle w:val="ElementxPath"/>
              </w:rPr>
              <w:t>napMD_Coverage</w:t>
            </w:r>
            <w:r w:rsidR="008F07AB">
              <w:rPr>
                <w:rStyle w:val="ElementxPath"/>
              </w:rPr>
              <w:t>-</w:t>
            </w:r>
            <w:r w:rsidRPr="00776B46">
              <w:rPr>
                <w:rStyle w:val="ElementxPath"/>
              </w:rPr>
              <w:t>ContentTypeCode</w:t>
            </w:r>
          </w:p>
        </w:tc>
        <w:tc>
          <w:tcPr>
            <w:tcW w:w="4800" w:type="dxa"/>
          </w:tcPr>
          <w:p w:rsidR="00B638FB" w:rsidRPr="000770C9" w:rsidRDefault="00773F51" w:rsidP="00673BA2">
            <w:pPr>
              <w:rPr>
                <w:rStyle w:val="codelist"/>
              </w:rPr>
            </w:pPr>
            <w:r w:rsidRPr="000770C9">
              <w:rPr>
                <w:rStyle w:val="codelist"/>
              </w:rPr>
              <w:t>image</w:t>
            </w:r>
            <w:r w:rsidR="003E02E6">
              <w:rPr>
                <w:rStyle w:val="codelist"/>
              </w:rPr>
              <w:t xml:space="preserve">, </w:t>
            </w:r>
            <w:r w:rsidRPr="000770C9">
              <w:rPr>
                <w:rStyle w:val="codelist"/>
              </w:rPr>
              <w:t>thematicClassification</w:t>
            </w:r>
            <w:r w:rsidR="003E02E6">
              <w:rPr>
                <w:rStyle w:val="codelist"/>
              </w:rPr>
              <w:t xml:space="preserve">, </w:t>
            </w:r>
            <w:r w:rsidRPr="000770C9">
              <w:rPr>
                <w:rStyle w:val="codelist"/>
              </w:rPr>
              <w:t>phys</w:t>
            </w:r>
            <w:r w:rsidRPr="000770C9">
              <w:rPr>
                <w:rStyle w:val="codelist"/>
              </w:rPr>
              <w:t>i</w:t>
            </w:r>
            <w:r w:rsidRPr="000770C9">
              <w:rPr>
                <w:rStyle w:val="codelist"/>
              </w:rPr>
              <w:t>calMeasurement</w:t>
            </w:r>
          </w:p>
        </w:tc>
        <w:tc>
          <w:tcPr>
            <w:tcW w:w="2243" w:type="dxa"/>
          </w:tcPr>
          <w:p w:rsidR="00B638FB" w:rsidRDefault="00773F51" w:rsidP="00854C60">
            <w:r>
              <w:t>ISO 19115</w:t>
            </w:r>
            <w:r w:rsidR="00854C60">
              <w:t xml:space="preserve"> (B.5.12)</w:t>
            </w:r>
          </w:p>
        </w:tc>
      </w:tr>
      <w:tr w:rsidR="00B638FB" w:rsidTr="008F1532">
        <w:trPr>
          <w:cantSplit/>
        </w:trPr>
        <w:tc>
          <w:tcPr>
            <w:tcW w:w="2208" w:type="dxa"/>
          </w:tcPr>
          <w:p w:rsidR="00B638FB" w:rsidRDefault="00773F51" w:rsidP="00673BA2">
            <w:pPr>
              <w:rPr>
                <w:rStyle w:val="ElementxPath"/>
              </w:rPr>
            </w:pPr>
            <w:r w:rsidRPr="00776B46">
              <w:rPr>
                <w:rStyle w:val="ElementxPath"/>
              </w:rPr>
              <w:t>MD_DataTypeCode</w:t>
            </w:r>
          </w:p>
          <w:p w:rsidR="00776B46" w:rsidRPr="00776B46" w:rsidRDefault="00776B46" w:rsidP="00776B46">
            <w:r>
              <w:t>not used by NAP and USGIN</w:t>
            </w:r>
          </w:p>
        </w:tc>
        <w:tc>
          <w:tcPr>
            <w:tcW w:w="4800" w:type="dxa"/>
          </w:tcPr>
          <w:p w:rsidR="00B638FB" w:rsidRPr="000770C9" w:rsidRDefault="00773F51" w:rsidP="00673BA2">
            <w:pPr>
              <w:rPr>
                <w:rStyle w:val="codelist"/>
              </w:rPr>
            </w:pPr>
            <w:r w:rsidRPr="000770C9">
              <w:rPr>
                <w:rStyle w:val="codelist"/>
              </w:rPr>
              <w:t>class, codelist, enumeration, code</w:t>
            </w:r>
            <w:r w:rsidRPr="000770C9">
              <w:rPr>
                <w:rStyle w:val="codelist"/>
              </w:rPr>
              <w:t>l</w:t>
            </w:r>
            <w:r w:rsidRPr="000770C9">
              <w:rPr>
                <w:rStyle w:val="codelist"/>
              </w:rPr>
              <w:t>istElement, abstractClass, aggregat</w:t>
            </w:r>
            <w:r w:rsidRPr="000770C9">
              <w:rPr>
                <w:rStyle w:val="codelist"/>
              </w:rPr>
              <w:t>e</w:t>
            </w:r>
            <w:r w:rsidRPr="000770C9">
              <w:rPr>
                <w:rStyle w:val="codelist"/>
              </w:rPr>
              <w:t>Class, specifiedClass, datatypeClass, interfaceClass, unionClass, metaClass, typeClass, characterString, integer, association</w:t>
            </w:r>
          </w:p>
        </w:tc>
        <w:tc>
          <w:tcPr>
            <w:tcW w:w="2243" w:type="dxa"/>
          </w:tcPr>
          <w:p w:rsidR="00B638FB" w:rsidRDefault="00773F51" w:rsidP="00776B46">
            <w:r>
              <w:t>ISO 19115</w:t>
            </w:r>
            <w:r w:rsidR="00CA72B7">
              <w:t xml:space="preserve"> </w:t>
            </w:r>
            <w:r w:rsidR="00854C60">
              <w:t xml:space="preserve">(B.5.13) </w:t>
            </w:r>
            <w:r w:rsidR="00776B46">
              <w:t>–</w:t>
            </w:r>
            <w:r w:rsidR="00CA72B7">
              <w:t xml:space="preserve"> </w:t>
            </w:r>
            <w:r w:rsidR="00776B46">
              <w:t xml:space="preserve">The </w:t>
            </w:r>
            <w:r w:rsidR="00776B46" w:rsidRPr="00776B46">
              <w:rPr>
                <w:rStyle w:val="ElementxPath"/>
              </w:rPr>
              <w:t>MD_MetadataExtensionInformation</w:t>
            </w:r>
            <w:r w:rsidR="00776B46">
              <w:t xml:space="preserve"> element and its codelists are not </w:t>
            </w:r>
            <w:r>
              <w:t>used by NAP and USGIN</w:t>
            </w:r>
            <w:r w:rsidR="00776B46">
              <w:t>.</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MD_DimensionName</w:t>
            </w:r>
            <w:r w:rsidR="008F07AB">
              <w:rPr>
                <w:rStyle w:val="ElementxPath"/>
              </w:rPr>
              <w:t>-</w:t>
            </w:r>
            <w:r w:rsidRPr="00776B46">
              <w:rPr>
                <w:rStyle w:val="ElementxPath"/>
              </w:rPr>
              <w:t>TypeCode</w:t>
            </w:r>
          </w:p>
          <w:p w:rsidR="0032123C" w:rsidRDefault="0032123C" w:rsidP="00673BA2">
            <w:r w:rsidRPr="00776B46">
              <w:rPr>
                <w:rStyle w:val="ElementxPath"/>
              </w:rPr>
              <w:t>napMD_DimensionName</w:t>
            </w:r>
            <w:r w:rsidR="008F07AB">
              <w:rPr>
                <w:rStyle w:val="ElementxPath"/>
              </w:rPr>
              <w:t>-</w:t>
            </w:r>
            <w:r w:rsidRPr="00776B46">
              <w:rPr>
                <w:rStyle w:val="ElementxPath"/>
              </w:rPr>
              <w:t>TypeCode</w:t>
            </w:r>
          </w:p>
        </w:tc>
        <w:tc>
          <w:tcPr>
            <w:tcW w:w="4800" w:type="dxa"/>
          </w:tcPr>
          <w:p w:rsidR="00B638FB" w:rsidRPr="000770C9" w:rsidRDefault="00773F51" w:rsidP="00673BA2">
            <w:pPr>
              <w:rPr>
                <w:rStyle w:val="codelist"/>
              </w:rPr>
            </w:pPr>
            <w:r w:rsidRPr="000770C9">
              <w:rPr>
                <w:rStyle w:val="codelist"/>
              </w:rPr>
              <w:t>row</w:t>
            </w:r>
            <w:r w:rsidR="003E02E6">
              <w:rPr>
                <w:rStyle w:val="codelist"/>
              </w:rPr>
              <w:t xml:space="preserve">, </w:t>
            </w:r>
            <w:r w:rsidRPr="000770C9">
              <w:rPr>
                <w:rStyle w:val="codelist"/>
              </w:rPr>
              <w:t>column</w:t>
            </w:r>
            <w:r w:rsidR="003E02E6">
              <w:rPr>
                <w:rStyle w:val="codelist"/>
              </w:rPr>
              <w:t xml:space="preserve">, </w:t>
            </w:r>
            <w:r w:rsidRPr="000770C9">
              <w:rPr>
                <w:rStyle w:val="codelist"/>
              </w:rPr>
              <w:t>vertical</w:t>
            </w:r>
            <w:r w:rsidR="003E02E6">
              <w:rPr>
                <w:rStyle w:val="codelist"/>
              </w:rPr>
              <w:t xml:space="preserve">, </w:t>
            </w:r>
            <w:r w:rsidRPr="000770C9">
              <w:rPr>
                <w:rStyle w:val="codelist"/>
              </w:rPr>
              <w:t>track</w:t>
            </w:r>
            <w:r w:rsidR="003E02E6">
              <w:rPr>
                <w:rStyle w:val="codelist"/>
              </w:rPr>
              <w:t xml:space="preserve">, </w:t>
            </w:r>
            <w:r w:rsidRPr="000770C9">
              <w:rPr>
                <w:rStyle w:val="codelist"/>
              </w:rPr>
              <w:t>cros</w:t>
            </w:r>
            <w:r w:rsidRPr="000770C9">
              <w:rPr>
                <w:rStyle w:val="codelist"/>
              </w:rPr>
              <w:t>s</w:t>
            </w:r>
            <w:r w:rsidRPr="000770C9">
              <w:rPr>
                <w:rStyle w:val="codelist"/>
              </w:rPr>
              <w:t>Track</w:t>
            </w:r>
            <w:r w:rsidR="003E02E6">
              <w:rPr>
                <w:rStyle w:val="codelist"/>
              </w:rPr>
              <w:t xml:space="preserve">, </w:t>
            </w:r>
            <w:r w:rsidRPr="000770C9">
              <w:rPr>
                <w:rStyle w:val="codelist"/>
              </w:rPr>
              <w:t>line</w:t>
            </w:r>
            <w:r w:rsidR="003E02E6">
              <w:rPr>
                <w:rStyle w:val="codelist"/>
              </w:rPr>
              <w:t xml:space="preserve">, </w:t>
            </w:r>
            <w:r w:rsidRPr="000770C9">
              <w:rPr>
                <w:rStyle w:val="codelist"/>
              </w:rPr>
              <w:t>sample</w:t>
            </w:r>
            <w:r w:rsidR="003E02E6">
              <w:rPr>
                <w:rStyle w:val="codelist"/>
              </w:rPr>
              <w:t xml:space="preserve">, </w:t>
            </w:r>
            <w:r w:rsidRPr="000770C9">
              <w:rPr>
                <w:rStyle w:val="codelist"/>
              </w:rPr>
              <w:t>time</w:t>
            </w:r>
          </w:p>
        </w:tc>
        <w:tc>
          <w:tcPr>
            <w:tcW w:w="2243" w:type="dxa"/>
          </w:tcPr>
          <w:p w:rsidR="00B638FB" w:rsidRDefault="000D2DCD" w:rsidP="00854C60">
            <w:r>
              <w:t>ISO 19115</w:t>
            </w:r>
            <w:r w:rsidR="00854C60">
              <w:t xml:space="preserve"> (B.5.14)</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MD_GeometricObject</w:t>
            </w:r>
            <w:r w:rsidR="008F07AB">
              <w:rPr>
                <w:rStyle w:val="ElementxPath"/>
              </w:rPr>
              <w:t>-</w:t>
            </w:r>
            <w:r w:rsidRPr="00776B46">
              <w:rPr>
                <w:rStyle w:val="ElementxPath"/>
              </w:rPr>
              <w:t>TypeCode</w:t>
            </w:r>
          </w:p>
          <w:p w:rsidR="0032123C" w:rsidRDefault="0032123C" w:rsidP="00673BA2">
            <w:r w:rsidRPr="00776B46">
              <w:rPr>
                <w:rStyle w:val="ElementxPath"/>
              </w:rPr>
              <w:t>napMD_Geometric</w:t>
            </w:r>
            <w:r w:rsidR="008F07AB">
              <w:rPr>
                <w:rStyle w:val="ElementxPath"/>
              </w:rPr>
              <w:t>-</w:t>
            </w:r>
            <w:r w:rsidRPr="00776B46">
              <w:rPr>
                <w:rStyle w:val="ElementxPath"/>
              </w:rPr>
              <w:t>ObjectTypeCode</w:t>
            </w:r>
          </w:p>
        </w:tc>
        <w:tc>
          <w:tcPr>
            <w:tcW w:w="4800" w:type="dxa"/>
          </w:tcPr>
          <w:p w:rsidR="00B638FB" w:rsidRPr="000770C9" w:rsidRDefault="00773F51" w:rsidP="00673BA2">
            <w:pPr>
              <w:rPr>
                <w:rStyle w:val="codelist"/>
              </w:rPr>
            </w:pPr>
            <w:r w:rsidRPr="000770C9">
              <w:rPr>
                <w:rStyle w:val="codelist"/>
              </w:rPr>
              <w:t>complex</w:t>
            </w:r>
            <w:r w:rsidR="003E02E6">
              <w:rPr>
                <w:rStyle w:val="codelist"/>
              </w:rPr>
              <w:t xml:space="preserve">, </w:t>
            </w:r>
            <w:r w:rsidRPr="000770C9">
              <w:rPr>
                <w:rStyle w:val="codelist"/>
              </w:rPr>
              <w:t>composite</w:t>
            </w:r>
            <w:r w:rsidR="003E02E6">
              <w:rPr>
                <w:rStyle w:val="codelist"/>
              </w:rPr>
              <w:t xml:space="preserve">, </w:t>
            </w:r>
            <w:r w:rsidRPr="000770C9">
              <w:rPr>
                <w:rStyle w:val="codelist"/>
              </w:rPr>
              <w:t>curve</w:t>
            </w:r>
            <w:r w:rsidR="003E02E6">
              <w:rPr>
                <w:rStyle w:val="codelist"/>
              </w:rPr>
              <w:t xml:space="preserve">, </w:t>
            </w:r>
            <w:r w:rsidRPr="000770C9">
              <w:rPr>
                <w:rStyle w:val="codelist"/>
              </w:rPr>
              <w:t>point</w:t>
            </w:r>
            <w:r w:rsidR="003E02E6">
              <w:rPr>
                <w:rStyle w:val="codelist"/>
              </w:rPr>
              <w:t xml:space="preserve">, </w:t>
            </w:r>
            <w:r w:rsidRPr="000770C9">
              <w:rPr>
                <w:rStyle w:val="codelist"/>
              </w:rPr>
              <w:t>so</w:t>
            </w:r>
            <w:r w:rsidRPr="000770C9">
              <w:rPr>
                <w:rStyle w:val="codelist"/>
              </w:rPr>
              <w:t>l</w:t>
            </w:r>
            <w:r w:rsidRPr="000770C9">
              <w:rPr>
                <w:rStyle w:val="codelist"/>
              </w:rPr>
              <w:t>id</w:t>
            </w:r>
            <w:r w:rsidR="003E02E6">
              <w:rPr>
                <w:rStyle w:val="codelist"/>
              </w:rPr>
              <w:t xml:space="preserve">, </w:t>
            </w:r>
            <w:r w:rsidRPr="000770C9">
              <w:rPr>
                <w:rStyle w:val="codelist"/>
              </w:rPr>
              <w:t>surface</w:t>
            </w:r>
          </w:p>
        </w:tc>
        <w:tc>
          <w:tcPr>
            <w:tcW w:w="2243" w:type="dxa"/>
          </w:tcPr>
          <w:p w:rsidR="00B638FB" w:rsidRDefault="000D2DCD" w:rsidP="00854C60">
            <w:r>
              <w:t>ISO 19115</w:t>
            </w:r>
            <w:r w:rsidR="00854C60">
              <w:t xml:space="preserve"> (B.5.15)</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lastRenderedPageBreak/>
              <w:t>MD_ImagingCondition</w:t>
            </w:r>
            <w:r w:rsidR="008F07AB">
              <w:rPr>
                <w:rStyle w:val="ElementxPath"/>
              </w:rPr>
              <w:t>-</w:t>
            </w:r>
            <w:r w:rsidRPr="00776B46">
              <w:rPr>
                <w:rStyle w:val="ElementxPath"/>
              </w:rPr>
              <w:t>Code</w:t>
            </w:r>
          </w:p>
          <w:p w:rsidR="0032123C" w:rsidRDefault="0032123C" w:rsidP="00673BA2">
            <w:r w:rsidRPr="00776B46">
              <w:rPr>
                <w:rStyle w:val="ElementxPath"/>
              </w:rPr>
              <w:t>napMD_Imaging</w:t>
            </w:r>
            <w:r w:rsidR="008F07AB">
              <w:rPr>
                <w:rStyle w:val="ElementxPath"/>
              </w:rPr>
              <w:t>-</w:t>
            </w:r>
            <w:r w:rsidRPr="00776B46">
              <w:rPr>
                <w:rStyle w:val="ElementxPath"/>
              </w:rPr>
              <w:t>ConditionCode</w:t>
            </w:r>
          </w:p>
        </w:tc>
        <w:tc>
          <w:tcPr>
            <w:tcW w:w="4800" w:type="dxa"/>
          </w:tcPr>
          <w:p w:rsidR="00B638FB" w:rsidRPr="000770C9" w:rsidRDefault="000D2DCD" w:rsidP="00673BA2">
            <w:pPr>
              <w:rPr>
                <w:rStyle w:val="codelist"/>
              </w:rPr>
            </w:pPr>
            <w:r w:rsidRPr="000770C9">
              <w:rPr>
                <w:rStyle w:val="codelist"/>
              </w:rPr>
              <w:t>blurredImage</w:t>
            </w:r>
            <w:r w:rsidR="003E02E6">
              <w:rPr>
                <w:rStyle w:val="codelist"/>
              </w:rPr>
              <w:t xml:space="preserve">, </w:t>
            </w:r>
            <w:r w:rsidRPr="000770C9">
              <w:rPr>
                <w:rStyle w:val="codelist"/>
              </w:rPr>
              <w:t>cloud</w:t>
            </w:r>
            <w:r w:rsidR="003E02E6">
              <w:rPr>
                <w:rStyle w:val="codelist"/>
              </w:rPr>
              <w:t xml:space="preserve">, </w:t>
            </w:r>
            <w:r w:rsidRPr="000770C9">
              <w:rPr>
                <w:rStyle w:val="codelist"/>
              </w:rPr>
              <w:t>degra</w:t>
            </w:r>
            <w:r w:rsidRPr="000770C9">
              <w:rPr>
                <w:rStyle w:val="codelist"/>
              </w:rPr>
              <w:t>d</w:t>
            </w:r>
            <w:r w:rsidRPr="000770C9">
              <w:rPr>
                <w:rStyle w:val="codelist"/>
              </w:rPr>
              <w:t>ingObliquitty</w:t>
            </w:r>
            <w:r w:rsidR="003E02E6">
              <w:rPr>
                <w:rStyle w:val="codelist"/>
              </w:rPr>
              <w:t xml:space="preserve">, </w:t>
            </w:r>
            <w:r w:rsidRPr="000770C9">
              <w:rPr>
                <w:rStyle w:val="codelist"/>
              </w:rPr>
              <w:t>fog</w:t>
            </w:r>
            <w:r w:rsidR="003E02E6">
              <w:rPr>
                <w:rStyle w:val="codelist"/>
              </w:rPr>
              <w:t xml:space="preserve">, </w:t>
            </w:r>
            <w:r w:rsidRPr="000770C9">
              <w:rPr>
                <w:rStyle w:val="codelist"/>
              </w:rPr>
              <w:t>heavySmokeOrDust</w:t>
            </w:r>
            <w:r w:rsidR="003E02E6">
              <w:rPr>
                <w:rStyle w:val="codelist"/>
              </w:rPr>
              <w:t xml:space="preserve">, </w:t>
            </w:r>
            <w:r w:rsidRPr="000770C9">
              <w:rPr>
                <w:rStyle w:val="codelist"/>
              </w:rPr>
              <w:t>night</w:t>
            </w:r>
            <w:r w:rsidR="003E02E6">
              <w:rPr>
                <w:rStyle w:val="codelist"/>
              </w:rPr>
              <w:t xml:space="preserve">, </w:t>
            </w:r>
            <w:r w:rsidRPr="000770C9">
              <w:rPr>
                <w:rStyle w:val="codelist"/>
              </w:rPr>
              <w:t>rain</w:t>
            </w:r>
            <w:r w:rsidR="003E02E6">
              <w:rPr>
                <w:rStyle w:val="codelist"/>
              </w:rPr>
              <w:t xml:space="preserve">, </w:t>
            </w:r>
            <w:r w:rsidRPr="000770C9">
              <w:rPr>
                <w:rStyle w:val="codelist"/>
              </w:rPr>
              <w:t>semiDarkness</w:t>
            </w:r>
            <w:r w:rsidR="003E02E6">
              <w:rPr>
                <w:rStyle w:val="codelist"/>
              </w:rPr>
              <w:t xml:space="preserve">, </w:t>
            </w:r>
            <w:r w:rsidRPr="000770C9">
              <w:rPr>
                <w:rStyle w:val="codelist"/>
              </w:rPr>
              <w:t>shadow</w:t>
            </w:r>
            <w:r w:rsidR="003E02E6">
              <w:rPr>
                <w:rStyle w:val="codelist"/>
              </w:rPr>
              <w:t xml:space="preserve">, </w:t>
            </w:r>
            <w:r w:rsidRPr="000770C9">
              <w:rPr>
                <w:rStyle w:val="codelist"/>
              </w:rPr>
              <w:t>snow</w:t>
            </w:r>
            <w:r w:rsidR="003E02E6">
              <w:rPr>
                <w:rStyle w:val="codelist"/>
              </w:rPr>
              <w:t xml:space="preserve">, </w:t>
            </w:r>
            <w:r w:rsidRPr="000770C9">
              <w:rPr>
                <w:rStyle w:val="codelist"/>
              </w:rPr>
              <w:t>terrainMasking</w:t>
            </w:r>
          </w:p>
        </w:tc>
        <w:tc>
          <w:tcPr>
            <w:tcW w:w="2243" w:type="dxa"/>
          </w:tcPr>
          <w:p w:rsidR="00B638FB" w:rsidRDefault="000D2DCD" w:rsidP="00854C60">
            <w:r>
              <w:t>ISO 19115</w:t>
            </w:r>
            <w:r w:rsidR="00854C60">
              <w:t xml:space="preserve"> (B.5.16)</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MD_KeywordTypeCode</w:t>
            </w:r>
          </w:p>
          <w:p w:rsidR="0032123C" w:rsidRDefault="0032123C" w:rsidP="00673BA2">
            <w:r w:rsidRPr="00776B46">
              <w:rPr>
                <w:rStyle w:val="ElementxPath"/>
              </w:rPr>
              <w:t>napMD_KeywordType</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discipline</w:t>
            </w:r>
            <w:r w:rsidR="003E02E6">
              <w:rPr>
                <w:rStyle w:val="codelist"/>
              </w:rPr>
              <w:t xml:space="preserve">, </w:t>
            </w:r>
            <w:r w:rsidRPr="000770C9">
              <w:rPr>
                <w:rStyle w:val="codelist"/>
              </w:rPr>
              <w:t>place</w:t>
            </w:r>
            <w:r w:rsidR="003E02E6">
              <w:rPr>
                <w:rStyle w:val="codelist"/>
              </w:rPr>
              <w:t xml:space="preserve">, </w:t>
            </w:r>
            <w:r w:rsidRPr="000770C9">
              <w:rPr>
                <w:rStyle w:val="codelist"/>
              </w:rPr>
              <w:t>stratum</w:t>
            </w:r>
            <w:r w:rsidR="003E02E6">
              <w:rPr>
                <w:rStyle w:val="codelist"/>
              </w:rPr>
              <w:t xml:space="preserve">, </w:t>
            </w:r>
            <w:r w:rsidRPr="000770C9">
              <w:rPr>
                <w:rStyle w:val="codelist"/>
              </w:rPr>
              <w:t>temporal</w:t>
            </w:r>
            <w:r w:rsidR="003E02E6">
              <w:rPr>
                <w:rStyle w:val="codelist"/>
              </w:rPr>
              <w:t xml:space="preserve">, </w:t>
            </w:r>
            <w:r w:rsidRPr="000770C9">
              <w:rPr>
                <w:rStyle w:val="codelist"/>
              </w:rPr>
              <w:t>theme</w:t>
            </w:r>
          </w:p>
        </w:tc>
        <w:tc>
          <w:tcPr>
            <w:tcW w:w="2243" w:type="dxa"/>
            <w:tcBorders>
              <w:bottom w:val="single" w:sz="4" w:space="0" w:color="000000"/>
            </w:tcBorders>
          </w:tcPr>
          <w:p w:rsidR="000D2DCD" w:rsidRDefault="000D2DCD" w:rsidP="00854C60">
            <w:r>
              <w:t>ISO 19115</w:t>
            </w:r>
            <w:r w:rsidR="00854C60">
              <w:t xml:space="preserve"> (B.5.17)</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product</w:t>
            </w:r>
            <w:r>
              <w:rPr>
                <w:rStyle w:val="codelist"/>
              </w:rPr>
              <w:t xml:space="preserve">, </w:t>
            </w:r>
            <w:r w:rsidR="000D2DCD" w:rsidRPr="000770C9">
              <w:rPr>
                <w:rStyle w:val="codelist"/>
              </w:rPr>
              <w:t>subTopicCategory</w:t>
            </w:r>
          </w:p>
        </w:tc>
        <w:tc>
          <w:tcPr>
            <w:tcW w:w="2243" w:type="dxa"/>
            <w:shd w:val="clear" w:color="auto" w:fill="CCFFFF"/>
          </w:tcPr>
          <w:p w:rsidR="000D2DCD" w:rsidRDefault="00972569"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MD_Maintenance</w:t>
            </w:r>
            <w:r w:rsidR="008F07AB">
              <w:rPr>
                <w:rStyle w:val="ElementxPath"/>
              </w:rPr>
              <w:t>-</w:t>
            </w:r>
            <w:r w:rsidRPr="00776B46">
              <w:rPr>
                <w:rStyle w:val="ElementxPath"/>
              </w:rPr>
              <w:t>FrequencyCode</w:t>
            </w:r>
          </w:p>
          <w:p w:rsidR="0032123C" w:rsidRDefault="0032123C" w:rsidP="00673BA2">
            <w:r w:rsidRPr="00776B46">
              <w:rPr>
                <w:rStyle w:val="ElementxPath"/>
              </w:rPr>
              <w:t>napMD_Maintenance</w:t>
            </w:r>
            <w:r w:rsidR="008F07AB">
              <w:rPr>
                <w:rStyle w:val="ElementxPath"/>
              </w:rPr>
              <w:t>-</w:t>
            </w:r>
            <w:r w:rsidRPr="00776B46">
              <w:rPr>
                <w:rStyle w:val="ElementxPath"/>
              </w:rPr>
              <w:t>FrequencyCode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continual</w:t>
            </w:r>
            <w:r w:rsidR="003E02E6">
              <w:rPr>
                <w:rStyle w:val="codelist"/>
              </w:rPr>
              <w:t xml:space="preserve">, </w:t>
            </w:r>
            <w:r w:rsidRPr="000770C9">
              <w:rPr>
                <w:rStyle w:val="codelist"/>
              </w:rPr>
              <w:t>daily</w:t>
            </w:r>
            <w:r w:rsidR="003E02E6">
              <w:rPr>
                <w:rStyle w:val="codelist"/>
              </w:rPr>
              <w:t xml:space="preserve">, </w:t>
            </w:r>
            <w:r w:rsidRPr="000770C9">
              <w:rPr>
                <w:rStyle w:val="codelist"/>
              </w:rPr>
              <w:t>weekly</w:t>
            </w:r>
            <w:r w:rsidR="003E02E6">
              <w:rPr>
                <w:rStyle w:val="codelist"/>
              </w:rPr>
              <w:t xml:space="preserve">, </w:t>
            </w:r>
            <w:r w:rsidRPr="000770C9">
              <w:rPr>
                <w:rStyle w:val="codelist"/>
              </w:rPr>
              <w:t>fortnightly</w:t>
            </w:r>
            <w:r w:rsidR="003E02E6">
              <w:rPr>
                <w:rStyle w:val="codelist"/>
              </w:rPr>
              <w:t xml:space="preserve">, </w:t>
            </w:r>
            <w:r w:rsidRPr="000770C9">
              <w:rPr>
                <w:rStyle w:val="codelist"/>
              </w:rPr>
              <w:t>monthly</w:t>
            </w:r>
            <w:r w:rsidR="003E02E6">
              <w:rPr>
                <w:rStyle w:val="codelist"/>
              </w:rPr>
              <w:t xml:space="preserve">, </w:t>
            </w:r>
            <w:r w:rsidRPr="000770C9">
              <w:rPr>
                <w:rStyle w:val="codelist"/>
              </w:rPr>
              <w:t>quarterly</w:t>
            </w:r>
            <w:r w:rsidR="003E02E6">
              <w:rPr>
                <w:rStyle w:val="codelist"/>
              </w:rPr>
              <w:t xml:space="preserve">, </w:t>
            </w:r>
            <w:r w:rsidRPr="000770C9">
              <w:rPr>
                <w:rStyle w:val="codelist"/>
              </w:rPr>
              <w:t>biannually</w:t>
            </w:r>
            <w:r w:rsidR="003E02E6">
              <w:rPr>
                <w:rStyle w:val="codelist"/>
              </w:rPr>
              <w:t xml:space="preserve">, </w:t>
            </w:r>
            <w:r w:rsidRPr="000770C9">
              <w:rPr>
                <w:rStyle w:val="codelist"/>
              </w:rPr>
              <w:t>ann</w:t>
            </w:r>
            <w:r w:rsidRPr="000770C9">
              <w:rPr>
                <w:rStyle w:val="codelist"/>
              </w:rPr>
              <w:t>u</w:t>
            </w:r>
            <w:r w:rsidRPr="000770C9">
              <w:rPr>
                <w:rStyle w:val="codelist"/>
              </w:rPr>
              <w:t>ally</w:t>
            </w:r>
            <w:r w:rsidR="003E02E6">
              <w:rPr>
                <w:rStyle w:val="codelist"/>
              </w:rPr>
              <w:t xml:space="preserve">, </w:t>
            </w:r>
            <w:r w:rsidRPr="000770C9">
              <w:rPr>
                <w:rStyle w:val="codelist"/>
              </w:rPr>
              <w:t>asNeeded</w:t>
            </w:r>
            <w:r w:rsidR="003E02E6">
              <w:rPr>
                <w:rStyle w:val="codelist"/>
              </w:rPr>
              <w:t xml:space="preserve">, </w:t>
            </w:r>
            <w:r w:rsidRPr="000770C9">
              <w:rPr>
                <w:rStyle w:val="codelist"/>
              </w:rPr>
              <w:t>irregular</w:t>
            </w:r>
            <w:r w:rsidR="003E02E6">
              <w:rPr>
                <w:rStyle w:val="codelist"/>
              </w:rPr>
              <w:t xml:space="preserve">, </w:t>
            </w:r>
            <w:r w:rsidRPr="000770C9">
              <w:rPr>
                <w:rStyle w:val="codelist"/>
              </w:rPr>
              <w:t>notPlanned</w:t>
            </w:r>
            <w:r w:rsidR="003E02E6">
              <w:rPr>
                <w:rStyle w:val="codelist"/>
              </w:rPr>
              <w:t xml:space="preserve">, </w:t>
            </w:r>
            <w:r w:rsidRPr="000770C9">
              <w:rPr>
                <w:rStyle w:val="codelist"/>
              </w:rPr>
              <w:t>unknown</w:t>
            </w:r>
          </w:p>
        </w:tc>
        <w:tc>
          <w:tcPr>
            <w:tcW w:w="2243" w:type="dxa"/>
            <w:tcBorders>
              <w:bottom w:val="single" w:sz="4" w:space="0" w:color="000000"/>
            </w:tcBorders>
          </w:tcPr>
          <w:p w:rsidR="000D2DCD" w:rsidRDefault="000D2DCD" w:rsidP="00854C60">
            <w:r>
              <w:t>ISO 19115</w:t>
            </w:r>
            <w:r w:rsidR="00854C60">
              <w:t xml:space="preserve"> (B.5.18)</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semimonthly</w:t>
            </w:r>
          </w:p>
        </w:tc>
        <w:tc>
          <w:tcPr>
            <w:tcW w:w="2243" w:type="dxa"/>
            <w:shd w:val="clear" w:color="auto" w:fill="CCFFFF"/>
          </w:tcPr>
          <w:p w:rsidR="000D2DCD" w:rsidRDefault="000D2DCD" w:rsidP="00673BA2">
            <w:r>
              <w:t>NAP expansion</w:t>
            </w:r>
          </w:p>
        </w:tc>
      </w:tr>
      <w:tr w:rsidR="000D2DCD" w:rsidTr="008F1532">
        <w:trPr>
          <w:cantSplit/>
        </w:trPr>
        <w:tc>
          <w:tcPr>
            <w:tcW w:w="2208" w:type="dxa"/>
            <w:vMerge w:val="restart"/>
          </w:tcPr>
          <w:p w:rsidR="000D2DCD" w:rsidRPr="00776B46" w:rsidRDefault="000D2DCD" w:rsidP="0013177C">
            <w:pPr>
              <w:keepNext/>
              <w:rPr>
                <w:rStyle w:val="ElementxPath"/>
              </w:rPr>
            </w:pPr>
            <w:r w:rsidRPr="00776B46">
              <w:rPr>
                <w:rStyle w:val="ElementxPath"/>
              </w:rPr>
              <w:t>MD_MediumFormatCode</w:t>
            </w:r>
          </w:p>
          <w:p w:rsidR="0032123C" w:rsidRDefault="0032123C" w:rsidP="0013177C">
            <w:pPr>
              <w:keepNext/>
            </w:pPr>
            <w:r w:rsidRPr="00776B46">
              <w:rPr>
                <w:rStyle w:val="ElementxPath"/>
              </w:rPr>
              <w:t>napMD_MediumFormat</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13177C">
            <w:pPr>
              <w:keepNext/>
              <w:rPr>
                <w:rStyle w:val="codelist"/>
              </w:rPr>
            </w:pPr>
            <w:r w:rsidRPr="000770C9">
              <w:rPr>
                <w:rStyle w:val="codelist"/>
              </w:rPr>
              <w:t>cpio</w:t>
            </w:r>
            <w:r w:rsidR="003E02E6">
              <w:rPr>
                <w:rStyle w:val="codelist"/>
              </w:rPr>
              <w:t xml:space="preserve">, </w:t>
            </w:r>
            <w:r w:rsidRPr="000770C9">
              <w:rPr>
                <w:rStyle w:val="codelist"/>
              </w:rPr>
              <w:t>tar</w:t>
            </w:r>
            <w:r w:rsidR="003E02E6">
              <w:rPr>
                <w:rStyle w:val="codelist"/>
              </w:rPr>
              <w:t xml:space="preserve">, </w:t>
            </w:r>
            <w:r w:rsidRPr="000770C9">
              <w:rPr>
                <w:rStyle w:val="codelist"/>
              </w:rPr>
              <w:t>highSierra</w:t>
            </w:r>
            <w:r w:rsidR="003E02E6">
              <w:rPr>
                <w:rStyle w:val="codelist"/>
              </w:rPr>
              <w:t xml:space="preserve">, </w:t>
            </w:r>
            <w:r w:rsidRPr="000770C9">
              <w:rPr>
                <w:rStyle w:val="codelist"/>
              </w:rPr>
              <w:t>iso9660</w:t>
            </w:r>
            <w:r w:rsidR="003E02E6">
              <w:rPr>
                <w:rStyle w:val="codelist"/>
              </w:rPr>
              <w:t xml:space="preserve">, </w:t>
            </w:r>
            <w:r w:rsidRPr="000770C9">
              <w:rPr>
                <w:rStyle w:val="codelist"/>
              </w:rPr>
              <w:t>iso9660RockRidge</w:t>
            </w:r>
            <w:r w:rsidR="003E02E6">
              <w:rPr>
                <w:rStyle w:val="codelist"/>
              </w:rPr>
              <w:t xml:space="preserve">, </w:t>
            </w:r>
            <w:r w:rsidRPr="000770C9">
              <w:rPr>
                <w:rStyle w:val="codelist"/>
              </w:rPr>
              <w:t>iso9660AppleHFS</w:t>
            </w:r>
          </w:p>
        </w:tc>
        <w:tc>
          <w:tcPr>
            <w:tcW w:w="2243" w:type="dxa"/>
            <w:tcBorders>
              <w:bottom w:val="single" w:sz="4" w:space="0" w:color="000000"/>
            </w:tcBorders>
          </w:tcPr>
          <w:p w:rsidR="000D2DCD" w:rsidRDefault="000D2DCD" w:rsidP="0013177C">
            <w:pPr>
              <w:keepNext/>
            </w:pPr>
            <w:r>
              <w:t>ISO 19115</w:t>
            </w:r>
            <w:r w:rsidR="00854C60">
              <w:t xml:space="preserve"> (B.5.19)</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UDF</w:t>
            </w:r>
          </w:p>
        </w:tc>
        <w:tc>
          <w:tcPr>
            <w:tcW w:w="2243" w:type="dxa"/>
            <w:shd w:val="clear" w:color="auto" w:fill="CCFFFF"/>
          </w:tcPr>
          <w:p w:rsidR="000D2DCD" w:rsidRDefault="000D2DCD"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MD_MediumNameCode</w:t>
            </w:r>
          </w:p>
          <w:p w:rsidR="0032123C" w:rsidRDefault="0032123C" w:rsidP="00673BA2">
            <w:r w:rsidRPr="00776B46">
              <w:rPr>
                <w:rStyle w:val="ElementxPath"/>
              </w:rPr>
              <w:t>napMD_MediumNameCode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cdRom</w:t>
            </w:r>
            <w:r w:rsidR="003E02E6">
              <w:rPr>
                <w:rStyle w:val="codelist"/>
              </w:rPr>
              <w:t xml:space="preserve">, </w:t>
            </w:r>
            <w:r w:rsidRPr="000770C9">
              <w:rPr>
                <w:rStyle w:val="codelist"/>
              </w:rPr>
              <w:t>dvd</w:t>
            </w:r>
            <w:r w:rsidR="003E02E6">
              <w:rPr>
                <w:rStyle w:val="codelist"/>
              </w:rPr>
              <w:t xml:space="preserve">, </w:t>
            </w:r>
            <w:r w:rsidRPr="000770C9">
              <w:rPr>
                <w:rStyle w:val="codelist"/>
              </w:rPr>
              <w:t>dvdRom</w:t>
            </w:r>
            <w:r w:rsidR="003E02E6">
              <w:rPr>
                <w:rStyle w:val="codelist"/>
              </w:rPr>
              <w:t xml:space="preserve">, </w:t>
            </w:r>
            <w:r w:rsidRPr="000770C9">
              <w:rPr>
                <w:rStyle w:val="codelist"/>
              </w:rPr>
              <w:t>3halfinchFloppy</w:t>
            </w:r>
            <w:r w:rsidR="003E02E6">
              <w:rPr>
                <w:rStyle w:val="codelist"/>
              </w:rPr>
              <w:t xml:space="preserve">, </w:t>
            </w:r>
            <w:r w:rsidRPr="000770C9">
              <w:rPr>
                <w:rStyle w:val="codelist"/>
              </w:rPr>
              <w:t>5quarterInchFloppy</w:t>
            </w:r>
            <w:r w:rsidR="003E02E6">
              <w:rPr>
                <w:rStyle w:val="codelist"/>
              </w:rPr>
              <w:t xml:space="preserve">, </w:t>
            </w:r>
            <w:r w:rsidRPr="000770C9">
              <w:rPr>
                <w:rStyle w:val="codelist"/>
              </w:rPr>
              <w:t>7trackTape</w:t>
            </w:r>
            <w:r w:rsidR="003E02E6">
              <w:rPr>
                <w:rStyle w:val="codelist"/>
              </w:rPr>
              <w:t xml:space="preserve">, </w:t>
            </w:r>
            <w:r w:rsidRPr="000770C9">
              <w:rPr>
                <w:rStyle w:val="codelist"/>
              </w:rPr>
              <w:t>9trackTape</w:t>
            </w:r>
            <w:r w:rsidR="003E02E6">
              <w:rPr>
                <w:rStyle w:val="codelist"/>
              </w:rPr>
              <w:t xml:space="preserve">, </w:t>
            </w:r>
            <w:r w:rsidRPr="000770C9">
              <w:rPr>
                <w:rStyle w:val="codelist"/>
              </w:rPr>
              <w:t>3480Cartridge</w:t>
            </w:r>
            <w:r w:rsidR="003E02E6">
              <w:rPr>
                <w:rStyle w:val="codelist"/>
              </w:rPr>
              <w:t xml:space="preserve">, </w:t>
            </w:r>
            <w:r w:rsidRPr="000770C9">
              <w:rPr>
                <w:rStyle w:val="codelist"/>
              </w:rPr>
              <w:t>3490Cartridge</w:t>
            </w:r>
            <w:r w:rsidR="003E02E6">
              <w:rPr>
                <w:rStyle w:val="codelist"/>
              </w:rPr>
              <w:t xml:space="preserve">, </w:t>
            </w:r>
            <w:r w:rsidRPr="000770C9">
              <w:rPr>
                <w:rStyle w:val="codelist"/>
              </w:rPr>
              <w:t>3580Cartridge</w:t>
            </w:r>
            <w:r w:rsidR="003E02E6">
              <w:rPr>
                <w:rStyle w:val="codelist"/>
              </w:rPr>
              <w:t xml:space="preserve">, </w:t>
            </w:r>
            <w:r w:rsidRPr="000770C9">
              <w:rPr>
                <w:rStyle w:val="codelist"/>
              </w:rPr>
              <w:t>4mmCartridgeTape</w:t>
            </w:r>
            <w:r w:rsidR="003E02E6">
              <w:rPr>
                <w:rStyle w:val="codelist"/>
              </w:rPr>
              <w:t xml:space="preserve">, </w:t>
            </w:r>
            <w:r w:rsidRPr="000770C9">
              <w:rPr>
                <w:rStyle w:val="codelist"/>
              </w:rPr>
              <w:t>8mmCartridgeTape</w:t>
            </w:r>
            <w:r w:rsidR="003E02E6">
              <w:rPr>
                <w:rStyle w:val="codelist"/>
              </w:rPr>
              <w:t xml:space="preserve">, </w:t>
            </w:r>
            <w:r w:rsidRPr="000770C9">
              <w:rPr>
                <w:rStyle w:val="codelist"/>
              </w:rPr>
              <w:t>digitalLinearTape</w:t>
            </w:r>
            <w:r w:rsidR="003E02E6">
              <w:rPr>
                <w:rStyle w:val="codelist"/>
              </w:rPr>
              <w:t xml:space="preserve">, </w:t>
            </w:r>
            <w:r w:rsidRPr="000770C9">
              <w:rPr>
                <w:rStyle w:val="codelist"/>
              </w:rPr>
              <w:t>onLine</w:t>
            </w:r>
            <w:r w:rsidR="003E02E6">
              <w:rPr>
                <w:rStyle w:val="codelist"/>
              </w:rPr>
              <w:t xml:space="preserve">, </w:t>
            </w:r>
            <w:r w:rsidRPr="000770C9">
              <w:rPr>
                <w:rStyle w:val="codelist"/>
              </w:rPr>
              <w:t>satellite</w:t>
            </w:r>
            <w:r w:rsidR="003E02E6">
              <w:rPr>
                <w:rStyle w:val="codelist"/>
              </w:rPr>
              <w:t xml:space="preserve">, </w:t>
            </w:r>
            <w:r w:rsidRPr="000770C9">
              <w:rPr>
                <w:rStyle w:val="codelist"/>
              </w:rPr>
              <w:t>telephoneLink</w:t>
            </w:r>
            <w:r w:rsidR="003E02E6">
              <w:rPr>
                <w:rStyle w:val="codelist"/>
              </w:rPr>
              <w:t xml:space="preserve">, </w:t>
            </w:r>
            <w:r w:rsidRPr="000770C9">
              <w:rPr>
                <w:rStyle w:val="codelist"/>
              </w:rPr>
              <w:t>hardcopy</w:t>
            </w:r>
            <w:r w:rsidR="003E02E6">
              <w:rPr>
                <w:rStyle w:val="codelist"/>
              </w:rPr>
              <w:t xml:space="preserve">, </w:t>
            </w:r>
            <w:r w:rsidRPr="000770C9">
              <w:rPr>
                <w:rStyle w:val="codelist"/>
              </w:rPr>
              <w:t>hardcopyD</w:t>
            </w:r>
            <w:r w:rsidRPr="000770C9">
              <w:rPr>
                <w:rStyle w:val="codelist"/>
              </w:rPr>
              <w:t>i</w:t>
            </w:r>
            <w:r w:rsidRPr="000770C9">
              <w:rPr>
                <w:rStyle w:val="codelist"/>
              </w:rPr>
              <w:t>azoPolyester08</w:t>
            </w:r>
            <w:r w:rsidR="003E02E6">
              <w:rPr>
                <w:rStyle w:val="codelist"/>
              </w:rPr>
              <w:t xml:space="preserve">, </w:t>
            </w:r>
            <w:r w:rsidRPr="000770C9">
              <w:rPr>
                <w:rStyle w:val="codelist"/>
              </w:rPr>
              <w:t>hardcopyCardMicrofilm</w:t>
            </w:r>
            <w:r w:rsidR="003E02E6">
              <w:rPr>
                <w:rStyle w:val="codelist"/>
              </w:rPr>
              <w:t xml:space="preserve">, </w:t>
            </w:r>
            <w:r w:rsidRPr="000770C9">
              <w:rPr>
                <w:rStyle w:val="codelist"/>
              </w:rPr>
              <w:t>hardcopyMicrofilm240</w:t>
            </w:r>
            <w:r w:rsidR="003E02E6">
              <w:rPr>
                <w:rStyle w:val="codelist"/>
              </w:rPr>
              <w:t xml:space="preserve">, </w:t>
            </w:r>
            <w:r w:rsidRPr="000770C9">
              <w:rPr>
                <w:rStyle w:val="codelist"/>
              </w:rPr>
              <w:t>hardcopyMicr</w:t>
            </w:r>
            <w:r w:rsidRPr="000770C9">
              <w:rPr>
                <w:rStyle w:val="codelist"/>
              </w:rPr>
              <w:t>o</w:t>
            </w:r>
            <w:r w:rsidRPr="000770C9">
              <w:rPr>
                <w:rStyle w:val="codelist"/>
              </w:rPr>
              <w:t>film35</w:t>
            </w:r>
            <w:r w:rsidR="003E02E6">
              <w:rPr>
                <w:rStyle w:val="codelist"/>
              </w:rPr>
              <w:t xml:space="preserve">, </w:t>
            </w:r>
            <w:r w:rsidRPr="000770C9">
              <w:rPr>
                <w:rStyle w:val="codelist"/>
              </w:rPr>
              <w:t>hardcopyMicrofilm70</w:t>
            </w:r>
            <w:r w:rsidR="003E02E6">
              <w:rPr>
                <w:rStyle w:val="codelist"/>
              </w:rPr>
              <w:t xml:space="preserve">, </w:t>
            </w:r>
            <w:r w:rsidRPr="000770C9">
              <w:rPr>
                <w:rStyle w:val="codelist"/>
              </w:rPr>
              <w:t>har</w:t>
            </w:r>
            <w:r w:rsidRPr="000770C9">
              <w:rPr>
                <w:rStyle w:val="codelist"/>
              </w:rPr>
              <w:t>d</w:t>
            </w:r>
            <w:r w:rsidRPr="000770C9">
              <w:rPr>
                <w:rStyle w:val="codelist"/>
              </w:rPr>
              <w:t>copyMicrofilmGeneral</w:t>
            </w:r>
            <w:r w:rsidR="003E02E6">
              <w:rPr>
                <w:rStyle w:val="codelist"/>
              </w:rPr>
              <w:t xml:space="preserve">, </w:t>
            </w:r>
            <w:r w:rsidRPr="000770C9">
              <w:rPr>
                <w:rStyle w:val="codelist"/>
              </w:rPr>
              <w:t>hardcopyMicr</w:t>
            </w:r>
            <w:r w:rsidRPr="000770C9">
              <w:rPr>
                <w:rStyle w:val="codelist"/>
              </w:rPr>
              <w:t>o</w:t>
            </w:r>
            <w:r w:rsidRPr="000770C9">
              <w:rPr>
                <w:rStyle w:val="codelist"/>
              </w:rPr>
              <w:t>filmMicrofiche</w:t>
            </w:r>
            <w:r w:rsidR="003E02E6">
              <w:rPr>
                <w:rStyle w:val="codelist"/>
              </w:rPr>
              <w:t xml:space="preserve">, </w:t>
            </w:r>
            <w:r w:rsidRPr="000770C9">
              <w:rPr>
                <w:rStyle w:val="codelist"/>
              </w:rPr>
              <w:t>hardcopyNegativePhoto</w:t>
            </w:r>
            <w:r w:rsidR="003E02E6">
              <w:rPr>
                <w:rStyle w:val="codelist"/>
              </w:rPr>
              <w:t xml:space="preserve">, </w:t>
            </w:r>
            <w:r w:rsidRPr="000770C9">
              <w:rPr>
                <w:rStyle w:val="codelist"/>
              </w:rPr>
              <w:t>hardcopyPaper</w:t>
            </w:r>
          </w:p>
        </w:tc>
        <w:tc>
          <w:tcPr>
            <w:tcW w:w="2243" w:type="dxa"/>
            <w:tcBorders>
              <w:bottom w:val="single" w:sz="4" w:space="0" w:color="000000"/>
            </w:tcBorders>
          </w:tcPr>
          <w:p w:rsidR="000D2DCD" w:rsidRDefault="000D2DCD" w:rsidP="00673BA2">
            <w:r>
              <w:t>ISO 19115</w:t>
            </w:r>
            <w:r w:rsidR="00854C60">
              <w:t xml:space="preserve"> (B.5.20)</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hardcopyDiazo</w:t>
            </w:r>
            <w:r>
              <w:rPr>
                <w:rStyle w:val="codelist"/>
              </w:rPr>
              <w:t xml:space="preserve">, </w:t>
            </w:r>
            <w:r w:rsidR="000D2DCD" w:rsidRPr="000770C9">
              <w:rPr>
                <w:rStyle w:val="codelist"/>
              </w:rPr>
              <w:t>hardcopyPhoto</w:t>
            </w:r>
            <w:r>
              <w:rPr>
                <w:rStyle w:val="codelist"/>
              </w:rPr>
              <w:t xml:space="preserve">, </w:t>
            </w:r>
            <w:r w:rsidR="000D2DCD" w:rsidRPr="000770C9">
              <w:rPr>
                <w:rStyle w:val="codelist"/>
              </w:rPr>
              <w:t>har</w:t>
            </w:r>
            <w:r w:rsidR="000D2DCD" w:rsidRPr="000770C9">
              <w:rPr>
                <w:rStyle w:val="codelist"/>
              </w:rPr>
              <w:t>d</w:t>
            </w:r>
            <w:r w:rsidR="000D2DCD" w:rsidRPr="000770C9">
              <w:rPr>
                <w:rStyle w:val="codelist"/>
              </w:rPr>
              <w:t>copyTracedPaper</w:t>
            </w:r>
            <w:r>
              <w:rPr>
                <w:rStyle w:val="codelist"/>
              </w:rPr>
              <w:t xml:space="preserve">, </w:t>
            </w:r>
            <w:r w:rsidR="000D2DCD" w:rsidRPr="000770C9">
              <w:rPr>
                <w:rStyle w:val="codelist"/>
              </w:rPr>
              <w:t>hardDisk</w:t>
            </w:r>
            <w:r>
              <w:rPr>
                <w:rStyle w:val="codelist"/>
              </w:rPr>
              <w:t xml:space="preserve">, </w:t>
            </w:r>
            <w:r w:rsidR="000D2DCD" w:rsidRPr="000770C9">
              <w:rPr>
                <w:rStyle w:val="codelist"/>
              </w:rPr>
              <w:t>USBFlas</w:t>
            </w:r>
            <w:r w:rsidR="000D2DCD" w:rsidRPr="000770C9">
              <w:rPr>
                <w:rStyle w:val="codelist"/>
              </w:rPr>
              <w:t>h</w:t>
            </w:r>
            <w:r w:rsidR="000D2DCD" w:rsidRPr="000770C9">
              <w:rPr>
                <w:rStyle w:val="codelist"/>
              </w:rPr>
              <w:t>Drive</w:t>
            </w:r>
            <w:r>
              <w:rPr>
                <w:rStyle w:val="codelist"/>
              </w:rPr>
              <w:t xml:space="preserve">, </w:t>
            </w:r>
            <w:r w:rsidR="000D2DCD" w:rsidRPr="000770C9">
              <w:rPr>
                <w:rStyle w:val="codelist"/>
              </w:rPr>
              <w:t>1quarterInchCartridgeTape</w:t>
            </w:r>
          </w:p>
        </w:tc>
        <w:tc>
          <w:tcPr>
            <w:tcW w:w="2243" w:type="dxa"/>
            <w:shd w:val="clear" w:color="auto" w:fill="CCFFFF"/>
          </w:tcPr>
          <w:p w:rsidR="000D2DCD" w:rsidRDefault="000D2DCD" w:rsidP="00673BA2">
            <w:r>
              <w:t>NAP expansion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MD_ObligationCode</w:t>
            </w:r>
          </w:p>
          <w:p w:rsidR="0032123C" w:rsidRDefault="00776B46" w:rsidP="00673BA2">
            <w:r>
              <w:t>not used by NAP and USGIN</w:t>
            </w:r>
          </w:p>
        </w:tc>
        <w:tc>
          <w:tcPr>
            <w:tcW w:w="4800" w:type="dxa"/>
          </w:tcPr>
          <w:p w:rsidR="00B638FB" w:rsidRPr="000770C9" w:rsidRDefault="000D2DCD" w:rsidP="00673BA2">
            <w:pPr>
              <w:rPr>
                <w:rStyle w:val="codelist"/>
              </w:rPr>
            </w:pPr>
            <w:r w:rsidRPr="000770C9">
              <w:rPr>
                <w:rStyle w:val="codelist"/>
              </w:rPr>
              <w:t>mandatory, optional, conditional</w:t>
            </w:r>
          </w:p>
        </w:tc>
        <w:tc>
          <w:tcPr>
            <w:tcW w:w="2243" w:type="dxa"/>
          </w:tcPr>
          <w:p w:rsidR="00B638FB" w:rsidRDefault="000D2DCD" w:rsidP="000D2DCD">
            <w:r>
              <w:t>ISO 19115</w:t>
            </w:r>
            <w:r w:rsidR="000770C9">
              <w:t xml:space="preserve"> (B.5.21)</w:t>
            </w:r>
            <w:r w:rsidR="00CA72B7">
              <w:t xml:space="preserve"> - </w:t>
            </w:r>
            <w:r w:rsidR="00776B46">
              <w:t xml:space="preserve">The </w:t>
            </w:r>
            <w:r w:rsidR="00776B46" w:rsidRPr="00776B46">
              <w:rPr>
                <w:rStyle w:val="ElementxPath"/>
              </w:rPr>
              <w:t>MD_MetadataExtensionInformation</w:t>
            </w:r>
            <w:r w:rsidR="00776B46">
              <w:t xml:space="preserve"> element and its codelists are not used by NAP and USGIN.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MD_PixelOrientation</w:t>
            </w:r>
            <w:r w:rsidR="008F07AB">
              <w:rPr>
                <w:rStyle w:val="ElementxPath"/>
              </w:rPr>
              <w:t>-</w:t>
            </w:r>
            <w:r w:rsidRPr="00776B46">
              <w:rPr>
                <w:rStyle w:val="ElementxPath"/>
              </w:rPr>
              <w:t>Code</w:t>
            </w:r>
          </w:p>
          <w:p w:rsidR="0032123C" w:rsidRDefault="0032123C" w:rsidP="00673BA2">
            <w:r w:rsidRPr="00776B46">
              <w:rPr>
                <w:rStyle w:val="ElementxPath"/>
              </w:rPr>
              <w:t>napMD_Pixel</w:t>
            </w:r>
            <w:r w:rsidR="008F07AB">
              <w:rPr>
                <w:rStyle w:val="ElementxPath"/>
              </w:rPr>
              <w:t>-</w:t>
            </w:r>
            <w:r w:rsidRPr="00776B46">
              <w:rPr>
                <w:rStyle w:val="ElementxPath"/>
              </w:rPr>
              <w:t>OrientationCode</w:t>
            </w:r>
          </w:p>
        </w:tc>
        <w:tc>
          <w:tcPr>
            <w:tcW w:w="4800" w:type="dxa"/>
          </w:tcPr>
          <w:p w:rsidR="00B638FB" w:rsidRPr="000770C9" w:rsidRDefault="000D2DCD" w:rsidP="00673BA2">
            <w:pPr>
              <w:rPr>
                <w:rStyle w:val="codelist"/>
              </w:rPr>
            </w:pPr>
            <w:r w:rsidRPr="000770C9">
              <w:rPr>
                <w:rStyle w:val="codelist"/>
              </w:rPr>
              <w:t>center</w:t>
            </w:r>
            <w:r w:rsidR="003E02E6">
              <w:rPr>
                <w:rStyle w:val="codelist"/>
              </w:rPr>
              <w:t xml:space="preserve">, </w:t>
            </w:r>
            <w:r w:rsidRPr="000770C9">
              <w:rPr>
                <w:rStyle w:val="codelist"/>
              </w:rPr>
              <w:t>lowerLeft</w:t>
            </w:r>
            <w:r w:rsidR="003E02E6">
              <w:rPr>
                <w:rStyle w:val="codelist"/>
              </w:rPr>
              <w:t xml:space="preserve">, </w:t>
            </w:r>
            <w:r w:rsidRPr="000770C9">
              <w:rPr>
                <w:rStyle w:val="codelist"/>
              </w:rPr>
              <w:t>lowerRight</w:t>
            </w:r>
            <w:r w:rsidR="003E02E6">
              <w:rPr>
                <w:rStyle w:val="codelist"/>
              </w:rPr>
              <w:t xml:space="preserve">, </w:t>
            </w:r>
            <w:r w:rsidRPr="000770C9">
              <w:rPr>
                <w:rStyle w:val="codelist"/>
              </w:rPr>
              <w:t>uppe</w:t>
            </w:r>
            <w:r w:rsidRPr="000770C9">
              <w:rPr>
                <w:rStyle w:val="codelist"/>
              </w:rPr>
              <w:t>r</w:t>
            </w:r>
            <w:r w:rsidRPr="000770C9">
              <w:rPr>
                <w:rStyle w:val="codelist"/>
              </w:rPr>
              <w:t>Right</w:t>
            </w:r>
            <w:r w:rsidR="003E02E6">
              <w:rPr>
                <w:rStyle w:val="codelist"/>
              </w:rPr>
              <w:t xml:space="preserve">, </w:t>
            </w:r>
            <w:r w:rsidRPr="000770C9">
              <w:rPr>
                <w:rStyle w:val="codelist"/>
              </w:rPr>
              <w:t>upperLeft</w:t>
            </w:r>
          </w:p>
        </w:tc>
        <w:tc>
          <w:tcPr>
            <w:tcW w:w="2243" w:type="dxa"/>
          </w:tcPr>
          <w:p w:rsidR="00B638FB" w:rsidRDefault="0032123C" w:rsidP="00673BA2">
            <w:r>
              <w:t>ISO 19115</w:t>
            </w:r>
            <w:r w:rsidR="000770C9">
              <w:t xml:space="preserve"> (B.5.22)</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MD_ProgressCode</w:t>
            </w:r>
          </w:p>
          <w:p w:rsidR="0032123C" w:rsidRDefault="0032123C" w:rsidP="00673BA2">
            <w:r w:rsidRPr="00776B46">
              <w:rPr>
                <w:rStyle w:val="ElementxPath"/>
              </w:rPr>
              <w:t>napMD_ProgressCode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completed</w:t>
            </w:r>
            <w:r w:rsidR="003E02E6">
              <w:rPr>
                <w:rStyle w:val="codelist"/>
              </w:rPr>
              <w:t xml:space="preserve">, </w:t>
            </w:r>
            <w:r w:rsidRPr="000770C9">
              <w:rPr>
                <w:rStyle w:val="codelist"/>
              </w:rPr>
              <w:t>historicalArchive</w:t>
            </w:r>
            <w:r w:rsidR="003E02E6">
              <w:rPr>
                <w:rStyle w:val="codelist"/>
              </w:rPr>
              <w:t xml:space="preserve">, </w:t>
            </w:r>
            <w:r w:rsidRPr="000770C9">
              <w:rPr>
                <w:rStyle w:val="codelist"/>
              </w:rPr>
              <w:t>obs</w:t>
            </w:r>
            <w:r w:rsidRPr="000770C9">
              <w:rPr>
                <w:rStyle w:val="codelist"/>
              </w:rPr>
              <w:t>o</w:t>
            </w:r>
            <w:r w:rsidRPr="000770C9">
              <w:rPr>
                <w:rStyle w:val="codelist"/>
              </w:rPr>
              <w:t>lete</w:t>
            </w:r>
            <w:r w:rsidR="003E02E6">
              <w:rPr>
                <w:rStyle w:val="codelist"/>
              </w:rPr>
              <w:t xml:space="preserve">, </w:t>
            </w:r>
            <w:r w:rsidRPr="000770C9">
              <w:rPr>
                <w:rStyle w:val="codelist"/>
              </w:rPr>
              <w:t>onGoing</w:t>
            </w:r>
            <w:r w:rsidR="003E02E6">
              <w:rPr>
                <w:rStyle w:val="codelist"/>
              </w:rPr>
              <w:t xml:space="preserve">, </w:t>
            </w:r>
            <w:r w:rsidRPr="000770C9">
              <w:rPr>
                <w:rStyle w:val="codelist"/>
              </w:rPr>
              <w:t>planned</w:t>
            </w:r>
            <w:r w:rsidR="003E02E6">
              <w:rPr>
                <w:rStyle w:val="codelist"/>
              </w:rPr>
              <w:t xml:space="preserve">, </w:t>
            </w:r>
            <w:r w:rsidRPr="000770C9">
              <w:rPr>
                <w:rStyle w:val="codelist"/>
              </w:rPr>
              <w:t>required</w:t>
            </w:r>
            <w:r w:rsidR="003E02E6">
              <w:rPr>
                <w:rStyle w:val="codelist"/>
              </w:rPr>
              <w:t xml:space="preserve">, </w:t>
            </w:r>
            <w:r w:rsidRPr="000770C9">
              <w:rPr>
                <w:rStyle w:val="codelist"/>
              </w:rPr>
              <w:t>u</w:t>
            </w:r>
            <w:r w:rsidRPr="000770C9">
              <w:rPr>
                <w:rStyle w:val="codelist"/>
              </w:rPr>
              <w:t>n</w:t>
            </w:r>
            <w:r w:rsidRPr="000770C9">
              <w:rPr>
                <w:rStyle w:val="codelist"/>
              </w:rPr>
              <w:t>derDevelopment</w:t>
            </w:r>
          </w:p>
        </w:tc>
        <w:tc>
          <w:tcPr>
            <w:tcW w:w="2243" w:type="dxa"/>
            <w:tcBorders>
              <w:bottom w:val="single" w:sz="4" w:space="0" w:color="000000"/>
            </w:tcBorders>
          </w:tcPr>
          <w:p w:rsidR="000D2DCD" w:rsidRDefault="00CA72B7" w:rsidP="00673BA2">
            <w:r>
              <w:t>ISO 19115</w:t>
            </w:r>
            <w:r w:rsidR="000770C9">
              <w:t xml:space="preserve"> (B.5.23)</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proposed</w:t>
            </w:r>
          </w:p>
        </w:tc>
        <w:tc>
          <w:tcPr>
            <w:tcW w:w="2243" w:type="dxa"/>
            <w:shd w:val="clear" w:color="auto" w:fill="CCFFFF"/>
          </w:tcPr>
          <w:p w:rsidR="000D2DCD" w:rsidRDefault="00CA72B7"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MD_RestrictionCode</w:t>
            </w:r>
          </w:p>
          <w:p w:rsidR="0032123C" w:rsidRDefault="0032123C" w:rsidP="00673BA2">
            <w:r w:rsidRPr="00776B46">
              <w:rPr>
                <w:rStyle w:val="ElementxPath"/>
              </w:rPr>
              <w:t>napMD_Restriction</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copyright</w:t>
            </w:r>
            <w:r w:rsidR="003E02E6">
              <w:rPr>
                <w:rStyle w:val="codelist"/>
              </w:rPr>
              <w:t xml:space="preserve">, </w:t>
            </w:r>
            <w:r w:rsidRPr="000770C9">
              <w:rPr>
                <w:rStyle w:val="codelist"/>
              </w:rPr>
              <w:t>patent</w:t>
            </w:r>
            <w:r w:rsidR="003E02E6">
              <w:rPr>
                <w:rStyle w:val="codelist"/>
              </w:rPr>
              <w:t xml:space="preserve">, </w:t>
            </w:r>
            <w:r w:rsidRPr="000770C9">
              <w:rPr>
                <w:rStyle w:val="codelist"/>
              </w:rPr>
              <w:t>patentPending</w:t>
            </w:r>
            <w:r w:rsidR="003E02E6">
              <w:rPr>
                <w:rStyle w:val="codelist"/>
              </w:rPr>
              <w:t xml:space="preserve">, </w:t>
            </w:r>
            <w:r w:rsidRPr="000770C9">
              <w:rPr>
                <w:rStyle w:val="codelist"/>
              </w:rPr>
              <w:t>trademark</w:t>
            </w:r>
            <w:r w:rsidR="003E02E6">
              <w:rPr>
                <w:rStyle w:val="codelist"/>
              </w:rPr>
              <w:t xml:space="preserve">, </w:t>
            </w:r>
            <w:r w:rsidRPr="000770C9">
              <w:rPr>
                <w:rStyle w:val="codelist"/>
              </w:rPr>
              <w:t>license</w:t>
            </w:r>
            <w:r w:rsidR="003E02E6">
              <w:rPr>
                <w:rStyle w:val="codelist"/>
              </w:rPr>
              <w:t xml:space="preserve">, </w:t>
            </w:r>
            <w:r w:rsidRPr="000770C9">
              <w:rPr>
                <w:rStyle w:val="codelist"/>
              </w:rPr>
              <w:t>intellectualPro</w:t>
            </w:r>
            <w:r w:rsidRPr="000770C9">
              <w:rPr>
                <w:rStyle w:val="codelist"/>
              </w:rPr>
              <w:t>p</w:t>
            </w:r>
            <w:r w:rsidRPr="000770C9">
              <w:rPr>
                <w:rStyle w:val="codelist"/>
              </w:rPr>
              <w:t>ertyRights</w:t>
            </w:r>
            <w:r w:rsidR="003E02E6">
              <w:rPr>
                <w:rStyle w:val="codelist"/>
              </w:rPr>
              <w:t xml:space="preserve">, </w:t>
            </w:r>
            <w:r w:rsidRPr="000770C9">
              <w:rPr>
                <w:rStyle w:val="codelist"/>
              </w:rPr>
              <w:t>restricted</w:t>
            </w:r>
            <w:r w:rsidR="003E02E6">
              <w:rPr>
                <w:rStyle w:val="codelist"/>
              </w:rPr>
              <w:t xml:space="preserve">, </w:t>
            </w:r>
            <w:r w:rsidRPr="000770C9">
              <w:rPr>
                <w:rStyle w:val="codelist"/>
              </w:rPr>
              <w:t>otherR</w:t>
            </w:r>
            <w:r w:rsidRPr="000770C9">
              <w:rPr>
                <w:rStyle w:val="codelist"/>
              </w:rPr>
              <w:t>e</w:t>
            </w:r>
            <w:r w:rsidRPr="000770C9">
              <w:rPr>
                <w:rStyle w:val="codelist"/>
              </w:rPr>
              <w:t>strictions</w:t>
            </w:r>
          </w:p>
        </w:tc>
        <w:tc>
          <w:tcPr>
            <w:tcW w:w="2243" w:type="dxa"/>
            <w:tcBorders>
              <w:bottom w:val="single" w:sz="4" w:space="0" w:color="000000"/>
            </w:tcBorders>
          </w:tcPr>
          <w:p w:rsidR="000D2DCD" w:rsidRDefault="00CA72B7" w:rsidP="00673BA2">
            <w:r>
              <w:t>ISO 19115</w:t>
            </w:r>
            <w:r w:rsidR="000770C9">
              <w:t xml:space="preserve"> (B.5.24)</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8F1532">
            <w:pPr>
              <w:ind w:left="-8" w:firstLine="8"/>
              <w:rPr>
                <w:rStyle w:val="codelist"/>
              </w:rPr>
            </w:pPr>
            <w:r>
              <w:rPr>
                <w:rStyle w:val="codelist"/>
              </w:rPr>
              <w:t xml:space="preserve">…, </w:t>
            </w:r>
            <w:r w:rsidR="000D2DCD" w:rsidRPr="000770C9">
              <w:rPr>
                <w:rStyle w:val="codelist"/>
              </w:rPr>
              <w:t>licenseUnrestricted</w:t>
            </w:r>
            <w:r>
              <w:rPr>
                <w:rStyle w:val="codelist"/>
              </w:rPr>
              <w:t xml:space="preserve">, </w:t>
            </w:r>
            <w:r w:rsidR="000D2DCD" w:rsidRPr="000770C9">
              <w:rPr>
                <w:rStyle w:val="codelist"/>
              </w:rPr>
              <w:t>licenseEndU</w:t>
            </w:r>
            <w:r w:rsidR="000D2DCD" w:rsidRPr="000770C9">
              <w:rPr>
                <w:rStyle w:val="codelist"/>
              </w:rPr>
              <w:t>s</w:t>
            </w:r>
            <w:r w:rsidR="000D2DCD" w:rsidRPr="000770C9">
              <w:rPr>
                <w:rStyle w:val="codelist"/>
              </w:rPr>
              <w:t>er</w:t>
            </w:r>
            <w:r>
              <w:rPr>
                <w:rStyle w:val="codelist"/>
              </w:rPr>
              <w:t xml:space="preserve">, </w:t>
            </w:r>
            <w:r w:rsidR="000D2DCD" w:rsidRPr="000770C9">
              <w:rPr>
                <w:rStyle w:val="codelist"/>
              </w:rPr>
              <w:t>licenseDistributor</w:t>
            </w:r>
            <w:r>
              <w:rPr>
                <w:rStyle w:val="codelist"/>
              </w:rPr>
              <w:t xml:space="preserve">, </w:t>
            </w:r>
            <w:r w:rsidR="000D2DCD" w:rsidRPr="000770C9">
              <w:rPr>
                <w:rStyle w:val="codelist"/>
              </w:rPr>
              <w:t>privacy</w:t>
            </w:r>
            <w:r>
              <w:rPr>
                <w:rStyle w:val="codelist"/>
              </w:rPr>
              <w:t xml:space="preserve">, </w:t>
            </w:r>
            <w:r w:rsidR="000D2DCD" w:rsidRPr="000770C9">
              <w:rPr>
                <w:rStyle w:val="codelist"/>
              </w:rPr>
              <w:t>sta</w:t>
            </w:r>
            <w:r w:rsidR="000D2DCD" w:rsidRPr="000770C9">
              <w:rPr>
                <w:rStyle w:val="codelist"/>
              </w:rPr>
              <w:t>t</w:t>
            </w:r>
            <w:r w:rsidR="000D2DCD" w:rsidRPr="000770C9">
              <w:rPr>
                <w:rStyle w:val="codelist"/>
              </w:rPr>
              <w:t>utory</w:t>
            </w:r>
            <w:r>
              <w:rPr>
                <w:rStyle w:val="codelist"/>
              </w:rPr>
              <w:t xml:space="preserve">, </w:t>
            </w:r>
            <w:r w:rsidR="000D2DCD" w:rsidRPr="000770C9">
              <w:rPr>
                <w:rStyle w:val="codelist"/>
              </w:rPr>
              <w:t>confidential</w:t>
            </w:r>
            <w:r>
              <w:rPr>
                <w:rStyle w:val="codelist"/>
              </w:rPr>
              <w:t xml:space="preserve">, </w:t>
            </w:r>
            <w:r w:rsidR="000D2DCD" w:rsidRPr="000770C9">
              <w:rPr>
                <w:rStyle w:val="codelist"/>
              </w:rPr>
              <w:t>sensitivity</w:t>
            </w:r>
          </w:p>
        </w:tc>
        <w:tc>
          <w:tcPr>
            <w:tcW w:w="2243" w:type="dxa"/>
            <w:shd w:val="clear" w:color="auto" w:fill="CCFFFF"/>
          </w:tcPr>
          <w:p w:rsidR="000D2DCD" w:rsidRDefault="00CA72B7" w:rsidP="00673BA2">
            <w:r>
              <w:t>NAP expansion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MD_ScopeCode</w:t>
            </w:r>
          </w:p>
          <w:p w:rsidR="0032123C" w:rsidRDefault="0032123C" w:rsidP="00673BA2">
            <w:r w:rsidRPr="00776B46">
              <w:rPr>
                <w:rStyle w:val="ElementxPath"/>
              </w:rPr>
              <w:t>napMD_ScopeCode</w:t>
            </w:r>
          </w:p>
        </w:tc>
        <w:tc>
          <w:tcPr>
            <w:tcW w:w="4800" w:type="dxa"/>
          </w:tcPr>
          <w:p w:rsidR="00B638FB" w:rsidRPr="000770C9" w:rsidRDefault="000D2DCD" w:rsidP="00673BA2">
            <w:pPr>
              <w:rPr>
                <w:rStyle w:val="codelist"/>
              </w:rPr>
            </w:pPr>
            <w:r w:rsidRPr="000770C9">
              <w:rPr>
                <w:rStyle w:val="codelist"/>
              </w:rPr>
              <w:t>attribute</w:t>
            </w:r>
            <w:r w:rsidR="003E02E6">
              <w:rPr>
                <w:rStyle w:val="codelist"/>
              </w:rPr>
              <w:t xml:space="preserve">, </w:t>
            </w:r>
            <w:r w:rsidRPr="000770C9">
              <w:rPr>
                <w:rStyle w:val="codelist"/>
              </w:rPr>
              <w:t>attributeType</w:t>
            </w:r>
            <w:r w:rsidR="003E02E6">
              <w:rPr>
                <w:rStyle w:val="codelist"/>
              </w:rPr>
              <w:t xml:space="preserve">, </w:t>
            </w:r>
            <w:r w:rsidRPr="000770C9">
              <w:rPr>
                <w:rStyle w:val="codelist"/>
              </w:rPr>
              <w:t>collectio</w:t>
            </w:r>
            <w:r w:rsidRPr="000770C9">
              <w:rPr>
                <w:rStyle w:val="codelist"/>
              </w:rPr>
              <w:t>n</w:t>
            </w:r>
            <w:r w:rsidRPr="000770C9">
              <w:rPr>
                <w:rStyle w:val="codelist"/>
              </w:rPr>
              <w:t>Hardware</w:t>
            </w:r>
            <w:r w:rsidR="003E02E6">
              <w:rPr>
                <w:rStyle w:val="codelist"/>
              </w:rPr>
              <w:t xml:space="preserve">, </w:t>
            </w:r>
            <w:r w:rsidRPr="000770C9">
              <w:rPr>
                <w:rStyle w:val="codelist"/>
              </w:rPr>
              <w:t>collectionSession</w:t>
            </w:r>
            <w:r w:rsidR="003E02E6">
              <w:rPr>
                <w:rStyle w:val="codelist"/>
              </w:rPr>
              <w:t xml:space="preserve">, </w:t>
            </w:r>
            <w:r w:rsidRPr="000770C9">
              <w:rPr>
                <w:rStyle w:val="codelist"/>
              </w:rPr>
              <w:t>dataset</w:t>
            </w:r>
            <w:r w:rsidR="003E02E6">
              <w:rPr>
                <w:rStyle w:val="codelist"/>
              </w:rPr>
              <w:t xml:space="preserve">, </w:t>
            </w:r>
            <w:r w:rsidRPr="000770C9">
              <w:rPr>
                <w:rStyle w:val="codelist"/>
              </w:rPr>
              <w:t>series</w:t>
            </w:r>
            <w:r w:rsidR="003E02E6">
              <w:rPr>
                <w:rStyle w:val="codelist"/>
              </w:rPr>
              <w:t xml:space="preserve">, </w:t>
            </w:r>
            <w:r w:rsidRPr="000770C9">
              <w:rPr>
                <w:rStyle w:val="codelist"/>
              </w:rPr>
              <w:t>nonGeographicDataset</w:t>
            </w:r>
            <w:r w:rsidR="003E02E6">
              <w:rPr>
                <w:rStyle w:val="codelist"/>
              </w:rPr>
              <w:t xml:space="preserve">, </w:t>
            </w:r>
            <w:r w:rsidRPr="000770C9">
              <w:rPr>
                <w:rStyle w:val="codelist"/>
              </w:rPr>
              <w:t>dime</w:t>
            </w:r>
            <w:r w:rsidRPr="000770C9">
              <w:rPr>
                <w:rStyle w:val="codelist"/>
              </w:rPr>
              <w:t>n</w:t>
            </w:r>
            <w:r w:rsidRPr="000770C9">
              <w:rPr>
                <w:rStyle w:val="codelist"/>
              </w:rPr>
              <w:t>sionGroup</w:t>
            </w:r>
            <w:r w:rsidR="003E02E6">
              <w:rPr>
                <w:rStyle w:val="codelist"/>
              </w:rPr>
              <w:t xml:space="preserve">, </w:t>
            </w:r>
            <w:r w:rsidRPr="000770C9">
              <w:rPr>
                <w:rStyle w:val="codelist"/>
              </w:rPr>
              <w:t>feature</w:t>
            </w:r>
            <w:r w:rsidR="003E02E6">
              <w:rPr>
                <w:rStyle w:val="codelist"/>
              </w:rPr>
              <w:t xml:space="preserve">, </w:t>
            </w:r>
            <w:r w:rsidRPr="000770C9">
              <w:rPr>
                <w:rStyle w:val="codelist"/>
              </w:rPr>
              <w:t>featureType</w:t>
            </w:r>
            <w:r w:rsidR="003E02E6">
              <w:rPr>
                <w:rStyle w:val="codelist"/>
              </w:rPr>
              <w:t xml:space="preserve">, </w:t>
            </w:r>
            <w:r w:rsidRPr="000770C9">
              <w:rPr>
                <w:rStyle w:val="codelist"/>
              </w:rPr>
              <w:t>pro</w:t>
            </w:r>
            <w:r w:rsidRPr="000770C9">
              <w:rPr>
                <w:rStyle w:val="codelist"/>
              </w:rPr>
              <w:t>p</w:t>
            </w:r>
            <w:r w:rsidRPr="000770C9">
              <w:rPr>
                <w:rStyle w:val="codelist"/>
              </w:rPr>
              <w:t>ertyType</w:t>
            </w:r>
            <w:r w:rsidR="003E02E6">
              <w:rPr>
                <w:rStyle w:val="codelist"/>
              </w:rPr>
              <w:t xml:space="preserve">, </w:t>
            </w:r>
            <w:r w:rsidRPr="000770C9">
              <w:rPr>
                <w:rStyle w:val="codelist"/>
              </w:rPr>
              <w:t>fieldSession</w:t>
            </w:r>
            <w:r w:rsidR="003E02E6">
              <w:rPr>
                <w:rStyle w:val="codelist"/>
              </w:rPr>
              <w:t xml:space="preserve">, </w:t>
            </w:r>
            <w:r w:rsidRPr="000770C9">
              <w:rPr>
                <w:rStyle w:val="codelist"/>
              </w:rPr>
              <w:t>software</w:t>
            </w:r>
            <w:r w:rsidR="003E02E6">
              <w:rPr>
                <w:rStyle w:val="codelist"/>
              </w:rPr>
              <w:t xml:space="preserve">, </w:t>
            </w:r>
            <w:r w:rsidRPr="000770C9">
              <w:rPr>
                <w:rStyle w:val="codelist"/>
              </w:rPr>
              <w:t>se</w:t>
            </w:r>
            <w:r w:rsidRPr="000770C9">
              <w:rPr>
                <w:rStyle w:val="codelist"/>
              </w:rPr>
              <w:t>r</w:t>
            </w:r>
            <w:r w:rsidRPr="000770C9">
              <w:rPr>
                <w:rStyle w:val="codelist"/>
              </w:rPr>
              <w:t>vice</w:t>
            </w:r>
            <w:r w:rsidR="003E02E6">
              <w:rPr>
                <w:rStyle w:val="codelist"/>
              </w:rPr>
              <w:t xml:space="preserve">, </w:t>
            </w:r>
            <w:r w:rsidRPr="000770C9">
              <w:rPr>
                <w:rStyle w:val="codelist"/>
              </w:rPr>
              <w:t>model</w:t>
            </w:r>
            <w:r w:rsidR="003E02E6">
              <w:rPr>
                <w:rStyle w:val="codelist"/>
              </w:rPr>
              <w:t xml:space="preserve">, </w:t>
            </w:r>
            <w:r w:rsidRPr="000770C9">
              <w:rPr>
                <w:rStyle w:val="codelist"/>
              </w:rPr>
              <w:t>tile</w:t>
            </w:r>
          </w:p>
        </w:tc>
        <w:tc>
          <w:tcPr>
            <w:tcW w:w="2243" w:type="dxa"/>
          </w:tcPr>
          <w:p w:rsidR="00B638FB" w:rsidRDefault="00CA72B7" w:rsidP="00673BA2">
            <w:r>
              <w:t>ISO 19115</w:t>
            </w:r>
            <w:r w:rsidR="000770C9">
              <w:t xml:space="preserve"> (B.5.25)</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t>MD_Spatial</w:t>
            </w:r>
            <w:r w:rsidR="008F07AB">
              <w:rPr>
                <w:rStyle w:val="ElementxPath"/>
              </w:rPr>
              <w:t>-</w:t>
            </w:r>
            <w:r w:rsidRPr="00776B46">
              <w:rPr>
                <w:rStyle w:val="ElementxPath"/>
              </w:rPr>
              <w:t>RepresentationTyp</w:t>
            </w:r>
            <w:r w:rsidRPr="00776B46">
              <w:rPr>
                <w:rStyle w:val="ElementxPath"/>
              </w:rPr>
              <w:t>e</w:t>
            </w:r>
            <w:r w:rsidRPr="00776B46">
              <w:rPr>
                <w:rStyle w:val="ElementxPath"/>
              </w:rPr>
              <w:t>Code</w:t>
            </w:r>
          </w:p>
          <w:p w:rsidR="0032123C" w:rsidRDefault="0032123C" w:rsidP="00673BA2">
            <w:r w:rsidRPr="00776B46">
              <w:rPr>
                <w:rStyle w:val="ElementxPath"/>
              </w:rPr>
              <w:t>napMD_Spatial</w:t>
            </w:r>
            <w:r w:rsidR="008F07AB">
              <w:rPr>
                <w:rStyle w:val="ElementxPath"/>
              </w:rPr>
              <w:t>-</w:t>
            </w:r>
            <w:r w:rsidRPr="00776B46">
              <w:rPr>
                <w:rStyle w:val="ElementxPath"/>
              </w:rPr>
              <w:t>RepresentationTyp</w:t>
            </w:r>
            <w:r w:rsidRPr="00776B46">
              <w:rPr>
                <w:rStyle w:val="ElementxPath"/>
              </w:rPr>
              <w:t>e</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vector</w:t>
            </w:r>
            <w:r w:rsidR="003E02E6">
              <w:rPr>
                <w:rStyle w:val="codelist"/>
              </w:rPr>
              <w:t xml:space="preserve">, </w:t>
            </w:r>
            <w:r w:rsidRPr="000770C9">
              <w:rPr>
                <w:rStyle w:val="codelist"/>
              </w:rPr>
              <w:t>grid</w:t>
            </w:r>
            <w:r w:rsidR="003E02E6">
              <w:rPr>
                <w:rStyle w:val="codelist"/>
              </w:rPr>
              <w:t xml:space="preserve">, </w:t>
            </w:r>
            <w:r w:rsidRPr="000770C9">
              <w:rPr>
                <w:rStyle w:val="codelist"/>
              </w:rPr>
              <w:t>textTable</w:t>
            </w:r>
            <w:r w:rsidR="003E02E6">
              <w:rPr>
                <w:rStyle w:val="codelist"/>
              </w:rPr>
              <w:t xml:space="preserve">, </w:t>
            </w:r>
            <w:r w:rsidRPr="000770C9">
              <w:rPr>
                <w:rStyle w:val="codelist"/>
              </w:rPr>
              <w:t>tin</w:t>
            </w:r>
            <w:r w:rsidR="003E02E6">
              <w:rPr>
                <w:rStyle w:val="codelist"/>
              </w:rPr>
              <w:t xml:space="preserve">, </w:t>
            </w:r>
            <w:r w:rsidRPr="000770C9">
              <w:rPr>
                <w:rStyle w:val="codelist"/>
              </w:rPr>
              <w:t>stere</w:t>
            </w:r>
            <w:r w:rsidRPr="000770C9">
              <w:rPr>
                <w:rStyle w:val="codelist"/>
              </w:rPr>
              <w:t>o</w:t>
            </w:r>
            <w:r w:rsidRPr="000770C9">
              <w:rPr>
                <w:rStyle w:val="codelist"/>
              </w:rPr>
              <w:t>Model</w:t>
            </w:r>
            <w:r w:rsidR="003E02E6">
              <w:rPr>
                <w:rStyle w:val="codelist"/>
              </w:rPr>
              <w:t xml:space="preserve">, </w:t>
            </w:r>
            <w:r w:rsidRPr="000770C9">
              <w:rPr>
                <w:rStyle w:val="codelist"/>
              </w:rPr>
              <w:t>video</w:t>
            </w:r>
          </w:p>
        </w:tc>
        <w:tc>
          <w:tcPr>
            <w:tcW w:w="2243" w:type="dxa"/>
          </w:tcPr>
          <w:p w:rsidR="00B638FB" w:rsidRDefault="00CA72B7" w:rsidP="00673BA2">
            <w:r>
              <w:t>ISO 19115</w:t>
            </w:r>
            <w:r w:rsidR="000770C9">
              <w:t xml:space="preserve"> (B.5.26)</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t>MD_TopicCategoryCode</w:t>
            </w:r>
          </w:p>
          <w:p w:rsidR="0032123C" w:rsidRDefault="0032123C" w:rsidP="00673BA2">
            <w:r w:rsidRPr="00776B46">
              <w:rPr>
                <w:rStyle w:val="ElementxPath"/>
              </w:rPr>
              <w:t>napMD_TopicCategory</w:t>
            </w:r>
            <w:r w:rsidR="008F07AB">
              <w:rPr>
                <w:rStyle w:val="ElementxPath"/>
              </w:rPr>
              <w:t>-</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farming</w:t>
            </w:r>
            <w:r w:rsidR="003E02E6">
              <w:rPr>
                <w:rStyle w:val="codelist"/>
              </w:rPr>
              <w:t xml:space="preserve">, </w:t>
            </w:r>
            <w:r w:rsidRPr="000770C9">
              <w:rPr>
                <w:rStyle w:val="codelist"/>
              </w:rPr>
              <w:t>biota</w:t>
            </w:r>
            <w:r w:rsidR="003E02E6">
              <w:rPr>
                <w:rStyle w:val="codelist"/>
              </w:rPr>
              <w:t xml:space="preserve">, </w:t>
            </w:r>
            <w:r w:rsidRPr="000770C9">
              <w:rPr>
                <w:rStyle w:val="codelist"/>
              </w:rPr>
              <w:t>boundaries</w:t>
            </w:r>
            <w:r w:rsidR="003E02E6">
              <w:rPr>
                <w:rStyle w:val="codelist"/>
              </w:rPr>
              <w:t xml:space="preserve">, </w:t>
            </w:r>
            <w:r w:rsidRPr="000770C9">
              <w:rPr>
                <w:rStyle w:val="codelist"/>
              </w:rPr>
              <w:t>climatol</w:t>
            </w:r>
            <w:r w:rsidRPr="000770C9">
              <w:rPr>
                <w:rStyle w:val="codelist"/>
              </w:rPr>
              <w:t>o</w:t>
            </w:r>
            <w:r w:rsidRPr="000770C9">
              <w:rPr>
                <w:rStyle w:val="codelist"/>
              </w:rPr>
              <w:t>gyMeterologyAtmosphere</w:t>
            </w:r>
            <w:r w:rsidR="003E02E6">
              <w:rPr>
                <w:rStyle w:val="codelist"/>
              </w:rPr>
              <w:t xml:space="preserve">, </w:t>
            </w:r>
            <w:r w:rsidRPr="000770C9">
              <w:rPr>
                <w:rStyle w:val="codelist"/>
              </w:rPr>
              <w:t>economy</w:t>
            </w:r>
            <w:r w:rsidR="003E02E6">
              <w:rPr>
                <w:rStyle w:val="codelist"/>
              </w:rPr>
              <w:t xml:space="preserve">, </w:t>
            </w:r>
            <w:r w:rsidRPr="000770C9">
              <w:rPr>
                <w:rStyle w:val="codelist"/>
              </w:rPr>
              <w:t>el</w:t>
            </w:r>
            <w:r w:rsidRPr="000770C9">
              <w:rPr>
                <w:rStyle w:val="codelist"/>
              </w:rPr>
              <w:t>e</w:t>
            </w:r>
            <w:r w:rsidRPr="000770C9">
              <w:rPr>
                <w:rStyle w:val="codelist"/>
              </w:rPr>
              <w:t>vation</w:t>
            </w:r>
            <w:r w:rsidR="003E02E6">
              <w:rPr>
                <w:rStyle w:val="codelist"/>
              </w:rPr>
              <w:t xml:space="preserve">, </w:t>
            </w:r>
            <w:r w:rsidRPr="000770C9">
              <w:rPr>
                <w:rStyle w:val="codelist"/>
              </w:rPr>
              <w:t>environment</w:t>
            </w:r>
            <w:r w:rsidR="003E02E6">
              <w:rPr>
                <w:rStyle w:val="codelist"/>
              </w:rPr>
              <w:t xml:space="preserve">, </w:t>
            </w:r>
            <w:r w:rsidRPr="000770C9">
              <w:rPr>
                <w:rStyle w:val="codelist"/>
              </w:rPr>
              <w:t>geoscientificI</w:t>
            </w:r>
            <w:r w:rsidRPr="000770C9">
              <w:rPr>
                <w:rStyle w:val="codelist"/>
              </w:rPr>
              <w:t>n</w:t>
            </w:r>
            <w:r w:rsidRPr="000770C9">
              <w:rPr>
                <w:rStyle w:val="codelist"/>
              </w:rPr>
              <w:t>formation</w:t>
            </w:r>
            <w:r w:rsidR="003E02E6">
              <w:rPr>
                <w:rStyle w:val="codelist"/>
              </w:rPr>
              <w:t xml:space="preserve">, </w:t>
            </w:r>
            <w:r w:rsidRPr="000770C9">
              <w:rPr>
                <w:rStyle w:val="codelist"/>
              </w:rPr>
              <w:t>health</w:t>
            </w:r>
            <w:r w:rsidR="003E02E6">
              <w:rPr>
                <w:rStyle w:val="codelist"/>
              </w:rPr>
              <w:t xml:space="preserve">, </w:t>
            </w:r>
            <w:r w:rsidRPr="000770C9">
              <w:rPr>
                <w:rStyle w:val="codelist"/>
              </w:rPr>
              <w:t>imageryBas</w:t>
            </w:r>
            <w:r w:rsidRPr="000770C9">
              <w:rPr>
                <w:rStyle w:val="codelist"/>
              </w:rPr>
              <w:t>e</w:t>
            </w:r>
            <w:r w:rsidRPr="000770C9">
              <w:rPr>
                <w:rStyle w:val="codelist"/>
              </w:rPr>
              <w:t>MapsEarthCover</w:t>
            </w:r>
            <w:r w:rsidR="003E02E6">
              <w:rPr>
                <w:rStyle w:val="codelist"/>
              </w:rPr>
              <w:t xml:space="preserve">, </w:t>
            </w:r>
            <w:r w:rsidRPr="000770C9">
              <w:rPr>
                <w:rStyle w:val="codelist"/>
              </w:rPr>
              <w:t>intelligenceMilitary</w:t>
            </w:r>
            <w:r w:rsidR="003E02E6">
              <w:rPr>
                <w:rStyle w:val="codelist"/>
              </w:rPr>
              <w:t xml:space="preserve">, </w:t>
            </w:r>
            <w:r w:rsidRPr="000770C9">
              <w:rPr>
                <w:rStyle w:val="codelist"/>
              </w:rPr>
              <w:t>inlandWater</w:t>
            </w:r>
            <w:r w:rsidR="003E02E6">
              <w:rPr>
                <w:rStyle w:val="codelist"/>
              </w:rPr>
              <w:t xml:space="preserve">, </w:t>
            </w:r>
            <w:r w:rsidRPr="000770C9">
              <w:rPr>
                <w:rStyle w:val="codelist"/>
              </w:rPr>
              <w:t>location</w:t>
            </w:r>
            <w:r w:rsidR="003E02E6">
              <w:rPr>
                <w:rStyle w:val="codelist"/>
              </w:rPr>
              <w:t xml:space="preserve">, </w:t>
            </w:r>
            <w:r w:rsidRPr="000770C9">
              <w:rPr>
                <w:rStyle w:val="codelist"/>
              </w:rPr>
              <w:t>oceans</w:t>
            </w:r>
            <w:r w:rsidR="003E02E6">
              <w:rPr>
                <w:rStyle w:val="codelist"/>
              </w:rPr>
              <w:t xml:space="preserve">, </w:t>
            </w:r>
            <w:r w:rsidRPr="000770C9">
              <w:rPr>
                <w:rStyle w:val="codelist"/>
              </w:rPr>
              <w:t>pla</w:t>
            </w:r>
            <w:r w:rsidRPr="000770C9">
              <w:rPr>
                <w:rStyle w:val="codelist"/>
              </w:rPr>
              <w:t>n</w:t>
            </w:r>
            <w:r w:rsidRPr="000770C9">
              <w:rPr>
                <w:rStyle w:val="codelist"/>
              </w:rPr>
              <w:t>ningCadastre</w:t>
            </w:r>
            <w:r w:rsidR="003E02E6">
              <w:rPr>
                <w:rStyle w:val="codelist"/>
              </w:rPr>
              <w:t xml:space="preserve">, </w:t>
            </w:r>
            <w:r w:rsidRPr="000770C9">
              <w:rPr>
                <w:rStyle w:val="codelist"/>
              </w:rPr>
              <w:t>society</w:t>
            </w:r>
            <w:r w:rsidR="003E02E6">
              <w:rPr>
                <w:rStyle w:val="codelist"/>
              </w:rPr>
              <w:t xml:space="preserve">, </w:t>
            </w:r>
            <w:r w:rsidRPr="000770C9">
              <w:rPr>
                <w:rStyle w:val="codelist"/>
              </w:rPr>
              <w:t>structure</w:t>
            </w:r>
            <w:r w:rsidR="003E02E6">
              <w:rPr>
                <w:rStyle w:val="codelist"/>
              </w:rPr>
              <w:t xml:space="preserve">, </w:t>
            </w:r>
            <w:r w:rsidRPr="000770C9">
              <w:rPr>
                <w:rStyle w:val="codelist"/>
              </w:rPr>
              <w:t>transportation</w:t>
            </w:r>
            <w:r w:rsidR="003E02E6">
              <w:rPr>
                <w:rStyle w:val="codelist"/>
              </w:rPr>
              <w:t xml:space="preserve">, </w:t>
            </w:r>
            <w:r w:rsidRPr="000770C9">
              <w:rPr>
                <w:rStyle w:val="codelist"/>
              </w:rPr>
              <w:t>utilitiesCommunication</w:t>
            </w:r>
          </w:p>
        </w:tc>
        <w:tc>
          <w:tcPr>
            <w:tcW w:w="2243" w:type="dxa"/>
          </w:tcPr>
          <w:p w:rsidR="00B638FB" w:rsidRDefault="00CA72B7" w:rsidP="00673BA2">
            <w:r>
              <w:t>ISO 19115</w:t>
            </w:r>
            <w:r w:rsidR="000770C9">
              <w:t xml:space="preserve"> (B.5.27)</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t>MD_TopologyLevelCode</w:t>
            </w:r>
          </w:p>
          <w:p w:rsidR="0032123C" w:rsidRDefault="0032123C" w:rsidP="00673BA2">
            <w:r w:rsidRPr="00776B46">
              <w:rPr>
                <w:rStyle w:val="ElementxPath"/>
              </w:rPr>
              <w:t>napMD_TopologyLevel</w:t>
            </w:r>
            <w:r w:rsidR="008F07AB">
              <w:rPr>
                <w:rStyle w:val="ElementxPath"/>
              </w:rPr>
              <w:t>-</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geometryOnly</w:t>
            </w:r>
            <w:r w:rsidR="003E02E6">
              <w:rPr>
                <w:rStyle w:val="codelist"/>
              </w:rPr>
              <w:t xml:space="preserve">, </w:t>
            </w:r>
            <w:r w:rsidRPr="000770C9">
              <w:rPr>
                <w:rStyle w:val="codelist"/>
              </w:rPr>
              <w:t>topology1D</w:t>
            </w:r>
            <w:r w:rsidR="003E02E6">
              <w:rPr>
                <w:rStyle w:val="codelist"/>
              </w:rPr>
              <w:t xml:space="preserve">, </w:t>
            </w:r>
            <w:r w:rsidRPr="000770C9">
              <w:rPr>
                <w:rStyle w:val="codelist"/>
              </w:rPr>
              <w:t>planarGraph</w:t>
            </w:r>
            <w:r w:rsidR="003E02E6">
              <w:rPr>
                <w:rStyle w:val="codelist"/>
              </w:rPr>
              <w:t xml:space="preserve">, </w:t>
            </w:r>
            <w:r w:rsidRPr="000770C9">
              <w:rPr>
                <w:rStyle w:val="codelist"/>
              </w:rPr>
              <w:t>fullPlanarGraph</w:t>
            </w:r>
            <w:r w:rsidR="003E02E6">
              <w:rPr>
                <w:rStyle w:val="codelist"/>
              </w:rPr>
              <w:t xml:space="preserve">, </w:t>
            </w:r>
            <w:r w:rsidRPr="000770C9">
              <w:rPr>
                <w:rStyle w:val="codelist"/>
              </w:rPr>
              <w:t>surfaceGraph</w:t>
            </w:r>
            <w:r w:rsidR="003E02E6">
              <w:rPr>
                <w:rStyle w:val="codelist"/>
              </w:rPr>
              <w:t xml:space="preserve">, </w:t>
            </w:r>
            <w:r w:rsidRPr="000770C9">
              <w:rPr>
                <w:rStyle w:val="codelist"/>
              </w:rPr>
              <w:t>fullSurfaceGraph</w:t>
            </w:r>
            <w:r w:rsidR="003E02E6">
              <w:rPr>
                <w:rStyle w:val="codelist"/>
              </w:rPr>
              <w:t xml:space="preserve">, </w:t>
            </w:r>
            <w:r w:rsidRPr="000770C9">
              <w:rPr>
                <w:rStyle w:val="codelist"/>
              </w:rPr>
              <w:t>topology3D</w:t>
            </w:r>
            <w:r w:rsidR="003E02E6">
              <w:rPr>
                <w:rStyle w:val="codelist"/>
              </w:rPr>
              <w:t xml:space="preserve">, </w:t>
            </w:r>
            <w:r w:rsidRPr="000770C9">
              <w:rPr>
                <w:rStyle w:val="codelist"/>
              </w:rPr>
              <w:t>fullT</w:t>
            </w:r>
            <w:r w:rsidRPr="000770C9">
              <w:rPr>
                <w:rStyle w:val="codelist"/>
              </w:rPr>
              <w:t>o</w:t>
            </w:r>
            <w:r w:rsidRPr="000770C9">
              <w:rPr>
                <w:rStyle w:val="codelist"/>
              </w:rPr>
              <w:t>pology3D</w:t>
            </w:r>
            <w:r w:rsidR="003E02E6">
              <w:rPr>
                <w:rStyle w:val="codelist"/>
              </w:rPr>
              <w:t xml:space="preserve">, </w:t>
            </w:r>
            <w:r w:rsidRPr="000770C9">
              <w:rPr>
                <w:rStyle w:val="codelist"/>
              </w:rPr>
              <w:t>abstract</w:t>
            </w:r>
          </w:p>
        </w:tc>
        <w:tc>
          <w:tcPr>
            <w:tcW w:w="2243" w:type="dxa"/>
          </w:tcPr>
          <w:p w:rsidR="00B638FB" w:rsidRDefault="00CA72B7" w:rsidP="00673BA2">
            <w:r>
              <w:t>ISO 19115</w:t>
            </w:r>
            <w:r w:rsidR="000770C9">
              <w:t xml:space="preserve"> (B.5.28)</w:t>
            </w:r>
          </w:p>
        </w:tc>
      </w:tr>
      <w:tr w:rsidR="003E02E6" w:rsidTr="008F1532">
        <w:trPr>
          <w:cantSplit/>
        </w:trPr>
        <w:tc>
          <w:tcPr>
            <w:tcW w:w="2208" w:type="dxa"/>
          </w:tcPr>
          <w:p w:rsidR="003E02E6" w:rsidRPr="00776B46" w:rsidRDefault="003E02E6" w:rsidP="003E02E6">
            <w:pPr>
              <w:rPr>
                <w:rStyle w:val="ElementxPath"/>
              </w:rPr>
            </w:pPr>
            <w:r w:rsidRPr="00776B46">
              <w:rPr>
                <w:rStyle w:val="ElementxPath"/>
              </w:rPr>
              <w:t>SV_CouplingType</w:t>
            </w:r>
          </w:p>
          <w:p w:rsidR="003E02E6" w:rsidRPr="00CA72B7" w:rsidRDefault="003E02E6" w:rsidP="003E02E6">
            <w:r w:rsidRPr="00776B46">
              <w:rPr>
                <w:rStyle w:val="ElementxPath"/>
              </w:rPr>
              <w:t>napSV_CouplingType</w:t>
            </w:r>
          </w:p>
        </w:tc>
        <w:tc>
          <w:tcPr>
            <w:tcW w:w="4800" w:type="dxa"/>
          </w:tcPr>
          <w:p w:rsidR="003E02E6" w:rsidRPr="000770C9" w:rsidRDefault="003E02E6" w:rsidP="00673BA2">
            <w:pPr>
              <w:rPr>
                <w:rStyle w:val="codelist"/>
              </w:rPr>
            </w:pPr>
            <w:r w:rsidRPr="000770C9">
              <w:rPr>
                <w:rStyle w:val="codelist"/>
              </w:rPr>
              <w:t>loose</w:t>
            </w:r>
            <w:r>
              <w:rPr>
                <w:rStyle w:val="codelist"/>
              </w:rPr>
              <w:t xml:space="preserve">, </w:t>
            </w:r>
            <w:r w:rsidRPr="000770C9">
              <w:rPr>
                <w:rStyle w:val="codelist"/>
              </w:rPr>
              <w:t>mixed</w:t>
            </w:r>
            <w:r>
              <w:rPr>
                <w:rStyle w:val="codelist"/>
              </w:rPr>
              <w:t xml:space="preserve">, </w:t>
            </w:r>
            <w:r w:rsidRPr="000770C9">
              <w:rPr>
                <w:rStyle w:val="codelist"/>
              </w:rPr>
              <w:t>tight</w:t>
            </w:r>
          </w:p>
        </w:tc>
        <w:tc>
          <w:tcPr>
            <w:tcW w:w="2243" w:type="dxa"/>
          </w:tcPr>
          <w:p w:rsidR="003E02E6" w:rsidRDefault="003E02E6" w:rsidP="00673BA2">
            <w:r>
              <w:t>ISO 19119 (Amendment</w:t>
            </w:r>
            <w:r w:rsidRPr="000770C9">
              <w:t xml:space="preserve"> 1</w:t>
            </w:r>
            <w:r>
              <w:t>; C.2.8)</w:t>
            </w:r>
          </w:p>
        </w:tc>
      </w:tr>
      <w:tr w:rsidR="003E02E6" w:rsidTr="008F1532">
        <w:trPr>
          <w:cantSplit/>
        </w:trPr>
        <w:tc>
          <w:tcPr>
            <w:tcW w:w="2208" w:type="dxa"/>
          </w:tcPr>
          <w:p w:rsidR="003E02E6" w:rsidRPr="00776B46" w:rsidRDefault="003E02E6" w:rsidP="003E02E6">
            <w:pPr>
              <w:rPr>
                <w:rStyle w:val="ElementxPath"/>
              </w:rPr>
            </w:pPr>
            <w:r w:rsidRPr="00776B46">
              <w:rPr>
                <w:rStyle w:val="ElementxPath"/>
              </w:rPr>
              <w:t>SV_Parameter</w:t>
            </w:r>
            <w:r w:rsidR="008F07AB">
              <w:rPr>
                <w:rStyle w:val="ElementxPath"/>
              </w:rPr>
              <w:t>-</w:t>
            </w:r>
            <w:r w:rsidRPr="00776B46">
              <w:rPr>
                <w:rStyle w:val="ElementxPath"/>
              </w:rPr>
              <w:t>Direction</w:t>
            </w:r>
          </w:p>
          <w:p w:rsidR="003E02E6" w:rsidRPr="00CA72B7" w:rsidRDefault="003E02E6" w:rsidP="003E02E6">
            <w:r w:rsidRPr="00776B46">
              <w:rPr>
                <w:rStyle w:val="ElementxPath"/>
              </w:rPr>
              <w:t>napSV_Parameter</w:t>
            </w:r>
            <w:r w:rsidR="008F07AB">
              <w:rPr>
                <w:rStyle w:val="ElementxPath"/>
              </w:rPr>
              <w:t>-</w:t>
            </w:r>
            <w:r w:rsidRPr="00776B46">
              <w:rPr>
                <w:rStyle w:val="ElementxPath"/>
              </w:rPr>
              <w:t>Direction</w:t>
            </w:r>
          </w:p>
        </w:tc>
        <w:tc>
          <w:tcPr>
            <w:tcW w:w="4800" w:type="dxa"/>
          </w:tcPr>
          <w:p w:rsidR="003E02E6" w:rsidRPr="000770C9" w:rsidRDefault="003E02E6" w:rsidP="00673BA2">
            <w:pPr>
              <w:rPr>
                <w:rStyle w:val="codelist"/>
              </w:rPr>
            </w:pPr>
            <w:r w:rsidRPr="000770C9">
              <w:rPr>
                <w:rStyle w:val="codelist"/>
              </w:rPr>
              <w:t>in</w:t>
            </w:r>
            <w:r>
              <w:rPr>
                <w:rStyle w:val="codelist"/>
              </w:rPr>
              <w:t xml:space="preserve">, </w:t>
            </w:r>
            <w:r w:rsidRPr="000770C9">
              <w:rPr>
                <w:rStyle w:val="codelist"/>
              </w:rPr>
              <w:t>out</w:t>
            </w:r>
            <w:r>
              <w:rPr>
                <w:rStyle w:val="codelist"/>
              </w:rPr>
              <w:t xml:space="preserve">, </w:t>
            </w:r>
            <w:r w:rsidRPr="000770C9">
              <w:rPr>
                <w:rStyle w:val="codelist"/>
              </w:rPr>
              <w:t>in/out</w:t>
            </w:r>
          </w:p>
        </w:tc>
        <w:tc>
          <w:tcPr>
            <w:tcW w:w="2243" w:type="dxa"/>
          </w:tcPr>
          <w:p w:rsidR="003E02E6" w:rsidRDefault="003E02E6" w:rsidP="00673BA2">
            <w:r>
              <w:t>ISO 19119 (Amendment</w:t>
            </w:r>
            <w:r w:rsidRPr="000770C9">
              <w:t xml:space="preserve"> 1</w:t>
            </w:r>
            <w:r>
              <w:t>; C.2.9</w:t>
            </w:r>
          </w:p>
        </w:tc>
      </w:tr>
      <w:tr w:rsidR="00822100" w:rsidTr="008F1532">
        <w:trPr>
          <w:cantSplit/>
        </w:trPr>
        <w:tc>
          <w:tcPr>
            <w:tcW w:w="2208" w:type="dxa"/>
          </w:tcPr>
          <w:p w:rsidR="00822100" w:rsidRDefault="00822100" w:rsidP="003E02E6">
            <w:r>
              <w:t>LanguageCode</w:t>
            </w:r>
          </w:p>
        </w:tc>
        <w:tc>
          <w:tcPr>
            <w:tcW w:w="4800" w:type="dxa"/>
            <w:tcBorders>
              <w:bottom w:val="single" w:sz="4" w:space="0" w:color="000000"/>
            </w:tcBorders>
          </w:tcPr>
          <w:p w:rsidR="00822100" w:rsidRPr="00822100" w:rsidRDefault="00822100" w:rsidP="00822100">
            <w:r w:rsidRPr="00822100">
              <w:t xml:space="preserve">see </w:t>
            </w:r>
            <w:hyperlink r:id="rId71" w:history="1">
              <w:r w:rsidRPr="00E60384">
                <w:rPr>
                  <w:rStyle w:val="Hyperlink"/>
                </w:rPr>
                <w:t>http://www.loc.gov/standards/iso639-2/php/code_list.php</w:t>
              </w:r>
            </w:hyperlink>
            <w:r>
              <w:t xml:space="preserve"> </w:t>
            </w:r>
          </w:p>
        </w:tc>
        <w:tc>
          <w:tcPr>
            <w:tcW w:w="2243" w:type="dxa"/>
            <w:tcBorders>
              <w:bottom w:val="single" w:sz="4" w:space="0" w:color="000000"/>
            </w:tcBorders>
          </w:tcPr>
          <w:p w:rsidR="00822100" w:rsidRDefault="0013177C" w:rsidP="00673BA2">
            <w:r>
              <w:t>no complete NAP or ISO registry found</w:t>
            </w:r>
          </w:p>
        </w:tc>
      </w:tr>
      <w:tr w:rsidR="003E02E6" w:rsidTr="008F1532">
        <w:trPr>
          <w:cantSplit/>
        </w:trPr>
        <w:tc>
          <w:tcPr>
            <w:tcW w:w="2208" w:type="dxa"/>
          </w:tcPr>
          <w:p w:rsidR="003E02E6" w:rsidRDefault="00776B46" w:rsidP="003E02E6">
            <w:r>
              <w:t>not used by ISO</w:t>
            </w:r>
          </w:p>
          <w:p w:rsidR="003E02E6" w:rsidRPr="00776B46" w:rsidRDefault="003E02E6" w:rsidP="003E02E6">
            <w:pPr>
              <w:rPr>
                <w:rStyle w:val="ElementxPath"/>
              </w:rPr>
            </w:pPr>
            <w:r w:rsidRPr="00776B46">
              <w:rPr>
                <w:rStyle w:val="ElementxPath"/>
              </w:rPr>
              <w:t>nap_DCPList</w:t>
            </w:r>
          </w:p>
        </w:tc>
        <w:tc>
          <w:tcPr>
            <w:tcW w:w="4800" w:type="dxa"/>
            <w:tcBorders>
              <w:bottom w:val="single" w:sz="4" w:space="0" w:color="000000"/>
            </w:tcBorders>
            <w:shd w:val="clear" w:color="auto" w:fill="CCFFFF"/>
          </w:tcPr>
          <w:p w:rsidR="003E02E6" w:rsidRPr="000770C9" w:rsidRDefault="003E02E6" w:rsidP="00673BA2">
            <w:pPr>
              <w:rPr>
                <w:rStyle w:val="codelist"/>
              </w:rPr>
            </w:pPr>
            <w:r w:rsidRPr="000770C9">
              <w:rPr>
                <w:rStyle w:val="codelist"/>
              </w:rPr>
              <w:t>XML</w:t>
            </w:r>
            <w:r>
              <w:rPr>
                <w:rStyle w:val="codelist"/>
              </w:rPr>
              <w:t xml:space="preserve">, </w:t>
            </w:r>
            <w:r w:rsidRPr="000770C9">
              <w:rPr>
                <w:rStyle w:val="codelist"/>
              </w:rPr>
              <w:t>CORBA</w:t>
            </w:r>
            <w:r>
              <w:rPr>
                <w:rStyle w:val="codelist"/>
              </w:rPr>
              <w:t xml:space="preserve">, </w:t>
            </w:r>
            <w:r w:rsidRPr="000770C9">
              <w:rPr>
                <w:rStyle w:val="codelist"/>
              </w:rPr>
              <w:t>JAVA</w:t>
            </w:r>
            <w:r>
              <w:rPr>
                <w:rStyle w:val="codelist"/>
              </w:rPr>
              <w:t xml:space="preserve">, </w:t>
            </w:r>
            <w:r w:rsidRPr="000770C9">
              <w:rPr>
                <w:rStyle w:val="codelist"/>
              </w:rPr>
              <w:t>COM</w:t>
            </w:r>
            <w:r>
              <w:rPr>
                <w:rStyle w:val="codelist"/>
              </w:rPr>
              <w:t xml:space="preserve">, </w:t>
            </w:r>
            <w:r w:rsidRPr="000770C9">
              <w:rPr>
                <w:rStyle w:val="codelist"/>
              </w:rPr>
              <w:t>SQL</w:t>
            </w:r>
            <w:r>
              <w:rPr>
                <w:rStyle w:val="codelist"/>
              </w:rPr>
              <w:t xml:space="preserve">, </w:t>
            </w:r>
            <w:r w:rsidRPr="000770C9">
              <w:rPr>
                <w:rStyle w:val="codelist"/>
              </w:rPr>
              <w:t>We</w:t>
            </w:r>
            <w:r w:rsidRPr="000770C9">
              <w:rPr>
                <w:rStyle w:val="codelist"/>
              </w:rPr>
              <w:t>b</w:t>
            </w:r>
            <w:r w:rsidRPr="000770C9">
              <w:rPr>
                <w:rStyle w:val="codelist"/>
              </w:rPr>
              <w:t>Services</w:t>
            </w:r>
          </w:p>
        </w:tc>
        <w:tc>
          <w:tcPr>
            <w:tcW w:w="2243" w:type="dxa"/>
            <w:tcBorders>
              <w:bottom w:val="single" w:sz="4" w:space="0" w:color="000000"/>
            </w:tcBorders>
            <w:shd w:val="clear" w:color="auto" w:fill="CCFFFF"/>
          </w:tcPr>
          <w:p w:rsidR="003E02E6" w:rsidRDefault="003E02E6" w:rsidP="00673BA2">
            <w:r>
              <w:t xml:space="preserve">NAP </w:t>
            </w:r>
            <w:r w:rsidR="00776B46">
              <w:t xml:space="preserve">specific </w:t>
            </w:r>
            <w:r>
              <w:t>code</w:t>
            </w:r>
            <w:r>
              <w:t>l</w:t>
            </w:r>
            <w:r>
              <w:t>ist – not used by USGIN</w:t>
            </w:r>
            <w:r w:rsidR="00776B46">
              <w:t xml:space="preserve"> due to </w:t>
            </w:r>
            <w:r w:rsidR="0013177C">
              <w:t>poo</w:t>
            </w:r>
            <w:r w:rsidR="0013177C">
              <w:t>r</w:t>
            </w:r>
            <w:r w:rsidR="0013177C">
              <w:t>ly defined semantics and use.</w:t>
            </w:r>
          </w:p>
        </w:tc>
      </w:tr>
      <w:tr w:rsidR="003E02E6" w:rsidTr="008F1532">
        <w:trPr>
          <w:cantSplit/>
        </w:trPr>
        <w:tc>
          <w:tcPr>
            <w:tcW w:w="2208" w:type="dxa"/>
          </w:tcPr>
          <w:p w:rsidR="003E02E6" w:rsidRDefault="00776B46" w:rsidP="003E02E6">
            <w:r>
              <w:lastRenderedPageBreak/>
              <w:t>not used by ISO</w:t>
            </w:r>
          </w:p>
          <w:p w:rsidR="003E02E6" w:rsidRPr="00776B46" w:rsidRDefault="003E02E6" w:rsidP="003E02E6">
            <w:pPr>
              <w:rPr>
                <w:rStyle w:val="ElementxPath"/>
              </w:rPr>
            </w:pPr>
            <w:r w:rsidRPr="00776B46">
              <w:rPr>
                <w:rStyle w:val="ElementxPath"/>
              </w:rPr>
              <w:t>napMD_FileFormatCode</w:t>
            </w:r>
          </w:p>
        </w:tc>
        <w:tc>
          <w:tcPr>
            <w:tcW w:w="4800" w:type="dxa"/>
            <w:shd w:val="clear" w:color="auto" w:fill="CCFFFF"/>
          </w:tcPr>
          <w:p w:rsidR="003E02E6" w:rsidRPr="000770C9" w:rsidRDefault="003E02E6" w:rsidP="00673BA2">
            <w:pPr>
              <w:rPr>
                <w:rStyle w:val="codelist"/>
              </w:rPr>
            </w:pPr>
            <w:r w:rsidRPr="000770C9">
              <w:rPr>
                <w:rStyle w:val="codelist"/>
              </w:rPr>
              <w:t>bil</w:t>
            </w:r>
            <w:r>
              <w:rPr>
                <w:rStyle w:val="codelist"/>
              </w:rPr>
              <w:t xml:space="preserve">, </w:t>
            </w:r>
            <w:r w:rsidRPr="000770C9">
              <w:rPr>
                <w:rStyle w:val="codelist"/>
              </w:rPr>
              <w:t>bmp</w:t>
            </w:r>
            <w:r>
              <w:rPr>
                <w:rStyle w:val="codelist"/>
              </w:rPr>
              <w:t xml:space="preserve">, </w:t>
            </w:r>
            <w:r w:rsidRPr="000770C9">
              <w:rPr>
                <w:rStyle w:val="codelist"/>
              </w:rPr>
              <w:t>bsq</w:t>
            </w:r>
            <w:r>
              <w:rPr>
                <w:rStyle w:val="codelist"/>
              </w:rPr>
              <w:t xml:space="preserve">, </w:t>
            </w:r>
            <w:r w:rsidRPr="000770C9">
              <w:rPr>
                <w:rStyle w:val="codelist"/>
              </w:rPr>
              <w:t>bzip2</w:t>
            </w:r>
            <w:r>
              <w:rPr>
                <w:rStyle w:val="codelist"/>
              </w:rPr>
              <w:t xml:space="preserve">, </w:t>
            </w:r>
            <w:r w:rsidRPr="000770C9">
              <w:rPr>
                <w:rStyle w:val="codelist"/>
              </w:rPr>
              <w:t>cdr</w:t>
            </w:r>
            <w:r>
              <w:rPr>
                <w:rStyle w:val="codelist"/>
              </w:rPr>
              <w:t xml:space="preserve">, </w:t>
            </w:r>
            <w:r w:rsidRPr="000770C9">
              <w:rPr>
                <w:rStyle w:val="codelist"/>
              </w:rPr>
              <w:t>cgm</w:t>
            </w:r>
            <w:r>
              <w:rPr>
                <w:rStyle w:val="codelist"/>
              </w:rPr>
              <w:t xml:space="preserve">, </w:t>
            </w:r>
            <w:r w:rsidRPr="000770C9">
              <w:rPr>
                <w:rStyle w:val="codelist"/>
              </w:rPr>
              <w:t>cover</w:t>
            </w:r>
            <w:r>
              <w:rPr>
                <w:rStyle w:val="codelist"/>
              </w:rPr>
              <w:t xml:space="preserve">, </w:t>
            </w:r>
            <w:r w:rsidRPr="000770C9">
              <w:rPr>
                <w:rStyle w:val="codelist"/>
              </w:rPr>
              <w:t>csv</w:t>
            </w:r>
            <w:r>
              <w:rPr>
                <w:rStyle w:val="codelist"/>
              </w:rPr>
              <w:t xml:space="preserve">, </w:t>
            </w:r>
            <w:r w:rsidRPr="000770C9">
              <w:rPr>
                <w:rStyle w:val="codelist"/>
              </w:rPr>
              <w:t>dbf</w:t>
            </w:r>
            <w:r>
              <w:rPr>
                <w:rStyle w:val="codelist"/>
              </w:rPr>
              <w:t xml:space="preserve">, </w:t>
            </w:r>
            <w:r w:rsidRPr="000770C9">
              <w:rPr>
                <w:rStyle w:val="codelist"/>
              </w:rPr>
              <w:t>dgn</w:t>
            </w:r>
            <w:r>
              <w:rPr>
                <w:rStyle w:val="codelist"/>
              </w:rPr>
              <w:t xml:space="preserve">, </w:t>
            </w:r>
            <w:r w:rsidRPr="000770C9">
              <w:rPr>
                <w:rStyle w:val="codelist"/>
              </w:rPr>
              <w:t>doc</w:t>
            </w:r>
            <w:r>
              <w:rPr>
                <w:rStyle w:val="codelist"/>
              </w:rPr>
              <w:t xml:space="preserve">, </w:t>
            </w:r>
            <w:r w:rsidRPr="000770C9">
              <w:rPr>
                <w:rStyle w:val="codelist"/>
              </w:rPr>
              <w:t>dwg</w:t>
            </w:r>
            <w:r>
              <w:rPr>
                <w:rStyle w:val="codelist"/>
              </w:rPr>
              <w:t xml:space="preserve">, </w:t>
            </w:r>
            <w:r w:rsidRPr="000770C9">
              <w:rPr>
                <w:rStyle w:val="codelist"/>
              </w:rPr>
              <w:t>dxf</w:t>
            </w:r>
            <w:r>
              <w:rPr>
                <w:rStyle w:val="codelist"/>
              </w:rPr>
              <w:t xml:space="preserve">, </w:t>
            </w:r>
            <w:r w:rsidRPr="000770C9">
              <w:rPr>
                <w:rStyle w:val="codelist"/>
              </w:rPr>
              <w:t>e00</w:t>
            </w:r>
            <w:r>
              <w:rPr>
                <w:rStyle w:val="codelist"/>
              </w:rPr>
              <w:t xml:space="preserve">, </w:t>
            </w:r>
            <w:r w:rsidRPr="000770C9">
              <w:rPr>
                <w:rStyle w:val="codelist"/>
              </w:rPr>
              <w:t>ecw</w:t>
            </w:r>
            <w:r>
              <w:rPr>
                <w:rStyle w:val="codelist"/>
              </w:rPr>
              <w:t xml:space="preserve">, </w:t>
            </w:r>
            <w:r w:rsidRPr="000770C9">
              <w:rPr>
                <w:rStyle w:val="codelist"/>
              </w:rPr>
              <w:t>eps</w:t>
            </w:r>
            <w:r>
              <w:rPr>
                <w:rStyle w:val="codelist"/>
              </w:rPr>
              <w:t xml:space="preserve">, </w:t>
            </w:r>
            <w:r w:rsidRPr="000770C9">
              <w:rPr>
                <w:rStyle w:val="codelist"/>
              </w:rPr>
              <w:t>ers</w:t>
            </w:r>
            <w:r>
              <w:rPr>
                <w:rStyle w:val="codelist"/>
              </w:rPr>
              <w:t xml:space="preserve">, </w:t>
            </w:r>
            <w:r w:rsidRPr="000770C9">
              <w:rPr>
                <w:rStyle w:val="codelist"/>
              </w:rPr>
              <w:t>gdb</w:t>
            </w:r>
            <w:r>
              <w:rPr>
                <w:rStyle w:val="codelist"/>
              </w:rPr>
              <w:t xml:space="preserve">, </w:t>
            </w:r>
            <w:r w:rsidRPr="000770C9">
              <w:rPr>
                <w:rStyle w:val="codelist"/>
              </w:rPr>
              <w:t>geotiff</w:t>
            </w:r>
            <w:r>
              <w:rPr>
                <w:rStyle w:val="codelist"/>
              </w:rPr>
              <w:t xml:space="preserve">, </w:t>
            </w:r>
            <w:r w:rsidRPr="000770C9">
              <w:rPr>
                <w:rStyle w:val="codelist"/>
              </w:rPr>
              <w:t>gif</w:t>
            </w:r>
            <w:r>
              <w:rPr>
                <w:rStyle w:val="codelist"/>
              </w:rPr>
              <w:t xml:space="preserve">, </w:t>
            </w:r>
            <w:r w:rsidRPr="000770C9">
              <w:rPr>
                <w:rStyle w:val="codelist"/>
              </w:rPr>
              <w:t>gml</w:t>
            </w:r>
            <w:r>
              <w:rPr>
                <w:rStyle w:val="codelist"/>
              </w:rPr>
              <w:t xml:space="preserve">, </w:t>
            </w:r>
            <w:r w:rsidRPr="000770C9">
              <w:rPr>
                <w:rStyle w:val="codelist"/>
              </w:rPr>
              <w:t>grid</w:t>
            </w:r>
            <w:r>
              <w:rPr>
                <w:rStyle w:val="codelist"/>
              </w:rPr>
              <w:t xml:space="preserve">, </w:t>
            </w:r>
            <w:r w:rsidRPr="000770C9">
              <w:rPr>
                <w:rStyle w:val="codelist"/>
              </w:rPr>
              <w:t>gzip</w:t>
            </w:r>
            <w:r>
              <w:rPr>
                <w:rStyle w:val="codelist"/>
              </w:rPr>
              <w:t xml:space="preserve">, </w:t>
            </w:r>
            <w:r w:rsidRPr="000770C9">
              <w:rPr>
                <w:rStyle w:val="codelist"/>
              </w:rPr>
              <w:t>html</w:t>
            </w:r>
            <w:r>
              <w:rPr>
                <w:rStyle w:val="codelist"/>
              </w:rPr>
              <w:t xml:space="preserve">, </w:t>
            </w:r>
            <w:r w:rsidRPr="000770C9">
              <w:rPr>
                <w:rStyle w:val="codelist"/>
              </w:rPr>
              <w:t>jpg</w:t>
            </w:r>
            <w:r>
              <w:rPr>
                <w:rStyle w:val="codelist"/>
              </w:rPr>
              <w:t xml:space="preserve">, </w:t>
            </w:r>
            <w:r w:rsidRPr="000770C9">
              <w:rPr>
                <w:rStyle w:val="codelist"/>
              </w:rPr>
              <w:t>mdb</w:t>
            </w:r>
            <w:r>
              <w:rPr>
                <w:rStyle w:val="codelist"/>
              </w:rPr>
              <w:t xml:space="preserve">, </w:t>
            </w:r>
            <w:r w:rsidRPr="000770C9">
              <w:rPr>
                <w:rStyle w:val="codelist"/>
              </w:rPr>
              <w:t>mif</w:t>
            </w:r>
            <w:r>
              <w:rPr>
                <w:rStyle w:val="codelist"/>
              </w:rPr>
              <w:t xml:space="preserve">, </w:t>
            </w:r>
            <w:r w:rsidRPr="000770C9">
              <w:rPr>
                <w:rStyle w:val="codelist"/>
              </w:rPr>
              <w:t>pbm</w:t>
            </w:r>
            <w:r>
              <w:rPr>
                <w:rStyle w:val="codelist"/>
              </w:rPr>
              <w:t xml:space="preserve">, </w:t>
            </w:r>
            <w:r w:rsidRPr="000770C9">
              <w:rPr>
                <w:rStyle w:val="codelist"/>
              </w:rPr>
              <w:t>pdf</w:t>
            </w:r>
            <w:r>
              <w:rPr>
                <w:rStyle w:val="codelist"/>
              </w:rPr>
              <w:t xml:space="preserve">, </w:t>
            </w:r>
            <w:r w:rsidRPr="000770C9">
              <w:rPr>
                <w:rStyle w:val="codelist"/>
              </w:rPr>
              <w:t>png</w:t>
            </w:r>
            <w:r>
              <w:rPr>
                <w:rStyle w:val="codelist"/>
              </w:rPr>
              <w:t xml:space="preserve">, </w:t>
            </w:r>
            <w:r w:rsidRPr="000770C9">
              <w:rPr>
                <w:rStyle w:val="codelist"/>
              </w:rPr>
              <w:t>ps</w:t>
            </w:r>
            <w:r>
              <w:rPr>
                <w:rStyle w:val="codelist"/>
              </w:rPr>
              <w:t xml:space="preserve">, </w:t>
            </w:r>
            <w:r w:rsidRPr="000770C9">
              <w:rPr>
                <w:rStyle w:val="codelist"/>
              </w:rPr>
              <w:t>rtf</w:t>
            </w:r>
            <w:r>
              <w:rPr>
                <w:rStyle w:val="codelist"/>
              </w:rPr>
              <w:t xml:space="preserve">, </w:t>
            </w:r>
            <w:r w:rsidRPr="000770C9">
              <w:rPr>
                <w:rStyle w:val="codelist"/>
              </w:rPr>
              <w:t>sdc</w:t>
            </w:r>
            <w:r>
              <w:rPr>
                <w:rStyle w:val="codelist"/>
              </w:rPr>
              <w:t xml:space="preserve">, </w:t>
            </w:r>
            <w:r w:rsidRPr="000770C9">
              <w:rPr>
                <w:rStyle w:val="codelist"/>
              </w:rPr>
              <w:t>shp</w:t>
            </w:r>
            <w:r>
              <w:rPr>
                <w:rStyle w:val="codelist"/>
              </w:rPr>
              <w:t xml:space="preserve">, </w:t>
            </w:r>
            <w:r w:rsidRPr="000770C9">
              <w:rPr>
                <w:rStyle w:val="codelist"/>
              </w:rPr>
              <w:t>sid</w:t>
            </w:r>
            <w:r>
              <w:rPr>
                <w:rStyle w:val="codelist"/>
              </w:rPr>
              <w:t xml:space="preserve">, </w:t>
            </w:r>
            <w:r w:rsidRPr="000770C9">
              <w:rPr>
                <w:rStyle w:val="codelist"/>
              </w:rPr>
              <w:t>svg</w:t>
            </w:r>
            <w:r>
              <w:rPr>
                <w:rStyle w:val="codelist"/>
              </w:rPr>
              <w:t xml:space="preserve">, </w:t>
            </w:r>
            <w:r w:rsidRPr="000770C9">
              <w:rPr>
                <w:rStyle w:val="codelist"/>
              </w:rPr>
              <w:t>tab</w:t>
            </w:r>
            <w:r>
              <w:rPr>
                <w:rStyle w:val="codelist"/>
              </w:rPr>
              <w:t xml:space="preserve">, </w:t>
            </w:r>
            <w:r w:rsidRPr="000770C9">
              <w:rPr>
                <w:rStyle w:val="codelist"/>
              </w:rPr>
              <w:t>tar</w:t>
            </w:r>
            <w:r>
              <w:rPr>
                <w:rStyle w:val="codelist"/>
              </w:rPr>
              <w:t xml:space="preserve">, </w:t>
            </w:r>
            <w:r w:rsidRPr="000770C9">
              <w:rPr>
                <w:rStyle w:val="codelist"/>
              </w:rPr>
              <w:t>tiff</w:t>
            </w:r>
            <w:r>
              <w:rPr>
                <w:rStyle w:val="codelist"/>
              </w:rPr>
              <w:t xml:space="preserve">, </w:t>
            </w:r>
            <w:r w:rsidRPr="000770C9">
              <w:rPr>
                <w:rStyle w:val="codelist"/>
              </w:rPr>
              <w:t>txt</w:t>
            </w:r>
            <w:r>
              <w:rPr>
                <w:rStyle w:val="codelist"/>
              </w:rPr>
              <w:t xml:space="preserve">, </w:t>
            </w:r>
            <w:r w:rsidRPr="000770C9">
              <w:rPr>
                <w:rStyle w:val="codelist"/>
              </w:rPr>
              <w:t>xhtml</w:t>
            </w:r>
            <w:r>
              <w:rPr>
                <w:rStyle w:val="codelist"/>
              </w:rPr>
              <w:t xml:space="preserve">, </w:t>
            </w:r>
            <w:r w:rsidRPr="000770C9">
              <w:rPr>
                <w:rStyle w:val="codelist"/>
              </w:rPr>
              <w:t>xls</w:t>
            </w:r>
            <w:r>
              <w:rPr>
                <w:rStyle w:val="codelist"/>
              </w:rPr>
              <w:t xml:space="preserve">, </w:t>
            </w:r>
            <w:r w:rsidRPr="000770C9">
              <w:rPr>
                <w:rStyle w:val="codelist"/>
              </w:rPr>
              <w:t>xml</w:t>
            </w:r>
            <w:r>
              <w:rPr>
                <w:rStyle w:val="codelist"/>
              </w:rPr>
              <w:t xml:space="preserve">, </w:t>
            </w:r>
            <w:r w:rsidRPr="000770C9">
              <w:rPr>
                <w:rStyle w:val="codelist"/>
              </w:rPr>
              <w:t>xwd</w:t>
            </w:r>
            <w:r>
              <w:rPr>
                <w:rStyle w:val="codelist"/>
              </w:rPr>
              <w:t xml:space="preserve">, </w:t>
            </w:r>
            <w:r w:rsidRPr="000770C9">
              <w:rPr>
                <w:rStyle w:val="codelist"/>
              </w:rPr>
              <w:t>zip</w:t>
            </w:r>
            <w:r>
              <w:rPr>
                <w:rStyle w:val="codelist"/>
              </w:rPr>
              <w:t xml:space="preserve">, </w:t>
            </w:r>
            <w:r w:rsidRPr="000770C9">
              <w:rPr>
                <w:rStyle w:val="codelist"/>
              </w:rPr>
              <w:t>wpd</w:t>
            </w:r>
          </w:p>
        </w:tc>
        <w:tc>
          <w:tcPr>
            <w:tcW w:w="2243" w:type="dxa"/>
            <w:shd w:val="clear" w:color="auto" w:fill="CCFFFF"/>
          </w:tcPr>
          <w:p w:rsidR="003E02E6" w:rsidRDefault="003E02E6" w:rsidP="00673BA2">
            <w:r>
              <w:t xml:space="preserve">NAP </w:t>
            </w:r>
            <w:r w:rsidR="00776B46">
              <w:t xml:space="preserve">specific </w:t>
            </w:r>
            <w:r>
              <w:t>code</w:t>
            </w:r>
            <w:r>
              <w:t>l</w:t>
            </w:r>
            <w:r>
              <w:t xml:space="preserve">ist – not </w:t>
            </w:r>
            <w:r w:rsidR="0013177C">
              <w:t xml:space="preserve">formally </w:t>
            </w:r>
            <w:r>
              <w:t>used by USGIN</w:t>
            </w:r>
            <w:r w:rsidR="0013177C">
              <w:t>, but these character strings should are to be used to populate fileType elements.</w:t>
            </w:r>
          </w:p>
        </w:tc>
      </w:tr>
    </w:tbl>
    <w:p w:rsidR="005B78EF" w:rsidRDefault="005B78EF" w:rsidP="00673BA2">
      <w:pPr>
        <w:sectPr w:rsidR="005B78EF" w:rsidSect="00A357C8">
          <w:headerReference w:type="even" r:id="rId72"/>
          <w:pgSz w:w="12240" w:h="15840" w:code="1"/>
          <w:pgMar w:top="1440" w:right="1440" w:bottom="720" w:left="1440" w:header="720" w:footer="720" w:gutter="0"/>
          <w:lnNumType w:countBy="1" w:restart="continuous"/>
          <w:cols w:space="720"/>
          <w:docGrid w:linePitch="360"/>
        </w:sectPr>
      </w:pPr>
    </w:p>
    <w:p w:rsidR="0032148F" w:rsidRPr="00CB2F1D" w:rsidRDefault="0032148F" w:rsidP="009611B8">
      <w:pPr>
        <w:pStyle w:val="Heading2"/>
      </w:pPr>
      <w:bookmarkStart w:id="142" w:name="_Toc381426788"/>
      <w:r w:rsidRPr="00CB2F1D">
        <w:lastRenderedPageBreak/>
        <w:t>Geographic bounding box</w:t>
      </w:r>
      <w:bookmarkEnd w:id="142"/>
    </w:p>
    <w:p w:rsidR="0025067F" w:rsidRPr="00CB2F1D" w:rsidRDefault="0025067F" w:rsidP="009611B8">
      <w:r w:rsidRPr="00CB2F1D">
        <w:t xml:space="preserve">USGIN profile requires that if an </w:t>
      </w:r>
      <w:r w:rsidRPr="00CB2F1D">
        <w:rPr>
          <w:rStyle w:val="ElementxPath"/>
        </w:rPr>
        <w:t>EX_Extent/geographicElement</w:t>
      </w:r>
      <w:r w:rsidRPr="00CB2F1D">
        <w:t xml:space="preserve"> is supplied</w:t>
      </w:r>
      <w:r w:rsidR="00592AA7">
        <w:t>, at least one</w:t>
      </w:r>
      <w:r w:rsidRPr="00CB2F1D">
        <w:t xml:space="preserve"> geograp</w:t>
      </w:r>
      <w:r w:rsidRPr="00CB2F1D">
        <w:t>h</w:t>
      </w:r>
      <w:r w:rsidRPr="00CB2F1D">
        <w:t>ic bounding box with bounding latitude and longitude expressed using WGS 84 decimal degrees</w:t>
      </w:r>
      <w:r w:rsidR="00592AA7">
        <w:t xml:space="preserve"> MUST be provided</w:t>
      </w:r>
      <w:r w:rsidRPr="00CB2F1D">
        <w:t>.</w:t>
      </w:r>
    </w:p>
    <w:p w:rsidR="0025067F" w:rsidRPr="00CB2F1D" w:rsidRDefault="0025067F" w:rsidP="009611B8">
      <w:r w:rsidRPr="00CB2F1D">
        <w:t>The corner coordinates for the geographic bounding box must not coincide in one point, b</w:t>
      </w:r>
      <w:r w:rsidRPr="00CB2F1D">
        <w:t>e</w:t>
      </w:r>
      <w:r w:rsidRPr="00CB2F1D">
        <w:t>cause this may result in fatal errors with some CSW implementations. Point locations must thus be represented as tiny rectangles. USGIN recommended practice is to place the actual point l</w:t>
      </w:r>
      <w:r w:rsidRPr="00CB2F1D">
        <w:t>o</w:t>
      </w:r>
      <w:r w:rsidRPr="00CB2F1D">
        <w:t>cation in the lower left corner of the rectangle.</w:t>
      </w:r>
    </w:p>
    <w:p w:rsidR="007C0B9D" w:rsidRDefault="007C0B9D" w:rsidP="009611B8">
      <w:pPr>
        <w:pStyle w:val="Heading2"/>
      </w:pPr>
      <w:bookmarkStart w:id="143" w:name="_Toc244579491"/>
      <w:bookmarkStart w:id="144" w:name="_Toc381426789"/>
      <w:bookmarkStart w:id="145" w:name="_Ref249947782"/>
      <w:bookmarkStart w:id="146" w:name="_Ref244501215"/>
      <w:bookmarkEnd w:id="143"/>
      <w:r>
        <w:t>Data Quality</w:t>
      </w:r>
      <w:bookmarkEnd w:id="144"/>
    </w:p>
    <w:p w:rsidR="007C0B9D" w:rsidRDefault="007C0B9D" w:rsidP="00A273CD">
      <w:pPr>
        <w:pStyle w:val="Heading3"/>
      </w:pPr>
      <w:bookmarkStart w:id="147" w:name="_Toc381426790"/>
      <w:r>
        <w:t>Simple quality statement</w:t>
      </w:r>
      <w:bookmarkEnd w:id="147"/>
    </w:p>
    <w:p w:rsidR="00685B8B" w:rsidRDefault="00685B8B" w:rsidP="00685B8B">
      <w:r>
        <w:t>For resource evaluation purposes</w:t>
      </w:r>
      <w:r w:rsidR="00592AA7">
        <w:t>, to answer a user's question 'is</w:t>
      </w:r>
      <w:r>
        <w:t xml:space="preserve"> the described resource good enough for my purposes</w:t>
      </w:r>
      <w:r w:rsidR="00592AA7">
        <w:t xml:space="preserve">?',  </w:t>
      </w:r>
      <w:r>
        <w:t>a free text statement</w:t>
      </w:r>
      <w:r w:rsidR="00592AA7">
        <w:t xml:space="preserve"> is generally sufficient in place of </w:t>
      </w:r>
      <w:r>
        <w:t xml:space="preserve">a detailed xml document. </w:t>
      </w:r>
      <w:r w:rsidR="00592AA7">
        <w:t>For example, this might be a</w:t>
      </w:r>
      <w:r>
        <w:t xml:space="preserve"> state</w:t>
      </w:r>
      <w:r w:rsidR="00592AA7">
        <w:t>ment</w:t>
      </w:r>
      <w:r>
        <w:t xml:space="preserve"> something like “</w:t>
      </w:r>
      <w:r w:rsidRPr="009851E6">
        <w:rPr>
          <w:i/>
        </w:rPr>
        <w:t>These data were compiled by the authors from field sheets and notes by scanning paper copies, georeferencing and digi</w:t>
      </w:r>
      <w:r w:rsidRPr="009851E6">
        <w:rPr>
          <w:i/>
        </w:rPr>
        <w:t>t</w:t>
      </w:r>
      <w:r w:rsidRPr="009851E6">
        <w:rPr>
          <w:i/>
        </w:rPr>
        <w:t>izing on screen. Station locations are based on Garmin 12 GPS readings, except locally where they have been adjusted for consistency with the base map. Original GPS coordinates are r</w:t>
      </w:r>
      <w:r w:rsidRPr="009851E6">
        <w:rPr>
          <w:i/>
        </w:rPr>
        <w:t>e</w:t>
      </w:r>
      <w:r w:rsidRPr="009851E6">
        <w:rPr>
          <w:i/>
        </w:rPr>
        <w:t>ported in the station table. These data have been reviewed for completeness of description and internal consistency, but have not been independently field checked.</w:t>
      </w:r>
      <w:r>
        <w:t xml:space="preserve">” This is the </w:t>
      </w:r>
      <w:r w:rsidR="00592AA7">
        <w:t xml:space="preserve">only </w:t>
      </w:r>
      <w:r>
        <w:t>kind of quality information available for many resources; it is neither a quantitative measure nor techn</w:t>
      </w:r>
      <w:r>
        <w:t>i</w:t>
      </w:r>
      <w:r>
        <w:t>cally a conformance result. A simple qualityStatement would suffice and provide significant va</w:t>
      </w:r>
      <w:r>
        <w:t>l</w:t>
      </w:r>
      <w:r>
        <w:t>ue.</w:t>
      </w:r>
      <w:r w:rsidR="00592AA7">
        <w:t xml:space="preserve"> There is no ISO19115 element for such a quality statement.</w:t>
      </w:r>
    </w:p>
    <w:p w:rsidR="00685B8B" w:rsidRDefault="00685B8B" w:rsidP="00A273CD">
      <w:r>
        <w:t xml:space="preserve">To implement this simple case, the proposed solution is </w:t>
      </w:r>
      <w:r w:rsidR="001C7332">
        <w:t>that the first report conformance expl</w:t>
      </w:r>
      <w:r w:rsidR="001C7332">
        <w:t>a</w:t>
      </w:r>
      <w:r w:rsidR="001C7332">
        <w:t xml:space="preserve">nation in each DQ_DataQuality element instance would contain a free text discussion of data quality considerations for the indicated scope for that element. Thus, text at </w:t>
      </w:r>
      <w:r>
        <w:t xml:space="preserve">the </w:t>
      </w:r>
      <w:r w:rsidR="00592AA7">
        <w:t xml:space="preserve">XPath </w:t>
      </w:r>
      <w:r w:rsidRPr="00A273CD">
        <w:rPr>
          <w:rStyle w:val="ElementxPath"/>
        </w:rPr>
        <w:t>DQ_Data</w:t>
      </w:r>
      <w:r w:rsidR="001C7332">
        <w:rPr>
          <w:rStyle w:val="ElementxPath"/>
        </w:rPr>
        <w:softHyphen/>
      </w:r>
      <w:r w:rsidRPr="00A273CD">
        <w:rPr>
          <w:rStyle w:val="ElementxPath"/>
        </w:rPr>
        <w:t>Quality//</w:t>
      </w:r>
      <w:r>
        <w:rPr>
          <w:rStyle w:val="ElementxPath"/>
        </w:rPr>
        <w:softHyphen/>
      </w:r>
      <w:r w:rsidRPr="00A273CD">
        <w:rPr>
          <w:rStyle w:val="ElementxPath"/>
        </w:rPr>
        <w:t>report[1]//</w:t>
      </w:r>
      <w:r w:rsidR="001C7332">
        <w:rPr>
          <w:rStyle w:val="ElementxPath"/>
        </w:rPr>
        <w:t>result[1]//</w:t>
      </w:r>
      <w:r>
        <w:rPr>
          <w:rStyle w:val="ElementxPath"/>
        </w:rPr>
        <w:softHyphen/>
      </w:r>
      <w:r w:rsidRPr="00A273CD">
        <w:rPr>
          <w:rStyle w:val="ElementxPath"/>
        </w:rPr>
        <w:t>explanation/</w:t>
      </w:r>
      <w:r>
        <w:rPr>
          <w:rStyle w:val="ElementxPath"/>
        </w:rPr>
        <w:softHyphen/>
      </w:r>
      <w:r w:rsidRPr="00A273CD">
        <w:rPr>
          <w:rStyle w:val="ElementxPath"/>
        </w:rPr>
        <w:t>CharacterString</w:t>
      </w:r>
      <w:r>
        <w:t xml:space="preserve"> </w:t>
      </w:r>
      <w:r w:rsidR="001C7332">
        <w:t>will be interpreted as a self-explanatory quality statement</w:t>
      </w:r>
      <w:r>
        <w:t xml:space="preserve">. The use of any specific data quality element </w:t>
      </w:r>
      <w:r w:rsidR="001C7332">
        <w:t>(e.g. DQ_Quan</w:t>
      </w:r>
      <w:r w:rsidR="001C7332">
        <w:softHyphen/>
        <w:t>titative</w:t>
      </w:r>
      <w:r w:rsidR="001C7332">
        <w:softHyphen/>
      </w:r>
      <w:r w:rsidR="001C7332">
        <w:softHyphen/>
        <w:t>Attribute</w:t>
      </w:r>
      <w:r w:rsidR="001C7332">
        <w:softHyphen/>
        <w:t>Accuracy, DQ_RelativeInternal</w:t>
      </w:r>
      <w:r w:rsidR="001C7332">
        <w:softHyphen/>
        <w:t>Positional</w:t>
      </w:r>
      <w:r w:rsidR="001C7332">
        <w:softHyphen/>
        <w:t xml:space="preserve">Accuracy..) </w:t>
      </w:r>
      <w:r>
        <w:t xml:space="preserve">to contain this explanation is arbitrary and </w:t>
      </w:r>
      <w:r w:rsidR="001C7332">
        <w:t>may</w:t>
      </w:r>
      <w:r w:rsidR="00287363">
        <w:t xml:space="preserve"> be ignored by client applications</w:t>
      </w:r>
      <w:r>
        <w:t>.</w:t>
      </w:r>
    </w:p>
    <w:p w:rsidR="0032148F" w:rsidRPr="00CB2F1D" w:rsidRDefault="0032148F" w:rsidP="009611B8">
      <w:pPr>
        <w:pStyle w:val="Heading2"/>
      </w:pPr>
      <w:bookmarkStart w:id="148" w:name="_Toc381426791"/>
      <w:bookmarkEnd w:id="145"/>
      <w:r w:rsidRPr="00CB2F1D">
        <w:t>Lineage</w:t>
      </w:r>
      <w:bookmarkEnd w:id="146"/>
      <w:bookmarkEnd w:id="148"/>
    </w:p>
    <w:p w:rsidR="003A2164" w:rsidRPr="00CB2F1D" w:rsidRDefault="003A2164" w:rsidP="009611B8">
      <w:r w:rsidRPr="00CB2F1D">
        <w:t xml:space="preserve">Lineage in data quality section </w:t>
      </w:r>
      <w:r w:rsidR="001C7332">
        <w:t>is a collection of</w:t>
      </w:r>
      <w:r w:rsidRPr="00CB2F1D">
        <w:t xml:space="preserve"> processing steps that</w:t>
      </w:r>
      <w:r w:rsidR="001C7332">
        <w:t xml:space="preserve"> describe the provenance of a resource</w:t>
      </w:r>
      <w:r w:rsidRPr="00CB2F1D">
        <w:t xml:space="preserve">. Each step has some input resources, identified by source citations associated with the process step. The </w:t>
      </w:r>
      <w:r w:rsidRPr="009851E6">
        <w:rPr>
          <w:rStyle w:val="ElementxPath"/>
        </w:rPr>
        <w:t>LI_ProcessStep</w:t>
      </w:r>
      <w:r w:rsidRPr="00CB2F1D">
        <w:t xml:space="preserve"> element does not directly identify its output resource, so in a lineage that involves a chain of steps with intermediate resources, the sourceStep ass</w:t>
      </w:r>
      <w:r w:rsidRPr="00CB2F1D">
        <w:t>o</w:t>
      </w:r>
      <w:r w:rsidRPr="00CB2F1D">
        <w:t xml:space="preserve">ciation from </w:t>
      </w:r>
      <w:r w:rsidRPr="009851E6">
        <w:rPr>
          <w:rStyle w:val="ElementxPath"/>
        </w:rPr>
        <w:t>LI_Source</w:t>
      </w:r>
      <w:r w:rsidRPr="00CB2F1D">
        <w:t xml:space="preserve"> links a resource to a processing step that it is output from. </w:t>
      </w:r>
    </w:p>
    <w:p w:rsidR="003A2164" w:rsidRPr="00CB2F1D" w:rsidRDefault="00AD72C4" w:rsidP="009611B8">
      <w:r>
        <w:t>A</w:t>
      </w:r>
      <w:r w:rsidR="007C0148" w:rsidRPr="00CB2F1D">
        <w:t xml:space="preserve"> </w:t>
      </w:r>
      <w:r w:rsidR="007C0148" w:rsidRPr="009851E6">
        <w:rPr>
          <w:rStyle w:val="ElementxPath"/>
        </w:rPr>
        <w:t>LI_Lineage</w:t>
      </w:r>
      <w:r w:rsidR="007C0148" w:rsidRPr="00CB2F1D">
        <w:t xml:space="preserve"> </w:t>
      </w:r>
      <w:r>
        <w:t xml:space="preserve">element </w:t>
      </w:r>
      <w:r w:rsidR="007C0148" w:rsidRPr="00CB2F1D">
        <w:t xml:space="preserve">that </w:t>
      </w:r>
      <w:r>
        <w:t xml:space="preserve">contains a </w:t>
      </w:r>
      <w:r w:rsidRPr="009851E6">
        <w:rPr>
          <w:rStyle w:val="ElementxPath"/>
        </w:rPr>
        <w:t>source</w:t>
      </w:r>
      <w:r>
        <w:t xml:space="preserve"> but</w:t>
      </w:r>
      <w:r w:rsidR="007C0148" w:rsidRPr="00CB2F1D">
        <w:t xml:space="preserve"> no </w:t>
      </w:r>
      <w:r w:rsidR="007C0148" w:rsidRPr="009851E6">
        <w:rPr>
          <w:rStyle w:val="ElementxPath"/>
        </w:rPr>
        <w:t>processStep</w:t>
      </w:r>
      <w:r>
        <w:t xml:space="preserve"> elements</w:t>
      </w:r>
      <w:r w:rsidR="007C0148" w:rsidRPr="00CB2F1D">
        <w:t xml:space="preserve"> </w:t>
      </w:r>
      <w:r>
        <w:t xml:space="preserve">is redundant; this source information should be represented with the </w:t>
      </w:r>
      <w:r w:rsidRPr="00CB2F1D">
        <w:rPr>
          <w:rStyle w:val="ElementxPath"/>
        </w:rPr>
        <w:t>MD_DataIdentification/citation/CI_Citation</w:t>
      </w:r>
      <w:r>
        <w:t xml:space="preserve"> element</w:t>
      </w:r>
      <w:r w:rsidR="007C0148" w:rsidRPr="00CB2F1D">
        <w:t>.</w:t>
      </w:r>
    </w:p>
    <w:p w:rsidR="007C0148" w:rsidRPr="00CB2F1D" w:rsidRDefault="009A7B3E" w:rsidP="009611B8">
      <w:r>
        <w:t>A</w:t>
      </w:r>
      <w:r w:rsidR="007C0148" w:rsidRPr="00CB2F1D">
        <w:t xml:space="preserve"> GIS dataset originally digitized from a published geologic map, put online, obtained by an online download, and reprojected would report one </w:t>
      </w:r>
      <w:r w:rsidR="007C0148" w:rsidRPr="009851E6">
        <w:rPr>
          <w:rStyle w:val="ElementxPath"/>
        </w:rPr>
        <w:t>processStep</w:t>
      </w:r>
      <w:r>
        <w:t xml:space="preserve"> (reprojection)</w:t>
      </w:r>
      <w:r w:rsidR="007C0148" w:rsidRPr="00CB2F1D">
        <w:t xml:space="preserve"> with </w:t>
      </w:r>
      <w:r w:rsidR="00FE320C" w:rsidRPr="00CB2F1D">
        <w:rPr>
          <w:rStyle w:val="ElementxPath"/>
        </w:rPr>
        <w:t>source/LI_Source</w:t>
      </w:r>
      <w:r w:rsidR="007C0148" w:rsidRPr="00CB2F1D">
        <w:t xml:space="preserve"> that has a </w:t>
      </w:r>
      <w:r w:rsidR="007C0148" w:rsidRPr="009851E6">
        <w:rPr>
          <w:rStyle w:val="ElementxPath"/>
        </w:rPr>
        <w:t>CI_Citation</w:t>
      </w:r>
      <w:r w:rsidR="007C0148" w:rsidRPr="00CB2F1D">
        <w:t xml:space="preserve"> for the downloaded data. This </w:t>
      </w:r>
      <w:r w:rsidR="007C0148" w:rsidRPr="009851E6">
        <w:rPr>
          <w:rStyle w:val="ElementxPath"/>
        </w:rPr>
        <w:t>LI_</w:t>
      </w:r>
      <w:r w:rsidR="00751443" w:rsidRPr="009851E6">
        <w:rPr>
          <w:rStyle w:val="ElementxPath"/>
        </w:rPr>
        <w:t>S</w:t>
      </w:r>
      <w:r w:rsidR="007C0148" w:rsidRPr="009851E6">
        <w:rPr>
          <w:rStyle w:val="ElementxPath"/>
        </w:rPr>
        <w:t>ource</w:t>
      </w:r>
      <w:r w:rsidR="007C0148" w:rsidRPr="00CB2F1D">
        <w:t xml:space="preserve"> would have a </w:t>
      </w:r>
      <w:r w:rsidR="007C0148" w:rsidRPr="009851E6">
        <w:rPr>
          <w:rStyle w:val="ElementxPath"/>
        </w:rPr>
        <w:t>sourceStep</w:t>
      </w:r>
      <w:r w:rsidR="007C0148" w:rsidRPr="00CB2F1D">
        <w:t xml:space="preserve"> pointing to an </w:t>
      </w:r>
      <w:r w:rsidR="007C0148" w:rsidRPr="009851E6">
        <w:rPr>
          <w:rStyle w:val="ElementxPath"/>
        </w:rPr>
        <w:t>LI_ProcessStep</w:t>
      </w:r>
      <w:r w:rsidR="007C0148" w:rsidRPr="00CB2F1D">
        <w:t xml:space="preserve"> for the original </w:t>
      </w:r>
      <w:r w:rsidR="00751443" w:rsidRPr="00CB2F1D">
        <w:t xml:space="preserve">digital conversion from the paper map, and the </w:t>
      </w:r>
      <w:r w:rsidR="00FE320C" w:rsidRPr="00CB2F1D">
        <w:rPr>
          <w:rStyle w:val="ElementxPath"/>
        </w:rPr>
        <w:t>LI_ProcessStep/source/LI_Source</w:t>
      </w:r>
      <w:r w:rsidR="00751443" w:rsidRPr="00CB2F1D">
        <w:t xml:space="preserve"> would contain the citation for the original paper map. </w:t>
      </w:r>
    </w:p>
    <w:p w:rsidR="00751443" w:rsidRPr="00CB2F1D" w:rsidRDefault="00751443" w:rsidP="009611B8">
      <w:r w:rsidRPr="00CB2F1D">
        <w:t xml:space="preserve">In order to enable </w:t>
      </w:r>
      <w:r w:rsidR="00485664">
        <w:t>XP</w:t>
      </w:r>
      <w:r w:rsidR="00485664" w:rsidRPr="00CB2F1D">
        <w:t xml:space="preserve">ath </w:t>
      </w:r>
      <w:r w:rsidRPr="00CB2F1D">
        <w:t xml:space="preserve">queries for any of the sources or processSteps in a processing chain, all related </w:t>
      </w:r>
      <w:r w:rsidRPr="009851E6">
        <w:rPr>
          <w:rStyle w:val="ElementxPath"/>
        </w:rPr>
        <w:t>LI_Source</w:t>
      </w:r>
      <w:r w:rsidRPr="00CB2F1D">
        <w:t xml:space="preserve"> and </w:t>
      </w:r>
      <w:r w:rsidRPr="009851E6">
        <w:rPr>
          <w:rStyle w:val="ElementxPath"/>
        </w:rPr>
        <w:t>LI_ProcessStep</w:t>
      </w:r>
      <w:r w:rsidRPr="00CB2F1D">
        <w:t xml:space="preserve"> elements should be directly nested within the </w:t>
      </w:r>
      <w:r w:rsidRPr="009851E6">
        <w:rPr>
          <w:rStyle w:val="ElementxPath"/>
        </w:rPr>
        <w:t>LI_Lineage</w:t>
      </w:r>
      <w:r w:rsidRPr="00CB2F1D">
        <w:t xml:space="preserve"> </w:t>
      </w:r>
      <w:r w:rsidRPr="00CB2F1D">
        <w:lastRenderedPageBreak/>
        <w:t xml:space="preserve">element, </w:t>
      </w:r>
      <w:r w:rsidR="00D05239" w:rsidRPr="00CB2F1D">
        <w:t xml:space="preserve"> and the </w:t>
      </w:r>
      <w:r w:rsidR="00FE320C" w:rsidRPr="00CB2F1D">
        <w:rPr>
          <w:rStyle w:val="ElementxPath"/>
        </w:rPr>
        <w:t>processStep/source</w:t>
      </w:r>
      <w:r w:rsidR="00D05239" w:rsidRPr="00CB2F1D">
        <w:t xml:space="preserve"> and </w:t>
      </w:r>
      <w:r w:rsidR="00FE320C" w:rsidRPr="00CB2F1D">
        <w:rPr>
          <w:rStyle w:val="ElementxPath"/>
        </w:rPr>
        <w:t>LI_Source/sourceStep</w:t>
      </w:r>
      <w:r w:rsidR="00D05239" w:rsidRPr="00CB2F1D">
        <w:t xml:space="preserve"> associations should be by </w:t>
      </w:r>
      <w:r w:rsidR="00485664">
        <w:t>inte</w:t>
      </w:r>
      <w:r w:rsidR="00485664">
        <w:t>r</w:t>
      </w:r>
      <w:r w:rsidR="00485664">
        <w:t xml:space="preserve">nal document </w:t>
      </w:r>
      <w:r w:rsidR="00D05239" w:rsidRPr="00CB2F1D">
        <w:t>reference</w:t>
      </w:r>
      <w:r w:rsidR="00485664">
        <w:t>s (see Code Example 3)</w:t>
      </w:r>
      <w:r w:rsidR="00D05239" w:rsidRPr="00CB2F1D">
        <w:t>.</w:t>
      </w:r>
    </w:p>
    <w:p w:rsidR="00411ED3" w:rsidRPr="00CB2F1D" w:rsidRDefault="00411ED3" w:rsidP="009611B8"/>
    <w:p w:rsidR="00411ED3" w:rsidRPr="00CB2F1D" w:rsidRDefault="00411ED3" w:rsidP="009611B8">
      <w:r w:rsidRPr="00CB2F1D">
        <w:t xml:space="preserve">Code </w:t>
      </w:r>
      <w:r w:rsidR="00485664">
        <w:t>E</w:t>
      </w:r>
      <w:r w:rsidRPr="00CB2F1D">
        <w:t xml:space="preserve">xample </w:t>
      </w:r>
      <w:r w:rsidR="00485664">
        <w:t>3</w:t>
      </w:r>
      <w:r w:rsidRPr="00CB2F1D">
        <w:t xml:space="preserve">: </w:t>
      </w:r>
      <w:r w:rsidR="00485664">
        <w:t>A</w:t>
      </w:r>
      <w:r w:rsidRPr="00CB2F1D">
        <w:t xml:space="preserve"> complex processing and source history using LI_Lineage. </w:t>
      </w:r>
    </w:p>
    <w:p w:rsidR="00411ED3" w:rsidRPr="00522388" w:rsidRDefault="00411ED3" w:rsidP="00C55311">
      <w:pPr>
        <w:pStyle w:val="XMLelementValue"/>
        <w:rPr>
          <w:rFonts w:cs="Arial"/>
          <w:b w:val="0"/>
          <w:szCs w:val="22"/>
          <w:highlight w:val="white"/>
        </w:rPr>
      </w:pPr>
      <w:r w:rsidRPr="00522388">
        <w:rPr>
          <w:rFonts w:cs="Arial"/>
          <w:b w:val="0"/>
          <w:szCs w:val="22"/>
          <w:highlight w:val="yellow"/>
        </w:rPr>
        <w:t>&lt;?</w:t>
      </w:r>
      <w:r w:rsidRPr="00522388">
        <w:rPr>
          <w:rFonts w:cs="Arial"/>
          <w:b w:val="0"/>
          <w:color w:val="0000FF"/>
          <w:szCs w:val="22"/>
          <w:highlight w:val="white"/>
        </w:rPr>
        <w:t>xml</w:t>
      </w:r>
      <w:r w:rsidRPr="00522388">
        <w:rPr>
          <w:rFonts w:cs="Arial"/>
          <w:b w:val="0"/>
          <w:szCs w:val="22"/>
          <w:highlight w:val="white"/>
        </w:rPr>
        <w:t xml:space="preserve"> </w:t>
      </w:r>
      <w:r w:rsidRPr="00522388">
        <w:rPr>
          <w:rFonts w:cs="Arial"/>
          <w:b w:val="0"/>
          <w:color w:val="FF0000"/>
          <w:szCs w:val="22"/>
          <w:highlight w:val="white"/>
        </w:rPr>
        <w:t>version</w:t>
      </w:r>
      <w:r w:rsidRPr="00522388">
        <w:rPr>
          <w:rFonts w:cs="Arial"/>
          <w:b w:val="0"/>
          <w:color w:val="auto"/>
          <w:szCs w:val="22"/>
          <w:highlight w:val="white"/>
        </w:rPr>
        <w:t>=</w:t>
      </w:r>
      <w:r w:rsidR="00EE6EBE" w:rsidRPr="00522388">
        <w:rPr>
          <w:rFonts w:cs="Arial"/>
          <w:b w:val="0"/>
          <w:color w:val="8000FF"/>
          <w:szCs w:val="22"/>
          <w:highlight w:val="white"/>
        </w:rPr>
        <w:t>"</w:t>
      </w:r>
      <w:r w:rsidRPr="00522388">
        <w:rPr>
          <w:rFonts w:cs="Arial"/>
          <w:b w:val="0"/>
          <w:color w:val="8000FF"/>
          <w:szCs w:val="22"/>
          <w:highlight w:val="white"/>
        </w:rPr>
        <w:t>1.0</w:t>
      </w:r>
      <w:r w:rsidR="00EE6EBE" w:rsidRPr="00522388">
        <w:rPr>
          <w:rFonts w:cs="Arial"/>
          <w:b w:val="0"/>
          <w:color w:val="8000FF"/>
          <w:szCs w:val="22"/>
          <w:highlight w:val="white"/>
        </w:rPr>
        <w:t>"</w:t>
      </w:r>
      <w:r w:rsidRPr="00522388">
        <w:rPr>
          <w:rFonts w:cs="Arial"/>
          <w:b w:val="0"/>
          <w:szCs w:val="22"/>
          <w:highlight w:val="white"/>
        </w:rPr>
        <w:t xml:space="preserve"> </w:t>
      </w:r>
      <w:r w:rsidRPr="00522388">
        <w:rPr>
          <w:rFonts w:cs="Arial"/>
          <w:b w:val="0"/>
          <w:color w:val="FF0000"/>
          <w:szCs w:val="22"/>
          <w:highlight w:val="white"/>
        </w:rPr>
        <w:t>encoding</w:t>
      </w:r>
      <w:r w:rsidRPr="00522388">
        <w:rPr>
          <w:rFonts w:cs="Arial"/>
          <w:b w:val="0"/>
          <w:szCs w:val="22"/>
          <w:highlight w:val="white"/>
        </w:rPr>
        <w:t>=</w:t>
      </w:r>
      <w:r w:rsidR="00EE6EBE" w:rsidRPr="00522388">
        <w:rPr>
          <w:rFonts w:cs="Arial"/>
          <w:b w:val="0"/>
          <w:color w:val="8000FF"/>
          <w:szCs w:val="22"/>
          <w:highlight w:val="white"/>
        </w:rPr>
        <w:t>"</w:t>
      </w:r>
      <w:r w:rsidRPr="00522388">
        <w:rPr>
          <w:rFonts w:cs="Arial"/>
          <w:b w:val="0"/>
          <w:color w:val="8000FF"/>
          <w:szCs w:val="22"/>
          <w:highlight w:val="white"/>
        </w:rPr>
        <w:t>UTF-8</w:t>
      </w:r>
      <w:r w:rsidR="00EE6EBE" w:rsidRPr="00522388">
        <w:rPr>
          <w:rFonts w:cs="Arial"/>
          <w:b w:val="0"/>
          <w:color w:val="8000FF"/>
          <w:szCs w:val="22"/>
          <w:highlight w:val="white"/>
        </w:rPr>
        <w:t>"</w:t>
      </w:r>
      <w:r w:rsidRPr="00522388">
        <w:rPr>
          <w:rFonts w:cs="Arial"/>
          <w:b w:val="0"/>
          <w:szCs w:val="22"/>
          <w:highlight w:val="yellow"/>
        </w:rPr>
        <w:t>?&gt;</w:t>
      </w:r>
    </w:p>
    <w:p w:rsidR="00411ED3" w:rsidRPr="00522388" w:rsidRDefault="00411ED3" w:rsidP="00C55311">
      <w:pPr>
        <w:pStyle w:val="XMLelementValue"/>
        <w:rPr>
          <w:rFonts w:cs="Arial"/>
          <w:b w:val="0"/>
          <w:szCs w:val="22"/>
          <w:highlight w:val="white"/>
        </w:rPr>
      </w:pPr>
      <w:r w:rsidRPr="00522388">
        <w:rPr>
          <w:rFonts w:cs="Arial"/>
          <w:b w:val="0"/>
          <w:color w:val="0000FF"/>
          <w:szCs w:val="22"/>
          <w:highlight w:val="white"/>
        </w:rPr>
        <w:t>&lt;LI_Lineage</w:t>
      </w:r>
      <w:r w:rsidRPr="00522388">
        <w:rPr>
          <w:rFonts w:cs="Arial"/>
          <w:b w:val="0"/>
          <w:szCs w:val="22"/>
          <w:highlight w:val="white"/>
        </w:rPr>
        <w:t xml:space="preserve"> </w:t>
      </w:r>
    </w:p>
    <w:p w:rsidR="00411ED3" w:rsidRPr="00522388" w:rsidRDefault="00E96DD0" w:rsidP="00C55311">
      <w:pPr>
        <w:pStyle w:val="XMLelementValue"/>
        <w:tabs>
          <w:tab w:val="clear" w:pos="540"/>
          <w:tab w:val="clear" w:pos="720"/>
          <w:tab w:val="left" w:pos="700"/>
        </w:tabs>
        <w:ind w:left="500" w:hanging="500"/>
        <w:rPr>
          <w:rFonts w:cs="Arial"/>
          <w:b w:val="0"/>
          <w:szCs w:val="22"/>
          <w:highlight w:val="white"/>
        </w:rPr>
      </w:pPr>
      <w:r w:rsidRPr="00522388">
        <w:rPr>
          <w:rFonts w:cs="Arial"/>
          <w:b w:val="0"/>
          <w:szCs w:val="22"/>
          <w:highlight w:val="white"/>
        </w:rPr>
        <w:t xml:space="preserve">  </w:t>
      </w:r>
      <w:r w:rsidR="00411ED3" w:rsidRPr="00522388">
        <w:rPr>
          <w:rFonts w:cs="Arial"/>
          <w:b w:val="0"/>
          <w:color w:val="FF0000"/>
          <w:szCs w:val="22"/>
          <w:highlight w:val="white"/>
        </w:rPr>
        <w:t>xmlns</w:t>
      </w:r>
      <w:r w:rsidR="00411ED3" w:rsidRPr="00522388">
        <w:rPr>
          <w:rFonts w:cs="Arial"/>
          <w:b w:val="0"/>
          <w:color w:val="auto"/>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http://www.isotc211.org/2005/gmd</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rPr>
          <w:rFonts w:cs="Arial"/>
          <w:b w:val="0"/>
          <w:szCs w:val="22"/>
          <w:highlight w:val="white"/>
        </w:rPr>
      </w:pPr>
      <w:r w:rsidRPr="00522388">
        <w:rPr>
          <w:rFonts w:cs="Arial"/>
          <w:b w:val="0"/>
          <w:color w:val="FF0000"/>
          <w:szCs w:val="22"/>
          <w:highlight w:val="white"/>
        </w:rPr>
        <w:t xml:space="preserve">  </w:t>
      </w:r>
      <w:r w:rsidR="00411ED3" w:rsidRPr="00522388">
        <w:rPr>
          <w:rFonts w:cs="Arial"/>
          <w:b w:val="0"/>
          <w:color w:val="FF0000"/>
          <w:szCs w:val="22"/>
          <w:highlight w:val="white"/>
        </w:rPr>
        <w:t>xmlns:gco</w:t>
      </w:r>
      <w:r w:rsidR="00411ED3" w:rsidRPr="00522388">
        <w:rPr>
          <w:rFonts w:cs="Arial"/>
          <w:b w:val="0"/>
          <w:color w:val="auto"/>
          <w:szCs w:val="22"/>
          <w:highlight w:val="white"/>
        </w:rPr>
        <w:t>=</w:t>
      </w:r>
      <w:r w:rsidR="00EE6EBE" w:rsidRPr="00522388">
        <w:rPr>
          <w:rStyle w:val="attributeValue"/>
          <w:rFonts w:cs="Arial"/>
          <w:szCs w:val="22"/>
          <w:highlight w:val="white"/>
        </w:rPr>
        <w:t>"</w:t>
      </w:r>
      <w:r w:rsidR="00411ED3" w:rsidRPr="00522388">
        <w:rPr>
          <w:rFonts w:cs="Arial"/>
          <w:b w:val="0"/>
          <w:color w:val="8000FF"/>
          <w:szCs w:val="22"/>
          <w:highlight w:val="white"/>
        </w:rPr>
        <w:t>http://www.isotc211.org/2005/gco</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FF0000"/>
          <w:szCs w:val="22"/>
          <w:highlight w:val="white"/>
        </w:rPr>
        <w:t>xmlns:xlink</w:t>
      </w:r>
      <w:r w:rsidR="00411ED3" w:rsidRPr="00522388">
        <w:rPr>
          <w:rFonts w:cs="Arial"/>
          <w:b w:val="0"/>
          <w:color w:val="auto"/>
          <w:szCs w:val="22"/>
          <w:highlight w:val="white"/>
        </w:rPr>
        <w:t>=</w:t>
      </w:r>
      <w:r w:rsidR="00EE6EBE" w:rsidRPr="00522388">
        <w:rPr>
          <w:rStyle w:val="attributeValue"/>
          <w:rFonts w:cs="Arial"/>
          <w:szCs w:val="22"/>
          <w:highlight w:val="white"/>
        </w:rPr>
        <w:t>"</w:t>
      </w:r>
      <w:r w:rsidR="00411ED3" w:rsidRPr="00522388">
        <w:rPr>
          <w:rFonts w:cs="Arial"/>
          <w:b w:val="0"/>
          <w:color w:val="8000FF"/>
          <w:szCs w:val="22"/>
          <w:highlight w:val="white"/>
        </w:rPr>
        <w:t>http://www.w3.org/1999/xlink</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rPr>
          <w:rFonts w:cs="Arial"/>
          <w:b w:val="0"/>
          <w:szCs w:val="22"/>
          <w:highlight w:val="white"/>
        </w:rPr>
      </w:pPr>
      <w:r w:rsidRPr="00522388">
        <w:rPr>
          <w:rFonts w:cs="Arial"/>
          <w:b w:val="0"/>
          <w:color w:val="FF0000"/>
          <w:szCs w:val="22"/>
          <w:highlight w:val="white"/>
        </w:rPr>
        <w:t xml:space="preserve">  </w:t>
      </w:r>
      <w:r w:rsidR="00411ED3" w:rsidRPr="00522388">
        <w:rPr>
          <w:rFonts w:cs="Arial"/>
          <w:b w:val="0"/>
          <w:color w:val="FF0000"/>
          <w:szCs w:val="22"/>
          <w:highlight w:val="white"/>
        </w:rPr>
        <w:t>xmlns:xsi</w:t>
      </w:r>
      <w:r w:rsidR="00411ED3" w:rsidRPr="00522388">
        <w:rPr>
          <w:rFonts w:cs="Arial"/>
          <w:b w:val="0"/>
          <w:color w:val="auto"/>
          <w:szCs w:val="22"/>
          <w:highlight w:val="white"/>
        </w:rPr>
        <w:t>=</w:t>
      </w:r>
      <w:r w:rsidR="00EE6EBE" w:rsidRPr="00522388">
        <w:rPr>
          <w:rStyle w:val="attributeValue"/>
          <w:rFonts w:cs="Arial"/>
          <w:szCs w:val="22"/>
          <w:highlight w:val="white"/>
        </w:rPr>
        <w:t>"</w:t>
      </w:r>
      <w:r w:rsidR="00411ED3" w:rsidRPr="00522388">
        <w:rPr>
          <w:rFonts w:cs="Arial"/>
          <w:b w:val="0"/>
          <w:color w:val="8000FF"/>
          <w:szCs w:val="22"/>
          <w:highlight w:val="white"/>
        </w:rPr>
        <w:t>http://www.w3.org/2001/XMLSchema-instance</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tabs>
          <w:tab w:val="clear" w:pos="144"/>
          <w:tab w:val="clear" w:pos="360"/>
          <w:tab w:val="left" w:pos="100"/>
          <w:tab w:val="left" w:pos="300"/>
        </w:tabs>
        <w:ind w:left="100" w:hanging="100"/>
        <w:rPr>
          <w:rFonts w:cs="Arial"/>
          <w:b w:val="0"/>
          <w:szCs w:val="22"/>
          <w:highlight w:val="white"/>
        </w:rPr>
      </w:pPr>
      <w:r w:rsidRPr="00522388">
        <w:rPr>
          <w:rFonts w:cs="Arial"/>
          <w:b w:val="0"/>
          <w:color w:val="FF0000"/>
          <w:szCs w:val="22"/>
          <w:highlight w:val="white"/>
        </w:rPr>
        <w:t xml:space="preserve">  </w:t>
      </w:r>
      <w:r w:rsidR="00411ED3" w:rsidRPr="00522388">
        <w:rPr>
          <w:rFonts w:cs="Arial"/>
          <w:b w:val="0"/>
          <w:color w:val="FF0000"/>
          <w:szCs w:val="22"/>
          <w:highlight w:val="white"/>
        </w:rPr>
        <w:t>xsi:schemaLocation</w:t>
      </w:r>
      <w:r w:rsidR="00411ED3" w:rsidRPr="00522388">
        <w:rPr>
          <w:rFonts w:cs="Arial"/>
          <w:b w:val="0"/>
          <w:color w:val="auto"/>
          <w:szCs w:val="22"/>
          <w:highlight w:val="white"/>
        </w:rPr>
        <w:t>=</w:t>
      </w:r>
      <w:r w:rsidR="00C55311" w:rsidRPr="00522388">
        <w:rPr>
          <w:rStyle w:val="attributeValue"/>
          <w:rFonts w:cs="Arial"/>
          <w:szCs w:val="22"/>
          <w:highlight w:val="white"/>
        </w:rPr>
        <w:t>”</w:t>
      </w:r>
      <w:r w:rsidR="00411ED3" w:rsidRPr="00522388">
        <w:rPr>
          <w:rFonts w:cs="Arial"/>
          <w:b w:val="0"/>
          <w:color w:val="8000FF"/>
          <w:szCs w:val="22"/>
          <w:highlight w:val="white"/>
        </w:rPr>
        <w:t>http://www.isotc211.org/2005/gmd</w:t>
      </w:r>
      <w:r w:rsidR="0071061D" w:rsidRPr="00522388">
        <w:rPr>
          <w:rFonts w:cs="Arial"/>
          <w:b w:val="0"/>
          <w:color w:val="8000FF"/>
          <w:szCs w:val="22"/>
          <w:highlight w:val="white"/>
        </w:rPr>
        <w:t xml:space="preserve"> </w:t>
      </w:r>
      <w:r w:rsidR="00411ED3" w:rsidRPr="00522388">
        <w:rPr>
          <w:rFonts w:cs="Arial"/>
          <w:b w:val="0"/>
          <w:color w:val="8000FF"/>
          <w:szCs w:val="22"/>
          <w:highlight w:val="white"/>
        </w:rPr>
        <w:t>http://schemas.opengis.net/iso/19139/20070417/gmd/dataQuality.xsd</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&lt;statement&gt;</w:t>
      </w:r>
    </w:p>
    <w:p w:rsidR="00411ED3" w:rsidRPr="00522388" w:rsidRDefault="00E96DD0" w:rsidP="00C55311">
      <w:pPr>
        <w:pStyle w:val="XMLelementValue"/>
        <w:tabs>
          <w:tab w:val="clear" w:pos="360"/>
          <w:tab w:val="left" w:pos="800"/>
        </w:tabs>
        <w:ind w:left="1000" w:hanging="1000"/>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 xml:space="preserve">The digital data described by this </w:t>
      </w:r>
      <w:r w:rsidR="00804BF2" w:rsidRPr="00522388">
        <w:rPr>
          <w:rFonts w:cs="Arial"/>
          <w:b w:val="0"/>
          <w:szCs w:val="22"/>
          <w:highlight w:val="white"/>
        </w:rPr>
        <w:t>metadata</w:t>
      </w:r>
      <w:r w:rsidR="00411ED3" w:rsidRPr="00522388">
        <w:rPr>
          <w:rFonts w:cs="Arial"/>
          <w:b w:val="0"/>
          <w:szCs w:val="22"/>
          <w:highlight w:val="white"/>
        </w:rPr>
        <w:t xml:space="preserve"> was originally compiled digitally from two published maps; this digital dataset was then reprojected to produce the described resource.</w:t>
      </w:r>
      <w:r w:rsidR="00411ED3" w:rsidRPr="00522388">
        <w:rPr>
          <w:rFonts w:cs="Arial"/>
          <w:b w:val="0"/>
          <w:color w:val="0000FF"/>
          <w:szCs w:val="22"/>
          <w:highlight w:val="white"/>
        </w:rPr>
        <w:t>&lt;/CharacterString&gt;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&lt;/statement&gt;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 xml:space="preserve">digital compilation of 2 </w:t>
      </w:r>
      <w:r w:rsidR="00AD72C4" w:rsidRPr="00522388">
        <w:rPr>
          <w:rFonts w:cs="Arial"/>
          <w:b w:val="0"/>
          <w:szCs w:val="22"/>
          <w:highlight w:val="white"/>
        </w:rPr>
        <w:t>M</w:t>
      </w:r>
      <w:r w:rsidR="00411ED3" w:rsidRPr="00522388">
        <w:rPr>
          <w:rFonts w:cs="Arial"/>
          <w:b w:val="0"/>
          <w:szCs w:val="22"/>
          <w:highlight w:val="white"/>
        </w:rPr>
        <w:t>aps</w:t>
      </w:r>
      <w:r w:rsidR="00411ED3" w:rsidRPr="00522388">
        <w:rPr>
          <w:rFonts w:cs="Arial"/>
          <w:b w:val="0"/>
          <w:color w:val="0000FF"/>
          <w:szCs w:val="22"/>
          <w:highlight w:val="white"/>
        </w:rPr>
        <w:t>&lt;/CharacterString&gt;</w:t>
      </w:r>
    </w:p>
    <w:p w:rsidR="00124809" w:rsidRPr="00522388" w:rsidRDefault="00E96DD0" w:rsidP="00C55311">
      <w:pPr>
        <w:pStyle w:val="XMLelementValue"/>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ind w:left="1000" w:hanging="10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 xml:space="preserve">digital map compilation reprojected, should have some way to specify projection parameters?, output is LI_Source id=70 </w:t>
      </w:r>
      <w:r w:rsidR="00411ED3" w:rsidRPr="00522388">
        <w:rPr>
          <w:rFonts w:cs="Arial"/>
          <w:b w:val="0"/>
          <w:color w:val="0000FF"/>
          <w:szCs w:val="22"/>
          <w:highlight w:val="white"/>
        </w:rPr>
        <w:t>&lt;/CharacterString&gt;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#40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40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ind w:left="1000" w:hanging="10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a digital compilation of 2 maps, output of processStep ID=1, input into reprojection process</w:t>
      </w:r>
      <w:r w:rsidR="00411ED3" w:rsidRPr="00522388">
        <w:rPr>
          <w:rFonts w:cs="Arial"/>
          <w:b w:val="0"/>
          <w:color w:val="0000FF"/>
          <w:szCs w:val="22"/>
          <w:highlight w:val="white"/>
        </w:rPr>
        <w:t>&lt;/CharacterString&gt;</w:t>
      </w:r>
    </w:p>
    <w:p w:rsidR="00411ED3" w:rsidRPr="00522388" w:rsidRDefault="00E96DD0" w:rsidP="00C55311">
      <w:pPr>
        <w:pStyle w:val="XMLelementValue"/>
        <w:rPr>
          <w:rFonts w:cs="Arial"/>
          <w:b w:val="0"/>
          <w:szCs w:val="22"/>
          <w:highlight w:val="white"/>
        </w:rPr>
      </w:pPr>
      <w:r w:rsidRPr="00522388">
        <w:rPr>
          <w:rFonts w:cs="Arial"/>
          <w:b w:val="0"/>
          <w:color w:val="0000FF"/>
          <w:szCs w:val="22"/>
          <w:highlight w:val="white"/>
        </w:rPr>
        <w:t xml:space="preserve">      </w:t>
      </w:r>
      <w:r w:rsidR="00AD72C4" w:rsidRPr="00522388">
        <w:rPr>
          <w:rFonts w:cs="Arial"/>
          <w:b w:val="0"/>
          <w:color w:val="0000FF"/>
          <w:szCs w:val="22"/>
          <w:highlight w:val="white"/>
        </w:rPr>
        <w:t>&lt;/</w:t>
      </w:r>
      <w:r w:rsidR="00411ED3" w:rsidRPr="00522388">
        <w:rPr>
          <w:rFonts w:cs="Arial"/>
          <w:b w:val="0"/>
          <w:color w:val="0000FF"/>
          <w:szCs w:val="22"/>
          <w:highlight w:val="white"/>
        </w:rPr>
        <w:t>description&gt;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&lt;sourceStep</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416B99">
      <w:pPr>
        <w:pStyle w:val="XMLelementValue"/>
        <w:ind w:left="1000" w:hanging="10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&lt;LocalisedCharacterString&gt;</w:t>
      </w:r>
      <w:r w:rsidR="00411ED3" w:rsidRPr="00522388">
        <w:rPr>
          <w:rFonts w:cs="Arial"/>
          <w:b w:val="0"/>
          <w:szCs w:val="22"/>
          <w:highlight w:val="white"/>
        </w:rPr>
        <w:t>ultimate source-</w:t>
      </w:r>
      <w:r w:rsidR="00C55311" w:rsidRPr="00522388">
        <w:rPr>
          <w:rFonts w:cs="Arial"/>
          <w:b w:val="0"/>
          <w:szCs w:val="22"/>
          <w:highlight w:val="white"/>
        </w:rPr>
        <w:t>-</w:t>
      </w:r>
      <w:r w:rsidR="00411ED3" w:rsidRPr="00522388">
        <w:rPr>
          <w:rFonts w:cs="Arial"/>
          <w:b w:val="0"/>
          <w:szCs w:val="22"/>
          <w:highlight w:val="white"/>
        </w:rPr>
        <w:t>somepublishedmap</w:t>
      </w:r>
      <w:r w:rsidR="00411ED3" w:rsidRPr="00522388">
        <w:rPr>
          <w:rFonts w:cs="Arial"/>
          <w:b w:val="0"/>
          <w:color w:val="0000FF"/>
          <w:szCs w:val="22"/>
          <w:highlight w:val="white"/>
        </w:rPr>
        <w:t>&lt;/LocalisedCharacterString&gt;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124809" w:rsidP="00C55311">
      <w:pPr>
        <w:pStyle w:val="XMLelementValue"/>
        <w:rPr>
          <w:rFonts w:cs="Arial"/>
          <w:b w:val="0"/>
          <w:szCs w:val="22"/>
          <w:highlight w:val="white"/>
        </w:rPr>
      </w:pPr>
      <w:r w:rsidRPr="00522388">
        <w:rPr>
          <w:rFonts w:cs="Arial"/>
          <w:b w:val="0"/>
          <w:color w:val="008000"/>
          <w:szCs w:val="22"/>
          <w:highlight w:val="white"/>
        </w:rPr>
        <w:t>&lt;!--no source processing recorded for production of paper map so no sourceStep--&gt;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lastRenderedPageBreak/>
        <w:t xml:space="preserve">    </w:t>
      </w:r>
      <w:r w:rsidR="00411ED3" w:rsidRPr="00522388">
        <w:rPr>
          <w:rFonts w:cs="Arial"/>
          <w:b w:val="0"/>
          <w:color w:val="0000FF"/>
          <w:szCs w:val="22"/>
          <w:highlight w:val="white"/>
        </w:rPr>
        <w:t>&lt;/LI_Source&gt;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C55311">
      <w:pPr>
        <w:pStyle w:val="XMLelementValue"/>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&lt;LocalisedCharacterString&gt;</w:t>
      </w:r>
      <w:r w:rsidR="00411ED3" w:rsidRPr="00522388">
        <w:rPr>
          <w:rFonts w:cs="Arial"/>
          <w:b w:val="0"/>
          <w:szCs w:val="22"/>
          <w:highlight w:val="white"/>
        </w:rPr>
        <w:t>another published map</w:t>
      </w:r>
      <w:r w:rsidR="00411ED3" w:rsidRPr="00522388">
        <w:rPr>
          <w:rFonts w:cs="Arial"/>
          <w:b w:val="0"/>
          <w:color w:val="0000FF"/>
          <w:szCs w:val="22"/>
          <w:highlight w:val="white"/>
        </w:rPr>
        <w:t>&lt;/LocalisedCharacterString&gt;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70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416B99">
      <w:pPr>
        <w:pStyle w:val="XMLelementValue"/>
        <w:ind w:left="1200" w:hanging="12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&lt;LocalisedCharacterString&gt;</w:t>
      </w:r>
      <w:r w:rsidR="00411ED3" w:rsidRPr="00522388">
        <w:rPr>
          <w:rFonts w:cs="Arial"/>
          <w:b w:val="0"/>
          <w:szCs w:val="22"/>
          <w:highlight w:val="white"/>
        </w:rPr>
        <w:t>a reprojected version of the digital compilation</w:t>
      </w:r>
      <w:r w:rsidR="00411ED3" w:rsidRPr="00522388">
        <w:rPr>
          <w:rFonts w:cs="Arial"/>
          <w:b w:val="0"/>
          <w:color w:val="0000FF"/>
          <w:szCs w:val="22"/>
          <w:highlight w:val="white"/>
        </w:rPr>
        <w:t>&lt;/LocalisedCharacterString&gt;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&lt;sourceStep</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411ED3" w:rsidP="00C55311">
      <w:pPr>
        <w:pStyle w:val="XMLelementValue"/>
        <w:rPr>
          <w:rFonts w:cs="Arial"/>
          <w:b w:val="0"/>
          <w:szCs w:val="22"/>
          <w:highlight w:val="white"/>
        </w:rPr>
      </w:pPr>
      <w:r w:rsidRPr="00522388">
        <w:rPr>
          <w:rFonts w:cs="Arial"/>
          <w:b w:val="0"/>
          <w:color w:val="0000FF"/>
          <w:szCs w:val="22"/>
          <w:highlight w:val="white"/>
        </w:rPr>
        <w:t>&lt;/LI_Lineage&gt;</w:t>
      </w:r>
    </w:p>
    <w:p w:rsidR="00411ED3" w:rsidRPr="00CB2F1D" w:rsidRDefault="00124809" w:rsidP="009611B8">
      <w:r w:rsidRPr="00CB2F1D">
        <w:t xml:space="preserve">An </w:t>
      </w:r>
      <w:r w:rsidRPr="00CB2F1D">
        <w:rPr>
          <w:rStyle w:val="ElementxPath"/>
        </w:rPr>
        <w:t>LI_Lineage</w:t>
      </w:r>
      <w:r w:rsidRPr="00CB2F1D">
        <w:t xml:space="preserve"> may be constructed that involves a number </w:t>
      </w:r>
      <w:r w:rsidR="00485664" w:rsidRPr="00CB2F1D">
        <w:t>o</w:t>
      </w:r>
      <w:r w:rsidR="00485664">
        <w:t>f</w:t>
      </w:r>
      <w:r w:rsidR="00485664" w:rsidRPr="00CB2F1D">
        <w:t xml:space="preserve"> </w:t>
      </w:r>
      <w:r w:rsidRPr="00CB2F1D">
        <w:t xml:space="preserve">resources </w:t>
      </w:r>
      <w:r w:rsidR="0044473B" w:rsidRPr="00CB2F1D">
        <w:t xml:space="preserve">and processing steps, and this lineage may be referenced by metadata for all the resources involved in the processing. The </w:t>
      </w:r>
      <w:r w:rsidR="0044473B" w:rsidRPr="00CB2F1D">
        <w:rPr>
          <w:rStyle w:val="ElementxPath"/>
        </w:rPr>
        <w:t>LI_Lineage/source/LI_Source/sourceCitation/CI_Citation/identifier/MD_Identifier</w:t>
      </w:r>
      <w:r w:rsidR="0044473B" w:rsidRPr="00CB2F1D">
        <w:t xml:space="preserve"> is a refe</w:t>
      </w:r>
      <w:r w:rsidR="0044473B" w:rsidRPr="00CB2F1D">
        <w:t>r</w:t>
      </w:r>
      <w:r w:rsidR="0044473B" w:rsidRPr="00CB2F1D">
        <w:t xml:space="preserve">ence to the </w:t>
      </w:r>
      <w:r w:rsidR="0044473B" w:rsidRPr="00CB2F1D">
        <w:rPr>
          <w:rStyle w:val="ElementxPath"/>
        </w:rPr>
        <w:t>MD_Metadata/fileIdentifier</w:t>
      </w:r>
      <w:r w:rsidR="0044473B" w:rsidRPr="00CB2F1D">
        <w:t xml:space="preserve"> for the metadata for each resource in the chain. This a</w:t>
      </w:r>
      <w:r w:rsidR="0044473B" w:rsidRPr="00CB2F1D">
        <w:t>p</w:t>
      </w:r>
      <w:r w:rsidR="0044473B" w:rsidRPr="00CB2F1D">
        <w:t>proach allows the metadata record to record relationships through process steps between r</w:t>
      </w:r>
      <w:r w:rsidR="0044473B" w:rsidRPr="00CB2F1D">
        <w:t>e</w:t>
      </w:r>
      <w:r w:rsidR="0044473B" w:rsidRPr="00CB2F1D">
        <w:t xml:space="preserve">sources. </w:t>
      </w:r>
    </w:p>
    <w:p w:rsidR="009611B8" w:rsidRPr="00CB2F1D" w:rsidRDefault="009611B8" w:rsidP="009611B8">
      <w:pPr>
        <w:pStyle w:val="Heading2"/>
      </w:pPr>
      <w:bookmarkStart w:id="149" w:name="_Ref247376512"/>
      <w:bookmarkStart w:id="150" w:name="_Toc381426792"/>
      <w:r w:rsidRPr="00CB2F1D">
        <w:t>Temporal extents</w:t>
      </w:r>
      <w:bookmarkEnd w:id="149"/>
      <w:bookmarkEnd w:id="150"/>
    </w:p>
    <w:p w:rsidR="001D1B0B" w:rsidRDefault="001D1B0B" w:rsidP="001D1B0B">
      <w:r w:rsidRPr="00CB2F1D">
        <w:t>Resource temporal extent (</w:t>
      </w:r>
      <w:r w:rsidRPr="002945AC">
        <w:rPr>
          <w:rStyle w:val="ElementxPath"/>
        </w:rPr>
        <w:t>identificationInfo/MD_Data</w:t>
      </w:r>
      <w:r w:rsidRPr="002945AC">
        <w:rPr>
          <w:rStyle w:val="ElementxPath"/>
        </w:rPr>
        <w:softHyphen/>
        <w:t>Identification/extent/EX_Extent/</w:t>
      </w:r>
      <w:r w:rsidRPr="002945AC">
        <w:rPr>
          <w:rStyle w:val="ElementxPath"/>
        </w:rPr>
        <w:softHyphen/>
        <w:t>temporalElement/EX_TemporalExtent/extent/TimePeriod</w:t>
      </w:r>
      <w:r w:rsidRPr="00CB2F1D">
        <w:t xml:space="preserve">) is used to specify the temporal interval to which the content of a resource applies. </w:t>
      </w:r>
      <w:r w:rsidR="002945AC">
        <w:t xml:space="preserve">Default reference frame for time is calendar date and time encoded using </w:t>
      </w:r>
      <w:r w:rsidR="002945AC">
        <w:rPr>
          <w:rFonts w:cs="Arial"/>
          <w:color w:val="000000"/>
          <w:szCs w:val="20"/>
          <w:highlight w:val="white"/>
        </w:rPr>
        <w:t>ISO-8601</w:t>
      </w:r>
      <w:r w:rsidR="002945AC">
        <w:rPr>
          <w:rFonts w:cs="Arial"/>
          <w:color w:val="000000"/>
          <w:szCs w:val="20"/>
        </w:rPr>
        <w:t>:</w:t>
      </w:r>
    </w:p>
    <w:p w:rsidR="002945AC" w:rsidRPr="00416B99" w:rsidRDefault="002945AC" w:rsidP="0004205C">
      <w:pPr>
        <w:keepNext/>
        <w:autoSpaceDE w:val="0"/>
        <w:autoSpaceDN w:val="0"/>
        <w:adjustRightInd w:val="0"/>
        <w:spacing w:before="0" w:after="0"/>
        <w:rPr>
          <w:rFonts w:cs="Arial"/>
          <w:color w:val="0000FF"/>
          <w:szCs w:val="22"/>
          <w:highlight w:val="white"/>
        </w:rPr>
      </w:pPr>
      <w:r w:rsidRPr="00416B99">
        <w:rPr>
          <w:rFonts w:cs="Arial"/>
          <w:color w:val="0000FF"/>
          <w:szCs w:val="22"/>
          <w:highlight w:val="white"/>
        </w:rPr>
        <w:t>&lt;</w:t>
      </w:r>
      <w:r w:rsidRPr="00416B99">
        <w:rPr>
          <w:rStyle w:val="TableentryChar"/>
          <w:rFonts w:cs="Arial"/>
          <w:color w:val="0000FF"/>
          <w:szCs w:val="22"/>
          <w:highlight w:val="white"/>
        </w:rPr>
        <w:t>gml:TimePeriod</w:t>
      </w:r>
      <w:r w:rsidRPr="00416B99">
        <w:rPr>
          <w:rFonts w:cs="Arial"/>
          <w:color w:val="FF0000"/>
          <w:szCs w:val="22"/>
          <w:highlight w:val="white"/>
        </w:rPr>
        <w:t xml:space="preserve"> gml:id</w:t>
      </w:r>
      <w:r w:rsidRPr="00416B99">
        <w:rPr>
          <w:rFonts w:cs="Arial"/>
          <w:color w:val="0000FF"/>
          <w:szCs w:val="22"/>
          <w:highlight w:val="white"/>
        </w:rPr>
        <w:t>=</w:t>
      </w:r>
      <w:r w:rsidRPr="00416B99">
        <w:rPr>
          <w:rStyle w:val="XMLExampleChar0"/>
          <w:rFonts w:ascii="Arial" w:hAnsi="Arial" w:cs="Arial"/>
          <w:bCs/>
          <w:color w:val="8000FF"/>
          <w:sz w:val="22"/>
          <w:szCs w:val="22"/>
          <w:highlight w:val="white"/>
        </w:rPr>
        <w:t>"</w:t>
      </w:r>
      <w:r w:rsidR="0004205C" w:rsidRPr="00416B99">
        <w:rPr>
          <w:rStyle w:val="XMLExampleChar0"/>
          <w:rFonts w:ascii="Arial" w:hAnsi="Arial" w:cs="Arial"/>
          <w:bCs/>
          <w:color w:val="8000FF"/>
          <w:sz w:val="22"/>
          <w:szCs w:val="22"/>
          <w:highlight w:val="white"/>
        </w:rPr>
        <w:t>Id2010</w:t>
      </w:r>
      <w:r w:rsidRPr="00416B99">
        <w:rPr>
          <w:rStyle w:val="XMLExampleChar0"/>
          <w:rFonts w:ascii="Arial" w:hAnsi="Arial" w:cs="Arial"/>
          <w:bCs/>
          <w:color w:val="8000FF"/>
          <w:sz w:val="22"/>
          <w:szCs w:val="22"/>
          <w:highlight w:val="white"/>
        </w:rPr>
        <w:t>"</w:t>
      </w:r>
      <w:r w:rsidRPr="00416B99">
        <w:rPr>
          <w:rFonts w:cs="Arial"/>
          <w:color w:val="0000FF"/>
          <w:szCs w:val="22"/>
          <w:highlight w:val="white"/>
        </w:rPr>
        <w:t>&gt;</w:t>
      </w:r>
    </w:p>
    <w:p w:rsidR="00485664" w:rsidRPr="00416B99" w:rsidRDefault="00485664" w:rsidP="0004205C">
      <w:pPr>
        <w:keepNext/>
        <w:autoSpaceDE w:val="0"/>
        <w:autoSpaceDN w:val="0"/>
        <w:adjustRightInd w:val="0"/>
        <w:spacing w:before="0" w:after="0"/>
        <w:rPr>
          <w:rFonts w:cs="Arial"/>
          <w:color w:val="339966"/>
          <w:szCs w:val="22"/>
          <w:highlight w:val="white"/>
        </w:rPr>
      </w:pPr>
      <w:r w:rsidRPr="00416B99">
        <w:rPr>
          <w:rFonts w:cs="Arial"/>
          <w:color w:val="000000"/>
          <w:szCs w:val="22"/>
          <w:highlight w:val="white"/>
        </w:rPr>
        <w:t xml:space="preserve">   </w:t>
      </w:r>
      <w:r w:rsidRPr="00416B99">
        <w:rPr>
          <w:rFonts w:cs="Arial"/>
          <w:color w:val="339966"/>
          <w:szCs w:val="22"/>
          <w:highlight w:val="white"/>
        </w:rPr>
        <w:t>&lt;!-- Note that gml:TimePeriod requires a gml:id string that must be unique</w:t>
      </w:r>
    </w:p>
    <w:p w:rsidR="00485664" w:rsidRPr="00416B99" w:rsidRDefault="00485664" w:rsidP="0004205C">
      <w:pPr>
        <w:keepNext/>
        <w:autoSpaceDE w:val="0"/>
        <w:autoSpaceDN w:val="0"/>
        <w:adjustRightInd w:val="0"/>
        <w:spacing w:before="0" w:after="0"/>
        <w:rPr>
          <w:rFonts w:cs="Arial"/>
          <w:color w:val="339966"/>
          <w:szCs w:val="22"/>
          <w:highlight w:val="white"/>
        </w:rPr>
      </w:pPr>
      <w:r w:rsidRPr="00416B99">
        <w:rPr>
          <w:rFonts w:cs="Arial"/>
          <w:color w:val="339966"/>
          <w:szCs w:val="22"/>
          <w:highlight w:val="white"/>
        </w:rPr>
        <w:t xml:space="preserve">     in the scope of the instance document, and must have an alphabet </w:t>
      </w:r>
    </w:p>
    <w:p w:rsidR="00485664" w:rsidRPr="00416B99" w:rsidRDefault="00485664" w:rsidP="0004205C">
      <w:pPr>
        <w:keepNext/>
        <w:autoSpaceDE w:val="0"/>
        <w:autoSpaceDN w:val="0"/>
        <w:adjustRightInd w:val="0"/>
        <w:spacing w:before="0" w:after="0"/>
        <w:rPr>
          <w:rFonts w:cs="Arial"/>
          <w:color w:val="000000"/>
          <w:szCs w:val="22"/>
          <w:highlight w:val="white"/>
        </w:rPr>
      </w:pPr>
      <w:r w:rsidRPr="00416B99">
        <w:rPr>
          <w:rFonts w:cs="Arial"/>
          <w:color w:val="339966"/>
          <w:szCs w:val="22"/>
          <w:highlight w:val="white"/>
        </w:rPr>
        <w:t xml:space="preserve">     character ('a-z', 'A-Z') as its first character --&gt;</w:t>
      </w:r>
    </w:p>
    <w:p w:rsidR="002945AC" w:rsidRPr="00416B99" w:rsidRDefault="002945AC" w:rsidP="0004205C">
      <w:pPr>
        <w:pStyle w:val="xmlElement"/>
        <w:ind w:left="200" w:right="460"/>
        <w:rPr>
          <w:rFonts w:ascii="Arial" w:hAnsi="Arial" w:cs="Arial"/>
          <w:color w:val="339966"/>
          <w:sz w:val="22"/>
          <w:szCs w:val="22"/>
          <w:highlight w:val="white"/>
        </w:rPr>
      </w:pPr>
      <w:r w:rsidRPr="00416B99">
        <w:rPr>
          <w:rFonts w:ascii="Arial" w:hAnsi="Arial" w:cs="Arial"/>
          <w:color w:val="339966"/>
          <w:sz w:val="22"/>
          <w:szCs w:val="22"/>
          <w:highlight w:val="white"/>
        </w:rPr>
        <w:t>&lt;!-- USGIN requires the beginPosition and endPosition's frame property to be defined. The default value is #ISO-8601. --&gt;</w:t>
      </w:r>
    </w:p>
    <w:p w:rsidR="002945AC" w:rsidRPr="00416B99" w:rsidRDefault="002945AC" w:rsidP="009851E6">
      <w:pPr>
        <w:keepNext/>
        <w:tabs>
          <w:tab w:val="left" w:pos="360"/>
        </w:tabs>
        <w:autoSpaceDE w:val="0"/>
        <w:autoSpaceDN w:val="0"/>
        <w:adjustRightInd w:val="0"/>
        <w:spacing w:before="0" w:after="0"/>
        <w:ind w:left="1080" w:hanging="1080"/>
        <w:rPr>
          <w:rFonts w:cs="Arial"/>
          <w:color w:val="000000"/>
          <w:szCs w:val="22"/>
          <w:highlight w:val="white"/>
        </w:rPr>
      </w:pPr>
      <w:r w:rsidRPr="00416B99">
        <w:rPr>
          <w:rFonts w:cs="Arial"/>
          <w:color w:val="000000"/>
          <w:szCs w:val="22"/>
          <w:highlight w:val="white"/>
        </w:rPr>
        <w:tab/>
      </w:r>
      <w:r w:rsidRPr="00416B99">
        <w:rPr>
          <w:rFonts w:cs="Arial"/>
          <w:color w:val="0000FF"/>
          <w:szCs w:val="22"/>
          <w:highlight w:val="white"/>
        </w:rPr>
        <w:t>&lt;</w:t>
      </w:r>
      <w:r w:rsidRPr="00416B99">
        <w:rPr>
          <w:rStyle w:val="TableentryChar"/>
          <w:rFonts w:cs="Arial"/>
          <w:color w:val="0000FF"/>
          <w:szCs w:val="22"/>
          <w:highlight w:val="white"/>
        </w:rPr>
        <w:t>gml:beginPosition</w:t>
      </w:r>
      <w:r w:rsidRPr="00416B99">
        <w:rPr>
          <w:rFonts w:cs="Arial"/>
          <w:color w:val="FF0000"/>
          <w:szCs w:val="22"/>
          <w:highlight w:val="white"/>
        </w:rPr>
        <w:t xml:space="preserve"> frame</w:t>
      </w:r>
      <w:r w:rsidRPr="00416B99">
        <w:rPr>
          <w:rFonts w:cs="Arial"/>
          <w:color w:val="0000FF"/>
          <w:szCs w:val="22"/>
          <w:highlight w:val="white"/>
        </w:rPr>
        <w:t>="</w:t>
      </w:r>
      <w:r w:rsidRPr="00416B99">
        <w:rPr>
          <w:rStyle w:val="XMLExampleChar0"/>
          <w:rFonts w:ascii="Arial" w:hAnsi="Arial" w:cs="Arial"/>
          <w:bCs/>
          <w:color w:val="8000FF"/>
          <w:sz w:val="22"/>
          <w:szCs w:val="22"/>
          <w:highlight w:val="white"/>
        </w:rPr>
        <w:t>#ISO-8601</w:t>
      </w:r>
      <w:r w:rsidRPr="00416B99">
        <w:rPr>
          <w:rFonts w:cs="Arial"/>
          <w:color w:val="0000FF"/>
          <w:szCs w:val="22"/>
          <w:highlight w:val="white"/>
        </w:rPr>
        <w:t>"&gt;</w:t>
      </w:r>
      <w:r w:rsidRPr="00416B99">
        <w:rPr>
          <w:rFonts w:cs="Arial"/>
          <w:color w:val="000000"/>
          <w:szCs w:val="22"/>
          <w:highlight w:val="white"/>
        </w:rPr>
        <w:t>2010-01-00T00:00:00</w:t>
      </w:r>
      <w:r w:rsidR="009D3AEB" w:rsidRPr="00416B99">
        <w:rPr>
          <w:rFonts w:cs="Arial"/>
          <w:color w:val="000000"/>
          <w:szCs w:val="22"/>
          <w:highlight w:val="white"/>
        </w:rPr>
        <w:t xml:space="preserve">Z </w:t>
      </w:r>
      <w:r w:rsidRPr="00416B99">
        <w:rPr>
          <w:rFonts w:cs="Arial"/>
          <w:color w:val="0000FF"/>
          <w:szCs w:val="22"/>
          <w:highlight w:val="white"/>
        </w:rPr>
        <w:t>&lt;/</w:t>
      </w:r>
      <w:r w:rsidRPr="00416B99">
        <w:rPr>
          <w:rStyle w:val="TableentryChar"/>
          <w:rFonts w:cs="Arial"/>
          <w:color w:val="0000FF"/>
          <w:szCs w:val="22"/>
          <w:highlight w:val="white"/>
        </w:rPr>
        <w:t>gml:beginPosition</w:t>
      </w:r>
      <w:r w:rsidRPr="00416B99">
        <w:rPr>
          <w:rFonts w:cs="Arial"/>
          <w:color w:val="0000FF"/>
          <w:szCs w:val="22"/>
          <w:highlight w:val="white"/>
        </w:rPr>
        <w:t>&gt;</w:t>
      </w:r>
    </w:p>
    <w:p w:rsidR="002945AC" w:rsidRPr="00416B99" w:rsidRDefault="002945AC" w:rsidP="009851E6">
      <w:pPr>
        <w:keepNext/>
        <w:tabs>
          <w:tab w:val="left" w:pos="360"/>
        </w:tabs>
        <w:autoSpaceDE w:val="0"/>
        <w:autoSpaceDN w:val="0"/>
        <w:adjustRightInd w:val="0"/>
        <w:spacing w:before="0" w:after="0"/>
        <w:ind w:left="1080" w:hanging="1080"/>
        <w:rPr>
          <w:rFonts w:cs="Arial"/>
          <w:color w:val="000000"/>
          <w:szCs w:val="22"/>
          <w:highlight w:val="white"/>
        </w:rPr>
      </w:pPr>
      <w:r w:rsidRPr="00416B99">
        <w:rPr>
          <w:rFonts w:cs="Arial"/>
          <w:color w:val="000000"/>
          <w:szCs w:val="22"/>
          <w:highlight w:val="white"/>
        </w:rPr>
        <w:tab/>
      </w:r>
      <w:r w:rsidRPr="00416B99">
        <w:rPr>
          <w:rFonts w:cs="Arial"/>
          <w:color w:val="0000FF"/>
          <w:szCs w:val="22"/>
          <w:highlight w:val="white"/>
        </w:rPr>
        <w:t>&lt;</w:t>
      </w:r>
      <w:r w:rsidRPr="00416B99">
        <w:rPr>
          <w:rStyle w:val="TableentryChar"/>
          <w:rFonts w:cs="Arial"/>
          <w:color w:val="0000FF"/>
          <w:szCs w:val="22"/>
          <w:highlight w:val="white"/>
        </w:rPr>
        <w:t>gml:endPosition</w:t>
      </w:r>
      <w:r w:rsidRPr="00416B99">
        <w:rPr>
          <w:rFonts w:cs="Arial"/>
          <w:color w:val="FF0000"/>
          <w:szCs w:val="22"/>
          <w:highlight w:val="white"/>
        </w:rPr>
        <w:t xml:space="preserve"> frame</w:t>
      </w:r>
      <w:r w:rsidRPr="00416B99">
        <w:rPr>
          <w:rFonts w:cs="Arial"/>
          <w:color w:val="0000FF"/>
          <w:szCs w:val="22"/>
          <w:highlight w:val="white"/>
        </w:rPr>
        <w:t>="</w:t>
      </w:r>
      <w:r w:rsidRPr="00416B99">
        <w:rPr>
          <w:rStyle w:val="XMLExampleChar0"/>
          <w:rFonts w:ascii="Arial" w:hAnsi="Arial" w:cs="Arial"/>
          <w:bCs/>
          <w:color w:val="8000FF"/>
          <w:sz w:val="22"/>
          <w:szCs w:val="22"/>
          <w:highlight w:val="white"/>
        </w:rPr>
        <w:t>#ISO-8601</w:t>
      </w:r>
      <w:r w:rsidRPr="00416B99">
        <w:rPr>
          <w:rFonts w:cs="Arial"/>
          <w:color w:val="0000FF"/>
          <w:szCs w:val="22"/>
          <w:highlight w:val="white"/>
        </w:rPr>
        <w:t>"&gt;</w:t>
      </w:r>
      <w:r w:rsidRPr="00416B99">
        <w:rPr>
          <w:rFonts w:cs="Arial"/>
          <w:color w:val="000000"/>
          <w:szCs w:val="22"/>
          <w:highlight w:val="white"/>
        </w:rPr>
        <w:t>2010-12-31T24:00:00</w:t>
      </w:r>
      <w:r w:rsidR="009D3AEB" w:rsidRPr="00416B99">
        <w:rPr>
          <w:rFonts w:cs="Arial"/>
          <w:color w:val="000000"/>
          <w:szCs w:val="22"/>
          <w:highlight w:val="white"/>
        </w:rPr>
        <w:t>Z</w:t>
      </w:r>
      <w:r w:rsidRPr="00416B99">
        <w:rPr>
          <w:rFonts w:cs="Arial"/>
          <w:color w:val="0000FF"/>
          <w:szCs w:val="22"/>
          <w:highlight w:val="white"/>
        </w:rPr>
        <w:t>&lt;/</w:t>
      </w:r>
      <w:r w:rsidRPr="00416B99">
        <w:rPr>
          <w:rStyle w:val="TableentryChar"/>
          <w:rFonts w:cs="Arial"/>
          <w:color w:val="0000FF"/>
          <w:szCs w:val="22"/>
          <w:highlight w:val="white"/>
        </w:rPr>
        <w:t>gml:endPosition</w:t>
      </w:r>
      <w:r w:rsidRPr="00416B99">
        <w:rPr>
          <w:rFonts w:cs="Arial"/>
          <w:color w:val="0000FF"/>
          <w:szCs w:val="22"/>
          <w:highlight w:val="white"/>
        </w:rPr>
        <w:t>&gt;</w:t>
      </w:r>
    </w:p>
    <w:p w:rsidR="002945AC" w:rsidRPr="00416B99" w:rsidRDefault="002945AC" w:rsidP="002945AC">
      <w:pPr>
        <w:autoSpaceDE w:val="0"/>
        <w:autoSpaceDN w:val="0"/>
        <w:adjustRightInd w:val="0"/>
        <w:spacing w:before="0" w:after="0"/>
        <w:rPr>
          <w:rFonts w:cs="Arial"/>
          <w:color w:val="000000"/>
          <w:szCs w:val="22"/>
          <w:highlight w:val="white"/>
        </w:rPr>
      </w:pPr>
      <w:r w:rsidRPr="00416B99">
        <w:rPr>
          <w:rFonts w:cs="Arial"/>
          <w:color w:val="0000FF"/>
          <w:szCs w:val="22"/>
          <w:highlight w:val="white"/>
        </w:rPr>
        <w:t>&lt;/</w:t>
      </w:r>
      <w:r w:rsidRPr="00416B99">
        <w:rPr>
          <w:rStyle w:val="TableentryChar"/>
          <w:rFonts w:cs="Arial"/>
          <w:color w:val="0000FF"/>
          <w:szCs w:val="22"/>
          <w:highlight w:val="white"/>
        </w:rPr>
        <w:t>gml:TimePeriod</w:t>
      </w:r>
      <w:r w:rsidRPr="00416B99">
        <w:rPr>
          <w:rFonts w:cs="Arial"/>
          <w:color w:val="0000FF"/>
          <w:szCs w:val="22"/>
          <w:highlight w:val="white"/>
        </w:rPr>
        <w:t>&gt;</w:t>
      </w:r>
    </w:p>
    <w:p w:rsidR="009611B8" w:rsidRPr="00CB2F1D" w:rsidRDefault="009611B8" w:rsidP="001D1B0B">
      <w:r w:rsidRPr="00416B99">
        <w:rPr>
          <w:rFonts w:cs="Arial"/>
          <w:szCs w:val="22"/>
        </w:rPr>
        <w:t>&lt;</w:t>
      </w:r>
      <w:r w:rsidRPr="00416B99">
        <w:rPr>
          <w:rStyle w:val="TableentryChar"/>
          <w:rFonts w:cs="Arial"/>
          <w:color w:val="0000FF"/>
          <w:szCs w:val="22"/>
        </w:rPr>
        <w:t>gml:endPosition</w:t>
      </w:r>
      <w:r w:rsidRPr="00416B99">
        <w:rPr>
          <w:rFonts w:cs="Arial"/>
          <w:szCs w:val="22"/>
        </w:rPr>
        <w:t xml:space="preserve"> </w:t>
      </w:r>
      <w:r w:rsidRPr="00416B99">
        <w:rPr>
          <w:rFonts w:cs="Arial"/>
          <w:color w:val="FF0000"/>
          <w:szCs w:val="22"/>
        </w:rPr>
        <w:t>indeterminatePosition</w:t>
      </w:r>
      <w:r w:rsidRPr="00416B99">
        <w:rPr>
          <w:rStyle w:val="TableentryChar"/>
          <w:rFonts w:cs="Arial"/>
          <w:color w:val="0000FF"/>
          <w:szCs w:val="22"/>
        </w:rPr>
        <w:t>=</w:t>
      </w:r>
      <w:r w:rsidR="00EE6EBE" w:rsidRPr="00416B99">
        <w:rPr>
          <w:rStyle w:val="XMLExampleChar0"/>
          <w:rFonts w:ascii="Arial" w:hAnsi="Arial" w:cs="Arial"/>
          <w:bCs/>
          <w:color w:val="8000FF"/>
          <w:sz w:val="22"/>
          <w:szCs w:val="22"/>
        </w:rPr>
        <w:t>"</w:t>
      </w:r>
      <w:r w:rsidRPr="00416B99">
        <w:rPr>
          <w:rStyle w:val="XMLExampleChar0"/>
          <w:rFonts w:ascii="Arial" w:hAnsi="Arial" w:cs="Arial"/>
          <w:bCs/>
          <w:color w:val="8000FF"/>
          <w:sz w:val="22"/>
          <w:szCs w:val="22"/>
        </w:rPr>
        <w:t>now</w:t>
      </w:r>
      <w:r w:rsidR="00EE6EBE" w:rsidRPr="00416B99">
        <w:rPr>
          <w:rStyle w:val="XMLExampleChar0"/>
          <w:rFonts w:ascii="Arial" w:hAnsi="Arial" w:cs="Arial"/>
          <w:bCs/>
          <w:color w:val="8000FF"/>
          <w:sz w:val="22"/>
          <w:szCs w:val="22"/>
        </w:rPr>
        <w:t>"</w:t>
      </w:r>
      <w:r w:rsidRPr="00416B99">
        <w:rPr>
          <w:rStyle w:val="TableentryChar"/>
          <w:rFonts w:cs="Arial"/>
          <w:color w:val="0000FF"/>
          <w:szCs w:val="22"/>
        </w:rPr>
        <w:t>/&gt;</w:t>
      </w:r>
      <w:r w:rsidRPr="00CB2F1D">
        <w:t xml:space="preserve"> is the correct way to represent </w:t>
      </w:r>
      <w:r w:rsidR="00EE6EBE">
        <w:t>"</w:t>
      </w:r>
      <w:r w:rsidRPr="00CB2F1D">
        <w:t>Present</w:t>
      </w:r>
      <w:r w:rsidR="00EE6EBE">
        <w:t>"</w:t>
      </w:r>
      <w:r w:rsidRPr="00CB2F1D">
        <w:t xml:space="preserve"> in ISO or GML as one of the boundaries of a timePeriod.</w:t>
      </w:r>
    </w:p>
    <w:p w:rsidR="002945AC" w:rsidRDefault="001725E5" w:rsidP="009611B8">
      <w:r w:rsidRPr="00CB2F1D">
        <w:t xml:space="preserve">The ISO 19139 xml schema allows </w:t>
      </w:r>
      <w:r w:rsidR="009D3AEB">
        <w:t>temporal location</w:t>
      </w:r>
      <w:r w:rsidRPr="00CB2F1D">
        <w:t xml:space="preserve"> to be quantified by a gml:TimeInstant or gml:TimePeriod element. In order to promote interoperability, the USGIN profile mandates use of gml:TimePeriod</w:t>
      </w:r>
      <w:r w:rsidR="00964F6C" w:rsidRPr="00CB2F1D">
        <w:t xml:space="preserve"> for specifying temporal </w:t>
      </w:r>
      <w:r w:rsidR="002945AC">
        <w:t xml:space="preserve">extent </w:t>
      </w:r>
      <w:r w:rsidR="00964F6C" w:rsidRPr="00CB2F1D">
        <w:t xml:space="preserve">for a resource. </w:t>
      </w:r>
    </w:p>
    <w:p w:rsidR="009611B8" w:rsidRPr="00CB2F1D" w:rsidRDefault="002945AC" w:rsidP="009611B8">
      <w:r>
        <w:t>For geologic time extents, t</w:t>
      </w:r>
      <w:r w:rsidRPr="00CB2F1D">
        <w:t xml:space="preserve">he </w:t>
      </w:r>
      <w:r w:rsidR="0014672A" w:rsidRPr="00CB2F1D">
        <w:t xml:space="preserve">time coordinates for the beginPosition and endPosition should be expressed numerically in Ma. This convention allows search for resources pertinent to intervals of geologic time using simple numeric comparisons instead of the complex hierarchical concept </w:t>
      </w:r>
      <w:r w:rsidR="0014672A" w:rsidRPr="00CB2F1D">
        <w:lastRenderedPageBreak/>
        <w:t>expansions that would be necessary to use named eras from a stratigraphic time scale. Enco</w:t>
      </w:r>
      <w:r w:rsidR="0014672A" w:rsidRPr="00CB2F1D">
        <w:t>d</w:t>
      </w:r>
      <w:r w:rsidR="0014672A" w:rsidRPr="00CB2F1D">
        <w:t>ing example:</w:t>
      </w:r>
    </w:p>
    <w:p w:rsidR="00964F6C" w:rsidRPr="00416B99" w:rsidRDefault="00964F6C"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color w:val="0000FF"/>
          <w:szCs w:val="22"/>
          <w:highlight w:val="white"/>
        </w:rPr>
        <w:t>&lt;EX_TemporalExtent&gt;</w:t>
      </w:r>
    </w:p>
    <w:p w:rsidR="00964F6C" w:rsidRPr="00416B99" w:rsidRDefault="00427843"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&lt;extent&gt;</w:t>
      </w:r>
    </w:p>
    <w:p w:rsidR="0014672A" w:rsidRPr="00416B99" w:rsidRDefault="00427843" w:rsidP="003C5EC0">
      <w:pPr>
        <w:tabs>
          <w:tab w:val="left" w:pos="400"/>
          <w:tab w:val="left" w:pos="8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&lt;gml:TimePeriod</w:t>
      </w:r>
      <w:r w:rsidR="00964F6C" w:rsidRPr="00416B99">
        <w:rPr>
          <w:rFonts w:eastAsia="Times New Roman" w:cs="Arial"/>
          <w:color w:val="000000"/>
          <w:szCs w:val="22"/>
          <w:highlight w:val="white"/>
        </w:rPr>
        <w:t xml:space="preserve"> </w:t>
      </w:r>
      <w:r w:rsidR="00964F6C" w:rsidRPr="00416B99">
        <w:rPr>
          <w:rFonts w:eastAsia="Times New Roman" w:cs="Arial"/>
          <w:color w:val="FF0000"/>
          <w:szCs w:val="22"/>
          <w:highlight w:val="white"/>
        </w:rPr>
        <w:t>gml:id</w:t>
      </w:r>
      <w:r w:rsidR="00964F6C" w:rsidRPr="00416B99">
        <w:rPr>
          <w:rFonts w:eastAsia="Times New Roman" w:cs="Arial"/>
          <w:color w:val="000000"/>
          <w:szCs w:val="22"/>
          <w:highlight w:val="white"/>
        </w:rPr>
        <w:t>=</w:t>
      </w:r>
      <w:r w:rsidR="00EE6EBE" w:rsidRPr="00416B99">
        <w:rPr>
          <w:rFonts w:eastAsia="Times New Roman" w:cs="Arial"/>
          <w:bCs/>
          <w:color w:val="8000FF"/>
          <w:szCs w:val="22"/>
          <w:highlight w:val="white"/>
        </w:rPr>
        <w:t>"</w:t>
      </w:r>
      <w:r w:rsidR="00964F6C" w:rsidRPr="00416B99">
        <w:rPr>
          <w:rFonts w:eastAsia="Times New Roman" w:cs="Arial"/>
          <w:bCs/>
          <w:color w:val="8000FF"/>
          <w:szCs w:val="22"/>
          <w:highlight w:val="white"/>
        </w:rPr>
        <w:t>y34096</w:t>
      </w:r>
      <w:r w:rsidR="00EE6EBE" w:rsidRPr="00416B99">
        <w:rPr>
          <w:rFonts w:eastAsia="Times New Roman" w:cs="Arial"/>
          <w:bCs/>
          <w:color w:val="8000FF"/>
          <w:szCs w:val="22"/>
          <w:highlight w:val="white"/>
        </w:rPr>
        <w:t>"</w:t>
      </w:r>
      <w:r w:rsidR="00964F6C" w:rsidRPr="00416B99">
        <w:rPr>
          <w:rFonts w:eastAsia="Times New Roman" w:cs="Arial"/>
          <w:color w:val="0000FF"/>
          <w:szCs w:val="22"/>
          <w:highlight w:val="white"/>
        </w:rPr>
        <w:t>&gt;</w:t>
      </w:r>
    </w:p>
    <w:p w:rsidR="003C5EC0" w:rsidRPr="00416B99" w:rsidRDefault="00427843" w:rsidP="003C5EC0">
      <w:pPr>
        <w:tabs>
          <w:tab w:val="left" w:pos="400"/>
          <w:tab w:val="left" w:pos="800"/>
          <w:tab w:val="left" w:pos="1200"/>
        </w:tabs>
        <w:autoSpaceDE w:val="0"/>
        <w:autoSpaceDN w:val="0"/>
        <w:adjustRightInd w:val="0"/>
        <w:spacing w:before="0" w:after="0"/>
        <w:rPr>
          <w:rFonts w:eastAsia="Times New Roman" w:cs="Arial"/>
          <w:color w:val="0000FF"/>
          <w:szCs w:val="22"/>
        </w:rPr>
      </w:pPr>
      <w:r w:rsidRPr="00416B99">
        <w:rPr>
          <w:rFonts w:eastAsia="Times New Roman" w:cs="Arial"/>
          <w:color w:val="FF0000"/>
          <w:szCs w:val="22"/>
          <w:highlight w:val="white"/>
        </w:rPr>
        <w:t xml:space="preserve">      </w:t>
      </w:r>
      <w:r w:rsidR="00964F6C" w:rsidRPr="00416B99">
        <w:rPr>
          <w:rFonts w:eastAsia="Times New Roman" w:cs="Arial"/>
          <w:color w:val="0000FF"/>
          <w:szCs w:val="22"/>
          <w:highlight w:val="white"/>
        </w:rPr>
        <w:t>&lt;gml:beginPosition</w:t>
      </w:r>
    </w:p>
    <w:p w:rsidR="00964F6C" w:rsidRPr="00416B99" w:rsidRDefault="003C5EC0" w:rsidP="00416B99">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color w:val="0000FF"/>
          <w:szCs w:val="22"/>
        </w:rPr>
        <w:t xml:space="preserve">        </w:t>
      </w:r>
      <w:r w:rsidR="009933C6" w:rsidRPr="00416B99">
        <w:rPr>
          <w:rFonts w:eastAsia="Times New Roman" w:cs="Arial"/>
          <w:color w:val="FF0000"/>
          <w:szCs w:val="22"/>
        </w:rPr>
        <w:t>frame</w:t>
      </w:r>
      <w:r w:rsidR="009933C6" w:rsidRPr="00416B99">
        <w:rPr>
          <w:rFonts w:eastAsia="Times New Roman" w:cs="Arial"/>
          <w:color w:val="0000FF"/>
          <w:szCs w:val="22"/>
        </w:rPr>
        <w:t>=</w:t>
      </w:r>
      <w:r w:rsidR="00EE6EBE" w:rsidRPr="00416B99">
        <w:rPr>
          <w:rFonts w:eastAsia="Times New Roman" w:cs="Arial"/>
          <w:bCs/>
          <w:color w:val="8000FF"/>
          <w:szCs w:val="22"/>
        </w:rPr>
        <w:t>"</w:t>
      </w:r>
      <w:r w:rsidR="009933C6" w:rsidRPr="00416B99">
        <w:rPr>
          <w:rFonts w:eastAsia="Times New Roman" w:cs="Arial"/>
          <w:bCs/>
          <w:color w:val="8000FF"/>
          <w:szCs w:val="22"/>
        </w:rPr>
        <w:t>urn:CGI:TemporalCRS:cgi:standardGeologyMa</w:t>
      </w:r>
      <w:r w:rsidR="00EE6EBE" w:rsidRPr="00416B99">
        <w:rPr>
          <w:rFonts w:eastAsia="Times New Roman" w:cs="Arial"/>
          <w:bCs/>
          <w:color w:val="8000FF"/>
          <w:szCs w:val="22"/>
        </w:rPr>
        <w:t>"</w:t>
      </w:r>
      <w:r w:rsidR="00964F6C" w:rsidRPr="00416B99">
        <w:rPr>
          <w:rFonts w:eastAsia="Times New Roman" w:cs="Arial"/>
          <w:color w:val="0000FF"/>
          <w:szCs w:val="22"/>
          <w:highlight w:val="white"/>
        </w:rPr>
        <w:t>&gt;</w:t>
      </w:r>
      <w:r w:rsidR="009933C6" w:rsidRPr="00416B99">
        <w:rPr>
          <w:rFonts w:eastAsia="Times New Roman" w:cs="Arial"/>
          <w:bCs/>
          <w:color w:val="000000"/>
          <w:szCs w:val="22"/>
          <w:highlight w:val="white"/>
        </w:rPr>
        <w:t>220</w:t>
      </w:r>
      <w:r w:rsidR="00964F6C" w:rsidRPr="00416B99">
        <w:rPr>
          <w:rFonts w:eastAsia="Times New Roman" w:cs="Arial"/>
          <w:color w:val="0000FF"/>
          <w:szCs w:val="22"/>
          <w:highlight w:val="white"/>
        </w:rPr>
        <w:t>&lt;/gml:beginPosition&gt;</w:t>
      </w:r>
    </w:p>
    <w:p w:rsidR="003C5EC0" w:rsidRPr="00416B99" w:rsidRDefault="00427843" w:rsidP="003C5EC0">
      <w:pPr>
        <w:tabs>
          <w:tab w:val="left" w:pos="400"/>
          <w:tab w:val="left" w:pos="800"/>
          <w:tab w:val="left" w:pos="1200"/>
        </w:tabs>
        <w:autoSpaceDE w:val="0"/>
        <w:autoSpaceDN w:val="0"/>
        <w:adjustRightInd w:val="0"/>
        <w:spacing w:before="0" w:after="0"/>
        <w:rPr>
          <w:rFonts w:eastAsia="Times New Roman" w:cs="Arial"/>
          <w:color w:val="0000FF"/>
          <w:szCs w:val="22"/>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&lt;gml:endPosition</w:t>
      </w:r>
      <w:r w:rsidR="003C5EC0" w:rsidRPr="00416B99">
        <w:rPr>
          <w:rFonts w:eastAsia="Times New Roman" w:cs="Arial"/>
          <w:color w:val="0000FF"/>
          <w:szCs w:val="22"/>
        </w:rPr>
        <w:t xml:space="preserve"> </w:t>
      </w:r>
    </w:p>
    <w:p w:rsidR="00964F6C" w:rsidRPr="00416B99" w:rsidRDefault="009933C6" w:rsidP="00416B99">
      <w:pPr>
        <w:tabs>
          <w:tab w:val="left" w:pos="400"/>
          <w:tab w:val="left" w:pos="800"/>
          <w:tab w:val="left" w:pos="1200"/>
        </w:tabs>
        <w:autoSpaceDE w:val="0"/>
        <w:autoSpaceDN w:val="0"/>
        <w:adjustRightInd w:val="0"/>
        <w:spacing w:before="0" w:after="0"/>
        <w:ind w:left="500"/>
        <w:rPr>
          <w:rFonts w:eastAsia="Times New Roman" w:cs="Arial"/>
          <w:bCs/>
          <w:color w:val="000000"/>
          <w:szCs w:val="22"/>
          <w:highlight w:val="white"/>
        </w:rPr>
      </w:pPr>
      <w:r w:rsidRPr="00416B99">
        <w:rPr>
          <w:rFonts w:eastAsia="Times New Roman" w:cs="Arial"/>
          <w:color w:val="FF0000"/>
          <w:szCs w:val="22"/>
        </w:rPr>
        <w:t>frame</w:t>
      </w:r>
      <w:r w:rsidRPr="00416B99">
        <w:rPr>
          <w:rFonts w:eastAsia="Times New Roman" w:cs="Arial"/>
          <w:color w:val="0000FF"/>
          <w:szCs w:val="22"/>
        </w:rPr>
        <w:t>=</w:t>
      </w:r>
      <w:r w:rsidR="00EE6EBE" w:rsidRPr="00416B99">
        <w:rPr>
          <w:rFonts w:eastAsia="Times New Roman" w:cs="Arial"/>
          <w:bCs/>
          <w:color w:val="8000FF"/>
          <w:szCs w:val="22"/>
        </w:rPr>
        <w:t>"</w:t>
      </w:r>
      <w:r w:rsidRPr="00416B99">
        <w:rPr>
          <w:rFonts w:eastAsia="Times New Roman" w:cs="Arial"/>
          <w:bCs/>
          <w:color w:val="8000FF"/>
          <w:szCs w:val="22"/>
        </w:rPr>
        <w:t>urn:CGI:TemporalCRS:cgi:standardGeologyMa</w:t>
      </w:r>
      <w:r w:rsidR="00EE6EBE" w:rsidRPr="00416B99">
        <w:rPr>
          <w:rFonts w:eastAsia="Times New Roman" w:cs="Arial"/>
          <w:bCs/>
          <w:color w:val="8000FF"/>
          <w:szCs w:val="22"/>
        </w:rPr>
        <w:t>"</w:t>
      </w:r>
      <w:r w:rsidR="00964F6C" w:rsidRPr="00416B99">
        <w:rPr>
          <w:rFonts w:eastAsia="Times New Roman" w:cs="Arial"/>
          <w:color w:val="0000FF"/>
          <w:szCs w:val="22"/>
          <w:highlight w:val="white"/>
        </w:rPr>
        <w:t>&gt;</w:t>
      </w:r>
      <w:r w:rsidRPr="00416B99">
        <w:rPr>
          <w:rFonts w:eastAsia="Times New Roman" w:cs="Arial"/>
          <w:bCs/>
          <w:color w:val="000000"/>
          <w:szCs w:val="22"/>
          <w:highlight w:val="white"/>
        </w:rPr>
        <w:t>140</w:t>
      </w:r>
      <w:r w:rsidR="0004205C"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&lt;/gml:endPosition&gt;</w:t>
      </w:r>
    </w:p>
    <w:p w:rsidR="00964F6C" w:rsidRPr="00416B99" w:rsidRDefault="00427843"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&lt;/gml:TimePeriod&gt;</w:t>
      </w:r>
    </w:p>
    <w:p w:rsidR="00964F6C" w:rsidRPr="00416B99" w:rsidRDefault="00427843"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&lt;/extent&gt;</w:t>
      </w:r>
    </w:p>
    <w:p w:rsidR="00964F6C" w:rsidRPr="00416B99" w:rsidRDefault="00964F6C" w:rsidP="003C5EC0">
      <w:pPr>
        <w:tabs>
          <w:tab w:val="left" w:pos="400"/>
          <w:tab w:val="left" w:pos="800"/>
          <w:tab w:val="left" w:pos="1200"/>
        </w:tabs>
        <w:spacing w:before="0"/>
        <w:rPr>
          <w:rFonts w:eastAsia="Times New Roman" w:cs="Arial"/>
          <w:color w:val="0000FF"/>
          <w:szCs w:val="22"/>
        </w:rPr>
      </w:pPr>
      <w:r w:rsidRPr="00416B99">
        <w:rPr>
          <w:rFonts w:eastAsia="Times New Roman" w:cs="Arial"/>
          <w:color w:val="0000FF"/>
          <w:szCs w:val="22"/>
          <w:highlight w:val="white"/>
        </w:rPr>
        <w:t>&lt;/EX_TemporalExtent&gt;</w:t>
      </w:r>
    </w:p>
    <w:p w:rsidR="00101C4B" w:rsidRDefault="009933C6" w:rsidP="001268A5">
      <w:r w:rsidRPr="00CB2F1D">
        <w:t xml:space="preserve">The frame for the beginPosition and endPosition is a URI for standard geologic time, measured positive getting older, with an origin at 1950 CE, in units of millions of years. </w:t>
      </w:r>
    </w:p>
    <w:p w:rsidR="0099696A" w:rsidRDefault="0099696A" w:rsidP="0099696A">
      <w:pPr>
        <w:pStyle w:val="Heading2"/>
      </w:pPr>
      <w:bookmarkStart w:id="151" w:name="_Ref312932895"/>
      <w:bookmarkStart w:id="152" w:name="_Ref312932898"/>
      <w:bookmarkStart w:id="153" w:name="_Ref312933112"/>
      <w:bookmarkStart w:id="154" w:name="_Ref312933119"/>
      <w:bookmarkStart w:id="155" w:name="_Toc381426793"/>
      <w:r>
        <w:t>Operation metadata</w:t>
      </w:r>
      <w:bookmarkEnd w:id="151"/>
      <w:bookmarkEnd w:id="152"/>
      <w:bookmarkEnd w:id="153"/>
      <w:bookmarkEnd w:id="154"/>
      <w:bookmarkEnd w:id="155"/>
    </w:p>
    <w:p w:rsidR="008D6F13" w:rsidRDefault="00083B4E" w:rsidP="0099696A">
      <w:r>
        <w:t xml:space="preserve">See </w:t>
      </w:r>
      <w:r w:rsidR="004A6147">
        <w:t xml:space="preserve">the discussion on the use of service metadata in the USGIN profile above, preceding Table 3. </w:t>
      </w:r>
      <w:r w:rsidR="00540212">
        <w:t>T</w:t>
      </w:r>
      <w:r w:rsidR="00540212" w:rsidRPr="00540212">
        <w:t xml:space="preserve">he srv namespace elements based on ISO 19119 </w:t>
      </w:r>
      <w:r w:rsidR="009D3AEB">
        <w:t>provide insufficient information and guid</w:t>
      </w:r>
      <w:r w:rsidR="009D3AEB">
        <w:t>e</w:t>
      </w:r>
      <w:r w:rsidR="009D3AEB">
        <w:t>lines to access data through services without apriori knowledge of the service protocol</w:t>
      </w:r>
      <w:r w:rsidR="00540212" w:rsidRPr="00540212">
        <w:t xml:space="preserve">. This is due in part to </w:t>
      </w:r>
      <w:r w:rsidR="009D3AEB">
        <w:t>weakly</w:t>
      </w:r>
      <w:r w:rsidR="009D3AEB" w:rsidRPr="00540212">
        <w:t xml:space="preserve"> </w:t>
      </w:r>
      <w:r w:rsidR="00540212" w:rsidRPr="00540212">
        <w:t>defined semantics and use cases for the elements that are there (DCP, applicationProfile, protocol, MD_Format, serviceType, operationName vs. invocationName, connectPoint), and partly due to incomplete content model (where to put allowed outputFormat parameter values or supported query operations for CSW or WMS</w:t>
      </w:r>
      <w:r w:rsidR="00B90074">
        <w:t>, what is syntax for delimiting parameters, are http request headers used</w:t>
      </w:r>
      <w:r w:rsidR="00540212" w:rsidRPr="00540212">
        <w:t xml:space="preserve">).  </w:t>
      </w:r>
      <w:r w:rsidR="008D6F13">
        <w:t>The ISO 19119 model for service metadata does not include a mechanism to specify valid values for operation parameters. For instance, OGC WMS and CSW services both support an output format parameter, and OGC capabilities doc</w:t>
      </w:r>
      <w:r w:rsidR="008D6F13">
        <w:t>u</w:t>
      </w:r>
      <w:r w:rsidR="008D6F13">
        <w:t>ments provide a listing of the supported output formats</w:t>
      </w:r>
      <w:r w:rsidR="000A18AD">
        <w:t>, but where do these go in ISO19139 xml documents?</w:t>
      </w:r>
      <w:r w:rsidR="008D6F13">
        <w:t xml:space="preserve"> </w:t>
      </w:r>
      <w:r w:rsidR="000A18AD">
        <w:t>Does the described service support</w:t>
      </w:r>
      <w:r w:rsidR="008D6F13">
        <w:t xml:space="preserve"> http </w:t>
      </w:r>
      <w:r w:rsidR="000A18AD">
        <w:t>POST</w:t>
      </w:r>
      <w:r w:rsidR="008D6F13">
        <w:t xml:space="preserve"> </w:t>
      </w:r>
      <w:r w:rsidR="000A18AD">
        <w:t>or GET method</w:t>
      </w:r>
      <w:r w:rsidR="008D6F13">
        <w:t>? This information is necessary in order to compose valid service requests.</w:t>
      </w:r>
    </w:p>
    <w:p w:rsidR="007E1064" w:rsidRDefault="00B90074" w:rsidP="007E1064">
      <w:r>
        <w:t xml:space="preserve">Based on these considerations, </w:t>
      </w:r>
      <w:r>
        <w:rPr>
          <w:rStyle w:val="TableentryChar"/>
        </w:rPr>
        <w:t>the USGIN profile mandates that</w:t>
      </w:r>
      <w:r w:rsidR="007E1064">
        <w:rPr>
          <w:rStyle w:val="TableentryChar"/>
        </w:rPr>
        <w:t xml:space="preserve"> a service metadata record MUST include</w:t>
      </w:r>
      <w:r>
        <w:rPr>
          <w:rStyle w:val="TableentryChar"/>
        </w:rPr>
        <w:t xml:space="preserve"> at least one service operation with the </w:t>
      </w:r>
      <w:r w:rsidRPr="00711F84">
        <w:rPr>
          <w:rStyle w:val="ElementxPath"/>
        </w:rPr>
        <w:t>operationDescription/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 The </w:t>
      </w:r>
      <w:r w:rsidRPr="00ED177D">
        <w:rPr>
          <w:rStyle w:val="ElementxPath"/>
        </w:rPr>
        <w:t>identificationInfo/SV_ServiceIden</w:t>
      </w:r>
      <w:r>
        <w:rPr>
          <w:rStyle w:val="ElementxPath"/>
        </w:rPr>
        <w:softHyphen/>
      </w:r>
      <w:r w:rsidRPr="00ED177D">
        <w:rPr>
          <w:rStyle w:val="ElementxPath"/>
        </w:rPr>
        <w:t>tification/</w:t>
      </w:r>
      <w:r>
        <w:rPr>
          <w:rStyle w:val="ElementxPath"/>
        </w:rPr>
        <w:softHyphen/>
        <w:t>contains</w:t>
      </w:r>
      <w:r>
        <w:rPr>
          <w:rStyle w:val="ElementxPath"/>
        </w:rPr>
        <w:softHyphen/>
        <w:t>Operations/</w:t>
      </w:r>
      <w:r>
        <w:rPr>
          <w:rStyle w:val="ElementxPath"/>
        </w:rPr>
        <w:softHyphen/>
      </w:r>
      <w:r>
        <w:rPr>
          <w:rStyle w:val="ElementxPath"/>
        </w:rPr>
        <w:softHyphen/>
        <w:t>SV_OperationMetadata/</w:t>
      </w:r>
      <w:r>
        <w:rPr>
          <w:rStyle w:val="ElementxPath"/>
        </w:rPr>
        <w:softHyphen/>
        <w:t>connectpoint</w:t>
      </w:r>
      <w:r>
        <w:t xml:space="preserve"> link for this operation MUST retrieve the service-specific self description document (e.g. WSDL, GetCapabilities, WADL).</w:t>
      </w:r>
      <w:r w:rsidR="007E1064">
        <w:t xml:space="preserve">  The </w:t>
      </w:r>
      <w:r w:rsidR="007E1064" w:rsidRPr="008D6F13">
        <w:rPr>
          <w:rStyle w:val="ElementxPath"/>
        </w:rPr>
        <w:t>CI_OnlineResource</w:t>
      </w:r>
      <w:r w:rsidR="007E1064">
        <w:t xml:space="preserve"> in this co</w:t>
      </w:r>
      <w:r w:rsidR="007E1064">
        <w:t>n</w:t>
      </w:r>
      <w:r w:rsidR="007E1064">
        <w:t xml:space="preserve">nectPoint elment must have </w:t>
      </w:r>
      <w:r w:rsidR="007E1064" w:rsidRPr="008D6F13">
        <w:rPr>
          <w:rStyle w:val="ElementxPath"/>
        </w:rPr>
        <w:t>CI_OnlineResource/name</w:t>
      </w:r>
      <w:r w:rsidR="007E1064">
        <w:t xml:space="preserve"> = "serviceDescription" (from the table in se</w:t>
      </w:r>
      <w:r w:rsidR="007E1064">
        <w:t>c</w:t>
      </w:r>
      <w:r w:rsidR="007E1064">
        <w:t xml:space="preserve">tion </w:t>
      </w:r>
      <w:r w:rsidR="007E1064">
        <w:fldChar w:fldCharType="begin"/>
      </w:r>
      <w:r w:rsidR="007E1064">
        <w:instrText xml:space="preserve"> REF _Ref252881497 \r \h </w:instrText>
      </w:r>
      <w:r w:rsidR="007E1064">
        <w:fldChar w:fldCharType="separate"/>
      </w:r>
      <w:r w:rsidR="007E1064">
        <w:t>7.2</w:t>
      </w:r>
      <w:r w:rsidR="007E1064">
        <w:fldChar w:fldCharType="end"/>
      </w:r>
      <w:r w:rsidR="007E1064">
        <w:t xml:space="preserve"> </w:t>
      </w:r>
      <w:r w:rsidR="007E1064">
        <w:fldChar w:fldCharType="begin"/>
      </w:r>
      <w:r w:rsidR="007E1064">
        <w:instrText xml:space="preserve"> REF _Ref252881497 \h </w:instrText>
      </w:r>
      <w:r w:rsidR="007E1064">
        <w:fldChar w:fldCharType="separate"/>
      </w:r>
      <w:r w:rsidR="007E1064">
        <w:rPr>
          <w:rStyle w:val="LineNumber"/>
        </w:rPr>
        <w:t>Linkage name conventions</w:t>
      </w:r>
      <w:r w:rsidR="007E1064">
        <w:fldChar w:fldCharType="end"/>
      </w:r>
      <w:r w:rsidR="007E1064">
        <w:t xml:space="preserve">). </w:t>
      </w:r>
    </w:p>
    <w:p w:rsidR="00540212" w:rsidRDefault="00A822F6" w:rsidP="0099696A">
      <w:r w:rsidRPr="00540212">
        <w:t xml:space="preserve">WSDL and getCapabilities were designed to describe service operation, </w:t>
      </w:r>
      <w:r>
        <w:t>and it seems counte</w:t>
      </w:r>
      <w:r>
        <w:t>r</w:t>
      </w:r>
      <w:r>
        <w:t>productive to</w:t>
      </w:r>
      <w:r w:rsidRPr="00540212">
        <w:t xml:space="preserve"> invent another scheme to do the same thing</w:t>
      </w:r>
      <w:r>
        <w:t xml:space="preserve">. </w:t>
      </w:r>
      <w:r w:rsidR="007E1064">
        <w:t>S</w:t>
      </w:r>
      <w:r>
        <w:t>ervice metadata for processing se</w:t>
      </w:r>
      <w:r>
        <w:t>r</w:t>
      </w:r>
      <w:r>
        <w:t>vices that are not coupled to particular input datasets</w:t>
      </w:r>
      <w:r w:rsidR="007E1064" w:rsidRPr="007E1064">
        <w:t xml:space="preserve"> </w:t>
      </w:r>
      <w:r w:rsidR="007E1064">
        <w:t xml:space="preserve">should provide </w:t>
      </w:r>
      <w:r w:rsidR="007E1064" w:rsidRPr="00540212">
        <w:rPr>
          <w:rStyle w:val="ElementxPath"/>
        </w:rPr>
        <w:t>srv:SV_Operation</w:t>
      </w:r>
      <w:r w:rsidR="007E1064">
        <w:rPr>
          <w:rStyle w:val="ElementxPath"/>
        </w:rPr>
        <w:softHyphen/>
      </w:r>
      <w:r w:rsidR="007E1064" w:rsidRPr="00540212">
        <w:rPr>
          <w:rStyle w:val="ElementxPath"/>
        </w:rPr>
        <w:t>Metadata</w:t>
      </w:r>
      <w:r w:rsidR="007E1064">
        <w:t xml:space="preserve"> to describe the operations offered by the service to inform human users</w:t>
      </w:r>
      <w:r w:rsidR="00540212" w:rsidRPr="00540212">
        <w:t xml:space="preserve">. </w:t>
      </w:r>
      <w:r w:rsidR="00540212">
        <w:t xml:space="preserve">Because of the difficulty in creating </w:t>
      </w:r>
      <w:r w:rsidR="00540212" w:rsidRPr="00540212">
        <w:t xml:space="preserve">usable abstract model </w:t>
      </w:r>
      <w:r w:rsidR="00540212">
        <w:t>that accounts for</w:t>
      </w:r>
      <w:r w:rsidR="00540212" w:rsidRPr="00540212">
        <w:t xml:space="preserve"> any </w:t>
      </w:r>
      <w:r w:rsidR="00540212">
        <w:t xml:space="preserve">and all possible </w:t>
      </w:r>
      <w:r w:rsidR="00540212" w:rsidRPr="00540212">
        <w:t>service</w:t>
      </w:r>
      <w:r w:rsidR="00540212">
        <w:t>s, it makes more sense to allow</w:t>
      </w:r>
      <w:r w:rsidR="00540212" w:rsidRPr="00540212">
        <w:t xml:space="preserve"> service description document</w:t>
      </w:r>
      <w:r w:rsidR="00540212">
        <w:t>s</w:t>
      </w:r>
      <w:r w:rsidR="00540212" w:rsidRPr="00540212">
        <w:t xml:space="preserve"> specific to different service frameworks</w:t>
      </w:r>
      <w:r w:rsidR="007E1064">
        <w:t xml:space="preserve"> to d</w:t>
      </w:r>
      <w:r w:rsidR="007E1064">
        <w:t>e</w:t>
      </w:r>
      <w:r w:rsidR="007E1064">
        <w:t>scribe all the details in a machine-actionable format</w:t>
      </w:r>
      <w:r w:rsidR="00540212">
        <w:t>.</w:t>
      </w:r>
    </w:p>
    <w:p w:rsidR="0032148F" w:rsidRPr="00CB2F1D" w:rsidRDefault="0032148F" w:rsidP="00F33A33">
      <w:pPr>
        <w:pStyle w:val="Heading1"/>
      </w:pPr>
      <w:bookmarkStart w:id="156" w:name="_Toc381426794"/>
      <w:r w:rsidRPr="00CB2F1D">
        <w:lastRenderedPageBreak/>
        <w:t>Abbreviations</w:t>
      </w:r>
      <w:bookmarkEnd w:id="156"/>
    </w:p>
    <w:tbl>
      <w:tblPr>
        <w:tblW w:w="0" w:type="auto"/>
        <w:tblLook w:val="00A0" w:firstRow="1" w:lastRow="0" w:firstColumn="1" w:lastColumn="0" w:noHBand="0" w:noVBand="0"/>
      </w:tblPr>
      <w:tblGrid>
        <w:gridCol w:w="1261"/>
        <w:gridCol w:w="7128"/>
      </w:tblGrid>
      <w:tr w:rsidR="0032148F" w:rsidRPr="00CB2F1D" w:rsidTr="00D165BC">
        <w:tc>
          <w:tcPr>
            <w:tcW w:w="1261" w:type="dxa"/>
          </w:tcPr>
          <w:p w:rsidR="0032148F" w:rsidRPr="00CB2F1D" w:rsidRDefault="0032148F" w:rsidP="00471BF3">
            <w:r w:rsidRPr="00CB2F1D">
              <w:t>CSW</w:t>
            </w:r>
          </w:p>
        </w:tc>
        <w:tc>
          <w:tcPr>
            <w:tcW w:w="7128" w:type="dxa"/>
          </w:tcPr>
          <w:p w:rsidR="0032148F" w:rsidRPr="00CB2F1D" w:rsidRDefault="0032148F" w:rsidP="00471BF3">
            <w:r w:rsidRPr="00CB2F1D">
              <w:t>Metadata Catalog for the Web. Also abbreviated as CS-W and CS/W</w:t>
            </w:r>
          </w:p>
        </w:tc>
      </w:tr>
      <w:tr w:rsidR="0032148F" w:rsidRPr="00CB2F1D" w:rsidTr="00D165BC">
        <w:tc>
          <w:tcPr>
            <w:tcW w:w="1261" w:type="dxa"/>
          </w:tcPr>
          <w:p w:rsidR="0032148F" w:rsidRPr="00CB2F1D" w:rsidRDefault="0032148F" w:rsidP="00471BF3">
            <w:r w:rsidRPr="00CB2F1D">
              <w:t>GeoSciML</w:t>
            </w:r>
          </w:p>
        </w:tc>
        <w:tc>
          <w:tcPr>
            <w:tcW w:w="7128" w:type="dxa"/>
          </w:tcPr>
          <w:p w:rsidR="0032148F" w:rsidRPr="00CB2F1D" w:rsidRDefault="0053159E" w:rsidP="00471BF3">
            <w:r w:rsidRPr="0053159E">
              <w:t>Geoscience Markup Language</w:t>
            </w:r>
          </w:p>
        </w:tc>
      </w:tr>
      <w:tr w:rsidR="0032148F" w:rsidRPr="00CB2F1D" w:rsidTr="00D165BC">
        <w:tc>
          <w:tcPr>
            <w:tcW w:w="1261" w:type="dxa"/>
          </w:tcPr>
          <w:p w:rsidR="0032148F" w:rsidRPr="00CB2F1D" w:rsidRDefault="0032148F" w:rsidP="00471BF3">
            <w:r w:rsidRPr="00CB2F1D">
              <w:t>GML</w:t>
            </w:r>
          </w:p>
        </w:tc>
        <w:tc>
          <w:tcPr>
            <w:tcW w:w="7128" w:type="dxa"/>
          </w:tcPr>
          <w:p w:rsidR="0032148F" w:rsidRPr="00CB2F1D" w:rsidRDefault="0032148F" w:rsidP="00471BF3">
            <w:r w:rsidRPr="00CB2F1D">
              <w:t>Geographic Markup Language</w:t>
            </w:r>
          </w:p>
        </w:tc>
      </w:tr>
      <w:tr w:rsidR="0032148F" w:rsidRPr="00CB2F1D" w:rsidTr="00D165BC">
        <w:tc>
          <w:tcPr>
            <w:tcW w:w="1261" w:type="dxa"/>
          </w:tcPr>
          <w:p w:rsidR="0032148F" w:rsidRPr="00CB2F1D" w:rsidRDefault="0032148F" w:rsidP="00471BF3">
            <w:r w:rsidRPr="00CB2F1D">
              <w:t>GUID</w:t>
            </w:r>
          </w:p>
        </w:tc>
        <w:tc>
          <w:tcPr>
            <w:tcW w:w="7128" w:type="dxa"/>
          </w:tcPr>
          <w:p w:rsidR="0032148F" w:rsidRPr="00CB2F1D" w:rsidRDefault="0032148F" w:rsidP="00471BF3">
            <w:r w:rsidRPr="00CB2F1D">
              <w:t>Global Unique Identifier</w:t>
            </w:r>
          </w:p>
        </w:tc>
      </w:tr>
      <w:tr w:rsidR="0032148F" w:rsidRPr="00CB2F1D" w:rsidTr="00D165BC">
        <w:tc>
          <w:tcPr>
            <w:tcW w:w="1261" w:type="dxa"/>
          </w:tcPr>
          <w:p w:rsidR="0032148F" w:rsidRPr="00CB2F1D" w:rsidRDefault="0032148F" w:rsidP="00471BF3">
            <w:r w:rsidRPr="00CB2F1D">
              <w:t>IEC</w:t>
            </w:r>
          </w:p>
        </w:tc>
        <w:tc>
          <w:tcPr>
            <w:tcW w:w="7128" w:type="dxa"/>
          </w:tcPr>
          <w:p w:rsidR="0032148F" w:rsidRPr="00CB2F1D" w:rsidRDefault="0032148F" w:rsidP="00471BF3">
            <w:r w:rsidRPr="00CB2F1D">
              <w:t>International Electrotechnical Commission</w:t>
            </w:r>
          </w:p>
        </w:tc>
      </w:tr>
      <w:tr w:rsidR="0032148F" w:rsidRPr="00CB2F1D" w:rsidTr="00D165BC">
        <w:tc>
          <w:tcPr>
            <w:tcW w:w="1261" w:type="dxa"/>
          </w:tcPr>
          <w:p w:rsidR="0032148F" w:rsidRPr="00CB2F1D" w:rsidRDefault="0032148F" w:rsidP="00471BF3">
            <w:r w:rsidRPr="00CB2F1D">
              <w:t>ISO</w:t>
            </w:r>
          </w:p>
        </w:tc>
        <w:tc>
          <w:tcPr>
            <w:tcW w:w="7128" w:type="dxa"/>
          </w:tcPr>
          <w:p w:rsidR="0032148F" w:rsidRPr="00CB2F1D" w:rsidRDefault="0032148F" w:rsidP="00471BF3">
            <w:r w:rsidRPr="00CB2F1D">
              <w:t>International Organization for Standardization</w:t>
            </w:r>
          </w:p>
        </w:tc>
      </w:tr>
      <w:tr w:rsidR="0032148F" w:rsidRPr="00CB2F1D" w:rsidTr="00D165BC">
        <w:tc>
          <w:tcPr>
            <w:tcW w:w="1261" w:type="dxa"/>
          </w:tcPr>
          <w:p w:rsidR="0032148F" w:rsidRPr="00CB2F1D" w:rsidRDefault="0032148F" w:rsidP="00471BF3">
            <w:r w:rsidRPr="00CB2F1D">
              <w:t>UML</w:t>
            </w:r>
          </w:p>
        </w:tc>
        <w:tc>
          <w:tcPr>
            <w:tcW w:w="7128" w:type="dxa"/>
          </w:tcPr>
          <w:p w:rsidR="0032148F" w:rsidRPr="00CB2F1D" w:rsidRDefault="0032148F" w:rsidP="00471BF3">
            <w:r w:rsidRPr="00CB2F1D">
              <w:t xml:space="preserve">Unified </w:t>
            </w:r>
            <w:r w:rsidR="007615CB" w:rsidRPr="00CB2F1D">
              <w:t>Modeling</w:t>
            </w:r>
            <w:r w:rsidRPr="00CB2F1D">
              <w:t xml:space="preserve"> Language</w:t>
            </w:r>
          </w:p>
        </w:tc>
      </w:tr>
      <w:tr w:rsidR="00755CF7" w:rsidRPr="00CB2F1D" w:rsidTr="00D165BC">
        <w:tc>
          <w:tcPr>
            <w:tcW w:w="1261" w:type="dxa"/>
          </w:tcPr>
          <w:p w:rsidR="00755CF7" w:rsidRPr="00CB2F1D" w:rsidRDefault="00755CF7" w:rsidP="00471BF3">
            <w:r>
              <w:t>URI</w:t>
            </w:r>
          </w:p>
        </w:tc>
        <w:tc>
          <w:tcPr>
            <w:tcW w:w="7128" w:type="dxa"/>
          </w:tcPr>
          <w:p w:rsidR="00755CF7" w:rsidRPr="00CB2F1D" w:rsidRDefault="00755CF7" w:rsidP="00471BF3">
            <w:r>
              <w:t>Universal Resource Identifier</w:t>
            </w:r>
          </w:p>
        </w:tc>
      </w:tr>
      <w:tr w:rsidR="0032148F" w:rsidRPr="00CB2F1D" w:rsidTr="00D165BC">
        <w:tc>
          <w:tcPr>
            <w:tcW w:w="1261" w:type="dxa"/>
          </w:tcPr>
          <w:p w:rsidR="0032148F" w:rsidRPr="00CB2F1D" w:rsidRDefault="0032148F" w:rsidP="00471BF3">
            <w:r w:rsidRPr="00CB2F1D">
              <w:t>USGIN</w:t>
            </w:r>
          </w:p>
        </w:tc>
        <w:tc>
          <w:tcPr>
            <w:tcW w:w="7128" w:type="dxa"/>
          </w:tcPr>
          <w:p w:rsidR="0032148F" w:rsidRPr="00CB2F1D" w:rsidRDefault="0032148F" w:rsidP="00471BF3">
            <w:r w:rsidRPr="00CB2F1D">
              <w:t>U.S. Geoscience Information Network</w:t>
            </w:r>
          </w:p>
        </w:tc>
      </w:tr>
      <w:tr w:rsidR="0032148F" w:rsidRPr="00CB2F1D" w:rsidTr="00D165BC">
        <w:tc>
          <w:tcPr>
            <w:tcW w:w="1261" w:type="dxa"/>
          </w:tcPr>
          <w:p w:rsidR="0032148F" w:rsidRPr="00CB2F1D" w:rsidRDefault="0032148F" w:rsidP="00471BF3">
            <w:r w:rsidRPr="00CB2F1D">
              <w:t>WCS</w:t>
            </w:r>
          </w:p>
        </w:tc>
        <w:tc>
          <w:tcPr>
            <w:tcW w:w="7128" w:type="dxa"/>
          </w:tcPr>
          <w:p w:rsidR="0032148F" w:rsidRPr="00CB2F1D" w:rsidRDefault="0032148F" w:rsidP="00471BF3">
            <w:r w:rsidRPr="00CB2F1D">
              <w:t>Web coverage Service</w:t>
            </w:r>
          </w:p>
        </w:tc>
      </w:tr>
      <w:tr w:rsidR="0032148F" w:rsidRPr="00CB2F1D" w:rsidTr="00D165BC">
        <w:tc>
          <w:tcPr>
            <w:tcW w:w="1261" w:type="dxa"/>
          </w:tcPr>
          <w:p w:rsidR="0032148F" w:rsidRPr="00CB2F1D" w:rsidRDefault="0032148F" w:rsidP="00471BF3">
            <w:r w:rsidRPr="00CB2F1D">
              <w:t>WFS</w:t>
            </w:r>
          </w:p>
        </w:tc>
        <w:tc>
          <w:tcPr>
            <w:tcW w:w="7128" w:type="dxa"/>
          </w:tcPr>
          <w:p w:rsidR="0032148F" w:rsidRPr="00CB2F1D" w:rsidRDefault="0032148F" w:rsidP="00471BF3">
            <w:r w:rsidRPr="00CB2F1D">
              <w:t>Web Feature Service</w:t>
            </w:r>
          </w:p>
        </w:tc>
      </w:tr>
      <w:tr w:rsidR="0032148F" w:rsidRPr="00CB2F1D" w:rsidTr="00D165BC">
        <w:tc>
          <w:tcPr>
            <w:tcW w:w="1261" w:type="dxa"/>
          </w:tcPr>
          <w:p w:rsidR="0032148F" w:rsidRPr="00CB2F1D" w:rsidRDefault="0032148F" w:rsidP="00471BF3">
            <w:r w:rsidRPr="00CB2F1D">
              <w:t>XML</w:t>
            </w:r>
          </w:p>
        </w:tc>
        <w:tc>
          <w:tcPr>
            <w:tcW w:w="7128" w:type="dxa"/>
          </w:tcPr>
          <w:p w:rsidR="0032148F" w:rsidRPr="00CB2F1D" w:rsidRDefault="0032148F" w:rsidP="00471BF3">
            <w:r w:rsidRPr="00CB2F1D">
              <w:t>eXtensible Markup Language</w:t>
            </w:r>
          </w:p>
        </w:tc>
      </w:tr>
      <w:tr w:rsidR="0032148F" w:rsidRPr="00CB2F1D" w:rsidTr="00D165BC">
        <w:tc>
          <w:tcPr>
            <w:tcW w:w="1261" w:type="dxa"/>
          </w:tcPr>
          <w:p w:rsidR="0032148F" w:rsidRPr="00CB2F1D" w:rsidRDefault="0032148F" w:rsidP="00471BF3">
            <w:r w:rsidRPr="00CB2F1D">
              <w:t>XSD</w:t>
            </w:r>
          </w:p>
        </w:tc>
        <w:tc>
          <w:tcPr>
            <w:tcW w:w="7128" w:type="dxa"/>
          </w:tcPr>
          <w:p w:rsidR="0032148F" w:rsidRPr="00CB2F1D" w:rsidRDefault="0032148F" w:rsidP="00471BF3">
            <w:r w:rsidRPr="00CB2F1D">
              <w:t>XML Schema Definition</w:t>
            </w:r>
          </w:p>
        </w:tc>
      </w:tr>
      <w:tr w:rsidR="0032148F" w:rsidRPr="00CB2F1D" w:rsidTr="00D165BC">
        <w:tc>
          <w:tcPr>
            <w:tcW w:w="1261" w:type="dxa"/>
          </w:tcPr>
          <w:p w:rsidR="0032148F" w:rsidRPr="00CB2F1D" w:rsidRDefault="0032148F" w:rsidP="009552BB">
            <w:r w:rsidRPr="00CB2F1D">
              <w:t>XSL</w:t>
            </w:r>
          </w:p>
        </w:tc>
        <w:tc>
          <w:tcPr>
            <w:tcW w:w="7128" w:type="dxa"/>
          </w:tcPr>
          <w:p w:rsidR="0032148F" w:rsidRPr="00CB2F1D" w:rsidRDefault="0032148F" w:rsidP="009552BB">
            <w:r w:rsidRPr="00CB2F1D">
              <w:t>eXtensible Stylesheet Language</w:t>
            </w:r>
          </w:p>
        </w:tc>
      </w:tr>
      <w:tr w:rsidR="0032148F" w:rsidRPr="00CB2F1D" w:rsidTr="00D165BC">
        <w:tc>
          <w:tcPr>
            <w:tcW w:w="1261" w:type="dxa"/>
          </w:tcPr>
          <w:p w:rsidR="0032148F" w:rsidRPr="00CB2F1D" w:rsidRDefault="0032148F" w:rsidP="009552BB">
            <w:r w:rsidRPr="00CB2F1D">
              <w:t>XSLT</w:t>
            </w:r>
          </w:p>
        </w:tc>
        <w:tc>
          <w:tcPr>
            <w:tcW w:w="7128" w:type="dxa"/>
          </w:tcPr>
          <w:p w:rsidR="0032148F" w:rsidRPr="00CB2F1D" w:rsidRDefault="0032148F" w:rsidP="009552BB">
            <w:r w:rsidRPr="00CB2F1D">
              <w:t>XSL Transformations</w:t>
            </w:r>
          </w:p>
        </w:tc>
      </w:tr>
      <w:tr w:rsidR="0032148F" w:rsidRPr="00CB2F1D" w:rsidTr="00D165BC">
        <w:tc>
          <w:tcPr>
            <w:tcW w:w="1261" w:type="dxa"/>
          </w:tcPr>
          <w:p w:rsidR="0032148F" w:rsidRPr="00CB2F1D" w:rsidRDefault="0032148F" w:rsidP="009552BB">
            <w:r w:rsidRPr="00CB2F1D">
              <w:t>XLink</w:t>
            </w:r>
          </w:p>
        </w:tc>
        <w:tc>
          <w:tcPr>
            <w:tcW w:w="7128" w:type="dxa"/>
          </w:tcPr>
          <w:p w:rsidR="0032148F" w:rsidRPr="00CB2F1D" w:rsidRDefault="0032148F" w:rsidP="009552BB">
            <w:r w:rsidRPr="00CB2F1D">
              <w:t>XML Linking Language</w:t>
            </w:r>
          </w:p>
        </w:tc>
      </w:tr>
    </w:tbl>
    <w:p w:rsidR="0032148F" w:rsidRPr="00CB2F1D" w:rsidRDefault="0032148F" w:rsidP="00471BF3"/>
    <w:p w:rsidR="0032148F" w:rsidRPr="00CB2F1D" w:rsidRDefault="0032148F">
      <w:pPr>
        <w:pStyle w:val="Heading1"/>
        <w:rPr>
          <w:lang w:eastAsia="ja-JP"/>
        </w:rPr>
      </w:pPr>
      <w:bookmarkStart w:id="157" w:name="_Toc381426795"/>
      <w:bookmarkEnd w:id="36"/>
      <w:r w:rsidRPr="00CB2F1D">
        <w:lastRenderedPageBreak/>
        <w:t>References</w:t>
      </w:r>
      <w:bookmarkEnd w:id="157"/>
    </w:p>
    <w:p w:rsidR="00247944" w:rsidRDefault="00247944" w:rsidP="00247944">
      <w:pPr>
        <w:pStyle w:val="Heading2"/>
      </w:pPr>
      <w:bookmarkStart w:id="158" w:name="_Toc381426796"/>
      <w:r>
        <w:t>Cited literature</w:t>
      </w:r>
      <w:bookmarkEnd w:id="158"/>
    </w:p>
    <w:p w:rsidR="001603C6" w:rsidRPr="00CB2F1D" w:rsidRDefault="001603C6" w:rsidP="00A273CD">
      <w:pPr>
        <w:pStyle w:val="Ref"/>
        <w:rPr>
          <w:lang w:eastAsia="ja-JP"/>
        </w:rPr>
      </w:pPr>
      <w:r>
        <w:rPr>
          <w:lang w:eastAsia="ja-JP"/>
        </w:rPr>
        <w:t xml:space="preserve">[ANZLIC, 2007]  ANZLIC Metadata Profile Guidelines, Version 1.0: Turner, ACT, ANZLIC - the Spatial Information Council, ISBN: 978-0-646-46940-9, 372 p., available at </w:t>
      </w:r>
      <w:hyperlink r:id="rId73" w:history="1">
        <w:r w:rsidRPr="000D6B2A">
          <w:rPr>
            <w:rStyle w:val="Hyperlink"/>
            <w:lang w:eastAsia="ja-JP"/>
          </w:rPr>
          <w:t>http://www.osdm.gov.au/Metadata/ANZLIC+metadata+resources/default.aspx</w:t>
        </w:r>
      </w:hyperlink>
      <w:r>
        <w:rPr>
          <w:lang w:eastAsia="ja-JP"/>
        </w:rPr>
        <w:t xml:space="preserve">  (a</w:t>
      </w:r>
      <w:r>
        <w:rPr>
          <w:lang w:eastAsia="ja-JP"/>
        </w:rPr>
        <w:t>c</w:t>
      </w:r>
      <w:r>
        <w:rPr>
          <w:lang w:eastAsia="ja-JP"/>
        </w:rPr>
        <w:t xml:space="preserve">cessed 2010-11-18). </w:t>
      </w:r>
    </w:p>
    <w:p w:rsidR="001603C6" w:rsidRPr="00142C20" w:rsidRDefault="001603C6" w:rsidP="00A273CD">
      <w:pPr>
        <w:pStyle w:val="Ref"/>
      </w:pPr>
      <w:r>
        <w:t xml:space="preserve">[Dublin Core]  2008-01-14 Dublin core Metadata Element Set, Version 1.1: Dublin Core Metadata Initiave, accessed at </w:t>
      </w:r>
      <w:hyperlink r:id="rId74" w:history="1">
        <w:r w:rsidRPr="005A71E0">
          <w:rPr>
            <w:rStyle w:val="Hyperlink"/>
          </w:rPr>
          <w:t>http://dublincore.org/documents/dces/</w:t>
        </w:r>
      </w:hyperlink>
      <w:r>
        <w:t xml:space="preserve">. </w:t>
      </w:r>
    </w:p>
    <w:p w:rsidR="001603C6" w:rsidRDefault="001603C6" w:rsidP="00A273CD">
      <w:pPr>
        <w:pStyle w:val="Ref"/>
      </w:pPr>
      <w:r w:rsidRPr="00A273CD">
        <w:rPr>
          <w:rStyle w:val="Refterm"/>
          <w:b w:val="0"/>
        </w:rPr>
        <w:t>[</w:t>
      </w:r>
      <w:r w:rsidRPr="00A273CD">
        <w:rPr>
          <w:rStyle w:val="Refterm"/>
          <w:b w:val="0"/>
          <w:lang w:eastAsia="ja-JP"/>
        </w:rPr>
        <w:t>INSPIRE ISO19115/119</w:t>
      </w:r>
      <w:r w:rsidRPr="00A273CD">
        <w:rPr>
          <w:rStyle w:val="Refterm"/>
          <w:b w:val="0"/>
        </w:rPr>
        <w:t>]</w:t>
      </w:r>
      <w:r w:rsidR="004A26C2">
        <w:rPr>
          <w:rStyle w:val="Refterm"/>
        </w:rPr>
        <w:t xml:space="preserve"> </w:t>
      </w:r>
      <w:r>
        <w:t>Drafting Team Metadata and European Commision Joint R</w:t>
      </w:r>
      <w:r>
        <w:t>e</w:t>
      </w:r>
      <w:r>
        <w:t>search Centre, 2009-02-18, INSPIRE Metadata Implementing Rules: Technical Guid</w:t>
      </w:r>
      <w:r>
        <w:t>e</w:t>
      </w:r>
      <w:r>
        <w:t xml:space="preserve">lines based on EN ISO 19115 and EN ISO 19119,v. 1.1: European Commission Joint Research Centre, MD_IR_and_ISO_20090218, available at </w:t>
      </w:r>
      <w:hyperlink r:id="rId75" w:history="1">
        <w:r w:rsidRPr="000D6B2A">
          <w:rPr>
            <w:rStyle w:val="Hyperlink"/>
          </w:rPr>
          <w:t>http://inspire.jrc.ec.europa.eu/index.cfm/pageid/101</w:t>
        </w:r>
      </w:hyperlink>
      <w:r>
        <w:t xml:space="preserve"> (accessed 2010-11-18).</w:t>
      </w:r>
    </w:p>
    <w:p w:rsidR="001603C6" w:rsidRDefault="001603C6" w:rsidP="00A273CD">
      <w:pPr>
        <w:pStyle w:val="Ref"/>
      </w:pPr>
      <w:r>
        <w:t xml:space="preserve">Franklin, Michael, Halevy, Alon, and Maier, David, 2005, </w:t>
      </w:r>
      <w:r w:rsidRPr="00247944">
        <w:t>From databases to dataspaces: a new abstraction for information management</w:t>
      </w:r>
      <w:r>
        <w:t>: ACM SIGMOD Record, V. 34, No. 4, ISSN:0163-5808.</w:t>
      </w:r>
    </w:p>
    <w:p w:rsidR="004A6147" w:rsidRPr="00247944" w:rsidRDefault="004A6147" w:rsidP="00A273CD">
      <w:pPr>
        <w:pStyle w:val="Ref"/>
      </w:pPr>
      <w:r>
        <w:t xml:space="preserve">[FRBR] Tillett, Barbara, 2004-03-02, What is FRBR?: Washington, DC, Library of Congress Cataloging Distribution Service,  </w:t>
      </w:r>
      <w:r w:rsidR="00347F9C">
        <w:t>8 pages. (</w:t>
      </w:r>
      <w:r w:rsidR="00347F9C" w:rsidRPr="00347F9C">
        <w:t>originally published in Technicalities v. 25, no. 5</w:t>
      </w:r>
      <w:r w:rsidR="00347F9C">
        <w:t xml:space="preserve">, </w:t>
      </w:r>
      <w:r w:rsidR="00347F9C" w:rsidRPr="00347F9C">
        <w:t>2003)</w:t>
      </w:r>
      <w:r w:rsidR="00347F9C">
        <w:t xml:space="preserve">, available at </w:t>
      </w:r>
      <w:hyperlink r:id="rId76" w:history="1">
        <w:r w:rsidR="00347F9C">
          <w:rPr>
            <w:rStyle w:val="Hyperlink"/>
          </w:rPr>
          <w:t>http://www.loc.gov/cds/downloads/FRBR.PDF</w:t>
        </w:r>
      </w:hyperlink>
      <w:r w:rsidR="00347F9C">
        <w:t xml:space="preserve"> (accessed 2013-06-12).</w:t>
      </w:r>
    </w:p>
    <w:p w:rsidR="002C544A" w:rsidRDefault="002C544A" w:rsidP="00A273CD">
      <w:pPr>
        <w:pStyle w:val="Ref"/>
        <w:rPr>
          <w:rStyle w:val="Refterm"/>
          <w:b w:val="0"/>
        </w:rPr>
      </w:pPr>
      <w:r>
        <w:rPr>
          <w:rStyle w:val="Refterm"/>
          <w:b w:val="0"/>
        </w:rPr>
        <w:t xml:space="preserve">Heaney, Michael, 2000-01-14, An analytical model of Collections and their Catalogues: </w:t>
      </w:r>
      <w:r w:rsidRPr="002C544A">
        <w:rPr>
          <w:rStyle w:val="Refterm"/>
          <w:b w:val="0"/>
        </w:rPr>
        <w:t>UK Office for Library and Information Networking</w:t>
      </w:r>
      <w:r>
        <w:rPr>
          <w:rStyle w:val="Refterm"/>
          <w:b w:val="0"/>
        </w:rPr>
        <w:t xml:space="preserve">, Third Issue, available at </w:t>
      </w:r>
      <w:hyperlink r:id="rId77" w:history="1">
        <w:r>
          <w:rPr>
            <w:rStyle w:val="Hyperlink"/>
          </w:rPr>
          <w:t>http://www.ukoln.ac.uk/metadata/-rslp/model/amcc-v31.pdf</w:t>
        </w:r>
      </w:hyperlink>
      <w:r>
        <w:rPr>
          <w:rStyle w:val="Refterm"/>
          <w:b w:val="0"/>
        </w:rPr>
        <w:t xml:space="preserve"> (accessed 2013-03-18).</w:t>
      </w:r>
    </w:p>
    <w:p w:rsidR="001603C6" w:rsidRPr="00A273CD" w:rsidRDefault="001603C6" w:rsidP="00A273CD">
      <w:pPr>
        <w:pStyle w:val="Ref"/>
        <w:rPr>
          <w:b/>
        </w:rPr>
      </w:pPr>
      <w:r w:rsidRPr="00A273CD">
        <w:rPr>
          <w:rStyle w:val="Refterm"/>
          <w:b w:val="0"/>
        </w:rPr>
        <w:t xml:space="preserve">Richard, S. M., and Grunberg, Wolfgang, editors, 2010, Metadata Recommendataions </w:t>
      </w:r>
      <w:r>
        <w:rPr>
          <w:rStyle w:val="Refterm"/>
          <w:b w:val="0"/>
        </w:rPr>
        <w:t>for Geoscience Resources: U.S. Geoscience Information Network Best Practices Doc</w:t>
      </w:r>
      <w:r>
        <w:rPr>
          <w:rStyle w:val="Refterm"/>
          <w:b w:val="0"/>
        </w:rPr>
        <w:t>u</w:t>
      </w:r>
      <w:r>
        <w:rPr>
          <w:rStyle w:val="Refterm"/>
          <w:b w:val="0"/>
        </w:rPr>
        <w:t xml:space="preserve">ment, Doc ID gin2010-11, v. 1.0.3, available at </w:t>
      </w:r>
      <w:hyperlink r:id="rId78" w:history="1">
        <w:r w:rsidRPr="000D6B2A">
          <w:rPr>
            <w:rStyle w:val="Hyperlink"/>
          </w:rPr>
          <w:t>http://lab.usgin.org/profiles/doc/metadata-content-recommendations</w:t>
        </w:r>
      </w:hyperlink>
      <w:r>
        <w:rPr>
          <w:rStyle w:val="Refterm"/>
          <w:b w:val="0"/>
        </w:rPr>
        <w:t xml:space="preserve"> (accessed 2010-11-18).</w:t>
      </w:r>
    </w:p>
    <w:p w:rsidR="00920164" w:rsidRPr="00CB2F1D" w:rsidRDefault="00920164" w:rsidP="00920164">
      <w:pPr>
        <w:pStyle w:val="Heading1"/>
      </w:pPr>
      <w:bookmarkStart w:id="159" w:name="_Toc381426797"/>
      <w:r w:rsidRPr="00CB2F1D">
        <w:lastRenderedPageBreak/>
        <w:t>Codelists</w:t>
      </w:r>
      <w:bookmarkEnd w:id="159"/>
    </w:p>
    <w:p w:rsidR="00920164" w:rsidRDefault="00920164" w:rsidP="00920164">
      <w:pPr>
        <w:pStyle w:val="Heading2"/>
        <w:rPr>
          <w:rStyle w:val="LineNumber"/>
        </w:rPr>
      </w:pPr>
      <w:bookmarkStart w:id="160" w:name="_Ref252222161"/>
      <w:bookmarkStart w:id="161" w:name="_Ref252222164"/>
      <w:bookmarkStart w:id="162" w:name="_Toc381426798"/>
      <w:r>
        <w:rPr>
          <w:rStyle w:val="LineNumber"/>
        </w:rPr>
        <w:t>ServiceType</w:t>
      </w:r>
      <w:bookmarkEnd w:id="160"/>
      <w:bookmarkEnd w:id="161"/>
      <w:bookmarkEnd w:id="162"/>
    </w:p>
    <w:p w:rsidR="00D512FE" w:rsidRDefault="00D512FE" w:rsidP="00D512FE">
      <w:r>
        <w:t>INSPIRE metadata Implementing Rules</w:t>
      </w:r>
      <w:r w:rsidR="005F0403">
        <w:t xml:space="preserve"> (</w:t>
      </w:r>
      <w:r w:rsidR="005F0403">
        <w:rPr>
          <w:rFonts w:ascii="Arial-ItalicMT" w:eastAsia="Times New Roman" w:hAnsi="Arial-ItalicMT" w:cs="Arial-ItalicMT"/>
          <w:i/>
          <w:iCs/>
          <w:szCs w:val="20"/>
        </w:rPr>
        <w:t>OJ L 326, 4.12.2008)</w:t>
      </w:r>
      <w:r w:rsidR="005F0403">
        <w:t xml:space="preserve"> section D3</w:t>
      </w:r>
      <w:r>
        <w:t xml:space="preserve"> mandate the use of the value domain</w:t>
      </w:r>
      <w:r w:rsidR="005F0403">
        <w:t xml:space="preserve"> listed in </w:t>
      </w:r>
      <w:r w:rsidR="005F0403">
        <w:fldChar w:fldCharType="begin"/>
      </w:r>
      <w:r w:rsidR="005F0403">
        <w:instrText xml:space="preserve"> REF _Ref252390419 \h </w:instrText>
      </w:r>
      <w:r w:rsidR="005F0403">
        <w:fldChar w:fldCharType="separate"/>
      </w:r>
      <w:r w:rsidR="00A822F6">
        <w:t xml:space="preserve">Table </w:t>
      </w:r>
      <w:r w:rsidR="00A822F6">
        <w:rPr>
          <w:noProof/>
        </w:rPr>
        <w:t>11</w:t>
      </w:r>
      <w:r w:rsidR="005F0403">
        <w:fldChar w:fldCharType="end"/>
      </w:r>
      <w:r w:rsidR="005F0403">
        <w:t xml:space="preserve"> to categorize spatial data service types.</w:t>
      </w:r>
      <w:r>
        <w:t xml:space="preserve"> These values are better suited for CI_OnlineFunctionCode</w:t>
      </w:r>
      <w:r w:rsidR="005F0403">
        <w:t xml:space="preserve"> used to specify CI_OnlineResource/online/Function. The USGIN team </w:t>
      </w:r>
      <w:r w:rsidR="0056069E">
        <w:t xml:space="preserve">interprets the ISO scope notes to allow more useful content for service type, specifying an actual service specification like OGC WMS. USGIN draft ServiceType vocabulary is reported in </w:t>
      </w:r>
      <w:r w:rsidR="0056069E">
        <w:fldChar w:fldCharType="begin"/>
      </w:r>
      <w:r w:rsidR="0056069E">
        <w:instrText xml:space="preserve"> REF _Ref252393392 \h </w:instrText>
      </w:r>
      <w:r w:rsidR="0056069E">
        <w:fldChar w:fldCharType="separate"/>
      </w:r>
      <w:r w:rsidR="00A822F6">
        <w:t xml:space="preserve">Table </w:t>
      </w:r>
      <w:r w:rsidR="00A822F6">
        <w:rPr>
          <w:noProof/>
        </w:rPr>
        <w:t>12</w:t>
      </w:r>
      <w:r w:rsidR="0056069E">
        <w:fldChar w:fldCharType="end"/>
      </w:r>
      <w:r w:rsidR="0056069E">
        <w:t xml:space="preserve">. </w:t>
      </w:r>
    </w:p>
    <w:p w:rsidR="0078469C" w:rsidRPr="00D512FE" w:rsidRDefault="0078469C" w:rsidP="00D512FE"/>
    <w:p w:rsidR="00D512FE" w:rsidRDefault="00D512FE" w:rsidP="0008310B">
      <w:pPr>
        <w:pStyle w:val="Caption"/>
      </w:pPr>
      <w:bookmarkStart w:id="163" w:name="_Ref252390419"/>
      <w:bookmarkStart w:id="164" w:name="_Toc277856269"/>
      <w:r>
        <w:t xml:space="preserve">Table </w:t>
      </w:r>
      <w:r w:rsidR="006B5EB5">
        <w:fldChar w:fldCharType="begin"/>
      </w:r>
      <w:r w:rsidR="006B5EB5">
        <w:instrText xml:space="preserve"> SEQ Table \* ARABIC </w:instrText>
      </w:r>
      <w:r w:rsidR="006B5EB5">
        <w:fldChar w:fldCharType="separate"/>
      </w:r>
      <w:r w:rsidR="00877F9F">
        <w:rPr>
          <w:noProof/>
        </w:rPr>
        <w:t>11</w:t>
      </w:r>
      <w:r w:rsidR="006B5EB5">
        <w:rPr>
          <w:noProof/>
        </w:rPr>
        <w:fldChar w:fldCharType="end"/>
      </w:r>
      <w:bookmarkEnd w:id="163"/>
      <w:r>
        <w:t xml:space="preserve">. </w:t>
      </w:r>
      <w:r w:rsidRPr="005C7997">
        <w:t>INSPIRE SPATIAL DATA SERVICE TYPE</w:t>
      </w:r>
      <w:r w:rsidR="00C65A1F">
        <w:t xml:space="preserve"> (for information only, not used by USGIN)</w:t>
      </w:r>
      <w:bookmarkEnd w:id="16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08"/>
        <w:gridCol w:w="2800"/>
      </w:tblGrid>
      <w:tr w:rsidR="00FA5531" w:rsidRPr="00D512FE" w:rsidTr="00A65CE1">
        <w:trPr>
          <w:cantSplit/>
          <w:tblHeader/>
          <w:jc w:val="center"/>
        </w:trPr>
        <w:tc>
          <w:tcPr>
            <w:tcW w:w="1808" w:type="dxa"/>
          </w:tcPr>
          <w:p w:rsidR="00FA5531" w:rsidRPr="00D512FE" w:rsidRDefault="00FA5531" w:rsidP="00A65CE1">
            <w:pPr>
              <w:pStyle w:val="Tableheading"/>
            </w:pPr>
            <w:r>
              <w:t>Type</w:t>
            </w:r>
          </w:p>
        </w:tc>
        <w:tc>
          <w:tcPr>
            <w:tcW w:w="2800" w:type="dxa"/>
          </w:tcPr>
          <w:p w:rsidR="00FA5531" w:rsidRPr="00D512FE" w:rsidRDefault="00FA5531" w:rsidP="00A65CE1">
            <w:pPr>
              <w:pStyle w:val="Tableheading"/>
            </w:pPr>
            <w:r>
              <w:t>Description</w:t>
            </w:r>
          </w:p>
        </w:tc>
      </w:tr>
      <w:tr w:rsidR="00D512FE" w:rsidRPr="00D512FE" w:rsidTr="00A65CE1">
        <w:trPr>
          <w:cantSplit/>
          <w:jc w:val="center"/>
        </w:trPr>
        <w:tc>
          <w:tcPr>
            <w:tcW w:w="1808" w:type="dxa"/>
          </w:tcPr>
          <w:p w:rsidR="00D512FE" w:rsidRPr="00D512FE" w:rsidRDefault="00D512FE" w:rsidP="00A65CE1">
            <w:pPr>
              <w:keepNext/>
            </w:pPr>
            <w:r w:rsidRPr="00D512FE">
              <w:t>discovery</w:t>
            </w:r>
          </w:p>
        </w:tc>
        <w:tc>
          <w:tcPr>
            <w:tcW w:w="2800" w:type="dxa"/>
          </w:tcPr>
          <w:p w:rsidR="00D512FE" w:rsidRPr="00D512FE" w:rsidRDefault="00D512FE" w:rsidP="00A65CE1">
            <w:pPr>
              <w:keepNext/>
            </w:pPr>
            <w:r w:rsidRPr="00D512FE">
              <w:t>Discovery Service</w:t>
            </w:r>
          </w:p>
        </w:tc>
      </w:tr>
      <w:tr w:rsidR="00D512FE" w:rsidRPr="00D512FE" w:rsidTr="00A65CE1">
        <w:trPr>
          <w:cantSplit/>
          <w:jc w:val="center"/>
        </w:trPr>
        <w:tc>
          <w:tcPr>
            <w:tcW w:w="1808" w:type="dxa"/>
          </w:tcPr>
          <w:p w:rsidR="00D512FE" w:rsidRPr="00D512FE" w:rsidRDefault="00D512FE" w:rsidP="00A65CE1">
            <w:pPr>
              <w:keepNext/>
            </w:pPr>
            <w:r w:rsidRPr="00D512FE">
              <w:t>view</w:t>
            </w:r>
          </w:p>
        </w:tc>
        <w:tc>
          <w:tcPr>
            <w:tcW w:w="2800" w:type="dxa"/>
          </w:tcPr>
          <w:p w:rsidR="00D512FE" w:rsidRPr="00D512FE" w:rsidRDefault="00D512FE" w:rsidP="00A65CE1">
            <w:pPr>
              <w:keepNext/>
            </w:pPr>
            <w:r w:rsidRPr="00D512FE">
              <w:t>View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download </w:t>
            </w:r>
          </w:p>
        </w:tc>
        <w:tc>
          <w:tcPr>
            <w:tcW w:w="2800" w:type="dxa"/>
          </w:tcPr>
          <w:p w:rsidR="00D512FE" w:rsidRPr="00D512FE" w:rsidRDefault="00D512FE" w:rsidP="00A65CE1">
            <w:pPr>
              <w:keepNext/>
            </w:pPr>
            <w:r w:rsidRPr="00D512FE">
              <w:t>Download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transformation </w:t>
            </w:r>
          </w:p>
        </w:tc>
        <w:tc>
          <w:tcPr>
            <w:tcW w:w="2800" w:type="dxa"/>
          </w:tcPr>
          <w:p w:rsidR="00D512FE" w:rsidRPr="00D512FE" w:rsidRDefault="00D512FE" w:rsidP="00A65CE1">
            <w:pPr>
              <w:keepNext/>
            </w:pPr>
            <w:r w:rsidRPr="00D512FE">
              <w:t>Transformation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invoke </w:t>
            </w:r>
          </w:p>
        </w:tc>
        <w:tc>
          <w:tcPr>
            <w:tcW w:w="2800" w:type="dxa"/>
          </w:tcPr>
          <w:p w:rsidR="00D512FE" w:rsidRPr="00D512FE" w:rsidRDefault="00D512FE" w:rsidP="00A65CE1">
            <w:pPr>
              <w:keepNext/>
            </w:pPr>
            <w:r w:rsidRPr="00D512FE">
              <w:t>Invoke Spatial Data Se</w:t>
            </w:r>
            <w:r w:rsidRPr="00D512FE">
              <w:t>r</w:t>
            </w:r>
            <w:r w:rsidRPr="00D512FE">
              <w:t>vice</w:t>
            </w:r>
          </w:p>
        </w:tc>
      </w:tr>
      <w:tr w:rsidR="00D512FE" w:rsidRPr="00D512FE" w:rsidTr="00A65CE1">
        <w:trPr>
          <w:cantSplit/>
          <w:jc w:val="center"/>
        </w:trPr>
        <w:tc>
          <w:tcPr>
            <w:tcW w:w="1808" w:type="dxa"/>
          </w:tcPr>
          <w:p w:rsidR="00D512FE" w:rsidRPr="00D512FE" w:rsidRDefault="00D512FE" w:rsidP="00D512FE">
            <w:r w:rsidRPr="00D512FE">
              <w:t xml:space="preserve">other </w:t>
            </w:r>
          </w:p>
        </w:tc>
        <w:tc>
          <w:tcPr>
            <w:tcW w:w="2800" w:type="dxa"/>
          </w:tcPr>
          <w:p w:rsidR="00D512FE" w:rsidRPr="00D512FE" w:rsidRDefault="00D512FE" w:rsidP="00D512FE">
            <w:r w:rsidRPr="00D512FE">
              <w:t>Other Services</w:t>
            </w:r>
          </w:p>
        </w:tc>
      </w:tr>
    </w:tbl>
    <w:p w:rsidR="0004205C" w:rsidRDefault="0004205C" w:rsidP="0008310B">
      <w:pPr>
        <w:pStyle w:val="Caption"/>
      </w:pPr>
      <w:bookmarkStart w:id="165" w:name="_Ref252393392"/>
      <w:bookmarkStart w:id="166" w:name="_Toc277856270"/>
      <w:r>
        <w:t xml:space="preserve">Table </w:t>
      </w:r>
      <w:r w:rsidR="006B5EB5">
        <w:fldChar w:fldCharType="begin"/>
      </w:r>
      <w:r w:rsidR="006B5EB5">
        <w:instrText xml:space="preserve"> SEQ Table \* ARABIC </w:instrText>
      </w:r>
      <w:r w:rsidR="006B5EB5">
        <w:fldChar w:fldCharType="separate"/>
      </w:r>
      <w:r w:rsidR="00877F9F">
        <w:rPr>
          <w:noProof/>
        </w:rPr>
        <w:t>12</w:t>
      </w:r>
      <w:r w:rsidR="006B5EB5">
        <w:rPr>
          <w:noProof/>
        </w:rPr>
        <w:fldChar w:fldCharType="end"/>
      </w:r>
      <w:bookmarkEnd w:id="165"/>
      <w:r>
        <w:t xml:space="preserve">. USGIN service type vocabulary. This is an interim listing of serviceTypes. The code list URI for this registry is </w:t>
      </w:r>
      <w:r w:rsidRPr="00994079">
        <w:t>http://resources.usgin.org/registry/serviceType</w:t>
      </w:r>
      <w:r>
        <w:t xml:space="preserve">201001. </w:t>
      </w:r>
      <w:r w:rsidR="0008310B">
        <w:t xml:space="preserve">See also </w:t>
      </w:r>
      <w:hyperlink r:id="rId79" w:history="1">
        <w:r w:rsidR="0008310B" w:rsidRPr="000848F2">
          <w:rPr>
            <w:rStyle w:val="Hyperlink"/>
          </w:rPr>
          <w:t>http://dclite4g.xmlns.com/ws.rdf</w:t>
        </w:r>
      </w:hyperlink>
      <w:r w:rsidR="0008310B">
        <w:t xml:space="preserve"> for another rdf-based vocabulary. These should probably be merged.</w:t>
      </w:r>
      <w:bookmarkEnd w:id="166"/>
      <w:ins w:id="167" w:author="Stephen Richard" w:date="2014-03-02T12:10:00Z">
        <w:r w:rsidR="0052336D">
          <w:t xml:space="preserve">[NOTE 2014-03-03. Actual USGIN metadata is not using these precise identifiers. An activity is underway at </w:t>
        </w:r>
      </w:ins>
      <w:ins w:id="168" w:author="Stephen Richard" w:date="2014-03-02T12:11:00Z">
        <w:r w:rsidR="0052336D" w:rsidRPr="0052336D">
          <w:t>https://github.com/OSGeo/Cat-Interop</w:t>
        </w:r>
        <w:r w:rsidR="0052336D">
          <w:t xml:space="preserve"> to develop a community vocabulary of service types.</w:t>
        </w:r>
      </w:ins>
      <w:bookmarkStart w:id="169" w:name="_GoBack"/>
      <w:bookmarkEnd w:id="16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207"/>
        <w:gridCol w:w="1660"/>
        <w:gridCol w:w="6709"/>
      </w:tblGrid>
      <w:tr w:rsidR="00920164" w:rsidRPr="001908C1" w:rsidTr="0078469C">
        <w:trPr>
          <w:cantSplit/>
          <w:tblHeader/>
        </w:trPr>
        <w:tc>
          <w:tcPr>
            <w:tcW w:w="0" w:type="auto"/>
          </w:tcPr>
          <w:p w:rsidR="00920164" w:rsidRPr="0053159E" w:rsidRDefault="00920164" w:rsidP="0078469C">
            <w:pPr>
              <w:pStyle w:val="Tableheading"/>
            </w:pPr>
            <w:r w:rsidRPr="0053159E">
              <w:t>Identifier</w:t>
            </w:r>
          </w:p>
        </w:tc>
        <w:tc>
          <w:tcPr>
            <w:tcW w:w="0" w:type="auto"/>
          </w:tcPr>
          <w:p w:rsidR="00920164" w:rsidRPr="0053159E" w:rsidRDefault="00920164" w:rsidP="0078469C">
            <w:pPr>
              <w:pStyle w:val="Tableheading"/>
            </w:pPr>
            <w:r w:rsidRPr="0053159E">
              <w:t>Name</w:t>
            </w:r>
          </w:p>
        </w:tc>
        <w:tc>
          <w:tcPr>
            <w:tcW w:w="0" w:type="auto"/>
          </w:tcPr>
          <w:p w:rsidR="00920164" w:rsidRPr="0053159E" w:rsidRDefault="00920164" w:rsidP="0078469C">
            <w:pPr>
              <w:pStyle w:val="Tableheading"/>
            </w:pPr>
            <w:r w:rsidRPr="0053159E">
              <w:t>Description</w:t>
            </w:r>
          </w:p>
        </w:tc>
      </w:tr>
      <w:tr w:rsidR="00920164" w:rsidRPr="001908C1" w:rsidTr="0078469C">
        <w:trPr>
          <w:cantSplit/>
        </w:trPr>
        <w:tc>
          <w:tcPr>
            <w:tcW w:w="0" w:type="auto"/>
          </w:tcPr>
          <w:p w:rsidR="00920164" w:rsidRPr="001908C1" w:rsidRDefault="00920164" w:rsidP="00920164">
            <w:commentRangeStart w:id="170"/>
            <w:r w:rsidRPr="001908C1">
              <w:t>WMS</w:t>
            </w:r>
            <w:commentRangeEnd w:id="170"/>
            <w:r w:rsidR="0052336D">
              <w:rPr>
                <w:rStyle w:val="CommentReference"/>
              </w:rPr>
              <w:commentReference w:id="170"/>
            </w:r>
          </w:p>
        </w:tc>
        <w:tc>
          <w:tcPr>
            <w:tcW w:w="0" w:type="auto"/>
          </w:tcPr>
          <w:p w:rsidR="00920164" w:rsidRPr="001908C1" w:rsidRDefault="00920164" w:rsidP="00920164">
            <w:r>
              <w:t>OGC Web Map service</w:t>
            </w:r>
          </w:p>
        </w:tc>
        <w:tc>
          <w:tcPr>
            <w:tcW w:w="0" w:type="auto"/>
          </w:tcPr>
          <w:p w:rsidR="00920164" w:rsidRPr="00490CD5" w:rsidRDefault="00920164" w:rsidP="00920164">
            <w:r w:rsidRPr="00490CD5">
              <w:t>provides a simple HTTP interface for requesting geo-registered map images from one or more distributed geospatial databases. A WMS request defines the geographic layer(s) and area of interest to be processed. The response to the request is one or more geo-registered map images (returned as JPEG, PNG, etc) that can be displayed in a browser application. The interface also supports the ability to specify whether the returned images should be transpa</w:t>
            </w:r>
            <w:r w:rsidRPr="00490CD5">
              <w:t>r</w:t>
            </w:r>
            <w:r w:rsidRPr="00490CD5">
              <w:t>ent so that layers from multiple servers can be combined or not.</w:t>
            </w:r>
            <w:r>
              <w:t xml:space="preserve"> (</w:t>
            </w:r>
            <w:hyperlink r:id="rId81" w:history="1">
              <w:r w:rsidRPr="00427843">
                <w:rPr>
                  <w:rStyle w:val="Hyperlink"/>
                </w:rPr>
                <w:t>http://www.opengeospatial.org/standards/wms</w:t>
              </w:r>
            </w:hyperlink>
            <w:r>
              <w:t>)</w:t>
            </w:r>
          </w:p>
        </w:tc>
      </w:tr>
      <w:tr w:rsidR="00920164" w:rsidRPr="001908C1" w:rsidTr="0078469C">
        <w:trPr>
          <w:cantSplit/>
        </w:trPr>
        <w:tc>
          <w:tcPr>
            <w:tcW w:w="0" w:type="auto"/>
          </w:tcPr>
          <w:p w:rsidR="00920164" w:rsidRPr="001908C1" w:rsidRDefault="00920164" w:rsidP="00920164">
            <w:r w:rsidRPr="001908C1">
              <w:t>WFS</w:t>
            </w:r>
          </w:p>
        </w:tc>
        <w:tc>
          <w:tcPr>
            <w:tcW w:w="0" w:type="auto"/>
          </w:tcPr>
          <w:p w:rsidR="00920164" w:rsidRPr="001908C1" w:rsidRDefault="00920164" w:rsidP="00920164">
            <w:r>
              <w:t>OGC Web Feature se</w:t>
            </w:r>
            <w:r>
              <w:t>r</w:t>
            </w:r>
            <w:r>
              <w:t>vice</w:t>
            </w:r>
          </w:p>
        </w:tc>
        <w:tc>
          <w:tcPr>
            <w:tcW w:w="0" w:type="auto"/>
          </w:tcPr>
          <w:p w:rsidR="00920164" w:rsidRPr="00490CD5" w:rsidRDefault="00232E36" w:rsidP="00083B4E">
            <w:r w:rsidRPr="00232E36">
              <w:t>WFS offers direct fine-grained access to geographic information at the feature and feature property level</w:t>
            </w:r>
            <w:r>
              <w:t xml:space="preserve">; </w:t>
            </w:r>
            <w:r w:rsidRPr="00232E36">
              <w:t xml:space="preserve"> allow</w:t>
            </w:r>
            <w:r>
              <w:t>s</w:t>
            </w:r>
            <w:r w:rsidRPr="00232E36">
              <w:t xml:space="preserve"> clients to retrieve or modify </w:t>
            </w:r>
            <w:r>
              <w:t>specific</w:t>
            </w:r>
            <w:r w:rsidRPr="00232E36">
              <w:t xml:space="preserve"> data </w:t>
            </w:r>
            <w:r>
              <w:t>items</w:t>
            </w:r>
            <w:r w:rsidRPr="00232E36">
              <w:t>. That data can then be used for a wide variety of purposes, including purposes other than their producers' intended ones.</w:t>
            </w:r>
            <w:r>
              <w:t xml:space="preserve"> </w:t>
            </w:r>
            <w:hyperlink r:id="rId82" w:history="1">
              <w:r w:rsidR="00920164" w:rsidRPr="00427843">
                <w:rPr>
                  <w:rStyle w:val="Hyperlink"/>
                </w:rPr>
                <w:t>http://www.opengeospatial.org/standards/wfs</w:t>
              </w:r>
            </w:hyperlink>
          </w:p>
        </w:tc>
      </w:tr>
      <w:tr w:rsidR="00920164" w:rsidRPr="001908C1" w:rsidTr="0078469C">
        <w:trPr>
          <w:cantSplit/>
        </w:trPr>
        <w:tc>
          <w:tcPr>
            <w:tcW w:w="0" w:type="auto"/>
          </w:tcPr>
          <w:p w:rsidR="00920164" w:rsidRPr="001908C1" w:rsidRDefault="00920164" w:rsidP="00920164">
            <w:r w:rsidRPr="001908C1">
              <w:lastRenderedPageBreak/>
              <w:t>WCS</w:t>
            </w:r>
          </w:p>
        </w:tc>
        <w:tc>
          <w:tcPr>
            <w:tcW w:w="0" w:type="auto"/>
          </w:tcPr>
          <w:p w:rsidR="00920164" w:rsidRPr="001908C1" w:rsidRDefault="00920164" w:rsidP="00920164">
            <w:r>
              <w:t>OGC Web coverage se</w:t>
            </w:r>
            <w:r>
              <w:t>r</w:t>
            </w:r>
            <w:r>
              <w:t>vice</w:t>
            </w:r>
          </w:p>
        </w:tc>
        <w:tc>
          <w:tcPr>
            <w:tcW w:w="0" w:type="auto"/>
          </w:tcPr>
          <w:p w:rsidR="00920164" w:rsidRPr="00490CD5" w:rsidRDefault="00920164" w:rsidP="00083B4E">
            <w:r w:rsidRPr="00490CD5">
              <w:t>interface and operations that enable interoperable access to ge</w:t>
            </w:r>
            <w:r w:rsidRPr="00490CD5">
              <w:t>o</w:t>
            </w:r>
            <w:r w:rsidRPr="00490CD5">
              <w:t xml:space="preserve">spatial </w:t>
            </w:r>
            <w:r>
              <w:t>"</w:t>
            </w:r>
            <w:r w:rsidRPr="00490CD5">
              <w:t>coverages</w:t>
            </w:r>
            <w:r>
              <w:t>"</w:t>
            </w:r>
            <w:r w:rsidRPr="00490CD5">
              <w:t xml:space="preserve"> [</w:t>
            </w:r>
            <w:hyperlink r:id="rId83" w:history="1">
              <w:r w:rsidRPr="00427843">
                <w:rPr>
                  <w:rStyle w:val="Hyperlink"/>
                </w:rPr>
                <w:t>http://www.opengeospatial.org/ogc/</w:t>
              </w:r>
              <w:r w:rsidR="00232E36">
                <w:rPr>
                  <w:rStyle w:val="Hyperlink"/>
                </w:rPr>
                <w:softHyphen/>
              </w:r>
              <w:r w:rsidRPr="00427843">
                <w:rPr>
                  <w:rStyle w:val="Hyperlink"/>
                </w:rPr>
                <w:t>glossary/c</w:t>
              </w:r>
            </w:hyperlink>
            <w:r w:rsidRPr="00490CD5">
              <w:t xml:space="preserve">]. The term </w:t>
            </w:r>
            <w:r>
              <w:t>"</w:t>
            </w:r>
            <w:r w:rsidRPr="00490CD5">
              <w:t>grid coverages</w:t>
            </w:r>
            <w:r>
              <w:t>"</w:t>
            </w:r>
            <w:r w:rsidRPr="00490CD5">
              <w:t xml:space="preserve"> typically refers to content such as satellite images, digital aerial photos, digital elevation d</w:t>
            </w:r>
            <w:r w:rsidRPr="00490CD5">
              <w:t>a</w:t>
            </w:r>
            <w:r w:rsidRPr="00490CD5">
              <w:t>ta, and other phenomena represented by values at each mea</w:t>
            </w:r>
            <w:r w:rsidRPr="00490CD5">
              <w:t>s</w:t>
            </w:r>
            <w:r w:rsidRPr="00490CD5">
              <w:t>urement point.</w:t>
            </w:r>
          </w:p>
        </w:tc>
      </w:tr>
      <w:tr w:rsidR="00920164" w:rsidRPr="001908C1" w:rsidTr="0078469C">
        <w:trPr>
          <w:cantSplit/>
        </w:trPr>
        <w:tc>
          <w:tcPr>
            <w:tcW w:w="0" w:type="auto"/>
          </w:tcPr>
          <w:p w:rsidR="00920164" w:rsidRPr="001908C1" w:rsidRDefault="00920164" w:rsidP="00920164">
            <w:r w:rsidRPr="001908C1">
              <w:t>CSW</w:t>
            </w:r>
          </w:p>
        </w:tc>
        <w:tc>
          <w:tcPr>
            <w:tcW w:w="0" w:type="auto"/>
          </w:tcPr>
          <w:p w:rsidR="00920164" w:rsidRPr="001908C1" w:rsidRDefault="00920164" w:rsidP="00920164">
            <w:r>
              <w:t>OGC Web catalog se</w:t>
            </w:r>
            <w:r>
              <w:t>r</w:t>
            </w:r>
            <w:r>
              <w:t>vice</w:t>
            </w:r>
          </w:p>
        </w:tc>
        <w:tc>
          <w:tcPr>
            <w:tcW w:w="0" w:type="auto"/>
          </w:tcPr>
          <w:p w:rsidR="00920164" w:rsidRPr="00490CD5" w:rsidRDefault="00920164" w:rsidP="00920164">
            <w:r w:rsidRPr="00490CD5">
              <w:t xml:space="preserve">publish and search collections of descriptive </w:t>
            </w:r>
            <w:r>
              <w:t>i</w:t>
            </w:r>
            <w:r w:rsidRPr="00490CD5">
              <w:t>nformation (metad</w:t>
            </w:r>
            <w:r w:rsidRPr="00490CD5">
              <w:t>a</w:t>
            </w:r>
            <w:r w:rsidRPr="00490CD5">
              <w:t>ta) about geospatial data, services and related resources. Provi</w:t>
            </w:r>
            <w:r w:rsidRPr="00490CD5">
              <w:t>d</w:t>
            </w:r>
            <w:r w:rsidRPr="00490CD5">
              <w:t>ers of resources use catalogues to register metadata that conform to the provider's choice of an information model; such models i</w:t>
            </w:r>
            <w:r w:rsidRPr="00490CD5">
              <w:t>n</w:t>
            </w:r>
            <w:r w:rsidRPr="00490CD5">
              <w:t>clude descriptions of spatial references and thematic information.</w:t>
            </w:r>
            <w:r>
              <w:t xml:space="preserve"> (</w:t>
            </w:r>
            <w:hyperlink r:id="rId84" w:history="1">
              <w:r w:rsidRPr="00427843">
                <w:rPr>
                  <w:rStyle w:val="Hyperlink"/>
                </w:rPr>
                <w:t>http://www.opengeospatial.org/standards/cat</w:t>
              </w:r>
            </w:hyperlink>
            <w:r>
              <w:t>)</w:t>
            </w:r>
          </w:p>
        </w:tc>
      </w:tr>
      <w:tr w:rsidR="00920164" w:rsidRPr="001908C1" w:rsidTr="0078469C">
        <w:trPr>
          <w:cantSplit/>
        </w:trPr>
        <w:tc>
          <w:tcPr>
            <w:tcW w:w="0" w:type="auto"/>
          </w:tcPr>
          <w:p w:rsidR="00920164" w:rsidRPr="001908C1" w:rsidRDefault="00920164" w:rsidP="00920164">
            <w:r>
              <w:t xml:space="preserve"> SOS</w:t>
            </w:r>
          </w:p>
        </w:tc>
        <w:tc>
          <w:tcPr>
            <w:tcW w:w="0" w:type="auto"/>
          </w:tcPr>
          <w:p w:rsidR="00920164" w:rsidRDefault="00920164" w:rsidP="00920164">
            <w:r>
              <w:t>OGC Sensor observation service</w:t>
            </w:r>
          </w:p>
        </w:tc>
        <w:tc>
          <w:tcPr>
            <w:tcW w:w="0" w:type="auto"/>
          </w:tcPr>
          <w:p w:rsidR="00920164" w:rsidRPr="00490CD5" w:rsidRDefault="00920164" w:rsidP="00083B4E">
            <w:r w:rsidRPr="00490CD5">
              <w:t>manag</w:t>
            </w:r>
            <w:r w:rsidR="00232E36">
              <w:t>e</w:t>
            </w:r>
            <w:r w:rsidRPr="00490CD5">
              <w:t xml:space="preserve"> deployed sensors and </w:t>
            </w:r>
            <w:r w:rsidR="00232E36" w:rsidRPr="00490CD5">
              <w:t>retriev</w:t>
            </w:r>
            <w:r w:rsidR="00232E36">
              <w:t>e</w:t>
            </w:r>
            <w:r w:rsidR="00232E36" w:rsidRPr="00490CD5">
              <w:t xml:space="preserve"> </w:t>
            </w:r>
            <w:r w:rsidRPr="00490CD5">
              <w:t>sensor data</w:t>
            </w:r>
            <w:r w:rsidR="00232E36">
              <w:t xml:space="preserve">, </w:t>
            </w:r>
            <w:r w:rsidRPr="00490CD5">
              <w:t xml:space="preserve">specifically </w:t>
            </w:r>
            <w:r>
              <w:t>"</w:t>
            </w:r>
            <w:r w:rsidRPr="00490CD5">
              <w:t>observation</w:t>
            </w:r>
            <w:r>
              <w:t>"</w:t>
            </w:r>
            <w:r w:rsidRPr="00490CD5">
              <w:t xml:space="preserve"> data</w:t>
            </w:r>
            <w:r w:rsidR="00232E36">
              <w:t xml:space="preserve">. E.g. </w:t>
            </w:r>
            <w:r w:rsidRPr="00490CD5">
              <w:t xml:space="preserve"> in-situ sensors (e.g., water monitoring) or dynamic sensors (e.g., satellite imaging).</w:t>
            </w:r>
            <w:r>
              <w:t xml:space="preserve"> (</w:t>
            </w:r>
            <w:hyperlink r:id="rId85" w:history="1">
              <w:r w:rsidRPr="00427843">
                <w:rPr>
                  <w:rStyle w:val="Hyperlink"/>
                </w:rPr>
                <w:t>http://www.opengeospatial.org/standards/sos</w:t>
              </w:r>
            </w:hyperlink>
            <w:r>
              <w:t>)</w:t>
            </w:r>
          </w:p>
        </w:tc>
      </w:tr>
      <w:tr w:rsidR="00920164" w:rsidRPr="001908C1" w:rsidTr="0078469C">
        <w:trPr>
          <w:cantSplit/>
        </w:trPr>
        <w:tc>
          <w:tcPr>
            <w:tcW w:w="0" w:type="auto"/>
          </w:tcPr>
          <w:p w:rsidR="00920164" w:rsidRDefault="00920164" w:rsidP="00920164">
            <w:r>
              <w:t>WPS</w:t>
            </w:r>
          </w:p>
        </w:tc>
        <w:tc>
          <w:tcPr>
            <w:tcW w:w="0" w:type="auto"/>
          </w:tcPr>
          <w:p w:rsidR="00920164" w:rsidRDefault="00920164" w:rsidP="00920164">
            <w:r>
              <w:t>OGC Web Processing service</w:t>
            </w:r>
          </w:p>
        </w:tc>
        <w:tc>
          <w:tcPr>
            <w:tcW w:w="0" w:type="auto"/>
          </w:tcPr>
          <w:p w:rsidR="00920164" w:rsidRPr="00490CD5" w:rsidRDefault="00920164" w:rsidP="00083B4E">
            <w:r w:rsidRPr="00490CD5">
              <w:t>rules for standardizing how inputs and outputs (requests and r</w:t>
            </w:r>
            <w:r w:rsidRPr="00490CD5">
              <w:t>e</w:t>
            </w:r>
            <w:r w:rsidRPr="00490CD5">
              <w:t>sponses) for geospatial processing services, such as polygon overlay</w:t>
            </w:r>
            <w:r w:rsidR="00232E36">
              <w:t>, are exchanged on the web to link services;</w:t>
            </w:r>
            <w:r w:rsidR="00232E36" w:rsidRPr="00490CD5">
              <w:t xml:space="preserve"> </w:t>
            </w:r>
            <w:r w:rsidRPr="00490CD5">
              <w:t>defines how a client can request the execution of a process, and how the output from the process is handled</w:t>
            </w:r>
            <w:r w:rsidR="00232E36">
              <w:t>, and</w:t>
            </w:r>
            <w:r w:rsidRPr="00490CD5">
              <w:t xml:space="preserve"> an interface </w:t>
            </w:r>
            <w:r w:rsidR="00232E36">
              <w:t>to</w:t>
            </w:r>
            <w:r w:rsidRPr="00490CD5">
              <w:t xml:space="preserve"> </w:t>
            </w:r>
            <w:r w:rsidR="00232E36">
              <w:t>register</w:t>
            </w:r>
            <w:r w:rsidRPr="00490CD5">
              <w:t xml:space="preserve"> geosp</w:t>
            </w:r>
            <w:r w:rsidRPr="00490CD5">
              <w:t>a</w:t>
            </w:r>
            <w:r w:rsidRPr="00490CD5">
              <w:t xml:space="preserve">tial processes and </w:t>
            </w:r>
            <w:r w:rsidR="00232E36">
              <w:t xml:space="preserve">for </w:t>
            </w:r>
            <w:r w:rsidRPr="00490CD5">
              <w:t>client</w:t>
            </w:r>
            <w:r w:rsidR="00232E36">
              <w:t xml:space="preserve"> to</w:t>
            </w:r>
            <w:r w:rsidRPr="00490CD5">
              <w:t xml:space="preserve"> discovery and bind to those pr</w:t>
            </w:r>
            <w:r w:rsidRPr="00490CD5">
              <w:t>o</w:t>
            </w:r>
            <w:r w:rsidRPr="00490CD5">
              <w:t xml:space="preserve">cesses. </w:t>
            </w:r>
            <w:r>
              <w:t>(</w:t>
            </w:r>
            <w:hyperlink r:id="rId86" w:history="1">
              <w:r w:rsidRPr="00427843">
                <w:rPr>
                  <w:rStyle w:val="Hyperlink"/>
                </w:rPr>
                <w:t>http://www.opengeospatial.org/standards/wps</w:t>
              </w:r>
            </w:hyperlink>
            <w:r>
              <w:t>)</w:t>
            </w:r>
          </w:p>
        </w:tc>
      </w:tr>
      <w:tr w:rsidR="00920164" w:rsidRPr="001908C1" w:rsidTr="0078469C">
        <w:trPr>
          <w:cantSplit/>
        </w:trPr>
        <w:tc>
          <w:tcPr>
            <w:tcW w:w="0" w:type="auto"/>
          </w:tcPr>
          <w:p w:rsidR="00920164" w:rsidRDefault="00920164" w:rsidP="00920164">
            <w:r>
              <w:t>SPS</w:t>
            </w:r>
          </w:p>
        </w:tc>
        <w:tc>
          <w:tcPr>
            <w:tcW w:w="0" w:type="auto"/>
          </w:tcPr>
          <w:p w:rsidR="00920164" w:rsidRDefault="00920164" w:rsidP="00920164">
            <w:r>
              <w:t>OGC Sensor planning se</w:t>
            </w:r>
            <w:r>
              <w:t>r</w:t>
            </w:r>
            <w:r>
              <w:t>vice</w:t>
            </w:r>
          </w:p>
        </w:tc>
        <w:tc>
          <w:tcPr>
            <w:tcW w:w="0" w:type="auto"/>
          </w:tcPr>
          <w:p w:rsidR="00920164" w:rsidRPr="00490CD5" w:rsidRDefault="00920164" w:rsidP="00083B4E">
            <w:r w:rsidRPr="00490CD5">
              <w:t xml:space="preserve">interfaces for </w:t>
            </w:r>
            <w:r w:rsidR="00232E36">
              <w:t>exchanging</w:t>
            </w:r>
            <w:r w:rsidRPr="00490CD5">
              <w:t xml:space="preserve"> information about the capabilities of a sensor and how to task the sensor</w:t>
            </w:r>
            <w:r w:rsidR="00232E36">
              <w:t xml:space="preserve">; </w:t>
            </w:r>
            <w:r w:rsidRPr="00490CD5">
              <w:t xml:space="preserve"> designed to support queries to determine the feasibility of a sensor planning request</w:t>
            </w:r>
            <w:r w:rsidR="00232E36">
              <w:t>,</w:t>
            </w:r>
            <w:r w:rsidR="00232E36" w:rsidRPr="00490CD5">
              <w:t xml:space="preserve"> </w:t>
            </w:r>
            <w:r w:rsidRPr="00490CD5">
              <w:t>to submit such a request</w:t>
            </w:r>
            <w:r w:rsidR="00232E36">
              <w:t>,</w:t>
            </w:r>
            <w:r w:rsidR="00232E36" w:rsidRPr="00490CD5">
              <w:t xml:space="preserve"> </w:t>
            </w:r>
            <w:r w:rsidRPr="00490CD5">
              <w:t>to inquire about the status of such a request</w:t>
            </w:r>
            <w:r w:rsidR="00232E36">
              <w:t>,</w:t>
            </w:r>
            <w:r w:rsidR="00232E36" w:rsidRPr="00490CD5">
              <w:t xml:space="preserve"> </w:t>
            </w:r>
            <w:r w:rsidRPr="00490CD5">
              <w:t>to update or cancel such a request</w:t>
            </w:r>
            <w:r w:rsidR="00232E36">
              <w:t>,</w:t>
            </w:r>
            <w:r w:rsidR="00232E36" w:rsidRPr="00490CD5">
              <w:t xml:space="preserve"> </w:t>
            </w:r>
            <w:r w:rsidRPr="00490CD5">
              <w:t>and to request information about other OGC Web services that provide access to the data collected by the requested task.</w:t>
            </w:r>
          </w:p>
        </w:tc>
      </w:tr>
      <w:tr w:rsidR="00197D6D" w:rsidRPr="001908C1" w:rsidTr="0078469C">
        <w:trPr>
          <w:cantSplit/>
        </w:trPr>
        <w:tc>
          <w:tcPr>
            <w:tcW w:w="0" w:type="auto"/>
          </w:tcPr>
          <w:p w:rsidR="00197D6D" w:rsidRDefault="00197D6D" w:rsidP="00920164">
            <w:r>
              <w:t>OpenDAP</w:t>
            </w:r>
          </w:p>
        </w:tc>
        <w:tc>
          <w:tcPr>
            <w:tcW w:w="0" w:type="auto"/>
          </w:tcPr>
          <w:p w:rsidR="00197D6D" w:rsidRDefault="00197D6D" w:rsidP="00920164">
            <w:r>
              <w:t>Open source data access protocol</w:t>
            </w:r>
          </w:p>
        </w:tc>
        <w:tc>
          <w:tcPr>
            <w:tcW w:w="0" w:type="auto"/>
          </w:tcPr>
          <w:p w:rsidR="00197D6D" w:rsidRPr="00994079" w:rsidRDefault="008A5AED" w:rsidP="00920164">
            <w:r>
              <w:t>(</w:t>
            </w:r>
            <w:hyperlink r:id="rId87" w:history="1">
              <w:r w:rsidRPr="008A5AED">
                <w:rPr>
                  <w:rStyle w:val="Hyperlink"/>
                </w:rPr>
                <w:t>http://opendap.org/</w:t>
              </w:r>
            </w:hyperlink>
            <w:r>
              <w:t>)</w:t>
            </w:r>
            <w:r w:rsidR="00B20680">
              <w:t xml:space="preserve"> </w:t>
            </w:r>
            <w:r w:rsidR="00B20680" w:rsidRPr="00B20680">
              <w:t>a protocol for requesting and transporting d</w:t>
            </w:r>
            <w:r w:rsidR="00B20680" w:rsidRPr="00B20680">
              <w:t>a</w:t>
            </w:r>
            <w:r w:rsidR="00B20680" w:rsidRPr="00B20680">
              <w:t xml:space="preserve">ta across the web. DAP 2.0 uses HTTP to frame the requests and responses. For details on DAP, see </w:t>
            </w:r>
            <w:hyperlink r:id="rId88" w:history="1">
              <w:r w:rsidR="00B20680" w:rsidRPr="00B20680">
                <w:rPr>
                  <w:rStyle w:val="Hyperlink"/>
                </w:rPr>
                <w:t>Data Access Protocol (DAP), version 2</w:t>
              </w:r>
            </w:hyperlink>
            <w:r w:rsidR="00B20680" w:rsidRPr="00B20680">
              <w:t xml:space="preserve"> which is a technical description of the Data Access Pr</w:t>
            </w:r>
            <w:r w:rsidR="00B20680" w:rsidRPr="00B20680">
              <w:t>o</w:t>
            </w:r>
            <w:r w:rsidR="00B20680" w:rsidRPr="00B20680">
              <w:t>tocol.</w:t>
            </w:r>
          </w:p>
        </w:tc>
      </w:tr>
      <w:tr w:rsidR="00920164" w:rsidRPr="001908C1" w:rsidTr="0078469C">
        <w:trPr>
          <w:cantSplit/>
        </w:trPr>
        <w:tc>
          <w:tcPr>
            <w:tcW w:w="0" w:type="auto"/>
          </w:tcPr>
          <w:p w:rsidR="00920164" w:rsidRDefault="00920164" w:rsidP="00920164">
            <w:r>
              <w:t>OAI-PMH</w:t>
            </w:r>
          </w:p>
        </w:tc>
        <w:tc>
          <w:tcPr>
            <w:tcW w:w="0" w:type="auto"/>
          </w:tcPr>
          <w:p w:rsidR="00920164" w:rsidRDefault="00920164" w:rsidP="00920164">
            <w:r>
              <w:t>Open Archives Initiative Pr</w:t>
            </w:r>
            <w:r>
              <w:t>o</w:t>
            </w:r>
            <w:r>
              <w:t>tocol for Metadata Ha</w:t>
            </w:r>
            <w:r>
              <w:t>r</w:t>
            </w:r>
            <w:r>
              <w:t>vesting</w:t>
            </w:r>
          </w:p>
        </w:tc>
        <w:tc>
          <w:tcPr>
            <w:tcW w:w="0" w:type="auto"/>
          </w:tcPr>
          <w:p w:rsidR="00920164" w:rsidRPr="00994079" w:rsidRDefault="00920164" w:rsidP="00920164">
            <w:r w:rsidRPr="00994079">
              <w:t>provides an application-independent interoperability framework based on metadata harvesting.</w:t>
            </w:r>
          </w:p>
        </w:tc>
      </w:tr>
    </w:tbl>
    <w:p w:rsidR="004A30AA" w:rsidRDefault="004A30AA" w:rsidP="004A30AA">
      <w:pPr>
        <w:rPr>
          <w:rStyle w:val="LineNumber"/>
        </w:rPr>
      </w:pPr>
      <w:r>
        <w:rPr>
          <w:rStyle w:val="LineNumber"/>
        </w:rPr>
        <w:t>Example usage:</w:t>
      </w:r>
    </w:p>
    <w:p w:rsidR="004A30AA" w:rsidRPr="009851E6" w:rsidRDefault="004A30AA" w:rsidP="009851E6">
      <w:pPr>
        <w:pStyle w:val="XMLExample"/>
        <w:rPr>
          <w:b/>
          <w:highlight w:val="white"/>
        </w:rPr>
      </w:pPr>
      <w:r w:rsidRPr="009851E6">
        <w:rPr>
          <w:highlight w:val="white"/>
        </w:rPr>
        <w:t>&lt;srv:serviceType&gt;</w:t>
      </w:r>
    </w:p>
    <w:p w:rsidR="004A30AA" w:rsidRPr="009851E6" w:rsidRDefault="004A30AA" w:rsidP="009851E6">
      <w:pPr>
        <w:pStyle w:val="XMLExample"/>
        <w:rPr>
          <w:highlight w:val="white"/>
        </w:rPr>
      </w:pPr>
      <w:r w:rsidRPr="009851E6">
        <w:rPr>
          <w:highlight w:val="white"/>
        </w:rPr>
        <w:tab/>
      </w:r>
      <w:r w:rsidRPr="00BB785C">
        <w:rPr>
          <w:rStyle w:val="XMLExampleChar0"/>
          <w:bCs w:val="0"/>
          <w:color w:val="0000FF"/>
          <w:highlight w:val="white"/>
        </w:rPr>
        <w:t>&lt;gco:LocalName</w:t>
      </w:r>
      <w:r w:rsidRPr="009851E6">
        <w:rPr>
          <w:highlight w:val="white"/>
        </w:rPr>
        <w:t xml:space="preserve"> codeSpace="http://resources.usgin.org/registry/serviceType201001"</w:t>
      </w:r>
      <w:r w:rsidRPr="00BB785C">
        <w:rPr>
          <w:rStyle w:val="XMLExampleChar0"/>
          <w:bCs w:val="0"/>
          <w:color w:val="0000FF"/>
          <w:highlight w:val="white"/>
        </w:rPr>
        <w:t>&gt;</w:t>
      </w:r>
      <w:r w:rsidRPr="009851E6">
        <w:rPr>
          <w:highlight w:val="white"/>
        </w:rPr>
        <w:t>WMS</w:t>
      </w:r>
      <w:r w:rsidRPr="00BB785C">
        <w:rPr>
          <w:rStyle w:val="XMLExampleChar0"/>
          <w:bCs w:val="0"/>
          <w:color w:val="0000FF"/>
          <w:highlight w:val="white"/>
        </w:rPr>
        <w:t>&lt;/gco:LocalName&gt;</w:t>
      </w:r>
    </w:p>
    <w:p w:rsidR="004A30AA" w:rsidRPr="009851E6" w:rsidRDefault="004A30AA" w:rsidP="009851E6">
      <w:pPr>
        <w:pStyle w:val="XMLExample"/>
        <w:rPr>
          <w:b/>
          <w:highlight w:val="white"/>
        </w:rPr>
      </w:pPr>
      <w:r w:rsidRPr="009851E6">
        <w:rPr>
          <w:highlight w:val="white"/>
        </w:rPr>
        <w:t>&lt;/srv:serviceType&gt;</w:t>
      </w:r>
    </w:p>
    <w:p w:rsidR="00920164" w:rsidRDefault="00920164" w:rsidP="00920164">
      <w:pPr>
        <w:pStyle w:val="Heading2"/>
        <w:rPr>
          <w:rStyle w:val="LineNumber"/>
        </w:rPr>
      </w:pPr>
      <w:bookmarkStart w:id="171" w:name="_Ref252881497"/>
      <w:bookmarkStart w:id="172" w:name="_Toc381426799"/>
      <w:r>
        <w:rPr>
          <w:rStyle w:val="LineNumber"/>
        </w:rPr>
        <w:lastRenderedPageBreak/>
        <w:t>Linkage name conventions</w:t>
      </w:r>
      <w:bookmarkEnd w:id="171"/>
      <w:bookmarkEnd w:id="172"/>
      <w:r>
        <w:rPr>
          <w:rStyle w:val="LineNumber"/>
        </w:rPr>
        <w:t xml:space="preserve"> </w:t>
      </w:r>
    </w:p>
    <w:p w:rsidR="00920164" w:rsidRPr="009E1FEF" w:rsidRDefault="00920164" w:rsidP="00920164">
      <w:r>
        <w:t xml:space="preserve">The cardinality of the </w:t>
      </w:r>
      <w:r w:rsidRPr="009E1FEF">
        <w:rPr>
          <w:rStyle w:val="ElementxPath"/>
        </w:rPr>
        <w:t>online</w:t>
      </w:r>
      <w:r>
        <w:t xml:space="preserve"> element in DigitalTransferOptions is 0..*. In order to distinguish the nature of various linkages that might be provided, above and beyond function, protocol, and a</w:t>
      </w:r>
      <w:r>
        <w:t>p</w:t>
      </w:r>
      <w:r>
        <w:t>plicationProfile, USGIN profile mandates use of the following names to associate with links to identify important linkages.</w:t>
      </w:r>
    </w:p>
    <w:p w:rsidR="00DA713C" w:rsidRPr="00A04FFE" w:rsidRDefault="00DA713C" w:rsidP="0008310B">
      <w:pPr>
        <w:pStyle w:val="Caption"/>
      </w:pPr>
      <w:bookmarkStart w:id="173" w:name="_Ref252866837"/>
      <w:bookmarkStart w:id="174" w:name="_Toc277856271"/>
      <w:r w:rsidRPr="00A04FFE">
        <w:t xml:space="preserve">Table </w:t>
      </w:r>
      <w:r w:rsidR="006B5EB5">
        <w:fldChar w:fldCharType="begin"/>
      </w:r>
      <w:r w:rsidR="006B5EB5">
        <w:instrText xml:space="preserve"> SEQ Table \* ARABIC </w:instrText>
      </w:r>
      <w:r w:rsidR="006B5EB5">
        <w:fldChar w:fldCharType="separate"/>
      </w:r>
      <w:r w:rsidR="003822A9" w:rsidRPr="00A04FFE">
        <w:rPr>
          <w:noProof/>
        </w:rPr>
        <w:t>13</w:t>
      </w:r>
      <w:r w:rsidR="006B5EB5">
        <w:rPr>
          <w:noProof/>
        </w:rPr>
        <w:fldChar w:fldCharType="end"/>
      </w:r>
      <w:bookmarkEnd w:id="173"/>
      <w:r w:rsidRPr="00A04FFE">
        <w:t>. USGIN Names to identify special linkage URL's for CI_Online Resource</w:t>
      </w:r>
      <w:r w:rsidR="004A30AA" w:rsidRPr="00A04FFE">
        <w:t>. CodeList URI = http://resources.usgin.org/registry/linkageName</w:t>
      </w:r>
      <w:r w:rsidR="00E66E57" w:rsidRPr="00A04FFE">
        <w:t>201001</w:t>
      </w:r>
      <w:bookmarkEnd w:id="17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014"/>
        <w:gridCol w:w="3615"/>
        <w:gridCol w:w="3947"/>
      </w:tblGrid>
      <w:tr w:rsidR="004A30AA" w:rsidRPr="009851E6" w:rsidTr="004A30AA">
        <w:trPr>
          <w:jc w:val="center"/>
        </w:trPr>
        <w:tc>
          <w:tcPr>
            <w:tcW w:w="1968" w:type="dxa"/>
          </w:tcPr>
          <w:p w:rsidR="004A30AA" w:rsidRPr="009851E6" w:rsidRDefault="004A30AA" w:rsidP="0078469C">
            <w:pPr>
              <w:pStyle w:val="Tableheading"/>
              <w:rPr>
                <w:highlight w:val="yellow"/>
              </w:rPr>
            </w:pPr>
            <w:r w:rsidRPr="009851E6">
              <w:rPr>
                <w:highlight w:val="yellow"/>
              </w:rPr>
              <w:t>Identifier</w:t>
            </w:r>
          </w:p>
        </w:tc>
        <w:tc>
          <w:tcPr>
            <w:tcW w:w="3641" w:type="dxa"/>
          </w:tcPr>
          <w:p w:rsidR="004A30AA" w:rsidRPr="009851E6" w:rsidRDefault="004A30AA" w:rsidP="0078469C">
            <w:pPr>
              <w:pStyle w:val="Tableheading"/>
              <w:rPr>
                <w:highlight w:val="yellow"/>
              </w:rPr>
            </w:pPr>
            <w:r w:rsidRPr="009851E6">
              <w:rPr>
                <w:highlight w:val="yellow"/>
              </w:rPr>
              <w:t>Name (eng)</w:t>
            </w:r>
          </w:p>
        </w:tc>
        <w:tc>
          <w:tcPr>
            <w:tcW w:w="3967" w:type="dxa"/>
          </w:tcPr>
          <w:p w:rsidR="004A30AA" w:rsidRPr="009851E6" w:rsidRDefault="004A30AA" w:rsidP="0078469C">
            <w:pPr>
              <w:pStyle w:val="Tableheading"/>
              <w:rPr>
                <w:highlight w:val="yellow"/>
              </w:rPr>
            </w:pPr>
            <w:r w:rsidRPr="009851E6">
              <w:rPr>
                <w:highlight w:val="yellow"/>
              </w:rPr>
              <w:t>Usage</w:t>
            </w:r>
          </w:p>
        </w:tc>
      </w:tr>
      <w:tr w:rsidR="004A30AA" w:rsidRPr="009851E6" w:rsidTr="004A30AA">
        <w:trPr>
          <w:jc w:val="center"/>
        </w:trPr>
        <w:tc>
          <w:tcPr>
            <w:tcW w:w="1968" w:type="dxa"/>
          </w:tcPr>
          <w:p w:rsidR="004A30AA" w:rsidRPr="009851E6" w:rsidRDefault="004A30AA" w:rsidP="00920164">
            <w:pPr>
              <w:rPr>
                <w:rStyle w:val="LineNumber"/>
                <w:highlight w:val="yellow"/>
              </w:rPr>
            </w:pPr>
            <w:r w:rsidRPr="009851E6">
              <w:rPr>
                <w:rStyle w:val="LineNumber"/>
                <w:highlight w:val="yellow"/>
              </w:rPr>
              <w:t>icon</w:t>
            </w:r>
          </w:p>
        </w:tc>
        <w:tc>
          <w:tcPr>
            <w:tcW w:w="3641" w:type="dxa"/>
          </w:tcPr>
          <w:p w:rsidR="004A30AA" w:rsidRPr="009851E6" w:rsidRDefault="00A04FFE" w:rsidP="00920164">
            <w:pPr>
              <w:rPr>
                <w:rStyle w:val="LineNumber"/>
                <w:highlight w:val="yellow"/>
              </w:rPr>
            </w:pPr>
            <w:r w:rsidRPr="009851E6">
              <w:rPr>
                <w:rStyle w:val="LineNumber"/>
                <w:highlight w:val="yellow"/>
              </w:rPr>
              <w:t>I</w:t>
            </w:r>
            <w:r w:rsidR="004A30AA" w:rsidRPr="009851E6">
              <w:rPr>
                <w:rStyle w:val="LineNumber"/>
                <w:highlight w:val="yellow"/>
              </w:rPr>
              <w:t>con</w:t>
            </w:r>
          </w:p>
        </w:tc>
        <w:tc>
          <w:tcPr>
            <w:tcW w:w="3967" w:type="dxa"/>
          </w:tcPr>
          <w:p w:rsidR="004A30AA" w:rsidRPr="009851E6" w:rsidRDefault="004A30AA" w:rsidP="00920164">
            <w:pPr>
              <w:rPr>
                <w:rStyle w:val="LineNumber"/>
                <w:highlight w:val="yellow"/>
              </w:rPr>
            </w:pPr>
            <w:r w:rsidRPr="009851E6">
              <w:rPr>
                <w:rStyle w:val="LineNumber"/>
                <w:highlight w:val="yellow"/>
              </w:rPr>
              <w:t>linkage url is link to a thumbnail icon. Icon pixel height and width range?</w:t>
            </w:r>
          </w:p>
        </w:tc>
      </w:tr>
      <w:tr w:rsidR="004A30AA" w:rsidRPr="009851E6" w:rsidTr="004A30AA">
        <w:trPr>
          <w:jc w:val="center"/>
        </w:trPr>
        <w:tc>
          <w:tcPr>
            <w:tcW w:w="1968" w:type="dxa"/>
          </w:tcPr>
          <w:p w:rsidR="004A30AA" w:rsidRPr="00A04FFE" w:rsidRDefault="004A30AA" w:rsidP="00920164">
            <w:r w:rsidRPr="00A04FFE">
              <w:t>serviceDescription</w:t>
            </w:r>
          </w:p>
        </w:tc>
        <w:tc>
          <w:tcPr>
            <w:tcW w:w="3641" w:type="dxa"/>
          </w:tcPr>
          <w:p w:rsidR="004A30AA" w:rsidRPr="00A04FFE" w:rsidRDefault="009851B3" w:rsidP="009851B3">
            <w:r w:rsidRPr="00A04FFE">
              <w:t>web service description</w:t>
            </w:r>
          </w:p>
        </w:tc>
        <w:tc>
          <w:tcPr>
            <w:tcW w:w="3967" w:type="dxa"/>
          </w:tcPr>
          <w:p w:rsidR="004A30AA" w:rsidRPr="00A04FFE" w:rsidRDefault="004A30AA" w:rsidP="00920164">
            <w:r w:rsidRPr="00A04FFE">
              <w:t>linkage url is link to getCapabilities or WSDL that describes a service using a formal syntax such that computer programs can automate connection to the service.</w:t>
            </w:r>
            <w:r w:rsidR="00932CA7" w:rsidRPr="00A04FFE">
              <w:t xml:space="preserve"> OnlineFunctionCode for CI_Online</w:t>
            </w:r>
            <w:r w:rsidR="00932CA7" w:rsidRPr="00A04FFE">
              <w:softHyphen/>
              <w:t>Resource should be ‘Info</w:t>
            </w:r>
            <w:r w:rsidR="00932CA7" w:rsidRPr="00A04FFE">
              <w:t>r</w:t>
            </w:r>
            <w:r w:rsidR="00932CA7" w:rsidRPr="00A04FFE">
              <w:t>mation’</w:t>
            </w:r>
          </w:p>
        </w:tc>
      </w:tr>
      <w:tr w:rsidR="004A30AA" w:rsidRPr="009851E6" w:rsidTr="004A30AA">
        <w:trPr>
          <w:jc w:val="center"/>
        </w:trPr>
        <w:tc>
          <w:tcPr>
            <w:tcW w:w="1968" w:type="dxa"/>
          </w:tcPr>
          <w:p w:rsidR="004A30AA" w:rsidRPr="00A04FFE" w:rsidRDefault="004A30AA" w:rsidP="00920164">
            <w:r w:rsidRPr="00A04FFE">
              <w:t>baseURL</w:t>
            </w:r>
          </w:p>
        </w:tc>
        <w:tc>
          <w:tcPr>
            <w:tcW w:w="3641" w:type="dxa"/>
          </w:tcPr>
          <w:p w:rsidR="004A30AA" w:rsidRPr="00A04FFE" w:rsidRDefault="009851B3" w:rsidP="00920164">
            <w:r w:rsidRPr="00A04FFE">
              <w:t>web service endpoint</w:t>
            </w:r>
          </w:p>
        </w:tc>
        <w:tc>
          <w:tcPr>
            <w:tcW w:w="3967" w:type="dxa"/>
          </w:tcPr>
          <w:p w:rsidR="004A30AA" w:rsidRPr="00A04FFE" w:rsidRDefault="004A30AA" w:rsidP="005B6640">
            <w:r w:rsidRPr="00A04FFE">
              <w:t>Base url for service. Assumes that ServiceType specifies a well know service type such that requests can be constructed without significant a</w:t>
            </w:r>
            <w:r w:rsidRPr="00A04FFE">
              <w:t>d</w:t>
            </w:r>
            <w:r w:rsidRPr="00A04FFE">
              <w:t>ditional information.</w:t>
            </w:r>
            <w:r w:rsidR="00932CA7" w:rsidRPr="00A04FFE">
              <w:t xml:space="preserve"> OnlineFun</w:t>
            </w:r>
            <w:r w:rsidR="00932CA7" w:rsidRPr="00A04FFE">
              <w:t>c</w:t>
            </w:r>
            <w:r w:rsidR="00932CA7" w:rsidRPr="00A04FFE">
              <w:t>tionCode for CI_Online</w:t>
            </w:r>
            <w:r w:rsidR="00932CA7" w:rsidRPr="00A04FFE">
              <w:softHyphen/>
              <w:t>Resource should be ‘webService’</w:t>
            </w:r>
          </w:p>
        </w:tc>
      </w:tr>
      <w:tr w:rsidR="004A30AA" w:rsidRPr="009851E6" w:rsidTr="004A30AA">
        <w:trPr>
          <w:jc w:val="center"/>
        </w:trPr>
        <w:tc>
          <w:tcPr>
            <w:tcW w:w="1968" w:type="dxa"/>
          </w:tcPr>
          <w:p w:rsidR="004A30AA" w:rsidRPr="00A04FFE" w:rsidRDefault="004A30AA" w:rsidP="00920164">
            <w:r w:rsidRPr="00A04FFE">
              <w:t>serviceClient</w:t>
            </w:r>
          </w:p>
        </w:tc>
        <w:tc>
          <w:tcPr>
            <w:tcW w:w="3641" w:type="dxa"/>
          </w:tcPr>
          <w:p w:rsidR="004A30AA" w:rsidRPr="00A04FFE" w:rsidRDefault="009851B3" w:rsidP="00920164">
            <w:r w:rsidRPr="00A04FFE">
              <w:t>web application</w:t>
            </w:r>
          </w:p>
          <w:p w:rsidR="009851B3" w:rsidRPr="00A04FFE" w:rsidRDefault="009851B3" w:rsidP="00920164"/>
          <w:p w:rsidR="009851B3" w:rsidRPr="00A04FFE" w:rsidRDefault="009851B3" w:rsidP="00920164"/>
        </w:tc>
        <w:tc>
          <w:tcPr>
            <w:tcW w:w="3967" w:type="dxa"/>
          </w:tcPr>
          <w:p w:rsidR="004A30AA" w:rsidRPr="00A04FFE" w:rsidRDefault="004A30AA" w:rsidP="005B6640">
            <w:r w:rsidRPr="00A04FFE">
              <w:t>URL is linkage to a web application that allows the user to access the se</w:t>
            </w:r>
            <w:r w:rsidRPr="00A04FFE">
              <w:t>r</w:t>
            </w:r>
            <w:r w:rsidRPr="00A04FFE">
              <w:t>vice</w:t>
            </w:r>
            <w:r w:rsidR="00932CA7" w:rsidRPr="00A04FFE">
              <w:t>. OnlineFunctionCode for CI_Online</w:t>
            </w:r>
            <w:r w:rsidR="00932CA7" w:rsidRPr="00A04FFE">
              <w:softHyphen/>
              <w:t>Resource should be ‘Brow</w:t>
            </w:r>
            <w:r w:rsidR="00932CA7" w:rsidRPr="00A04FFE">
              <w:t>s</w:t>
            </w:r>
            <w:r w:rsidR="00932CA7" w:rsidRPr="00A04FFE">
              <w:t>ing’</w:t>
            </w:r>
          </w:p>
        </w:tc>
      </w:tr>
      <w:tr w:rsidR="004A30AA" w:rsidRPr="009851E6" w:rsidTr="004A30AA">
        <w:trPr>
          <w:jc w:val="center"/>
        </w:trPr>
        <w:tc>
          <w:tcPr>
            <w:tcW w:w="1968" w:type="dxa"/>
          </w:tcPr>
          <w:p w:rsidR="004A30AA" w:rsidRPr="00A04FFE" w:rsidRDefault="004A30AA" w:rsidP="00920164">
            <w:r w:rsidRPr="00A04FFE">
              <w:t>webpage</w:t>
            </w:r>
          </w:p>
        </w:tc>
        <w:tc>
          <w:tcPr>
            <w:tcW w:w="3641" w:type="dxa"/>
          </w:tcPr>
          <w:p w:rsidR="004A30AA" w:rsidRPr="00A04FFE" w:rsidRDefault="009851B3" w:rsidP="00920164">
            <w:r w:rsidRPr="00A04FFE">
              <w:t>access information</w:t>
            </w:r>
          </w:p>
        </w:tc>
        <w:tc>
          <w:tcPr>
            <w:tcW w:w="3967" w:type="dxa"/>
          </w:tcPr>
          <w:p w:rsidR="004A30AA" w:rsidRPr="00A04FFE" w:rsidRDefault="004A30AA" w:rsidP="00920164">
            <w:r w:rsidRPr="00A04FFE">
              <w:t>URL locates a web page with instru</w:t>
            </w:r>
            <w:r w:rsidRPr="00A04FFE">
              <w:t>c</w:t>
            </w:r>
            <w:r w:rsidRPr="00A04FFE">
              <w:t>tions for accessing the service. This provides the user with information to implement a connection to the se</w:t>
            </w:r>
            <w:r w:rsidRPr="00A04FFE">
              <w:t>r</w:t>
            </w:r>
            <w:r w:rsidRPr="00A04FFE">
              <w:t>vice, but does not enable automated service access.</w:t>
            </w:r>
            <w:r w:rsidR="00932CA7" w:rsidRPr="00A04FFE">
              <w:t xml:space="preserve"> OnlineFunctionCode for CI_Online</w:t>
            </w:r>
            <w:r w:rsidR="00932CA7" w:rsidRPr="00A04FFE">
              <w:softHyphen/>
              <w:t>Resource should be ‘I</w:t>
            </w:r>
            <w:r w:rsidR="00932CA7" w:rsidRPr="00A04FFE">
              <w:t>n</w:t>
            </w:r>
            <w:r w:rsidR="00932CA7" w:rsidRPr="00A04FFE">
              <w:t>formation’</w:t>
            </w:r>
          </w:p>
        </w:tc>
      </w:tr>
      <w:tr w:rsidR="008E6D12" w:rsidRPr="009851E6" w:rsidTr="004A30AA">
        <w:trPr>
          <w:jc w:val="center"/>
        </w:trPr>
        <w:tc>
          <w:tcPr>
            <w:tcW w:w="1968" w:type="dxa"/>
          </w:tcPr>
          <w:p w:rsidR="008E6D12" w:rsidRPr="009851E6" w:rsidRDefault="008E6D12" w:rsidP="00920164">
            <w:pPr>
              <w:rPr>
                <w:strike/>
                <w:highlight w:val="yellow"/>
              </w:rPr>
            </w:pPr>
            <w:r w:rsidRPr="009851E6">
              <w:rPr>
                <w:strike/>
                <w:highlight w:val="yellow"/>
              </w:rPr>
              <w:t>serviceMetadata</w:t>
            </w:r>
          </w:p>
        </w:tc>
        <w:tc>
          <w:tcPr>
            <w:tcW w:w="3641" w:type="dxa"/>
          </w:tcPr>
          <w:p w:rsidR="008E6D12" w:rsidRPr="009851E6" w:rsidRDefault="008E6D12" w:rsidP="00920164">
            <w:pPr>
              <w:rPr>
                <w:strike/>
                <w:highlight w:val="yellow"/>
              </w:rPr>
            </w:pPr>
            <w:r w:rsidRPr="009851E6">
              <w:rPr>
                <w:strike/>
                <w:highlight w:val="yellow"/>
              </w:rPr>
              <w:t>Service Metadata</w:t>
            </w:r>
          </w:p>
        </w:tc>
        <w:tc>
          <w:tcPr>
            <w:tcW w:w="3967" w:type="dxa"/>
          </w:tcPr>
          <w:p w:rsidR="008E6D12" w:rsidRPr="009851E6" w:rsidRDefault="008E6D12" w:rsidP="00920164">
            <w:pPr>
              <w:rPr>
                <w:strike/>
              </w:rPr>
            </w:pPr>
            <w:r w:rsidRPr="009851E6">
              <w:rPr>
                <w:strike/>
                <w:highlight w:val="yellow"/>
              </w:rPr>
              <w:t>linkage URL is link to a complete se</w:t>
            </w:r>
            <w:r w:rsidRPr="009851E6">
              <w:rPr>
                <w:strike/>
                <w:highlight w:val="yellow"/>
              </w:rPr>
              <w:t>r</w:t>
            </w:r>
            <w:r w:rsidRPr="009851E6">
              <w:rPr>
                <w:strike/>
                <w:highlight w:val="yellow"/>
              </w:rPr>
              <w:t>vice metadata record. Use for distrib</w:t>
            </w:r>
            <w:r w:rsidRPr="009851E6">
              <w:rPr>
                <w:strike/>
                <w:highlight w:val="yellow"/>
              </w:rPr>
              <w:t>u</w:t>
            </w:r>
            <w:r w:rsidRPr="009851E6">
              <w:rPr>
                <w:strike/>
                <w:highlight w:val="yellow"/>
              </w:rPr>
              <w:t>tion linkage to a service for which more information that can be provided by the CI_OnlineResource element is necessary to successfully automate access to the context resource through the service.</w:t>
            </w:r>
            <w:r w:rsidR="00932CA7" w:rsidRPr="009851E6">
              <w:rPr>
                <w:strike/>
                <w:highlight w:val="yellow"/>
              </w:rPr>
              <w:t xml:space="preserve"> OnlineFun</w:t>
            </w:r>
            <w:r w:rsidR="00932CA7" w:rsidRPr="009851E6">
              <w:rPr>
                <w:strike/>
                <w:highlight w:val="yellow"/>
              </w:rPr>
              <w:t>c</w:t>
            </w:r>
            <w:r w:rsidR="00932CA7" w:rsidRPr="009851E6">
              <w:rPr>
                <w:strike/>
                <w:highlight w:val="yellow"/>
              </w:rPr>
              <w:t>tionCode for CI_Online</w:t>
            </w:r>
            <w:r w:rsidR="00932CA7" w:rsidRPr="009851E6">
              <w:rPr>
                <w:strike/>
                <w:highlight w:val="yellow"/>
              </w:rPr>
              <w:softHyphen/>
              <w:t xml:space="preserve">Resource </w:t>
            </w:r>
            <w:r w:rsidR="00932CA7" w:rsidRPr="009851E6">
              <w:rPr>
                <w:strike/>
                <w:highlight w:val="yellow"/>
              </w:rPr>
              <w:lastRenderedPageBreak/>
              <w:t>should be ‘Information’</w:t>
            </w:r>
          </w:p>
        </w:tc>
      </w:tr>
      <w:tr w:rsidR="009851B3" w:rsidRPr="009851B3" w:rsidTr="004A30AA">
        <w:trPr>
          <w:jc w:val="center"/>
        </w:trPr>
        <w:tc>
          <w:tcPr>
            <w:tcW w:w="1968" w:type="dxa"/>
          </w:tcPr>
          <w:p w:rsidR="009851B3" w:rsidRPr="00A04FFE" w:rsidRDefault="009851B3" w:rsidP="00920164">
            <w:r w:rsidRPr="00A04FFE">
              <w:lastRenderedPageBreak/>
              <w:t>download</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r w:rsidR="009851B3" w:rsidRPr="009851B3" w:rsidTr="004A30AA">
        <w:trPr>
          <w:jc w:val="center"/>
        </w:trPr>
        <w:tc>
          <w:tcPr>
            <w:tcW w:w="1968" w:type="dxa"/>
          </w:tcPr>
          <w:p w:rsidR="009851B3" w:rsidRPr="00A04FFE" w:rsidRDefault="009851B3" w:rsidP="00920164">
            <w:r w:rsidRPr="00A04FFE">
              <w:t>email request</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r w:rsidR="009851B3" w:rsidRPr="009851B3" w:rsidTr="004A30AA">
        <w:trPr>
          <w:jc w:val="center"/>
        </w:trPr>
        <w:tc>
          <w:tcPr>
            <w:tcW w:w="1968" w:type="dxa"/>
          </w:tcPr>
          <w:p w:rsidR="009851B3" w:rsidRPr="00A04FFE" w:rsidRDefault="009851B3" w:rsidP="00920164">
            <w:r w:rsidRPr="00A04FFE">
              <w:t>offline access</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bl>
    <w:p w:rsidR="00416B99" w:rsidRDefault="00416B99" w:rsidP="00920164">
      <w:pPr>
        <w:tabs>
          <w:tab w:val="left" w:pos="2008"/>
        </w:tabs>
      </w:pPr>
      <w:bookmarkStart w:id="175" w:name="_Toc252341582"/>
      <w:bookmarkStart w:id="176" w:name="_Toc252355201"/>
      <w:bookmarkStart w:id="177" w:name="_Toc252388631"/>
      <w:bookmarkStart w:id="178" w:name="_Toc252341583"/>
      <w:bookmarkStart w:id="179" w:name="_Toc252355202"/>
      <w:bookmarkStart w:id="180" w:name="_Toc252388632"/>
      <w:bookmarkStart w:id="181" w:name="_Toc247465943"/>
      <w:bookmarkStart w:id="182" w:name="_Toc247520233"/>
      <w:bookmarkEnd w:id="175"/>
      <w:bookmarkEnd w:id="176"/>
      <w:bookmarkEnd w:id="177"/>
      <w:bookmarkEnd w:id="178"/>
      <w:bookmarkEnd w:id="179"/>
      <w:bookmarkEnd w:id="180"/>
      <w:bookmarkEnd w:id="181"/>
      <w:bookmarkEnd w:id="182"/>
    </w:p>
    <w:p w:rsidR="004A30AA" w:rsidRDefault="004A30AA" w:rsidP="00920164">
      <w:pPr>
        <w:tabs>
          <w:tab w:val="left" w:pos="2008"/>
        </w:tabs>
      </w:pPr>
      <w:r>
        <w:t>Example usage:</w:t>
      </w:r>
    </w:p>
    <w:p w:rsidR="00416B99" w:rsidRDefault="00416B99" w:rsidP="00416B99">
      <w:pPr>
        <w:pStyle w:val="XMLExample"/>
        <w:rPr>
          <w:rFonts w:ascii="Arial" w:hAnsi="Arial" w:cs="Arial"/>
          <w:color w:val="0000FF"/>
          <w:sz w:val="22"/>
          <w:szCs w:val="22"/>
          <w:highlight w:val="white"/>
        </w:rPr>
      </w:pPr>
    </w:p>
    <w:p w:rsidR="000C7093" w:rsidRPr="00416B99" w:rsidRDefault="000C7093"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&lt;gmd:CI_OnlineResource&gt;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ab/>
        <w:t>&lt;gmd:linkage&gt;</w:t>
      </w:r>
    </w:p>
    <w:p w:rsidR="004A30AA" w:rsidRPr="00416B99" w:rsidRDefault="004A30AA" w:rsidP="00416B99">
      <w:pPr>
        <w:pStyle w:val="XMLExample"/>
        <w:tabs>
          <w:tab w:val="clear" w:pos="180"/>
          <w:tab w:val="left" w:pos="500"/>
        </w:tabs>
        <w:ind w:left="500" w:hanging="500"/>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&lt;gmd:URL&gt;</w:t>
      </w:r>
      <w:r w:rsidRPr="00416B99">
        <w:rPr>
          <w:rFonts w:ascii="Arial" w:hAnsi="Arial" w:cs="Arial"/>
          <w:sz w:val="22"/>
          <w:szCs w:val="22"/>
          <w:highlight w:val="white"/>
        </w:rPr>
        <w:t>http://75.101.143.247:8080/gsvr/wms?SERVICE=WMS&amp;amp;</w:t>
      </w:r>
      <w:r w:rsidR="000C7093" w:rsidRPr="00416B99">
        <w:rPr>
          <w:rFonts w:ascii="Arial" w:hAnsi="Arial" w:cs="Arial"/>
          <w:sz w:val="22"/>
          <w:szCs w:val="22"/>
          <w:highlight w:val="white"/>
        </w:rPr>
        <w:t>REQUEST=getCapabilities</w:t>
      </w:r>
      <w:r w:rsidRPr="00416B99">
        <w:rPr>
          <w:rFonts w:ascii="Arial" w:hAnsi="Arial" w:cs="Arial"/>
          <w:color w:val="0000FF"/>
          <w:sz w:val="22"/>
          <w:szCs w:val="22"/>
          <w:highlight w:val="white"/>
        </w:rPr>
        <w:t>&lt;/gmd:URL&gt;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&lt;/gmd:linkage&gt;</w:t>
      </w:r>
    </w:p>
    <w:p w:rsidR="004A30AA" w:rsidRPr="00416B99" w:rsidRDefault="004A30AA" w:rsidP="00416B99">
      <w:pPr>
        <w:pStyle w:val="XMLExample"/>
        <w:rPr>
          <w:rFonts w:ascii="Arial" w:hAnsi="Arial" w:cs="Arial"/>
          <w:sz w:val="22"/>
          <w:szCs w:val="22"/>
          <w:highlight w:val="white"/>
        </w:rPr>
      </w:pPr>
      <w:r w:rsidRPr="00416B99">
        <w:rPr>
          <w:rFonts w:ascii="Arial" w:hAnsi="Arial" w:cs="Arial"/>
          <w:color w:val="0000FF"/>
          <w:sz w:val="22"/>
          <w:szCs w:val="22"/>
          <w:highlight w:val="white"/>
        </w:rPr>
        <w:tab/>
        <w:t>&lt;gmd:protocol&gt;</w:t>
      </w:r>
    </w:p>
    <w:p w:rsidR="004A30AA" w:rsidRPr="00416B99" w:rsidRDefault="004A30AA" w:rsidP="00416B99">
      <w:pPr>
        <w:pStyle w:val="XMLExample"/>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color w:val="0000FF"/>
          <w:sz w:val="22"/>
          <w:szCs w:val="22"/>
          <w:highlight w:val="white"/>
        </w:rPr>
        <w:t>&lt;gco:CharacterString&gt;</w:t>
      </w:r>
      <w:r w:rsidR="004C6E22">
        <w:rPr>
          <w:rFonts w:ascii="Arial" w:hAnsi="Arial" w:cs="Arial"/>
          <w:sz w:val="22"/>
          <w:szCs w:val="22"/>
          <w:highlight w:val="white"/>
        </w:rPr>
        <w:t>OGC:WMS</w:t>
      </w:r>
      <w:r w:rsidRPr="00416B99">
        <w:rPr>
          <w:rFonts w:ascii="Arial" w:hAnsi="Arial" w:cs="Arial"/>
          <w:color w:val="0000FF"/>
          <w:sz w:val="22"/>
          <w:szCs w:val="22"/>
          <w:highlight w:val="white"/>
        </w:rPr>
        <w:t>&lt;/gco:CharacterString&gt;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&lt;/gmd:protocol&gt;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ab/>
        <w:t>&lt;gmd:name&gt;</w:t>
      </w:r>
    </w:p>
    <w:p w:rsidR="004A30AA" w:rsidRPr="00416B99" w:rsidRDefault="004A30AA" w:rsidP="00416B99">
      <w:pPr>
        <w:pStyle w:val="XMLExample"/>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color w:val="0000FF"/>
          <w:sz w:val="22"/>
          <w:szCs w:val="22"/>
          <w:highlight w:val="white"/>
        </w:rPr>
        <w:t xml:space="preserve">&lt;gco:CharacterString </w:t>
      </w:r>
      <w:r w:rsidRPr="00416B99">
        <w:rPr>
          <w:rFonts w:ascii="Arial" w:hAnsi="Arial" w:cs="Arial"/>
          <w:color w:val="FF0000"/>
          <w:sz w:val="22"/>
          <w:szCs w:val="22"/>
          <w:highlight w:val="white"/>
        </w:rPr>
        <w:t>xsi:type</w:t>
      </w:r>
      <w:r w:rsidRPr="00416B99">
        <w:rPr>
          <w:rFonts w:ascii="Arial" w:hAnsi="Arial" w:cs="Arial"/>
          <w:sz w:val="22"/>
          <w:szCs w:val="22"/>
          <w:highlight w:val="white"/>
        </w:rPr>
        <w:t>=</w:t>
      </w:r>
      <w:r w:rsidRPr="00416B99">
        <w:rPr>
          <w:rFonts w:ascii="Arial" w:hAnsi="Arial" w:cs="Arial"/>
          <w:color w:val="8000FF"/>
          <w:sz w:val="22"/>
          <w:szCs w:val="22"/>
          <w:highlight w:val="white"/>
        </w:rPr>
        <w:t>”</w:t>
      </w:r>
      <w:r w:rsidR="00E66E57" w:rsidRPr="00416B99">
        <w:rPr>
          <w:rFonts w:ascii="Arial" w:hAnsi="Arial" w:cs="Arial"/>
          <w:color w:val="8000FF"/>
          <w:sz w:val="22"/>
          <w:szCs w:val="22"/>
          <w:highlight w:val="white"/>
        </w:rPr>
        <w:t>gml:</w:t>
      </w:r>
      <w:r w:rsidRPr="00416B99">
        <w:rPr>
          <w:rFonts w:ascii="Arial" w:hAnsi="Arial" w:cs="Arial"/>
          <w:color w:val="8000FF"/>
          <w:sz w:val="22"/>
          <w:szCs w:val="22"/>
          <w:highlight w:val="white"/>
        </w:rPr>
        <w:t>CodeType”</w:t>
      </w:r>
      <w:r w:rsidRPr="00416B99">
        <w:rPr>
          <w:rFonts w:ascii="Arial" w:hAnsi="Arial" w:cs="Arial"/>
          <w:sz w:val="22"/>
          <w:szCs w:val="22"/>
          <w:highlight w:val="white"/>
        </w:rPr>
        <w:t xml:space="preserve"> </w:t>
      </w:r>
    </w:p>
    <w:p w:rsidR="00E66E57" w:rsidRPr="00416B99" w:rsidRDefault="00416B99" w:rsidP="00416B99">
      <w:pPr>
        <w:pStyle w:val="XMLExample"/>
        <w:tabs>
          <w:tab w:val="clear" w:pos="1260"/>
          <w:tab w:val="left" w:pos="500"/>
        </w:tabs>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sz w:val="22"/>
          <w:szCs w:val="22"/>
          <w:highlight w:val="white"/>
        </w:rPr>
        <w:tab/>
      </w:r>
      <w:r w:rsidR="004A30AA" w:rsidRPr="00416B99">
        <w:rPr>
          <w:rFonts w:ascii="Arial" w:hAnsi="Arial" w:cs="Arial"/>
          <w:color w:val="FF0000"/>
          <w:sz w:val="22"/>
          <w:szCs w:val="22"/>
          <w:highlight w:val="white"/>
        </w:rPr>
        <w:t>code</w:t>
      </w:r>
      <w:r w:rsidR="00E66E57" w:rsidRPr="00416B99">
        <w:rPr>
          <w:rFonts w:ascii="Arial" w:hAnsi="Arial" w:cs="Arial"/>
          <w:color w:val="FF0000"/>
          <w:sz w:val="22"/>
          <w:szCs w:val="22"/>
          <w:highlight w:val="white"/>
        </w:rPr>
        <w:t>Space</w:t>
      </w:r>
      <w:r w:rsidR="004A30AA" w:rsidRPr="00416B99">
        <w:rPr>
          <w:rFonts w:ascii="Arial" w:hAnsi="Arial" w:cs="Arial"/>
          <w:sz w:val="22"/>
          <w:szCs w:val="22"/>
          <w:highlight w:val="white"/>
        </w:rPr>
        <w:t>=</w:t>
      </w:r>
      <w:r w:rsidR="004A30AA" w:rsidRPr="00416B99">
        <w:rPr>
          <w:rStyle w:val="attributeValue"/>
          <w:rFonts w:ascii="Arial" w:hAnsi="Arial" w:cs="Arial"/>
          <w:b w:val="0"/>
          <w:sz w:val="22"/>
          <w:szCs w:val="22"/>
          <w:highlight w:val="white"/>
        </w:rPr>
        <w:t>"</w:t>
      </w:r>
      <w:r w:rsidR="004A30AA" w:rsidRPr="00416B99">
        <w:rPr>
          <w:rStyle w:val="attributeValue"/>
          <w:rFonts w:ascii="Arial" w:hAnsi="Arial" w:cs="Arial"/>
          <w:b w:val="0"/>
          <w:sz w:val="22"/>
          <w:szCs w:val="22"/>
        </w:rPr>
        <w:t>http://resources.usgin.org/registry/linkageName</w:t>
      </w:r>
      <w:r w:rsidR="00E66E57" w:rsidRPr="00416B99">
        <w:rPr>
          <w:rStyle w:val="attributeValue"/>
          <w:rFonts w:ascii="Arial" w:hAnsi="Arial" w:cs="Arial"/>
          <w:b w:val="0"/>
          <w:sz w:val="22"/>
          <w:szCs w:val="22"/>
        </w:rPr>
        <w:t>201001</w:t>
      </w:r>
      <w:r w:rsidR="004A30AA" w:rsidRPr="00416B99">
        <w:rPr>
          <w:rStyle w:val="attributeValue"/>
          <w:rFonts w:ascii="Arial" w:hAnsi="Arial" w:cs="Arial"/>
          <w:b w:val="0"/>
          <w:sz w:val="22"/>
          <w:szCs w:val="22"/>
          <w:highlight w:val="white"/>
        </w:rPr>
        <w:t>"</w:t>
      </w:r>
      <w:r w:rsidR="004A30AA" w:rsidRPr="00416B99">
        <w:rPr>
          <w:rFonts w:ascii="Arial" w:hAnsi="Arial" w:cs="Arial"/>
          <w:color w:val="0000FF"/>
          <w:sz w:val="22"/>
          <w:szCs w:val="22"/>
          <w:highlight w:val="white"/>
        </w:rPr>
        <w:t>&gt;</w:t>
      </w:r>
    </w:p>
    <w:p w:rsidR="004A30AA" w:rsidRPr="00416B99" w:rsidRDefault="00416B99" w:rsidP="00416B99">
      <w:pPr>
        <w:pStyle w:val="XMLExample"/>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sz w:val="22"/>
          <w:szCs w:val="22"/>
          <w:highlight w:val="white"/>
        </w:rPr>
        <w:tab/>
      </w:r>
      <w:r w:rsidR="004A30AA" w:rsidRPr="00416B99">
        <w:rPr>
          <w:rFonts w:ascii="Arial" w:hAnsi="Arial" w:cs="Arial"/>
          <w:sz w:val="22"/>
          <w:szCs w:val="22"/>
          <w:highlight w:val="white"/>
        </w:rPr>
        <w:t>serviceDescription</w:t>
      </w:r>
      <w:r w:rsidR="004A30AA" w:rsidRPr="00416B99">
        <w:rPr>
          <w:rFonts w:ascii="Arial" w:hAnsi="Arial" w:cs="Arial"/>
          <w:color w:val="0000FF"/>
          <w:sz w:val="22"/>
          <w:szCs w:val="22"/>
          <w:highlight w:val="white"/>
        </w:rPr>
        <w:t>&lt;/gco:CharacterString&gt;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&lt;/gmd:name&gt;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&lt;/gmd:CI_OnlineResource&gt;</w:t>
      </w:r>
    </w:p>
    <w:p w:rsidR="00416B99" w:rsidRDefault="00416B99" w:rsidP="004A30AA">
      <w:pPr>
        <w:tabs>
          <w:tab w:val="left" w:pos="2008"/>
        </w:tabs>
      </w:pPr>
    </w:p>
    <w:p w:rsidR="004A30AA" w:rsidRDefault="00E66E57" w:rsidP="004A30AA">
      <w:pPr>
        <w:tabs>
          <w:tab w:val="left" w:pos="2008"/>
        </w:tabs>
      </w:pPr>
      <w:r>
        <w:t>Use of such controlled vocabulary can be indicated by using xsi:type on the gco:characterString element to make the type gml:CodeType, which then requires a codeSpace attribute. The distr</w:t>
      </w:r>
      <w:r>
        <w:t>i</w:t>
      </w:r>
      <w:r>
        <w:t>bution format Identifier from Table 6 should be used as the element value.</w:t>
      </w:r>
      <w:r w:rsidR="004A30AA">
        <w:t xml:space="preserve"> For compatibility with systems that can not process this encoding, the code identifier should be included as the el</w:t>
      </w:r>
      <w:r w:rsidR="004A30AA">
        <w:t>e</w:t>
      </w:r>
      <w:r w:rsidR="004A30AA">
        <w:t>ment value as well as the codeListValue.</w:t>
      </w:r>
    </w:p>
    <w:p w:rsidR="00AE24E4" w:rsidRPr="00CB2F1D" w:rsidRDefault="00903B11">
      <w:pPr>
        <w:pStyle w:val="Heading1"/>
      </w:pPr>
      <w:bookmarkStart w:id="183" w:name="_Toc381426800"/>
      <w:r w:rsidRPr="00CB2F1D">
        <w:lastRenderedPageBreak/>
        <w:t>Examples</w:t>
      </w:r>
      <w:bookmarkEnd w:id="183"/>
    </w:p>
    <w:p w:rsidR="00C42F77" w:rsidRDefault="00C42F77">
      <w:pPr>
        <w:pStyle w:val="Heading2"/>
      </w:pPr>
      <w:bookmarkStart w:id="184" w:name="_Toc381426801"/>
      <w:r>
        <w:t>USGIN ISO 19139 Minimum Dat</w:t>
      </w:r>
      <w:r w:rsidR="0053159E">
        <w:t>a</w:t>
      </w:r>
      <w:r>
        <w:t>set Metadata</w:t>
      </w:r>
      <w:bookmarkEnd w:id="184"/>
    </w:p>
    <w:p w:rsidR="00C42F77" w:rsidRDefault="00C42F77" w:rsidP="00C42F77">
      <w:r>
        <w:t xml:space="preserve">In the following listing, text in </w:t>
      </w:r>
      <w:r>
        <w:rPr>
          <w:rStyle w:val="XMLExampleChar0"/>
          <w:color w:val="008000"/>
        </w:rPr>
        <w:t>g</w:t>
      </w:r>
      <w:r w:rsidRPr="00C6628C">
        <w:rPr>
          <w:rStyle w:val="XMLExampleChar0"/>
          <w:color w:val="008000"/>
        </w:rPr>
        <w:t>reen</w:t>
      </w:r>
      <w:r>
        <w:t xml:space="preserve"> is comments; XML elements are in </w:t>
      </w:r>
      <w:r w:rsidRPr="00C6628C">
        <w:rPr>
          <w:rStyle w:val="XMLExampleChar0"/>
          <w:color w:val="0000FF"/>
        </w:rPr>
        <w:t>blue</w:t>
      </w:r>
      <w:r>
        <w:t xml:space="preserve">, XML attributes are in </w:t>
      </w:r>
      <w:r w:rsidRPr="00C6628C">
        <w:rPr>
          <w:rStyle w:val="XMLExampleChar0"/>
          <w:color w:val="000000"/>
        </w:rPr>
        <w:t>black</w:t>
      </w:r>
      <w:r>
        <w:t xml:space="preserve">, and attribute values are in </w:t>
      </w:r>
      <w:r w:rsidRPr="00C6628C">
        <w:rPr>
          <w:rStyle w:val="XMLExampleChar0"/>
          <w:b/>
          <w:bCs/>
          <w:color w:val="8000FF"/>
        </w:rPr>
        <w:t>purple</w:t>
      </w:r>
      <w:r>
        <w:t>.</w:t>
      </w:r>
    </w:p>
    <w:p w:rsidR="001150E6" w:rsidRDefault="001150E6" w:rsidP="00C42F77">
      <w:r>
        <w:t>This example metadata record describes itself.</w:t>
      </w:r>
    </w:p>
    <w:p w:rsidR="00F959C7" w:rsidRPr="00416B99" w:rsidRDefault="00F959C7" w:rsidP="00F959C7">
      <w:pPr>
        <w:pStyle w:val="XMLattributeValue"/>
        <w:rPr>
          <w:rFonts w:cs="Arial"/>
          <w:b/>
          <w:szCs w:val="22"/>
        </w:rPr>
      </w:pPr>
      <w:r w:rsidRPr="00522388">
        <w:rPr>
          <w:rFonts w:cs="Arial"/>
          <w:color w:val="auto"/>
          <w:szCs w:val="22"/>
          <w:highlight w:val="yellow"/>
        </w:rPr>
        <w:t>&lt;?</w:t>
      </w:r>
      <w:r w:rsidRPr="003D1227">
        <w:rPr>
          <w:rFonts w:cs="Arial"/>
          <w:color w:val="0000FF"/>
          <w:szCs w:val="22"/>
        </w:rPr>
        <w:t>xml</w:t>
      </w:r>
      <w:r w:rsidRPr="003D1227">
        <w:rPr>
          <w:rStyle w:val="XMLelementValueChar"/>
          <w:rFonts w:cs="Arial"/>
          <w:szCs w:val="22"/>
        </w:rPr>
        <w:t xml:space="preserve"> </w:t>
      </w:r>
      <w:r w:rsidRPr="003D1227">
        <w:rPr>
          <w:rStyle w:val="XMLattributeChar0"/>
          <w:rFonts w:cs="Arial"/>
          <w:szCs w:val="22"/>
        </w:rPr>
        <w:t>version=</w:t>
      </w:r>
      <w:r w:rsidRPr="003D1227">
        <w:rPr>
          <w:rFonts w:cs="Arial"/>
          <w:bCs w:val="0"/>
          <w:szCs w:val="22"/>
        </w:rPr>
        <w:t>"1.0"</w:t>
      </w:r>
      <w:r w:rsidRPr="003D1227">
        <w:rPr>
          <w:rStyle w:val="XMLelementValueChar"/>
          <w:rFonts w:cs="Arial"/>
          <w:szCs w:val="22"/>
        </w:rPr>
        <w:t xml:space="preserve"> </w:t>
      </w:r>
      <w:r w:rsidRPr="003D1227">
        <w:rPr>
          <w:rStyle w:val="XMLattributeChar0"/>
          <w:rFonts w:cs="Arial"/>
          <w:szCs w:val="22"/>
        </w:rPr>
        <w:t>encoding=</w:t>
      </w:r>
      <w:r w:rsidRPr="003D1227">
        <w:rPr>
          <w:rFonts w:cs="Arial"/>
          <w:bCs w:val="0"/>
          <w:szCs w:val="22"/>
        </w:rPr>
        <w:t>"UTF-8"</w:t>
      </w:r>
      <w:r w:rsidRPr="00522388">
        <w:rPr>
          <w:rFonts w:cs="Arial"/>
          <w:color w:val="auto"/>
          <w:szCs w:val="22"/>
          <w:highlight w:val="yellow"/>
        </w:rPr>
        <w:t>?&gt;</w:t>
      </w:r>
    </w:p>
    <w:p w:rsidR="00F959C7" w:rsidRPr="00C86EAE" w:rsidRDefault="00F959C7" w:rsidP="00256D0B">
      <w:pPr>
        <w:pStyle w:val="XMLcommetn"/>
        <w:rPr>
          <w:highlight w:val="white"/>
        </w:rPr>
      </w:pPr>
      <w:r w:rsidRPr="00C86EAE">
        <w:rPr>
          <w:highlight w:val="white"/>
        </w:rPr>
        <w:t>&lt;!--*************************************************************************************************</w:t>
      </w:r>
    </w:p>
    <w:p w:rsidR="00F959C7" w:rsidRPr="00C86EAE" w:rsidRDefault="00F959C7" w:rsidP="00256D0B">
      <w:pPr>
        <w:pStyle w:val="XMLcommetn"/>
        <w:rPr>
          <w:highlight w:val="white"/>
        </w:rPr>
      </w:pPr>
      <w:r w:rsidRPr="00C86EAE">
        <w:rPr>
          <w:highlight w:val="white"/>
        </w:rPr>
        <w:t xml:space="preserve">*** Minimum example of a ISO 19139 Geospatial Dataset Metadata </w:t>
      </w:r>
    </w:p>
    <w:p w:rsidR="00F959C7" w:rsidRPr="00C86EAE" w:rsidRDefault="00F959C7" w:rsidP="00256D0B">
      <w:pPr>
        <w:pStyle w:val="XMLcommetn"/>
        <w:rPr>
          <w:highlight w:val="white"/>
        </w:rPr>
      </w:pPr>
      <w:r w:rsidRPr="00C86EAE">
        <w:rPr>
          <w:highlight w:val="white"/>
        </w:rPr>
        <w:t xml:space="preserve">*** based on the USGIN v1.2 Profile </w:t>
      </w:r>
    </w:p>
    <w:p w:rsidR="00F959C7" w:rsidRPr="00C86EAE" w:rsidRDefault="00F959C7" w:rsidP="00256D0B">
      <w:pPr>
        <w:pStyle w:val="XMLcommetn"/>
        <w:rPr>
          <w:highlight w:val="white"/>
        </w:rPr>
      </w:pPr>
      <w:r w:rsidRPr="00C86EAE">
        <w:rPr>
          <w:highlight w:val="white"/>
        </w:rPr>
        <w:t>*** by USGIN Standards and Protocols Drafting Team</w:t>
      </w:r>
    </w:p>
    <w:p w:rsidR="00F959C7" w:rsidRPr="00C86EAE" w:rsidRDefault="00F959C7" w:rsidP="00256D0B">
      <w:pPr>
        <w:pStyle w:val="XMLcommetn"/>
        <w:rPr>
          <w:highlight w:val="white"/>
        </w:rPr>
      </w:pPr>
      <w:r w:rsidRPr="00C86EAE">
        <w:rPr>
          <w:highlight w:val="white"/>
        </w:rPr>
        <w:t>*** U.S. Geoscience Information System (USGIN) - http://lab.usgin.org</w:t>
      </w:r>
    </w:p>
    <w:p w:rsidR="00F959C7" w:rsidRPr="00C86EAE" w:rsidRDefault="00F959C7" w:rsidP="00256D0B">
      <w:pPr>
        <w:pStyle w:val="XMLcommetn"/>
        <w:rPr>
          <w:highlight w:val="white"/>
        </w:rPr>
      </w:pPr>
      <w:r w:rsidRPr="00C86EAE">
        <w:rPr>
          <w:highlight w:val="white"/>
        </w:rPr>
        <w:t>*** Contributors: Wolfgang Grunberg, Stephen M Richard</w:t>
      </w:r>
    </w:p>
    <w:p w:rsidR="00F959C7" w:rsidRPr="00C86EAE" w:rsidRDefault="00F959C7" w:rsidP="00256D0B">
      <w:pPr>
        <w:pStyle w:val="XMLcommetn"/>
        <w:rPr>
          <w:highlight w:val="white"/>
        </w:rPr>
      </w:pPr>
      <w:r w:rsidRPr="00C86EAE">
        <w:rPr>
          <w:highlight w:val="white"/>
        </w:rPr>
        <w:t>*** 2013-06-13</w:t>
      </w:r>
    </w:p>
    <w:p w:rsidR="00F959C7" w:rsidRPr="00C86EAE" w:rsidRDefault="00F959C7" w:rsidP="00256D0B">
      <w:pPr>
        <w:pStyle w:val="XMLcommetn"/>
        <w:rPr>
          <w:highlight w:val="white"/>
        </w:rPr>
      </w:pPr>
      <w:r w:rsidRPr="00C86EAE">
        <w:rPr>
          <w:highlight w:val="white"/>
        </w:rPr>
        <w:t xml:space="preserve">*** </w:t>
      </w:r>
    </w:p>
    <w:p w:rsidR="00F959C7" w:rsidRPr="00C86EAE" w:rsidRDefault="00F959C7" w:rsidP="00256D0B">
      <w:pPr>
        <w:pStyle w:val="XMLcommetn"/>
        <w:rPr>
          <w:highlight w:val="white"/>
        </w:rPr>
      </w:pPr>
      <w:r w:rsidRPr="00C86EAE">
        <w:rPr>
          <w:highlight w:val="white"/>
        </w:rPr>
        <w:t xml:space="preserve">*** DISCLAIMER: this is not an authoritative metadata example but an aide to get started. </w:t>
      </w:r>
    </w:p>
    <w:p w:rsidR="00F959C7" w:rsidRPr="00C86EAE" w:rsidRDefault="00F959C7" w:rsidP="00256D0B">
      <w:pPr>
        <w:pStyle w:val="XMLcommetn"/>
        <w:rPr>
          <w:highlight w:val="white"/>
        </w:rPr>
      </w:pPr>
      <w:r w:rsidRPr="00C86EAE">
        <w:rPr>
          <w:highlight w:val="white"/>
        </w:rPr>
        <w:t>*** Refer to the USGIN profile document for more specific and complete guidelines.</w:t>
      </w:r>
    </w:p>
    <w:p w:rsidR="00F959C7" w:rsidRPr="00C86EAE" w:rsidRDefault="00F959C7" w:rsidP="00256D0B">
      <w:pPr>
        <w:pStyle w:val="XMLcommetn"/>
        <w:rPr>
          <w:highlight w:val="white"/>
        </w:rPr>
      </w:pPr>
      <w:r w:rsidRPr="00C86EAE">
        <w:rPr>
          <w:highlight w:val="white"/>
        </w:rPr>
        <w:t>***</w:t>
      </w:r>
    </w:p>
    <w:p w:rsidR="00F959C7" w:rsidRPr="00C86EAE" w:rsidRDefault="00F959C7" w:rsidP="00256D0B">
      <w:pPr>
        <w:pStyle w:val="XMLcommetn"/>
        <w:rPr>
          <w:highlight w:val="white"/>
        </w:rPr>
      </w:pPr>
      <w:r w:rsidRPr="00C86EAE">
        <w:rPr>
          <w:highlight w:val="white"/>
        </w:rPr>
        <w:t>*** Validated against http://www.isotc211.org/2005/gmd (ISO 19115, CSW 2.0.2 AP ISO 1.0).</w:t>
      </w:r>
    </w:p>
    <w:p w:rsidR="00F959C7" w:rsidRPr="00C86EAE" w:rsidRDefault="00F959C7" w:rsidP="00256D0B">
      <w:pPr>
        <w:pStyle w:val="XMLcommetn"/>
        <w:rPr>
          <w:highlight w:val="white"/>
        </w:rPr>
      </w:pPr>
      <w:r w:rsidRPr="00C86EAE">
        <w:rPr>
          <w:highlight w:val="white"/>
        </w:rPr>
        <w:t xml:space="preserve">*** Follows the USGIN ISO 19139 Dataset Metadata Profile v1.2. </w:t>
      </w:r>
    </w:p>
    <w:p w:rsidR="00F959C7" w:rsidRPr="00C86EAE" w:rsidRDefault="00F959C7" w:rsidP="00256D0B">
      <w:pPr>
        <w:pStyle w:val="XMLcommetn"/>
        <w:rPr>
          <w:highlight w:val="white"/>
        </w:rPr>
      </w:pPr>
      <w:r w:rsidRPr="00C86EAE">
        <w:rPr>
          <w:highlight w:val="white"/>
        </w:rPr>
        <w:t xml:space="preserve">*** </w:t>
      </w:r>
    </w:p>
    <w:p w:rsidR="00F959C7" w:rsidRPr="00C86EAE" w:rsidRDefault="00F959C7" w:rsidP="00256D0B">
      <w:pPr>
        <w:pStyle w:val="XMLcommetn"/>
        <w:rPr>
          <w:highlight w:val="white"/>
        </w:rPr>
      </w:pPr>
      <w:r w:rsidRPr="00C86EAE">
        <w:rPr>
          <w:highlight w:val="white"/>
        </w:rPr>
        <w:t>*** NOTES:</w:t>
      </w:r>
    </w:p>
    <w:p w:rsidR="00F959C7" w:rsidRPr="00C86EAE" w:rsidRDefault="00F959C7" w:rsidP="00256D0B">
      <w:pPr>
        <w:pStyle w:val="XMLcommetn"/>
        <w:rPr>
          <w:highlight w:val="white"/>
        </w:rPr>
      </w:pPr>
      <w:r w:rsidRPr="00C86EAE">
        <w:rPr>
          <w:highlight w:val="white"/>
        </w:rPr>
        <w:t xml:space="preserve">*** - Codelists: </w:t>
      </w:r>
    </w:p>
    <w:p w:rsidR="00F959C7" w:rsidRPr="00C86EAE" w:rsidRDefault="00F959C7" w:rsidP="00256D0B">
      <w:pPr>
        <w:pStyle w:val="XMLcommetn"/>
        <w:rPr>
          <w:highlight w:val="white"/>
        </w:rPr>
      </w:pPr>
      <w:r w:rsidRPr="00C86EAE">
        <w:rPr>
          <w:highlight w:val="white"/>
        </w:rPr>
        <w:t xml:space="preserve">*** Most ISO metadata profiles and applications use ISO codelists or codelists that use ISO's codelist names. </w:t>
      </w:r>
    </w:p>
    <w:p w:rsidR="00F959C7" w:rsidRPr="00C86EAE" w:rsidRDefault="00F959C7" w:rsidP="00256D0B">
      <w:pPr>
        <w:pStyle w:val="XMLcommetn"/>
        <w:rPr>
          <w:highlight w:val="white"/>
        </w:rPr>
      </w:pPr>
      <w:r w:rsidRPr="00C86EAE">
        <w:rPr>
          <w:highlight w:val="white"/>
        </w:rPr>
        <w:t>***</w:t>
      </w:r>
    </w:p>
    <w:p w:rsidR="00F959C7" w:rsidRPr="00C86EAE" w:rsidRDefault="00F959C7" w:rsidP="00256D0B">
      <w:pPr>
        <w:pStyle w:val="XMLcommetn"/>
        <w:rPr>
          <w:highlight w:val="white"/>
        </w:rPr>
      </w:pPr>
      <w:r w:rsidRPr="00C86EAE">
        <w:rPr>
          <w:highlight w:val="white"/>
        </w:rPr>
        <w:t xml:space="preserve">*** - Language code: </w:t>
      </w:r>
    </w:p>
    <w:p w:rsidR="00F959C7" w:rsidRPr="00C86EAE" w:rsidRDefault="00F959C7" w:rsidP="00256D0B">
      <w:pPr>
        <w:pStyle w:val="XMLcommetn"/>
        <w:rPr>
          <w:highlight w:val="white"/>
        </w:rPr>
      </w:pPr>
      <w:r w:rsidRPr="00C86EAE">
        <w:rPr>
          <w:highlight w:val="white"/>
        </w:rPr>
        <w:t>*** Use ISO &lt;ISO639-2/T three letter language code - lower case&gt; formatting.</w:t>
      </w:r>
    </w:p>
    <w:p w:rsidR="00F959C7" w:rsidRPr="00C86EAE" w:rsidRDefault="00F959C7" w:rsidP="00256D0B">
      <w:pPr>
        <w:pStyle w:val="XMLcommetn"/>
        <w:rPr>
          <w:highlight w:val="white"/>
        </w:rPr>
      </w:pPr>
      <w:r w:rsidRPr="00C86EAE">
        <w:rPr>
          <w:highlight w:val="white"/>
        </w:rPr>
        <w:t>***</w:t>
      </w:r>
    </w:p>
    <w:p w:rsidR="00F959C7" w:rsidRPr="00C86EAE" w:rsidRDefault="00F959C7" w:rsidP="00256D0B">
      <w:pPr>
        <w:pStyle w:val="XMLcommetn"/>
        <w:rPr>
          <w:highlight w:val="white"/>
        </w:rPr>
      </w:pPr>
      <w:r w:rsidRPr="00C86EAE">
        <w:rPr>
          <w:highlight w:val="white"/>
        </w:rPr>
        <w:t xml:space="preserve">*** KEY: (NAP-USGIN) - M/C/O/X (Mandatory, Conditional, Optional, Not Used) </w:t>
      </w:r>
    </w:p>
    <w:p w:rsidR="00F959C7" w:rsidRPr="00C86EAE" w:rsidRDefault="00F959C7" w:rsidP="00256D0B">
      <w:pPr>
        <w:pStyle w:val="XMLcommetn"/>
        <w:rPr>
          <w:highlight w:val="white"/>
        </w:rPr>
      </w:pPr>
      <w:r w:rsidRPr="00C86EAE">
        <w:rPr>
          <w:highlight w:val="white"/>
        </w:rPr>
        <w:t>***</w:t>
      </w:r>
    </w:p>
    <w:p w:rsidR="000D7AF5" w:rsidRDefault="00F959C7" w:rsidP="00256D0B">
      <w:pPr>
        <w:pStyle w:val="XMLcommetn"/>
        <w:rPr>
          <w:rStyle w:val="XMLelementValueChar"/>
          <w:rFonts w:cs="Arial"/>
          <w:b w:val="0"/>
          <w:szCs w:val="22"/>
          <w:highlight w:val="white"/>
        </w:rPr>
      </w:pPr>
      <w:r w:rsidRPr="00C86EAE">
        <w:rPr>
          <w:highlight w:val="white"/>
        </w:rPr>
        <w:t>**********************************************************************************************--&gt;</w:t>
      </w:r>
    </w:p>
    <w:p w:rsidR="00F959C7" w:rsidRPr="00416B99" w:rsidRDefault="000D7AF5" w:rsidP="00256D0B">
      <w:pPr>
        <w:pStyle w:val="XMLcommetn"/>
        <w:rPr>
          <w:rStyle w:val="XMLelementValueChar"/>
          <w:rFonts w:cs="Arial"/>
          <w:b w:val="0"/>
          <w:szCs w:val="22"/>
          <w:highlight w:val="white"/>
        </w:rPr>
      </w:pPr>
      <w:r>
        <w:rPr>
          <w:rStyle w:val="XMLelementValueChar"/>
          <w:rFonts w:cs="Arial"/>
          <w:b w:val="0"/>
          <w:szCs w:val="22"/>
          <w:highlight w:val="white"/>
        </w:rPr>
        <w:t xml:space="preserve">       </w:t>
      </w:r>
      <w:r w:rsidR="00F959C7" w:rsidRPr="00C86EAE">
        <w:rPr>
          <w:highlight w:val="white"/>
        </w:rPr>
        <w:t>&lt;!-- USGIN ISO 19139 geospatial dataset metadata record --&gt;</w:t>
      </w:r>
    </w:p>
    <w:p w:rsidR="00F959C7" w:rsidRPr="00416B99" w:rsidRDefault="00F959C7" w:rsidP="00F959C7">
      <w:pPr>
        <w:pStyle w:val="XMLelement0"/>
        <w:rPr>
          <w:rFonts w:cs="Arial"/>
          <w:szCs w:val="22"/>
          <w:highlight w:val="white"/>
        </w:rPr>
      </w:pPr>
      <w:r w:rsidRPr="00416B99">
        <w:rPr>
          <w:rFonts w:cs="Arial"/>
          <w:szCs w:val="22"/>
          <w:highlight w:val="white"/>
        </w:rPr>
        <w:t>&lt;gmd:MD_Metadata</w:t>
      </w:r>
      <w:r w:rsidRPr="00416B99">
        <w:rPr>
          <w:rFonts w:cs="Arial"/>
          <w:color w:val="000000"/>
          <w:szCs w:val="22"/>
          <w:highlight w:val="white"/>
        </w:rPr>
        <w:t xml:space="preserve"> </w:t>
      </w:r>
    </w:p>
    <w:p w:rsidR="00F959C7" w:rsidRPr="00C86EAE" w:rsidRDefault="00F959C7" w:rsidP="00416B99">
      <w:pPr>
        <w:pStyle w:val="XMLattributeValue"/>
        <w:tabs>
          <w:tab w:val="clear" w:pos="144"/>
          <w:tab w:val="clear" w:pos="540"/>
          <w:tab w:val="clear" w:pos="1080"/>
          <w:tab w:val="left" w:pos="1100"/>
        </w:tabs>
        <w:rPr>
          <w:rFonts w:cs="Arial"/>
          <w:szCs w:val="22"/>
          <w:highlight w:val="white"/>
        </w:rPr>
      </w:pPr>
      <w:r w:rsidRPr="00416B99">
        <w:rPr>
          <w:rStyle w:val="XMLelementValueChar"/>
          <w:rFonts w:cs="Arial"/>
          <w:szCs w:val="22"/>
          <w:highlight w:val="white"/>
        </w:rPr>
        <w:tab/>
      </w:r>
      <w:r w:rsidR="00416B99">
        <w:rPr>
          <w:rStyle w:val="XMLelementValueChar"/>
          <w:rFonts w:cs="Arial"/>
          <w:szCs w:val="22"/>
          <w:highlight w:val="white"/>
        </w:rPr>
        <w:t xml:space="preserve">          </w:t>
      </w:r>
      <w:r w:rsidR="00416B99" w:rsidRPr="00C86EAE">
        <w:rPr>
          <w:rStyle w:val="XMLelementValueChar"/>
          <w:rFonts w:cs="Arial"/>
          <w:szCs w:val="22"/>
          <w:highlight w:val="white"/>
        </w:rPr>
        <w:t xml:space="preserve">  </w:t>
      </w:r>
      <w:r w:rsidRPr="00C86EAE">
        <w:rPr>
          <w:rFonts w:cs="Arial"/>
          <w:color w:val="FF0000"/>
          <w:szCs w:val="22"/>
          <w:highlight w:val="white"/>
        </w:rPr>
        <w:t>xmlns:gmd</w:t>
      </w:r>
      <w:r w:rsidRPr="00C86EAE">
        <w:rPr>
          <w:rStyle w:val="XMLelementValueChar"/>
          <w:rFonts w:cs="Arial"/>
          <w:b w:val="0"/>
          <w:szCs w:val="22"/>
          <w:highlight w:val="white"/>
        </w:rPr>
        <w:t>=</w:t>
      </w:r>
      <w:r w:rsidRPr="00C86EAE">
        <w:rPr>
          <w:rFonts w:cs="Arial"/>
          <w:bCs w:val="0"/>
          <w:szCs w:val="22"/>
          <w:highlight w:val="white"/>
        </w:rPr>
        <w:t>"http://www.isotc211.org/2005/gmd"</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xmlns:gco</w:t>
      </w:r>
      <w:r w:rsidRPr="00C86EAE">
        <w:rPr>
          <w:rStyle w:val="XMLelementValueChar"/>
          <w:rFonts w:cs="Arial"/>
          <w:b w:val="0"/>
          <w:szCs w:val="22"/>
          <w:highlight w:val="white"/>
        </w:rPr>
        <w:t>=</w:t>
      </w:r>
      <w:r w:rsidRPr="00C86EAE">
        <w:rPr>
          <w:rFonts w:cs="Arial"/>
          <w:bCs w:val="0"/>
          <w:szCs w:val="22"/>
          <w:highlight w:val="white"/>
        </w:rPr>
        <w:t>"http://www.isotc211.org/2005/gco"</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xmlns:gml</w:t>
      </w:r>
      <w:r w:rsidRPr="00C86EAE">
        <w:rPr>
          <w:rStyle w:val="XMLelementValueChar"/>
          <w:rFonts w:cs="Arial"/>
          <w:b w:val="0"/>
          <w:szCs w:val="22"/>
          <w:highlight w:val="white"/>
        </w:rPr>
        <w:t>=</w:t>
      </w:r>
      <w:r w:rsidRPr="00C86EAE">
        <w:rPr>
          <w:rFonts w:cs="Arial"/>
          <w:bCs w:val="0"/>
          <w:szCs w:val="22"/>
          <w:highlight w:val="white"/>
        </w:rPr>
        <w:t>"http://www.opengis.net/gml"</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xmlns:xlink</w:t>
      </w:r>
      <w:r w:rsidRPr="00C86EAE">
        <w:rPr>
          <w:rStyle w:val="XMLelementValueChar"/>
          <w:rFonts w:cs="Arial"/>
          <w:b w:val="0"/>
          <w:szCs w:val="22"/>
          <w:highlight w:val="white"/>
        </w:rPr>
        <w:t>=</w:t>
      </w:r>
      <w:r w:rsidRPr="00C86EAE">
        <w:rPr>
          <w:rFonts w:cs="Arial"/>
          <w:bCs w:val="0"/>
          <w:szCs w:val="22"/>
          <w:highlight w:val="white"/>
        </w:rPr>
        <w:t>"http://www.w3.org/1999/xlink"</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xmlns:xsi</w:t>
      </w:r>
      <w:r w:rsidRPr="00C86EAE">
        <w:rPr>
          <w:rStyle w:val="XMLelementValueChar"/>
          <w:rFonts w:cs="Arial"/>
          <w:b w:val="0"/>
          <w:szCs w:val="22"/>
          <w:highlight w:val="white"/>
        </w:rPr>
        <w:t>=</w:t>
      </w:r>
      <w:r w:rsidRPr="00C86EAE">
        <w:rPr>
          <w:rFonts w:cs="Arial"/>
          <w:bCs w:val="0"/>
          <w:szCs w:val="22"/>
          <w:highlight w:val="white"/>
        </w:rPr>
        <w:t>"http://www.w3.org/2001/XMLSchema-instance"</w:t>
      </w:r>
    </w:p>
    <w:p w:rsidR="000D7AF5" w:rsidRDefault="00F959C7" w:rsidP="00C86EAE">
      <w:pPr>
        <w:pStyle w:val="XMLattributeValue"/>
        <w:ind w:left="1100" w:hanging="1100"/>
        <w:rPr>
          <w:color w:val="0000FF"/>
          <w:highlight w:val="white"/>
        </w:rPr>
      </w:pPr>
      <w:r w:rsidRPr="00416B99">
        <w:rPr>
          <w:rStyle w:val="XMLelementValueChar"/>
          <w:rFonts w:cs="Arial"/>
          <w:szCs w:val="22"/>
          <w:highlight w:val="white"/>
        </w:rPr>
        <w:tab/>
      </w:r>
      <w:r w:rsidR="00416B99">
        <w:rPr>
          <w:rStyle w:val="XMLelementValueChar"/>
          <w:rFonts w:cs="Arial"/>
          <w:szCs w:val="22"/>
          <w:highlight w:val="white"/>
        </w:rPr>
        <w:t xml:space="preserve">               </w:t>
      </w:r>
      <w:r w:rsidRPr="00416B99">
        <w:rPr>
          <w:color w:val="FF0000"/>
          <w:highlight w:val="white"/>
        </w:rPr>
        <w:t>xsi:schemaLocation</w:t>
      </w:r>
      <w:r w:rsidRPr="00C86EAE">
        <w:rPr>
          <w:rStyle w:val="XMLelementValueChar"/>
          <w:rFonts w:cs="Arial"/>
          <w:b w:val="0"/>
          <w:szCs w:val="22"/>
          <w:highlight w:val="white"/>
        </w:rPr>
        <w:t>=</w:t>
      </w:r>
      <w:r w:rsidRPr="00416B99">
        <w:rPr>
          <w:highlight w:val="white"/>
        </w:rPr>
        <w:t xml:space="preserve">"http://www.isotc211.org/2005/gmd </w:t>
      </w:r>
      <w:r w:rsidR="00416B99">
        <w:rPr>
          <w:highlight w:val="white"/>
        </w:rPr>
        <w:t xml:space="preserve">        </w:t>
      </w:r>
      <w:r w:rsidRPr="00416B99">
        <w:rPr>
          <w:highlight w:val="white"/>
        </w:rPr>
        <w:t>http://schemas.</w:t>
      </w:r>
      <w:r w:rsidRPr="00C86EAE">
        <w:rPr>
          <w:highlight w:val="white"/>
        </w:rPr>
        <w:t>opengis</w:t>
      </w:r>
      <w:r w:rsidRPr="00416B99">
        <w:rPr>
          <w:highlight w:val="white"/>
        </w:rPr>
        <w:t>.net/csw/2.0.2/profiles/apiso/1.0.0/apiso.xsd"</w:t>
      </w:r>
      <w:r w:rsidRPr="00416B99">
        <w:rPr>
          <w:color w:val="0000FF"/>
          <w:highlight w:val="white"/>
        </w:rPr>
        <w:t>&gt;</w:t>
      </w:r>
    </w:p>
    <w:p w:rsidR="00F959C7" w:rsidRPr="000D7AF5" w:rsidRDefault="00C86EAE" w:rsidP="00256D0B">
      <w:pPr>
        <w:pStyle w:val="XMLcommetn"/>
        <w:rPr>
          <w:rStyle w:val="XMLelementValueChar"/>
          <w:rFonts w:cs="Arial"/>
          <w:bCs w:val="0"/>
          <w:color w:val="8000FF"/>
          <w:szCs w:val="22"/>
          <w:highlight w:val="white"/>
        </w:rPr>
      </w:pPr>
      <w:r>
        <w:rPr>
          <w:highlight w:val="white"/>
        </w:rPr>
        <w:t xml:space="preserve">       </w:t>
      </w:r>
      <w:r w:rsidR="00F959C7" w:rsidRPr="00C86EAE">
        <w:rPr>
          <w:highlight w:val="white"/>
        </w:rPr>
        <w:t>&lt;!-- (M-M) Metadata file identifier - A unique File Identifier (G</w:t>
      </w:r>
      <w:r w:rsidR="000D7AF5" w:rsidRPr="00C86EAE">
        <w:rPr>
          <w:highlight w:val="white"/>
        </w:rPr>
        <w:t xml:space="preserve">UID) - USGIN recommends using a </w:t>
      </w:r>
      <w:r w:rsidR="00F959C7" w:rsidRPr="00C86EAE">
        <w:rPr>
          <w:highlight w:val="white"/>
        </w:rPr>
        <w:t>valid Universally Unique Identifier (UUID)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&lt;gmd:fileIdentifier&gt;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08fb00c8-0882-4bf7-b07f-fd37050c5efc</w:t>
      </w:r>
      <w:r w:rsidRPr="00416B99">
        <w:rPr>
          <w:rFonts w:cs="Arial"/>
          <w:szCs w:val="22"/>
          <w:highlight w:val="white"/>
        </w:rPr>
        <w:t>&lt;/gco:CharacterString&gt;</w:t>
      </w:r>
    </w:p>
    <w:p w:rsidR="0082487B" w:rsidRDefault="00F959C7" w:rsidP="0082487B">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&lt;/gmd:fileIdentifier&gt;</w:t>
      </w:r>
    </w:p>
    <w:p w:rsidR="00F959C7" w:rsidRPr="0082487B" w:rsidRDefault="0082487B" w:rsidP="0082487B">
      <w:pPr>
        <w:pStyle w:val="XMLelement0"/>
        <w:ind w:left="600" w:hanging="600"/>
        <w:rPr>
          <w:rStyle w:val="XMLelementValueChar"/>
          <w:rFonts w:cs="Arial"/>
          <w:b w:val="0"/>
          <w:bCs w:val="0"/>
          <w:color w:val="0000FF"/>
          <w:szCs w:val="22"/>
          <w:highlight w:val="white"/>
        </w:rPr>
      </w:pPr>
      <w:r>
        <w:rPr>
          <w:rStyle w:val="XMLcommetnChar"/>
          <w:rFonts w:cs="Arial"/>
          <w:szCs w:val="22"/>
          <w:highlight w:val="white"/>
        </w:rPr>
        <w:lastRenderedPageBreak/>
        <w:t xml:space="preserve">          </w:t>
      </w:r>
      <w:r w:rsidR="00F959C7" w:rsidRPr="00416B99">
        <w:rPr>
          <w:rStyle w:val="XMLcommetnChar"/>
          <w:rFonts w:cs="Arial"/>
          <w:szCs w:val="22"/>
          <w:highlight w:val="white"/>
        </w:rPr>
        <w:t>&lt;!-- (M-M) Metadata language - ISO &lt;ISO639-2/T three le</w:t>
      </w:r>
      <w:r w:rsidR="000D7AF5">
        <w:rPr>
          <w:rStyle w:val="XMLcommetnChar"/>
          <w:rFonts w:cs="Arial"/>
          <w:szCs w:val="22"/>
          <w:highlight w:val="white"/>
        </w:rPr>
        <w:t>tter language code - lower case</w:t>
      </w:r>
      <w:r w:rsidR="00F959C7" w:rsidRPr="00416B99">
        <w:rPr>
          <w:rStyle w:val="XMLcommetnChar"/>
          <w:rFonts w:cs="Arial"/>
          <w:szCs w:val="22"/>
          <w:highlight w:val="white"/>
        </w:rPr>
        <w:t xml:space="preserve"> formatting. --&gt;</w:t>
      </w:r>
    </w:p>
    <w:p w:rsidR="00F959C7" w:rsidRPr="00416B99" w:rsidRDefault="00F959C7" w:rsidP="00C86EAE">
      <w:pPr>
        <w:pStyle w:val="XMLExample0"/>
        <w:pBdr>
          <w:top w:val="none" w:sz="0" w:space="0" w:color="auto"/>
          <w:left w:val="none" w:sz="0" w:space="0" w:color="auto"/>
          <w:bottom w:val="none" w:sz="0" w:space="0" w:color="auto"/>
          <w:right w:val="none" w:sz="0" w:space="0" w:color="auto"/>
        </w:pBdr>
        <w:rPr>
          <w:rFonts w:ascii="Arial" w:hAnsi="Arial" w:cs="Arial"/>
          <w:sz w:val="22"/>
          <w:szCs w:val="22"/>
          <w:highlight w:val="white"/>
        </w:rPr>
      </w:pPr>
      <w:r w:rsidRPr="00416B99">
        <w:rPr>
          <w:rStyle w:val="XMLelementValueChar"/>
          <w:rFonts w:cs="Arial"/>
          <w:b w:val="0"/>
          <w:szCs w:val="22"/>
          <w:highlight w:val="white"/>
        </w:rPr>
        <w:tab/>
      </w:r>
      <w:r w:rsidRPr="00416B99">
        <w:rPr>
          <w:rFonts w:ascii="Arial" w:hAnsi="Arial" w:cs="Arial"/>
          <w:color w:val="0000FF"/>
          <w:sz w:val="22"/>
          <w:szCs w:val="22"/>
          <w:highlight w:val="white"/>
        </w:rPr>
        <w:t>&lt;gmd:language&gt;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eng</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&lt;/gmd:language&gt;</w:t>
      </w:r>
    </w:p>
    <w:p w:rsidR="00F959C7" w:rsidRPr="00416B99" w:rsidRDefault="00F959C7" w:rsidP="00F959C7">
      <w:pPr>
        <w:pStyle w:val="XMLelement0"/>
        <w:rPr>
          <w:rFonts w:cs="Arial"/>
          <w:szCs w:val="22"/>
          <w:highlight w:val="white"/>
        </w:rPr>
      </w:pPr>
    </w:p>
    <w:p w:rsidR="00F959C7" w:rsidRPr="00416B99" w:rsidRDefault="00C86EAE" w:rsidP="00256D0B">
      <w:pPr>
        <w:pStyle w:val="XMLcommetn"/>
        <w:rPr>
          <w:rStyle w:val="XMLelementValueChar"/>
          <w:rFonts w:cs="Arial"/>
          <w:b w:val="0"/>
          <w:szCs w:val="22"/>
          <w:highlight w:val="white"/>
        </w:rPr>
      </w:pPr>
      <w:r>
        <w:rPr>
          <w:highlight w:val="white"/>
        </w:rPr>
        <w:t xml:space="preserve">        </w:t>
      </w:r>
      <w:r w:rsidR="00F959C7" w:rsidRPr="00C86EAE">
        <w:rPr>
          <w:highlight w:val="white"/>
        </w:rPr>
        <w:t>&lt;!-- (M-M) Metadata character set  - USGIN requires that a character set code is defined to facilitate CSW servers (deegree, GeoNetwork, etc.).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&lt;gmd:characterSet&gt;</w:t>
      </w:r>
    </w:p>
    <w:p w:rsidR="00F959C7" w:rsidRPr="00416B99" w:rsidRDefault="00C86EAE" w:rsidP="00256D0B">
      <w:pPr>
        <w:pStyle w:val="XMLcommentIndent"/>
        <w:rPr>
          <w:rStyle w:val="XMLelementValueChar"/>
          <w:rFonts w:cs="Arial"/>
          <w:b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MD_CharacterSetCode names: {ucs2, ucs4, utf7, utf8, utf16, 8859part1, 8859part2, 8859part3, 8859part4, 8859part5, 8859part6, 8859part7, 8859part8, 8859part9, 8859part10, 8859part11, 8859part13, 8859part14, 8859part15, 8859part16, jis, shiftJIS, eucJP, usAscii, ebcdic, eucKR, big5, GB2312} --&gt;</w:t>
      </w:r>
    </w:p>
    <w:p w:rsidR="00F959C7" w:rsidRPr="00C86EAE" w:rsidRDefault="00F959C7" w:rsidP="00C86EAE">
      <w:pPr>
        <w:pStyle w:val="XMLExample0"/>
        <w:pBdr>
          <w:top w:val="none" w:sz="0" w:space="0" w:color="auto"/>
          <w:left w:val="none" w:sz="0" w:space="0" w:color="auto"/>
          <w:bottom w:val="none" w:sz="0" w:space="0" w:color="auto"/>
          <w:right w:val="none" w:sz="0" w:space="0" w:color="auto"/>
        </w:pBdr>
        <w:rPr>
          <w:rFonts w:ascii="Arial" w:hAnsi="Arial" w:cs="Arial"/>
          <w:sz w:val="22"/>
          <w:szCs w:val="22"/>
          <w:highlight w:val="white"/>
        </w:rPr>
      </w:pPr>
      <w:r w:rsidRPr="00416B99">
        <w:rPr>
          <w:rStyle w:val="XMLelementValueChar"/>
          <w:rFonts w:cs="Arial"/>
          <w:b w:val="0"/>
          <w:szCs w:val="22"/>
          <w:highlight w:val="white"/>
        </w:rPr>
        <w:tab/>
      </w:r>
      <w:r w:rsidR="00C866EB">
        <w:rPr>
          <w:rStyle w:val="XMLelementValueChar"/>
          <w:rFonts w:cs="Arial"/>
          <w:b w:val="0"/>
          <w:szCs w:val="22"/>
          <w:highlight w:val="white"/>
        </w:rPr>
        <w:t xml:space="preserve">   </w:t>
      </w:r>
      <w:r w:rsidRPr="00C86EAE">
        <w:rPr>
          <w:rFonts w:ascii="Arial" w:hAnsi="Arial" w:cs="Arial"/>
          <w:color w:val="0000FF"/>
          <w:sz w:val="22"/>
          <w:szCs w:val="22"/>
          <w:highlight w:val="white"/>
        </w:rPr>
        <w:t>&lt;gmd:MD_CharacterSetCode</w:t>
      </w:r>
      <w:r w:rsidRPr="00C86EAE">
        <w:rPr>
          <w:rFonts w:ascii="Arial" w:hAnsi="Arial" w:cs="Arial"/>
          <w:color w:val="000000"/>
          <w:sz w:val="22"/>
          <w:szCs w:val="22"/>
          <w:highlight w:val="white"/>
        </w:rPr>
        <w:t xml:space="preserve"> </w:t>
      </w:r>
    </w:p>
    <w:p w:rsidR="00F959C7" w:rsidRPr="00C86EAE" w:rsidRDefault="00F959C7" w:rsidP="00C866EB">
      <w:pPr>
        <w:pStyle w:val="XMLattributeValue"/>
        <w:tabs>
          <w:tab w:val="clear" w:pos="144"/>
          <w:tab w:val="clear" w:pos="360"/>
          <w:tab w:val="left" w:pos="500"/>
        </w:tabs>
        <w:ind w:left="400" w:hanging="400"/>
        <w:rPr>
          <w:rFonts w:cs="Arial"/>
          <w:szCs w:val="22"/>
          <w:highlight w:val="white"/>
        </w:rPr>
      </w:pPr>
      <w:r w:rsidRPr="00C86EAE">
        <w:rPr>
          <w:rStyle w:val="XMLelementValueChar"/>
          <w:rFonts w:cs="Arial"/>
          <w:b w:val="0"/>
          <w:szCs w:val="22"/>
          <w:highlight w:val="white"/>
        </w:rPr>
        <w:tab/>
      </w:r>
      <w:r w:rsidRPr="00C86EAE">
        <w:rPr>
          <w:rStyle w:val="XMLattributeChar0"/>
          <w:rFonts w:cs="Arial"/>
          <w:szCs w:val="22"/>
          <w:highlight w:val="white"/>
        </w:rPr>
        <w:t>codeList=</w:t>
      </w:r>
      <w:r w:rsidRPr="00C86EAE">
        <w:rPr>
          <w:rFonts w:cs="Arial"/>
          <w:bCs w:val="0"/>
          <w:szCs w:val="22"/>
          <w:highlight w:val="white"/>
        </w:rPr>
        <w:t>"http://www.isotc211.org/2005/resources/Codelist/gmxCodelists.xml#MD_CharacterSetCode"</w:t>
      </w:r>
      <w:r w:rsidRPr="00C86EAE">
        <w:rPr>
          <w:rStyle w:val="XMLelementValueChar"/>
          <w:rFonts w:cs="Arial"/>
          <w:b w:val="0"/>
          <w:szCs w:val="22"/>
          <w:highlight w:val="white"/>
        </w:rPr>
        <w:t xml:space="preserve"> </w:t>
      </w:r>
      <w:r w:rsidRPr="00C86EAE">
        <w:rPr>
          <w:rStyle w:val="XMLattributeChar0"/>
          <w:rFonts w:cs="Arial"/>
          <w:szCs w:val="22"/>
          <w:highlight w:val="white"/>
        </w:rPr>
        <w:t>codeListValue=</w:t>
      </w:r>
      <w:r w:rsidRPr="00C86EAE">
        <w:rPr>
          <w:rFonts w:cs="Arial"/>
          <w:bCs w:val="0"/>
          <w:szCs w:val="22"/>
          <w:highlight w:val="white"/>
        </w:rPr>
        <w:t>"utf8"</w:t>
      </w:r>
      <w:r w:rsidRPr="00C86EAE">
        <w:rPr>
          <w:rFonts w:cs="Arial"/>
          <w:color w:val="0000FF"/>
          <w:szCs w:val="22"/>
          <w:highlight w:val="white"/>
        </w:rPr>
        <w:t>&gt;</w:t>
      </w:r>
      <w:r w:rsidRPr="00C86EAE">
        <w:rPr>
          <w:rStyle w:val="XMLelementValueChar"/>
          <w:rFonts w:cs="Arial"/>
          <w:b w:val="0"/>
          <w:szCs w:val="22"/>
          <w:highlight w:val="white"/>
        </w:rPr>
        <w:t>UTF-8</w:t>
      </w:r>
      <w:r w:rsidRPr="00C86EAE">
        <w:rPr>
          <w:rFonts w:cs="Arial"/>
          <w:color w:val="0000FF"/>
          <w:szCs w:val="22"/>
          <w:highlight w:val="white"/>
        </w:rPr>
        <w:t>&lt;/gmd:MD_CharacterSetCode&gt;</w:t>
      </w:r>
    </w:p>
    <w:p w:rsidR="00F959C7" w:rsidRPr="00416B99" w:rsidRDefault="00F959C7" w:rsidP="00F959C7">
      <w:pPr>
        <w:pStyle w:val="XMLelement0"/>
        <w:rPr>
          <w:rFonts w:cs="Arial"/>
          <w:szCs w:val="22"/>
          <w:highlight w:val="white"/>
        </w:rPr>
      </w:pPr>
      <w:r w:rsidRPr="00C86EAE">
        <w:rPr>
          <w:rStyle w:val="XMLelementValueChar"/>
          <w:rFonts w:cs="Arial"/>
          <w:b w:val="0"/>
          <w:szCs w:val="22"/>
          <w:highlight w:val="white"/>
        </w:rPr>
        <w:tab/>
      </w:r>
      <w:r w:rsidRPr="00C86EAE">
        <w:rPr>
          <w:rFonts w:cs="Arial"/>
          <w:szCs w:val="22"/>
          <w:highlight w:val="white"/>
        </w:rPr>
        <w:t>&lt;/gmd:characterSet&gt;</w:t>
      </w:r>
    </w:p>
    <w:p w:rsidR="00F959C7" w:rsidRPr="00416B99" w:rsidRDefault="0082487B" w:rsidP="0082487B">
      <w:pPr>
        <w:pStyle w:val="XMLelement0"/>
        <w:ind w:left="600" w:hanging="600"/>
        <w:rPr>
          <w:rStyle w:val="XMLelementValueChar"/>
          <w:rFonts w:cs="Arial"/>
          <w:b w:val="0"/>
          <w:bCs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(M-M) Resource type - Define if this record is a: dataset (default), service, feature, software, etc.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&lt;gmd:hierarchyLevel&gt;</w:t>
      </w:r>
    </w:p>
    <w:p w:rsidR="00F959C7" w:rsidRPr="00416B99" w:rsidRDefault="0082487B" w:rsidP="00256D0B">
      <w:pPr>
        <w:pStyle w:val="XMLcommentIndent"/>
        <w:rPr>
          <w:rStyle w:val="XMLelementValueChar"/>
          <w:rFonts w:cs="Arial"/>
          <w:b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MD_ScopeCode code names: {attribute, att</w:t>
      </w:r>
      <w:r>
        <w:rPr>
          <w:rStyle w:val="XMLcommetnChar"/>
          <w:rFonts w:cs="Arial"/>
          <w:szCs w:val="22"/>
          <w:highlight w:val="white"/>
        </w:rPr>
        <w:t>ributeType, collectionHardware,</w:t>
      </w:r>
      <w:r w:rsidR="00F959C7" w:rsidRPr="00416B99">
        <w:rPr>
          <w:rStyle w:val="XMLcommetnChar"/>
          <w:rFonts w:cs="Arial"/>
          <w:szCs w:val="22"/>
          <w:highlight w:val="white"/>
        </w:rPr>
        <w:t>collectionSession, dataset, series, nonGeographicDataset, dimensionGroup, feature, featureType, propertyType, fieldSession, software, service, model, tile}. --&gt;</w:t>
      </w:r>
    </w:p>
    <w:p w:rsidR="00F959C7" w:rsidRPr="00C866EB" w:rsidRDefault="00F959C7" w:rsidP="00C86EAE">
      <w:pPr>
        <w:pStyle w:val="XMLExample0"/>
        <w:pBdr>
          <w:top w:val="none" w:sz="0" w:space="0" w:color="auto"/>
          <w:left w:val="none" w:sz="0" w:space="0" w:color="auto"/>
          <w:bottom w:val="none" w:sz="0" w:space="0" w:color="auto"/>
          <w:right w:val="none" w:sz="0" w:space="0" w:color="auto"/>
        </w:pBdr>
        <w:ind w:left="500" w:hanging="500"/>
        <w:rPr>
          <w:rFonts w:ascii="Arial" w:hAnsi="Arial" w:cs="Arial"/>
          <w:sz w:val="22"/>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ascii="Arial" w:hAnsi="Arial" w:cs="Arial"/>
          <w:color w:val="0000FF"/>
          <w:sz w:val="22"/>
          <w:szCs w:val="22"/>
          <w:highlight w:val="white"/>
        </w:rPr>
        <w:t>&lt;gmd:MD_ScopeCode</w:t>
      </w:r>
      <w:r w:rsidRPr="00416B99">
        <w:rPr>
          <w:rFonts w:ascii="Arial" w:hAnsi="Arial" w:cs="Arial"/>
          <w:color w:val="000000"/>
          <w:sz w:val="22"/>
          <w:szCs w:val="22"/>
          <w:highlight w:val="white"/>
        </w:rPr>
        <w:t xml:space="preserve"> </w:t>
      </w:r>
      <w:r w:rsidRPr="00C866EB">
        <w:rPr>
          <w:rStyle w:val="XMLattributeChar0"/>
          <w:rFonts w:cs="Arial"/>
          <w:szCs w:val="22"/>
          <w:highlight w:val="white"/>
        </w:rPr>
        <w:t>codeList=</w:t>
      </w:r>
      <w:r w:rsidRPr="00C866EB">
        <w:rPr>
          <w:rStyle w:val="attributeValue"/>
          <w:rFonts w:ascii="Arial" w:hAnsi="Arial" w:cs="Arial"/>
          <w:b w:val="0"/>
          <w:sz w:val="22"/>
          <w:szCs w:val="22"/>
          <w:highlight w:val="white"/>
        </w:rPr>
        <w:t>"http://www.isotc211.org/2005/resources/Codelist/gmxCodelists.xml#MD_ScopeCode"</w:t>
      </w:r>
      <w:r w:rsidRPr="00C866EB">
        <w:rPr>
          <w:rStyle w:val="XMLelementValueChar"/>
          <w:rFonts w:cs="Arial"/>
          <w:b w:val="0"/>
          <w:szCs w:val="22"/>
          <w:highlight w:val="white"/>
        </w:rPr>
        <w:t xml:space="preserve"> </w:t>
      </w:r>
      <w:r w:rsidRPr="00C866EB">
        <w:rPr>
          <w:rStyle w:val="XMLattributeChar0"/>
          <w:rFonts w:cs="Arial"/>
          <w:szCs w:val="22"/>
          <w:highlight w:val="white"/>
        </w:rPr>
        <w:t>codeListValue=</w:t>
      </w:r>
      <w:r w:rsidRPr="00C866EB">
        <w:rPr>
          <w:rStyle w:val="attributeValue"/>
          <w:rFonts w:ascii="Arial" w:hAnsi="Arial" w:cs="Arial"/>
          <w:b w:val="0"/>
          <w:sz w:val="22"/>
          <w:szCs w:val="22"/>
          <w:highlight w:val="white"/>
        </w:rPr>
        <w:t>"dataset"</w:t>
      </w:r>
      <w:r w:rsidRPr="00C866EB">
        <w:rPr>
          <w:rFonts w:ascii="Arial" w:hAnsi="Arial" w:cs="Arial"/>
          <w:color w:val="0000FF"/>
          <w:sz w:val="22"/>
          <w:szCs w:val="22"/>
          <w:highlight w:val="white"/>
        </w:rPr>
        <w:t>&gt;</w:t>
      </w:r>
      <w:r w:rsidRPr="00C866EB">
        <w:rPr>
          <w:rStyle w:val="XMLelementValueChar"/>
          <w:rFonts w:cs="Arial"/>
          <w:b w:val="0"/>
          <w:szCs w:val="22"/>
          <w:highlight w:val="white"/>
        </w:rPr>
        <w:t>dataset</w:t>
      </w:r>
      <w:r w:rsidRPr="00C866EB">
        <w:rPr>
          <w:rFonts w:ascii="Arial" w:hAnsi="Arial" w:cs="Arial"/>
          <w:color w:val="0000FF"/>
          <w:sz w:val="22"/>
          <w:szCs w:val="22"/>
          <w:highlight w:val="white"/>
        </w:rPr>
        <w:t>&lt;/gmd:MD_ScopeCode&gt;</w:t>
      </w:r>
    </w:p>
    <w:p w:rsidR="00F959C7" w:rsidRPr="00416B99" w:rsidRDefault="00F959C7" w:rsidP="00F959C7">
      <w:pPr>
        <w:pStyle w:val="XMLelement0"/>
        <w:rPr>
          <w:rFonts w:cs="Arial"/>
          <w:szCs w:val="22"/>
          <w:highlight w:val="white"/>
        </w:rPr>
      </w:pPr>
      <w:r w:rsidRPr="00C866EB">
        <w:rPr>
          <w:rStyle w:val="XMLelementValueChar"/>
          <w:rFonts w:cs="Arial"/>
          <w:b w:val="0"/>
          <w:szCs w:val="22"/>
          <w:highlight w:val="white"/>
        </w:rPr>
        <w:tab/>
      </w:r>
      <w:r w:rsidRPr="00C866EB">
        <w:rPr>
          <w:rFonts w:cs="Arial"/>
          <w:szCs w:val="22"/>
          <w:highlight w:val="white"/>
        </w:rPr>
        <w:t>&lt;/</w:t>
      </w:r>
      <w:r w:rsidRPr="00C866EB">
        <w:rPr>
          <w:rStyle w:val="XMLelementChar0"/>
          <w:rFonts w:cs="Arial"/>
          <w:szCs w:val="22"/>
          <w:highlight w:val="white"/>
        </w:rPr>
        <w:t>gmd:hierarchyLevel</w:t>
      </w:r>
      <w:r w:rsidRPr="00C866EB">
        <w:rPr>
          <w:rFonts w:cs="Arial"/>
          <w:szCs w:val="22"/>
          <w:highlight w:val="white"/>
        </w:rPr>
        <w:t>&gt;</w:t>
      </w:r>
    </w:p>
    <w:p w:rsidR="00F959C7" w:rsidRPr="00416B99" w:rsidRDefault="0082487B"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(O-M) Resource hierarchy level name - USGIN makes this property manda</w:t>
      </w:r>
      <w:r w:rsidRPr="00C86EAE">
        <w:rPr>
          <w:highlight w:val="white"/>
        </w:rPr>
        <w:t xml:space="preserve">tory to identify </w:t>
      </w:r>
      <w:r w:rsidR="00F959C7" w:rsidRPr="00C86EAE">
        <w:rPr>
          <w:highlight w:val="white"/>
        </w:rPr>
        <w:t>the USGIN resource type (see USGIN Profile, "Resources of Interest"). Default CharacterString is “Dataset” Encode hierarchy by including hierarchyLevelName elements for all broader resource categories. E.g. default should also include a hierarchyLevelName=”Collection” element. For services USGIN hierarchyLevelName/CharacterString is “Service”.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Dataset</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Collection</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82487B"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Metadata point of contact - Point of contact for the met</w:t>
      </w:r>
      <w:r w:rsidRPr="00C86EAE">
        <w:rPr>
          <w:highlight w:val="white"/>
        </w:rPr>
        <w:t xml:space="preserve">adata record, e.g. for users to </w:t>
      </w:r>
      <w:r w:rsidR="00F959C7" w:rsidRPr="00C86EAE">
        <w:rPr>
          <w:highlight w:val="white"/>
        </w:rPr>
        <w:t>report errors, updates to metadata, etc.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(M-M) (individualName + organisationName + positionName) &gt; 0 --&gt;</w:t>
      </w:r>
    </w:p>
    <w:p w:rsidR="00F959C7" w:rsidRPr="00C86EAE" w:rsidRDefault="00F959C7" w:rsidP="00256D0B">
      <w:pPr>
        <w:pStyle w:val="XMLcommetn"/>
        <w:rPr>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only one is mandatory, this example has organisationName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Arizona Geological Survey</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F959C7" w:rsidP="00F959C7">
      <w:pPr>
        <w:pStyle w:val="XMLelement0"/>
        <w:rPr>
          <w:rFonts w:cs="Arial"/>
          <w:szCs w:val="22"/>
          <w:highlight w:val="white"/>
        </w:rPr>
      </w:pPr>
    </w:p>
    <w:p w:rsidR="00F959C7" w:rsidRPr="00416B99" w:rsidRDefault="002D0AE3" w:rsidP="00256D0B">
      <w:pPr>
        <w:pStyle w:val="XMLcommetn"/>
        <w:rPr>
          <w:highlight w:val="white"/>
        </w:rPr>
      </w:pPr>
      <w:r>
        <w:rPr>
          <w:highlight w:val="white"/>
        </w:rPr>
        <w:t xml:space="preserve">      </w:t>
      </w:r>
      <w:r w:rsidR="00F959C7" w:rsidRPr="00416B99">
        <w:rPr>
          <w:highlight w:val="white"/>
        </w:rPr>
        <w:t xml:space="preserve">&lt;!-- Metadata contact information, either a phone number or e-mail address is required. </w:t>
      </w:r>
    </w:p>
    <w:p w:rsidR="00F959C7" w:rsidRPr="00416B99" w:rsidRDefault="002D0AE3" w:rsidP="00256D0B">
      <w:pPr>
        <w:pStyle w:val="XMLcommetn"/>
        <w:rPr>
          <w:highlight w:val="white"/>
        </w:rPr>
      </w:pPr>
      <w:r>
        <w:rPr>
          <w:highlight w:val="white"/>
        </w:rPr>
        <w:t xml:space="preserve">      </w:t>
      </w:r>
      <w:r w:rsidR="00F959C7" w:rsidRPr="00416B99">
        <w:rPr>
          <w:highlight w:val="white"/>
        </w:rPr>
        <w:t>This example has an e-mail address. ISO19115 makes contact role mandatory as well.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&lt;gmd:CI_Address&gt;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(O-M) Metadata point of contact e-mail address to meet profile requirement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&lt;gmd:electronicMailAddress&gt;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metadata@azgs.az.gov</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&lt;/gmd:electronicMailAddress&gt;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(M-M) ISO 19139 Mandatory: contact role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 CI_RoleCode names: {resourceProvider, custodian, owner, user, distributor, originator, pointOfContact, principalInvestigator, processor, publisher, author}  --&gt;</w:t>
      </w:r>
    </w:p>
    <w:p w:rsidR="00F959C7" w:rsidRPr="00C866EB" w:rsidRDefault="00F959C7" w:rsidP="00C866EB">
      <w:pPr>
        <w:pStyle w:val="XMLelement0"/>
        <w:ind w:left="700" w:hanging="700"/>
        <w:rPr>
          <w:rFonts w:cs="Arial"/>
          <w:b/>
          <w:color w:val="000000"/>
          <w:szCs w:val="22"/>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&lt;gmd:CI_RoleCode</w:t>
      </w:r>
      <w:r w:rsidR="00C866EB">
        <w:rPr>
          <w:rFonts w:cs="Arial"/>
          <w:szCs w:val="22"/>
          <w:highlight w:val="white"/>
        </w:rPr>
        <w:t xml:space="preserve"> </w:t>
      </w:r>
      <w:r w:rsidRPr="00C866EB">
        <w:rPr>
          <w:rStyle w:val="XMLattributeChar0"/>
          <w:rFonts w:cs="Arial"/>
          <w:szCs w:val="22"/>
          <w:highlight w:val="white"/>
        </w:rPr>
        <w:t>codeList</w:t>
      </w:r>
      <w:r w:rsidRPr="00416B99">
        <w:rPr>
          <w:rStyle w:val="XMLattributeChar0"/>
          <w:rFonts w:cs="Arial"/>
          <w:szCs w:val="22"/>
          <w:highlight w:val="white"/>
        </w:rPr>
        <w:t>=</w:t>
      </w:r>
      <w:r w:rsidRPr="00416B99">
        <w:rPr>
          <w:rFonts w:cs="Arial"/>
          <w:bCs/>
          <w:szCs w:val="22"/>
          <w:highlight w:val="white"/>
        </w:rPr>
        <w:t>"</w:t>
      </w:r>
      <w:r w:rsidRPr="003D1227">
        <w:rPr>
          <w:rStyle w:val="XMLattributeValueChar"/>
          <w:rFonts w:cs="Arial"/>
          <w:szCs w:val="22"/>
          <w:highlight w:val="white"/>
        </w:rPr>
        <w:t>http://www.isotc211.org/2005/resources/Codelist/gmxCodelists.xml</w:t>
      </w:r>
      <w:r w:rsidRPr="00FD2311">
        <w:rPr>
          <w:rStyle w:val="attributeValue"/>
          <w:rFonts w:cs="Arial"/>
          <w:b w:val="0"/>
          <w:szCs w:val="22"/>
          <w:highlight w:val="white"/>
        </w:rPr>
        <w:t>#CI_RoleCode"</w:t>
      </w:r>
      <w:r w:rsidR="00C866EB">
        <w:rPr>
          <w:rStyle w:val="XMLelementValueChar"/>
          <w:rFonts w:cs="Arial"/>
          <w:b w:val="0"/>
          <w:szCs w:val="22"/>
          <w:highlight w:val="white"/>
        </w:rPr>
        <w:t xml:space="preserve"> </w:t>
      </w:r>
      <w:r w:rsidRPr="00C866EB">
        <w:rPr>
          <w:rStyle w:val="XMLattributeChar0"/>
          <w:rFonts w:cs="Arial"/>
          <w:szCs w:val="22"/>
          <w:highlight w:val="white"/>
        </w:rPr>
        <w:t>codeListValue</w:t>
      </w:r>
      <w:r w:rsidRPr="00416B99">
        <w:rPr>
          <w:rStyle w:val="XMLattributeChar0"/>
          <w:rFonts w:cs="Arial"/>
          <w:szCs w:val="22"/>
          <w:highlight w:val="white"/>
        </w:rPr>
        <w:t>=</w:t>
      </w:r>
      <w:r w:rsidRPr="00FD2311">
        <w:rPr>
          <w:rStyle w:val="attributeValue"/>
          <w:rFonts w:cs="Arial"/>
          <w:b w:val="0"/>
          <w:szCs w:val="22"/>
          <w:highlight w:val="white"/>
        </w:rPr>
        <w:t>"pointOfContact"</w:t>
      </w:r>
      <w:r w:rsidRPr="00416B99">
        <w:rPr>
          <w:rFonts w:cs="Arial"/>
          <w:szCs w:val="22"/>
          <w:highlight w:val="white"/>
        </w:rPr>
        <w:t>&gt;</w:t>
      </w:r>
      <w:r w:rsidRPr="00416B99">
        <w:rPr>
          <w:rStyle w:val="XMLelementValueChar"/>
          <w:rFonts w:cs="Arial"/>
          <w:b w:val="0"/>
          <w:szCs w:val="22"/>
          <w:highlight w:val="white"/>
        </w:rPr>
        <w:t>point of contact</w:t>
      </w:r>
      <w:r w:rsidRPr="00416B99">
        <w:rPr>
          <w:rFonts w:cs="Arial"/>
          <w:szCs w:val="22"/>
          <w:highlight w:val="white"/>
        </w:rPr>
        <w:t>&lt;/gmd:CI_RoleCode&gt;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&lt;/gmd:contact&gt;</w:t>
      </w:r>
    </w:p>
    <w:p w:rsidR="00F959C7" w:rsidRPr="00416B99" w:rsidRDefault="002D0AE3" w:rsidP="002D0AE3">
      <w:pPr>
        <w:pStyle w:val="XMLelement0"/>
        <w:ind w:left="400" w:hanging="400"/>
        <w:rPr>
          <w:rStyle w:val="XMLelementValueChar"/>
          <w:rFonts w:cs="Arial"/>
          <w:b w:val="0"/>
          <w:bCs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(M-M) Metadata date stamp - USGIN profile requires use of dateStamp/gco:DateTime (Note this contrasts with INSPIRE mandate to use dateStamp/gco:Date). This is the date and time when the metadata record was created or most recently updated (following NAP).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&lt;gmd:dateStamp&gt;</w:t>
      </w:r>
    </w:p>
    <w:p w:rsidR="00F959C7" w:rsidRPr="002D0AE3" w:rsidRDefault="00F959C7" w:rsidP="00256D0B">
      <w:pPr>
        <w:pStyle w:val="XMLcommentIndent"/>
        <w:rPr>
          <w:rStyle w:val="XMLelementValueChar"/>
          <w:rFonts w:cs="Arial"/>
          <w:b w:val="0"/>
          <w:bCs w:val="0"/>
          <w:color w:val="00800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 Requires an extended ISO 8601 formatted combined UTC date and time string (YYYY-MM-DDTHH:MM:SS) Some validators require time zone as well; recommend using GMT indicated by</w:t>
      </w:r>
      <w:r w:rsidR="002D0AE3">
        <w:rPr>
          <w:rStyle w:val="XMLcommetnChar"/>
          <w:rFonts w:cs="Arial"/>
          <w:szCs w:val="22"/>
          <w:highlight w:val="white"/>
        </w:rPr>
        <w:t xml:space="preserve"> </w:t>
      </w:r>
      <w:r w:rsidRPr="00416B99">
        <w:rPr>
          <w:rStyle w:val="XMLcommetnChar"/>
          <w:rFonts w:cs="Arial"/>
          <w:szCs w:val="22"/>
          <w:highlight w:val="white"/>
        </w:rPr>
        <w:t>'Z'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&lt;gco:DateTime&gt;</w:t>
      </w:r>
      <w:r w:rsidRPr="00416B99">
        <w:rPr>
          <w:rStyle w:val="XMLelementValueChar"/>
          <w:rFonts w:cs="Arial"/>
          <w:b w:val="0"/>
          <w:szCs w:val="22"/>
          <w:highlight w:val="white"/>
        </w:rPr>
        <w:t>2010-01-14T10:00:00Z</w:t>
      </w:r>
      <w:r w:rsidRPr="00416B99">
        <w:rPr>
          <w:rFonts w:cs="Arial"/>
          <w:szCs w:val="22"/>
          <w:highlight w:val="white"/>
        </w:rPr>
        <w:t>&lt;/gco:DateTime&gt;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&lt;/gmd:dateStamp&gt;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metadata standard - USGIN profile conformant meta</w:t>
      </w:r>
      <w:r w:rsidR="00C86EAE">
        <w:rPr>
          <w:highlight w:val="white"/>
        </w:rPr>
        <w:t xml:space="preserve">data is indicated by the string </w:t>
      </w:r>
      <w:r w:rsidR="00F959C7" w:rsidRPr="00C86EAE">
        <w:rPr>
          <w:highlight w:val="white"/>
        </w:rPr>
        <w:t>“ISO-USGIN"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&lt;gmd:metadataStandardName&gt;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ISO-USGIN</w:t>
      </w:r>
      <w:r w:rsidRPr="00416B99">
        <w:rPr>
          <w:rFonts w:cs="Arial"/>
          <w:szCs w:val="22"/>
          <w:highlight w:val="white"/>
        </w:rPr>
        <w:t>&lt;/gco:CharacterString&gt;</w:t>
      </w:r>
    </w:p>
    <w:p w:rsidR="002D0AE3" w:rsidRPr="00416B99" w:rsidRDefault="00F959C7" w:rsidP="002D0AE3">
      <w:pPr>
        <w:pStyle w:val="XMLelement0"/>
        <w:rPr>
          <w:rStyle w:val="XMLcommetnChar"/>
          <w:rFonts w:cs="Arial"/>
          <w:szCs w:val="22"/>
        </w:rPr>
      </w:pPr>
      <w:r w:rsidRPr="00416B99">
        <w:rPr>
          <w:rStyle w:val="XMLelementValueChar"/>
          <w:rFonts w:cs="Arial"/>
          <w:b w:val="0"/>
          <w:szCs w:val="22"/>
          <w:highlight w:val="white"/>
        </w:rPr>
        <w:tab/>
      </w:r>
      <w:r w:rsidRPr="00416B99">
        <w:rPr>
          <w:rFonts w:cs="Arial"/>
          <w:szCs w:val="22"/>
          <w:highlight w:val="white"/>
        </w:rPr>
        <w:t>&lt;/gmd:metadataStandardName&gt;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(O-M) USGIN profile version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&lt;gmd:metadataStandardVersion&gt;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1.2</w:t>
      </w:r>
      <w:r w:rsidRPr="00416B99">
        <w:rPr>
          <w:rFonts w:cs="Arial"/>
          <w:szCs w:val="22"/>
          <w:highlight w:val="white"/>
        </w:rPr>
        <w:t>&lt;/gco:CharacterString&gt;</w:t>
      </w:r>
    </w:p>
    <w:p w:rsidR="00F959C7" w:rsidRPr="00416B99" w:rsidRDefault="00F959C7" w:rsidP="002D0AE3">
      <w:pPr>
        <w:pStyle w:val="XMLelement0"/>
        <w:rPr>
          <w:rStyle w:val="XMLelementValueChar"/>
          <w:rFonts w:cs="Arial"/>
          <w:b w:val="0"/>
          <w:szCs w:val="22"/>
          <w:highlight w:val="white"/>
        </w:rPr>
      </w:pPr>
      <w:r w:rsidRPr="00416B99">
        <w:rPr>
          <w:rStyle w:val="XMLelementValueChar"/>
          <w:rFonts w:cs="Arial"/>
          <w:b w:val="0"/>
          <w:szCs w:val="22"/>
          <w:highlight w:val="white"/>
        </w:rPr>
        <w:tab/>
      </w:r>
      <w:r w:rsidRPr="00416B99">
        <w:rPr>
          <w:rFonts w:cs="Arial"/>
          <w:szCs w:val="22"/>
          <w:highlight w:val="white"/>
        </w:rPr>
        <w:t>&lt;/gmd:metadataStandardVersion&gt;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identification information - At least one of MD_DataIdentification (dataset, dataset series) or SV_ServiceIdentification (service) is required.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&lt;gmd:identificationInfo&gt;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002D0AE3">
        <w:rPr>
          <w:rStyle w:val="XMLelementValueChar"/>
          <w:rFonts w:cs="Arial"/>
          <w:b w:val="0"/>
          <w:szCs w:val="22"/>
          <w:highlight w:val="white"/>
        </w:rPr>
        <w:t xml:space="preserve">   </w:t>
      </w:r>
      <w:r w:rsidRPr="00C86EAE">
        <w:rPr>
          <w:highlight w:val="white"/>
        </w:rPr>
        <w:t>&lt;!-- Resource Dataset or Dataset Series Identification --&gt;</w:t>
      </w:r>
      <w:r w:rsidRPr="00416B99">
        <w:rPr>
          <w:rStyle w:val="XMLelementValueChar"/>
          <w:rFonts w:cs="Arial"/>
          <w:b w:val="0"/>
          <w:szCs w:val="22"/>
          <w:highlight w:val="white"/>
        </w:rPr>
        <w:t xml:space="preserve"> </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&lt;gmd:MD_DataIdentification&gt;</w:t>
      </w:r>
    </w:p>
    <w:p w:rsidR="00F959C7" w:rsidRPr="00416B99" w:rsidRDefault="00C86EAE" w:rsidP="00256D0B">
      <w:pPr>
        <w:pStyle w:val="XMLcommetn"/>
        <w:rPr>
          <w:rStyle w:val="XMLelementValueChar"/>
          <w:rFonts w:cs="Arial"/>
          <w:b w:val="0"/>
          <w:szCs w:val="22"/>
          <w:highlight w:val="white"/>
        </w:rPr>
      </w:pPr>
      <w:r>
        <w:rPr>
          <w:highlight w:val="white"/>
        </w:rPr>
        <w:t xml:space="preserve">      </w:t>
      </w:r>
      <w:r w:rsidR="00F959C7" w:rsidRPr="00C86EAE">
        <w:rPr>
          <w:highlight w:val="white"/>
        </w:rPr>
        <w:t xml:space="preserve">&lt;!-- (M-M) Resource citation - Information to identify the intellectual origin of the content in </w:t>
      </w:r>
      <w:r w:rsidR="002D0AE3" w:rsidRPr="00C86EAE">
        <w:rPr>
          <w:highlight w:val="white"/>
        </w:rPr>
        <w:t xml:space="preserve">   </w:t>
      </w:r>
      <w:r w:rsidR="00F959C7" w:rsidRPr="00C86EAE">
        <w:rPr>
          <w:highlight w:val="white"/>
        </w:rPr>
        <w:t>the described resource, along the lines of a citation in a scientific journal. Required content for a CI_Citation element are title, date, and responsibleParty. If the subject of the metadata record is derived from other sources, such that it is not considered identical with those sources, the provenance should be documented in LI_Lineage//LI_Source elements.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&lt;gmd:citation&gt;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&lt;gmd:CI_Citation&gt;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title - Use titles that inform the human reader about the dataset’s content; titles should be unique in the context of the metadata catalog that contains the metadata record.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&lt;gmd:title&gt;</w:t>
      </w:r>
    </w:p>
    <w:p w:rsidR="00F959C7" w:rsidRPr="00416B99" w:rsidRDefault="00F959C7" w:rsidP="002D0AE3">
      <w:pPr>
        <w:pStyle w:val="XMLelement0"/>
        <w:tabs>
          <w:tab w:val="clear" w:pos="1260"/>
          <w:tab w:val="left" w:pos="-100"/>
        </w:tabs>
        <w:ind w:left="1200" w:hanging="120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USGIN minimum metadata example XML</w:t>
      </w:r>
      <w:r w:rsidR="002D0AE3">
        <w:rPr>
          <w:rStyle w:val="XMLelementValueChar"/>
          <w:rFonts w:cs="Arial"/>
          <w:b w:val="0"/>
          <w:szCs w:val="22"/>
          <w:highlight w:val="white"/>
        </w:rPr>
        <w:t xml:space="preserve"> </w:t>
      </w:r>
      <w:r w:rsidRPr="00416B99">
        <w:rPr>
          <w:rStyle w:val="XMLelementValueChar"/>
          <w:rFonts w:cs="Arial"/>
          <w:b w:val="0"/>
          <w:szCs w:val="22"/>
          <w:highlight w:val="white"/>
        </w:rPr>
        <w:t>file.</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&lt;/gmd:title&gt;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reference date - Best practice is to include at least the date of publication or creation of the resource. The date of the resource reported in the citation corresponds to the resource’s last update version according to its update frequency. CI_Date content includes a date and dateType. Date for USGIN profile uses gco:DateTime.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&lt;gmd:date&gt;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&lt;gmd:CI_Date&gt;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&lt;gmd:date&gt;</w:t>
      </w:r>
    </w:p>
    <w:p w:rsidR="00F959C7" w:rsidRPr="00416B99" w:rsidRDefault="00F959C7" w:rsidP="00256D0B">
      <w:pPr>
        <w:pStyle w:val="XMLcommentIndent"/>
        <w:rPr>
          <w:rStyle w:val="XMLelementValueChar"/>
          <w:rFonts w:cs="Arial"/>
          <w:b w:val="0"/>
          <w:szCs w:val="22"/>
          <w:highlight w:val="white"/>
        </w:rPr>
      </w:pPr>
      <w:r w:rsidRPr="00416B99">
        <w:rPr>
          <w:rStyle w:val="XMLcommetnChar"/>
          <w:rFonts w:cs="Arial"/>
          <w:szCs w:val="22"/>
          <w:highlight w:val="white"/>
        </w:rPr>
        <w:tab/>
      </w:r>
      <w:r w:rsidRPr="00416B99">
        <w:rPr>
          <w:rStyle w:val="XMLcommetnChar"/>
          <w:rFonts w:cs="Arial"/>
          <w:szCs w:val="22"/>
          <w:highlight w:val="white"/>
        </w:rPr>
        <w:tab/>
        <w:t>&lt;!-- Requires an extended ISO 8601 UTC date and time string (YYYY-MM-DDTHH:MM:SS) Some validators require time zone as well; recommend GMT indicated by 'Z'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&lt;gco:DateTime&gt;</w:t>
      </w:r>
      <w:r w:rsidRPr="00416B99">
        <w:rPr>
          <w:rStyle w:val="XMLelementValueChar"/>
          <w:rFonts w:cs="Arial"/>
          <w:b w:val="0"/>
          <w:szCs w:val="22"/>
          <w:highlight w:val="white"/>
        </w:rPr>
        <w:t>2010-01-14T09:30:47Z</w:t>
      </w:r>
      <w:r w:rsidRPr="00416B99">
        <w:rPr>
          <w:rFonts w:cs="Arial"/>
          <w:szCs w:val="22"/>
          <w:highlight w:val="white"/>
        </w:rPr>
        <w:t>&lt;/gco:DateTime&gt;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&lt;/gmd:date&gt;</w:t>
      </w:r>
    </w:p>
    <w:p w:rsidR="00F959C7" w:rsidRPr="002D0AE3" w:rsidRDefault="00F959C7" w:rsidP="00256D0B">
      <w:pPr>
        <w:pStyle w:val="XMLcommetn"/>
        <w:rPr>
          <w:highlight w:val="white"/>
        </w:rPr>
      </w:pPr>
      <w:r w:rsidRPr="00416B99">
        <w:rPr>
          <w:highlight w:val="white"/>
        </w:rPr>
        <w:tab/>
      </w:r>
      <w:r w:rsidRPr="00416B99">
        <w:rPr>
          <w:highlight w:val="white"/>
        </w:rPr>
        <w:tab/>
      </w:r>
      <w:r w:rsidRPr="002D0AE3">
        <w:rPr>
          <w:highlight w:val="white"/>
        </w:rPr>
        <w:t>&lt;!-- dateType is mandatory per ISO19115 --&gt;</w:t>
      </w:r>
    </w:p>
    <w:p w:rsidR="00F959C7" w:rsidRPr="002D0AE3" w:rsidRDefault="00F959C7" w:rsidP="00F959C7">
      <w:pPr>
        <w:pStyle w:val="XMLelement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Fonts w:cs="Arial"/>
          <w:szCs w:val="22"/>
          <w:highlight w:val="white"/>
        </w:rPr>
        <w:t>&lt;gmd:dateType&gt;</w:t>
      </w:r>
    </w:p>
    <w:p w:rsidR="00F959C7" w:rsidRPr="002D0AE3" w:rsidRDefault="00F959C7" w:rsidP="00256D0B">
      <w:pPr>
        <w:pStyle w:val="XMLcommentIndent"/>
        <w:rPr>
          <w:rStyle w:val="XMLelementValueChar"/>
          <w:rFonts w:cs="Arial"/>
          <w:b w:val="0"/>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commetnChar"/>
          <w:rFonts w:cs="Arial"/>
          <w:szCs w:val="22"/>
          <w:highlight w:val="white"/>
        </w:rPr>
        <w:t>&lt;!-- CI_DateTypeCode names: {creation, publication, revision}. --&gt;</w:t>
      </w:r>
    </w:p>
    <w:p w:rsidR="00F959C7" w:rsidRPr="002D0AE3" w:rsidRDefault="00F959C7" w:rsidP="002D0AE3">
      <w:pPr>
        <w:pStyle w:val="XMLelement0"/>
        <w:ind w:left="1600" w:hanging="160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szCs w:val="22"/>
          <w:highlight w:val="white"/>
        </w:rPr>
        <w:tab/>
      </w:r>
      <w:r w:rsidRPr="002D0AE3">
        <w:rPr>
          <w:rFonts w:cs="Arial"/>
          <w:szCs w:val="22"/>
          <w:highlight w:val="white"/>
        </w:rPr>
        <w:t>&lt;gmd:CI_DateTypeCode</w:t>
      </w:r>
      <w:r w:rsidRPr="002D0AE3">
        <w:rPr>
          <w:rFonts w:cs="Arial"/>
          <w:color w:val="000000"/>
          <w:szCs w:val="22"/>
          <w:highlight w:val="white"/>
        </w:rPr>
        <w:t xml:space="preserve"> </w:t>
      </w:r>
      <w:r w:rsidR="002D0AE3" w:rsidRPr="002D0AE3">
        <w:rPr>
          <w:rFonts w:cs="Arial"/>
          <w:color w:val="000000"/>
          <w:szCs w:val="22"/>
          <w:highlight w:val="white"/>
        </w:rPr>
        <w:t xml:space="preserve"> </w:t>
      </w:r>
      <w:r w:rsidRPr="002D0AE3">
        <w:rPr>
          <w:rStyle w:val="XMLattributeChar0"/>
          <w:rFonts w:cs="Arial"/>
          <w:szCs w:val="22"/>
          <w:highlight w:val="white"/>
        </w:rPr>
        <w:t>codeList=</w:t>
      </w:r>
      <w:r w:rsidRPr="002D0AE3">
        <w:rPr>
          <w:rStyle w:val="attributeValue"/>
          <w:rFonts w:cs="Arial"/>
          <w:b w:val="0"/>
          <w:szCs w:val="22"/>
          <w:highlight w:val="white"/>
        </w:rPr>
        <w:t>"http://www.isotc211.org/2005/resources/Codelist/gmxCodelists.xml#CI_DateTypeCode"</w:t>
      </w:r>
      <w:r w:rsidRPr="002D0AE3">
        <w:rPr>
          <w:rStyle w:val="XMLattributeChar0"/>
          <w:rFonts w:cs="Arial"/>
          <w:szCs w:val="22"/>
          <w:highlight w:val="white"/>
        </w:rPr>
        <w:t>codeListValue=</w:t>
      </w:r>
      <w:r w:rsidRPr="002D0AE3">
        <w:rPr>
          <w:rStyle w:val="attributeValue"/>
          <w:rFonts w:cs="Arial"/>
          <w:b w:val="0"/>
          <w:szCs w:val="22"/>
          <w:highlight w:val="white"/>
        </w:rPr>
        <w:t>"publication"</w:t>
      </w:r>
      <w:r w:rsidRPr="002D0AE3">
        <w:rPr>
          <w:rFonts w:cs="Arial"/>
          <w:szCs w:val="22"/>
          <w:highlight w:val="white"/>
        </w:rPr>
        <w:t>&gt;</w:t>
      </w:r>
      <w:r w:rsidRPr="002D0AE3">
        <w:rPr>
          <w:rStyle w:val="XMLelementValueChar"/>
          <w:rFonts w:cs="Arial"/>
          <w:b w:val="0"/>
          <w:szCs w:val="22"/>
          <w:highlight w:val="white"/>
        </w:rPr>
        <w:t>publication</w:t>
      </w:r>
      <w:r w:rsidRPr="002D0AE3">
        <w:rPr>
          <w:rFonts w:cs="Arial"/>
          <w:szCs w:val="22"/>
          <w:highlight w:val="white"/>
        </w:rPr>
        <w:t>&lt;/gmd:CI_DateTypeCode&gt;</w:t>
      </w:r>
    </w:p>
    <w:p w:rsidR="00F959C7" w:rsidRPr="002D0AE3" w:rsidRDefault="00F959C7" w:rsidP="00F959C7">
      <w:pPr>
        <w:pStyle w:val="XMLelement0"/>
        <w:rPr>
          <w:rFonts w:cs="Arial"/>
          <w:szCs w:val="22"/>
          <w:highlight w:val="white"/>
        </w:rPr>
      </w:pP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Fonts w:cs="Arial"/>
          <w:szCs w:val="22"/>
          <w:highlight w:val="white"/>
        </w:rPr>
        <w:t>&lt;/gmd:dateType&gt;</w:t>
      </w:r>
    </w:p>
    <w:p w:rsidR="00F959C7" w:rsidRPr="002D0AE3" w:rsidRDefault="00F959C7" w:rsidP="00F959C7">
      <w:pPr>
        <w:pStyle w:val="XMLelement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Fonts w:cs="Arial"/>
          <w:szCs w:val="22"/>
          <w:highlight w:val="white"/>
        </w:rPr>
        <w:t>&lt;/gmd:CI_Date&gt;</w:t>
      </w:r>
    </w:p>
    <w:p w:rsidR="00F959C7" w:rsidRPr="002D0AE3" w:rsidRDefault="00F959C7" w:rsidP="00F959C7">
      <w:pPr>
        <w:pStyle w:val="XMLelement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Fonts w:cs="Arial"/>
          <w:szCs w:val="22"/>
          <w:highlight w:val="white"/>
        </w:rPr>
        <w:t>&lt;/gmd:date&gt;</w:t>
      </w:r>
    </w:p>
    <w:p w:rsidR="00F959C7" w:rsidRPr="00416B99" w:rsidRDefault="00955E3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responsible party - The citation attribute provides information for citing the intellectual origin of the described resource, analogous to a citation in a scientific journal. The citedResponsibleParty should specify the individual(s) and organizations responsible for the creation or origination of the resource.</w:t>
      </w:r>
      <w:r w:rsidR="00F959C7" w:rsidRPr="00416B99">
        <w:t xml:space="preserve"> </w:t>
      </w:r>
      <w:r w:rsidR="00F959C7" w:rsidRPr="00C86EAE">
        <w:t>For most intellectual content, the responsible party is what would normally be considered the author of a work.</w:t>
      </w:r>
      <w:r w:rsidR="00F959C7" w:rsidRPr="00C86EAE">
        <w:rPr>
          <w:highlight w:val="white"/>
        </w:rPr>
        <w:t xml:space="preserv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&lt;gmd:citedResponsibleParty&gt;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(M-M) (individualName + organisationName + positionName) &gt; 0 --&gt;</w:t>
      </w:r>
    </w:p>
    <w:p w:rsidR="00F959C7" w:rsidRPr="00C86EAE" w:rsidRDefault="00F959C7" w:rsidP="00256D0B">
      <w:pPr>
        <w:pStyle w:val="XMLcommetn"/>
        <w:rPr>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only one is mandatory, this example has organisationName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Arizona Geological Survey</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955E3E" w:rsidP="00256D0B">
      <w:pPr>
        <w:pStyle w:val="XMLcommetn"/>
        <w:rPr>
          <w:highlight w:val="white"/>
        </w:rPr>
      </w:pPr>
      <w:r>
        <w:rPr>
          <w:highlight w:val="white"/>
        </w:rPr>
        <w:t xml:space="preserve">         </w:t>
      </w:r>
      <w:r w:rsidR="00F959C7" w:rsidRPr="00416B99">
        <w:rPr>
          <w:highlight w:val="white"/>
        </w:rPr>
        <w:t>&lt;!-- cited responsible party contact information, either a phone number or e-mail address is required. This example has a voice telephone number. ISO19115 makes contact role mandatory as well.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&lt;gmd:CI_Telephone&gt;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&lt;gmd:voice&gt;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520-770-3500</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&lt;/gmd:voice&gt;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&lt;/gmd:CI_Telephone&gt;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256D0B">
      <w:pPr>
        <w:pStyle w:val="XMLcommentIndent"/>
        <w:rPr>
          <w:rStyle w:val="XMLelementValueChar"/>
          <w:rFonts w:cs="Arial"/>
          <w:b w:val="0"/>
          <w:szCs w:val="22"/>
          <w:highlight w:val="white"/>
        </w:rPr>
      </w:pPr>
      <w:r w:rsidRPr="00416B99">
        <w:rPr>
          <w:rStyle w:val="XMLcommetnChar"/>
          <w:rFonts w:cs="Arial"/>
          <w:szCs w:val="22"/>
          <w:highlight w:val="white"/>
        </w:rPr>
        <w:tab/>
      </w:r>
      <w:r w:rsidRPr="00416B99">
        <w:rPr>
          <w:rStyle w:val="XMLcommetnChar"/>
          <w:rFonts w:cs="Arial"/>
          <w:szCs w:val="22"/>
          <w:highlight w:val="white"/>
        </w:rPr>
        <w:tab/>
      </w:r>
      <w:r w:rsidR="00955E3E">
        <w:rPr>
          <w:rStyle w:val="XMLcommetnChar"/>
          <w:rFonts w:cs="Arial"/>
          <w:szCs w:val="22"/>
          <w:highlight w:val="white"/>
        </w:rPr>
        <w:t xml:space="preserve"> </w:t>
      </w:r>
      <w:r w:rsidRPr="00416B99">
        <w:rPr>
          <w:rStyle w:val="XMLcommetnChar"/>
          <w:rFonts w:cs="Arial"/>
          <w:szCs w:val="22"/>
          <w:highlight w:val="white"/>
        </w:rPr>
        <w:t>&lt;!-- (</w:t>
      </w:r>
      <w:r w:rsidRPr="00416B99">
        <w:rPr>
          <w:rStyle w:val="XMLcommentIndentChar"/>
          <w:rFonts w:ascii="Arial" w:hAnsi="Arial" w:cs="Arial"/>
          <w:sz w:val="22"/>
          <w:szCs w:val="22"/>
          <w:highlight w:val="white"/>
        </w:rPr>
        <w:t>M</w:t>
      </w:r>
      <w:r w:rsidRPr="00416B99">
        <w:rPr>
          <w:rStyle w:val="XMLcommetnChar"/>
          <w:rFonts w:cs="Arial"/>
          <w:szCs w:val="22"/>
          <w:highlight w:val="white"/>
        </w:rPr>
        <w:t>-M) ISO 19139 Mandatory: contact role  --&gt;</w:t>
      </w:r>
    </w:p>
    <w:p w:rsidR="00F959C7" w:rsidRPr="00416B99" w:rsidRDefault="00F959C7" w:rsidP="00476F78">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 xml:space="preserve">&lt;!-- CI_RoleCode names: {resourceProvider, custodian, owner, user, distributor, originator, </w:t>
      </w:r>
      <w:r w:rsidR="00955E3E">
        <w:rPr>
          <w:rStyle w:val="XMLcommetnChar"/>
          <w:rFonts w:cs="Arial"/>
          <w:szCs w:val="22"/>
          <w:highlight w:val="white"/>
        </w:rPr>
        <w:t xml:space="preserve">  </w:t>
      </w:r>
      <w:r w:rsidRPr="00416B99">
        <w:rPr>
          <w:rStyle w:val="XMLcommetnChar"/>
          <w:rFonts w:cs="Arial"/>
          <w:szCs w:val="22"/>
          <w:highlight w:val="white"/>
        </w:rPr>
        <w:t>pointOfContact, principalInvestigator, processor, publisher, author} --&gt;</w:t>
      </w:r>
    </w:p>
    <w:p w:rsidR="00F959C7" w:rsidRPr="00955E3E" w:rsidRDefault="00F959C7" w:rsidP="00955E3E">
      <w:pPr>
        <w:pStyle w:val="XMLelement0"/>
        <w:ind w:left="1600" w:hanging="1600"/>
        <w:rPr>
          <w:rFonts w:cs="Arial"/>
          <w:color w:val="00000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&lt;gmd:CI_RoleCode</w:t>
      </w:r>
      <w:r w:rsidR="00955E3E">
        <w:rPr>
          <w:rFonts w:cs="Arial"/>
          <w:color w:val="000000"/>
          <w:szCs w:val="22"/>
          <w:highlight w:val="white"/>
        </w:rPr>
        <w:t xml:space="preserve"> </w:t>
      </w:r>
      <w:r w:rsidRPr="00955E3E">
        <w:rPr>
          <w:rStyle w:val="XMLattributeChar0"/>
          <w:rFonts w:cs="Arial"/>
          <w:szCs w:val="22"/>
          <w:highlight w:val="white"/>
        </w:rPr>
        <w:t>codeList</w:t>
      </w:r>
      <w:r w:rsidRPr="00416B99">
        <w:rPr>
          <w:rStyle w:val="XMLattributeChar0"/>
          <w:rFonts w:cs="Arial"/>
          <w:szCs w:val="22"/>
          <w:highlight w:val="white"/>
        </w:rPr>
        <w:t>=</w:t>
      </w:r>
      <w:r w:rsidR="00955E3E" w:rsidRPr="00955E3E">
        <w:rPr>
          <w:rStyle w:val="attributeValue"/>
          <w:rFonts w:cs="Arial"/>
          <w:b w:val="0"/>
          <w:szCs w:val="22"/>
          <w:highlight w:val="white"/>
        </w:rPr>
        <w:t>”</w:t>
      </w:r>
      <w:hyperlink r:id="rId89" w:anchor="CI_RoleCode" w:history="1">
        <w:r w:rsidR="00955E3E" w:rsidRPr="00955E3E">
          <w:rPr>
            <w:rStyle w:val="attributeValue"/>
            <w:rFonts w:cs="Arial"/>
            <w:b w:val="0"/>
            <w:szCs w:val="22"/>
            <w:highlight w:val="white"/>
          </w:rPr>
          <w:t>http://www.isotc211.org/2005/resources/Codelist/gmxCodelists.xml#CI_RoleCode</w:t>
        </w:r>
      </w:hyperlink>
      <w:r w:rsidR="00955E3E" w:rsidRPr="00955E3E">
        <w:rPr>
          <w:rStyle w:val="attributeValue"/>
          <w:rFonts w:cs="Arial"/>
          <w:b w:val="0"/>
          <w:szCs w:val="22"/>
          <w:highlight w:val="white"/>
        </w:rPr>
        <w:t>”</w:t>
      </w:r>
      <w:r w:rsidRPr="00955E3E">
        <w:rPr>
          <w:rStyle w:val="XMLattributeChar0"/>
          <w:rFonts w:cs="Arial"/>
          <w:szCs w:val="22"/>
          <w:highlight w:val="white"/>
        </w:rPr>
        <w:t>codeListValue</w:t>
      </w:r>
      <w:r w:rsidRPr="00416B99">
        <w:rPr>
          <w:rStyle w:val="XMLattributeChar0"/>
          <w:rFonts w:cs="Arial"/>
          <w:szCs w:val="22"/>
          <w:highlight w:val="white"/>
        </w:rPr>
        <w:t>=</w:t>
      </w:r>
      <w:r w:rsidRPr="00955E3E">
        <w:rPr>
          <w:rStyle w:val="attributeValue"/>
          <w:rFonts w:cs="Arial"/>
          <w:b w:val="0"/>
          <w:szCs w:val="22"/>
          <w:highlight w:val="white"/>
        </w:rPr>
        <w:t>"pointOfContact"</w:t>
      </w:r>
      <w:r w:rsidRPr="00416B99">
        <w:rPr>
          <w:rFonts w:cs="Arial"/>
          <w:szCs w:val="22"/>
          <w:highlight w:val="white"/>
        </w:rPr>
        <w:t>&gt;</w:t>
      </w:r>
      <w:r w:rsidRPr="00416B99">
        <w:rPr>
          <w:rStyle w:val="XMLelementValueChar"/>
          <w:rFonts w:cs="Arial"/>
          <w:b w:val="0"/>
          <w:szCs w:val="22"/>
          <w:highlight w:val="white"/>
        </w:rPr>
        <w:t>point of contact</w:t>
      </w:r>
      <w:r w:rsidRPr="00416B99">
        <w:rPr>
          <w:rFonts w:cs="Arial"/>
          <w:szCs w:val="22"/>
          <w:highlight w:val="white"/>
        </w:rPr>
        <w:t>&lt;/gmd:CI_RoleCode&gt;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&lt;/gmd:citedResponsibleParty&gt;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&lt;/gmd:CI_Citation&gt;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&lt;/gmd:citation&gt;</w:t>
      </w:r>
    </w:p>
    <w:p w:rsidR="00F959C7" w:rsidRPr="00416B99" w:rsidRDefault="00F959C7" w:rsidP="00F959C7">
      <w:pPr>
        <w:pStyle w:val="XMLelement0"/>
        <w:rPr>
          <w:rFonts w:cs="Arial"/>
          <w:szCs w:val="22"/>
          <w:highlight w:val="white"/>
        </w:rPr>
      </w:pPr>
    </w:p>
    <w:p w:rsidR="00F959C7" w:rsidRPr="00416B99" w:rsidRDefault="00476F78"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Abstract - A free text summary of the content, significance, purpose, scope, etc. of the resource. Exactly one value.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&lt;gmd:abstract&gt;</w:t>
      </w:r>
    </w:p>
    <w:p w:rsidR="00F959C7" w:rsidRPr="00416B99" w:rsidRDefault="00F959C7" w:rsidP="00476F78">
      <w:pPr>
        <w:pStyle w:val="XMLelement0"/>
        <w:ind w:left="900" w:hanging="90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Example for the minimum required elements in a USGIN dataset metadata record. Note that this example includes conditional minimum elements that may or may not apply to a specific resource and its metadata. Although the resource is non-geographic, and extent element is included for example purposes.</w:t>
      </w:r>
      <w:r w:rsidRPr="00416B99">
        <w:rPr>
          <w:rFonts w:cs="Arial"/>
          <w:szCs w:val="22"/>
          <w:highlight w:val="white"/>
        </w:rPr>
        <w:t>&lt;/gco:CharacterString&gt;</w:t>
      </w:r>
    </w:p>
    <w:p w:rsidR="00476F78" w:rsidRPr="00416B99" w:rsidRDefault="00F959C7" w:rsidP="00476F78">
      <w:pPr>
        <w:pStyle w:val="XMLelement0"/>
        <w:rPr>
          <w:rStyle w:val="XMLcommetnChar"/>
          <w:rFonts w:cs="Arial"/>
          <w:szCs w:val="22"/>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&lt;/gmd:abstract&gt;</w:t>
      </w:r>
    </w:p>
    <w:p w:rsidR="00F959C7" w:rsidRPr="00416B99" w:rsidRDefault="00476F78"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(O-C) Resource point of contact (access contact) - CI_ResponsibleParty element here would contain information for point of contact to access the resource. This information is mandatory for physical resources such as core, cuttings, samples, manuscripts. This example metadata record is not about a physical resource, so the element is empty (included here only to anchor this comment...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&lt;gmd:pointOfContact/&gt;</w:t>
      </w:r>
    </w:p>
    <w:p w:rsidR="00F959C7" w:rsidRPr="00416B99" w:rsidRDefault="00476F78" w:rsidP="00256D0B">
      <w:pPr>
        <w:pStyle w:val="XMLcommetn"/>
        <w:rPr>
          <w:rStyle w:val="XMLelementValueChar"/>
          <w:rFonts w:cs="Arial"/>
          <w:b w:val="0"/>
          <w:bCs w:val="0"/>
          <w:color w:val="008000"/>
          <w:szCs w:val="22"/>
          <w:highlight w:val="white"/>
        </w:rPr>
      </w:pPr>
      <w:r w:rsidRPr="00C86EAE">
        <w:rPr>
          <w:highlight w:val="white"/>
        </w:rPr>
        <w:t xml:space="preserve">      </w:t>
      </w:r>
      <w:r w:rsidR="00F959C7" w:rsidRPr="00C86EAE">
        <w:rPr>
          <w:highlight w:val="white"/>
        </w:rPr>
        <w:t>&lt;!-- (O-C) Descriptive Keywords - Only required if the described resource is non-geographic, in</w:t>
      </w:r>
      <w:r w:rsidRPr="00C86EAE">
        <w:rPr>
          <w:highlight w:val="white"/>
        </w:rPr>
        <w:t xml:space="preserve"> </w:t>
      </w:r>
      <w:r w:rsidR="00F959C7" w:rsidRPr="00C86EAE">
        <w:rPr>
          <w:highlight w:val="white"/>
        </w:rPr>
        <w:t>which case the single keyword 'non-geographic' is mandatory. This example instance is about itself, and example metadata record, and is thus non-geographic so the keyword is mandatory. Note that and example bounding box is included for information purposes as well. --&gt;</w:t>
      </w:r>
    </w:p>
    <w:p w:rsidR="00F959C7" w:rsidRPr="00416B99" w:rsidRDefault="00F959C7" w:rsidP="00F959C7">
      <w:pPr>
        <w:pStyle w:val="XMLelement0"/>
        <w:rPr>
          <w:rFonts w:cs="Arial"/>
          <w:szCs w:val="22"/>
        </w:rPr>
      </w:pPr>
      <w:r w:rsidRPr="00416B99">
        <w:rPr>
          <w:rFonts w:cs="Arial"/>
          <w:szCs w:val="22"/>
        </w:rPr>
        <w:t xml:space="preserve">      &lt;gmd:descriptiveKeywords&gt;</w:t>
      </w:r>
    </w:p>
    <w:p w:rsidR="00F959C7" w:rsidRPr="00416B99" w:rsidRDefault="00F959C7" w:rsidP="00F959C7">
      <w:pPr>
        <w:pStyle w:val="XMLelement0"/>
        <w:rPr>
          <w:rFonts w:cs="Arial"/>
          <w:szCs w:val="22"/>
        </w:rPr>
      </w:pPr>
      <w:r w:rsidRPr="00416B99">
        <w:rPr>
          <w:rFonts w:cs="Arial"/>
          <w:szCs w:val="22"/>
        </w:rPr>
        <w:t xml:space="preserve">         &lt;gmd:MD_Keywords&gt;</w:t>
      </w:r>
    </w:p>
    <w:p w:rsidR="00F959C7" w:rsidRPr="00416B99" w:rsidRDefault="00F959C7" w:rsidP="00F959C7">
      <w:pPr>
        <w:pStyle w:val="XMLelement0"/>
        <w:rPr>
          <w:rFonts w:cs="Arial"/>
          <w:szCs w:val="22"/>
        </w:rPr>
      </w:pPr>
      <w:r w:rsidRPr="00416B99">
        <w:rPr>
          <w:rFonts w:cs="Arial"/>
          <w:szCs w:val="22"/>
        </w:rPr>
        <w:t xml:space="preserve">            &lt;gmd:keyword&gt;</w:t>
      </w:r>
    </w:p>
    <w:p w:rsidR="00F959C7" w:rsidRPr="00416B99" w:rsidRDefault="00F959C7" w:rsidP="00F959C7">
      <w:pPr>
        <w:pStyle w:val="XMLelement0"/>
        <w:rPr>
          <w:rFonts w:cs="Arial"/>
          <w:szCs w:val="22"/>
        </w:rPr>
      </w:pPr>
      <w:r w:rsidRPr="00416B99">
        <w:rPr>
          <w:rFonts w:cs="Arial"/>
          <w:szCs w:val="22"/>
        </w:rPr>
        <w:t xml:space="preserve">                &lt;gco:CharacterString&gt;</w:t>
      </w:r>
      <w:r w:rsidRPr="00416B99">
        <w:rPr>
          <w:rStyle w:val="XMLelementValueChar"/>
          <w:rFonts w:cs="Arial"/>
          <w:b w:val="0"/>
          <w:szCs w:val="22"/>
        </w:rPr>
        <w:t>non-geographic</w:t>
      </w:r>
      <w:r w:rsidRPr="00416B99">
        <w:rPr>
          <w:rFonts w:cs="Arial"/>
          <w:szCs w:val="22"/>
        </w:rPr>
        <w:t>&lt;/gco:CharacterString&gt;</w:t>
      </w:r>
    </w:p>
    <w:p w:rsidR="00F959C7" w:rsidRPr="00416B99" w:rsidRDefault="00F959C7" w:rsidP="00F959C7">
      <w:pPr>
        <w:pStyle w:val="XMLelement0"/>
        <w:rPr>
          <w:rFonts w:cs="Arial"/>
          <w:szCs w:val="22"/>
        </w:rPr>
      </w:pPr>
      <w:r w:rsidRPr="00416B99">
        <w:rPr>
          <w:rFonts w:cs="Arial"/>
          <w:szCs w:val="22"/>
        </w:rPr>
        <w:t xml:space="preserve">            &lt;/gmd:keyword&gt;</w:t>
      </w:r>
    </w:p>
    <w:p w:rsidR="00F959C7" w:rsidRPr="00416B99" w:rsidRDefault="00F959C7" w:rsidP="00F959C7">
      <w:pPr>
        <w:pStyle w:val="XMLelement0"/>
        <w:rPr>
          <w:rFonts w:cs="Arial"/>
          <w:szCs w:val="22"/>
        </w:rPr>
      </w:pPr>
      <w:r w:rsidRPr="00416B99">
        <w:rPr>
          <w:rFonts w:cs="Arial"/>
          <w:szCs w:val="22"/>
        </w:rPr>
        <w:t xml:space="preserve">         </w:t>
      </w:r>
    </w:p>
    <w:p w:rsidR="00F959C7" w:rsidRPr="00416B99" w:rsidRDefault="00F959C7" w:rsidP="00F959C7">
      <w:pPr>
        <w:pStyle w:val="XMLelement0"/>
        <w:rPr>
          <w:rFonts w:cs="Arial"/>
          <w:szCs w:val="22"/>
        </w:rPr>
      </w:pPr>
      <w:r w:rsidRPr="00416B99">
        <w:rPr>
          <w:rFonts w:cs="Arial"/>
          <w:szCs w:val="22"/>
        </w:rPr>
        <w:t xml:space="preserve">         &lt;gmd:type&gt;</w:t>
      </w:r>
    </w:p>
    <w:p w:rsidR="00F959C7" w:rsidRPr="00416B99" w:rsidRDefault="00F959C7" w:rsidP="00256D0B">
      <w:pPr>
        <w:pStyle w:val="XMLcommentIndent"/>
      </w:pPr>
      <w:r w:rsidRPr="00416B99">
        <w:t xml:space="preserve">  </w:t>
      </w:r>
      <w:r w:rsidRPr="00416B99">
        <w:tab/>
      </w:r>
      <w:r w:rsidR="006319E8">
        <w:t xml:space="preserve">   </w:t>
      </w:r>
      <w:r w:rsidRPr="00416B99">
        <w:t>&lt;!-- Keyword Type - allowed values from MD_KeywordTypeCode names: {discipline, place, stratum, temporal, theme} --&gt;</w:t>
      </w:r>
    </w:p>
    <w:p w:rsidR="00F959C7" w:rsidRPr="00416B99" w:rsidRDefault="00F959C7" w:rsidP="006319E8">
      <w:pPr>
        <w:pStyle w:val="XMLelement0"/>
        <w:ind w:left="900" w:hanging="900"/>
        <w:rPr>
          <w:rFonts w:cs="Arial"/>
          <w:szCs w:val="22"/>
        </w:rPr>
      </w:pPr>
      <w:r w:rsidRPr="00416B99">
        <w:rPr>
          <w:rFonts w:cs="Arial"/>
          <w:szCs w:val="22"/>
        </w:rPr>
        <w:t xml:space="preserve">           &lt;gmd:MD_KeywordTypeCode</w:t>
      </w:r>
      <w:r w:rsidR="006319E8">
        <w:rPr>
          <w:rFonts w:cs="Arial"/>
          <w:szCs w:val="22"/>
        </w:rPr>
        <w:t xml:space="preserve"> </w:t>
      </w:r>
      <w:r w:rsidRPr="00C86EAE">
        <w:rPr>
          <w:rStyle w:val="XMLattributeChar0"/>
        </w:rPr>
        <w:t>codeList</w:t>
      </w:r>
      <w:r w:rsidRPr="00C86EAE">
        <w:rPr>
          <w:rStyle w:val="XMLattributeChar0"/>
          <w:rFonts w:cs="Arial"/>
          <w:color w:val="auto"/>
          <w:szCs w:val="22"/>
        </w:rPr>
        <w:t>=</w:t>
      </w:r>
      <w:r w:rsidRPr="00C86EAE">
        <w:rPr>
          <w:rStyle w:val="XMLattributeValueChar"/>
        </w:rPr>
        <w:t>"http://www.isotc211.org/2005/resources/Codelis</w:t>
      </w:r>
      <w:r w:rsidR="006319E8" w:rsidRPr="00C86EAE">
        <w:rPr>
          <w:rStyle w:val="XMLattributeValueChar"/>
        </w:rPr>
        <w:t>t/gmxCodelists.xml#MD_KeywordTyp</w:t>
      </w:r>
      <w:r w:rsidRPr="00C86EAE">
        <w:rPr>
          <w:rStyle w:val="XMLattributeValueChar"/>
        </w:rPr>
        <w:t xml:space="preserve">eCode" </w:t>
      </w:r>
      <w:r w:rsidRPr="006319E8">
        <w:rPr>
          <w:rStyle w:val="XMLattributeChar0"/>
          <w:rFonts w:cs="Arial"/>
          <w:szCs w:val="22"/>
        </w:rPr>
        <w:t>codeListValue</w:t>
      </w:r>
      <w:r w:rsidRPr="00C86EAE">
        <w:rPr>
          <w:rStyle w:val="XMLattributeValueChar"/>
        </w:rPr>
        <w:t>="place"</w:t>
      </w:r>
      <w:r w:rsidRPr="00416B99">
        <w:rPr>
          <w:rFonts w:cs="Arial"/>
          <w:szCs w:val="22"/>
        </w:rPr>
        <w:t>&gt;</w:t>
      </w:r>
      <w:r w:rsidRPr="00416B99">
        <w:rPr>
          <w:rStyle w:val="XMLelementValueChar"/>
          <w:rFonts w:cs="Arial"/>
          <w:b w:val="0"/>
          <w:szCs w:val="22"/>
        </w:rPr>
        <w:t>place</w:t>
      </w:r>
      <w:r w:rsidRPr="00C86EAE">
        <w:t>&lt;/gmd:MD_KeywordTypeCode&gt;</w:t>
      </w:r>
    </w:p>
    <w:p w:rsidR="00F959C7" w:rsidRPr="00C86EAE" w:rsidRDefault="00F959C7" w:rsidP="00C86EAE">
      <w:pPr>
        <w:pStyle w:val="XMLelement0"/>
      </w:pPr>
      <w:r w:rsidRPr="00416B99">
        <w:lastRenderedPageBreak/>
        <w:t xml:space="preserve">          </w:t>
      </w:r>
      <w:r w:rsidRPr="00C86EAE">
        <w:t>&lt;/gmd:type&gt;</w:t>
      </w:r>
    </w:p>
    <w:p w:rsidR="006319E8" w:rsidRPr="00416B99" w:rsidRDefault="006319E8" w:rsidP="006319E8">
      <w:pPr>
        <w:pStyle w:val="XMLelement0"/>
        <w:rPr>
          <w:rFonts w:cs="Arial"/>
          <w:szCs w:val="22"/>
        </w:rPr>
      </w:pPr>
      <w:r>
        <w:rPr>
          <w:rFonts w:cs="Arial"/>
          <w:szCs w:val="22"/>
        </w:rPr>
        <w:t xml:space="preserve">       </w:t>
      </w:r>
      <w:r w:rsidRPr="006319E8">
        <w:rPr>
          <w:rFonts w:cs="Arial"/>
          <w:szCs w:val="22"/>
        </w:rPr>
        <w:t>&lt;/gmd:MD_Keywords&gt;</w:t>
      </w:r>
    </w:p>
    <w:p w:rsidR="006319E8" w:rsidRPr="00416B99" w:rsidRDefault="00F959C7" w:rsidP="006319E8">
      <w:pPr>
        <w:pStyle w:val="XMLelement0"/>
        <w:rPr>
          <w:rStyle w:val="XMLcommetnChar"/>
          <w:rFonts w:cs="Arial"/>
          <w:szCs w:val="22"/>
        </w:rPr>
      </w:pPr>
      <w:r w:rsidRPr="00416B99">
        <w:rPr>
          <w:rFonts w:cs="Arial"/>
          <w:szCs w:val="22"/>
        </w:rPr>
        <w:t xml:space="preserve">      &lt;/gmd:descriptiveKeywords&gt;</w:t>
      </w:r>
    </w:p>
    <w:p w:rsidR="00F959C7" w:rsidRPr="00416B99" w:rsidRDefault="006319E8" w:rsidP="006319E8">
      <w:pPr>
        <w:pStyle w:val="XMLelement0"/>
        <w:ind w:left="400" w:hanging="400"/>
        <w:rPr>
          <w:rStyle w:val="XMLelementValueChar"/>
          <w:rFonts w:cs="Arial"/>
          <w:b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(M-M) Resource language - Multiple instances of this element indicate that the linguistic content of the resource is available in multiple languages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&lt;gmd:language&gt;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w:t>
      </w:r>
      <w:r w:rsidRPr="00416B99">
        <w:rPr>
          <w:rStyle w:val="XMLcommentIndentChar"/>
          <w:rFonts w:ascii="Arial" w:hAnsi="Arial" w:cs="Arial"/>
          <w:sz w:val="22"/>
          <w:szCs w:val="22"/>
          <w:highlight w:val="white"/>
        </w:rPr>
        <w:t>- ISO 639-2/T three-letter language code (http://www.loc.gov/standards/iso639-2/). --</w:t>
      </w:r>
      <w:r w:rsidRPr="00416B99">
        <w:rPr>
          <w:rStyle w:val="XMLcommetnChar"/>
          <w:rFonts w:cs="Arial"/>
          <w:szCs w:val="22"/>
          <w:highlight w:val="white"/>
        </w:rPr>
        <w: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eng</w:t>
      </w:r>
      <w:r w:rsidRPr="00416B99">
        <w:rPr>
          <w:rFonts w:cs="Arial"/>
          <w:szCs w:val="22"/>
          <w:highlight w:val="white"/>
        </w:rPr>
        <w:t>&lt;/gco:CharacterString&gt;</w:t>
      </w:r>
    </w:p>
    <w:p w:rsidR="006319E8" w:rsidRPr="00416B99" w:rsidRDefault="00F959C7" w:rsidP="006319E8">
      <w:pPr>
        <w:pStyle w:val="XMLelement0"/>
        <w:rPr>
          <w:rStyle w:val="XMLcommetnChar"/>
          <w:rFonts w:cs="Arial"/>
          <w:szCs w:val="22"/>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&lt;/gmd:language&gt;</w:t>
      </w:r>
    </w:p>
    <w:p w:rsidR="00F959C7" w:rsidRPr="00416B99" w:rsidRDefault="006319E8"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 xml:space="preserve">&lt;!-- (C-C) Topic category - </w:t>
      </w:r>
      <w:r w:rsidR="00F959C7" w:rsidRPr="00C86EAE">
        <w:t>A topicCategory code must be prov</w:t>
      </w:r>
      <w:r w:rsidRPr="00C86EAE">
        <w:t xml:space="preserve">ided when hierarchyLevel is set </w:t>
      </w:r>
      <w:r w:rsidR="00F959C7" w:rsidRPr="00C86EAE">
        <w:t>to "dataset" (this example document) or "dataset series". Most USGIN resources will have MD_TopicCategoryCode = "geoscientificInformation", which is the default value for this profile.  More specific topic categorization should be done using keywords.</w:t>
      </w:r>
      <w:r w:rsidR="00F959C7" w:rsidRPr="00C86EAE">
        <w:rPr>
          <w:highlight w:val="white"/>
        </w:rPr>
        <w:t xml:space="preserve"> --&gt;</w:t>
      </w:r>
    </w:p>
    <w:p w:rsidR="00F959C7" w:rsidRPr="00416B99" w:rsidRDefault="00F959C7" w:rsidP="00C914FE">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&lt;gmd:topicCategory&gt;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 MD_Top</w:t>
      </w:r>
      <w:r w:rsidRPr="00416B99">
        <w:rPr>
          <w:rStyle w:val="XMLcommentIndentChar"/>
          <w:rFonts w:ascii="Arial" w:hAnsi="Arial" w:cs="Arial"/>
          <w:sz w:val="22"/>
          <w:szCs w:val="22"/>
          <w:highlight w:val="white"/>
        </w:rPr>
        <w:t>icCategoryCode names: {farming, biota, boundaries, climatologyMeterologyAtmosphere, economy, elevation, environment, geoscientificInformation, health, imageryBaseMapsEarthCover, intelligenceMilitar</w:t>
      </w:r>
      <w:r w:rsidRPr="00416B99">
        <w:rPr>
          <w:rStyle w:val="XMLcommetnChar"/>
          <w:rFonts w:cs="Arial"/>
          <w:szCs w:val="22"/>
          <w:highlight w:val="white"/>
        </w:rPr>
        <w:t>y, inlandWater, location, oceans, planningCadastre, society, structure, transportation, utilitiesCommunication} --&gt;</w:t>
      </w:r>
    </w:p>
    <w:p w:rsidR="00F959C7" w:rsidRPr="00416B99" w:rsidRDefault="00C914FE" w:rsidP="006319E8">
      <w:pPr>
        <w:pStyle w:val="XMLelement0"/>
        <w:rPr>
          <w:rFonts w:cs="Arial"/>
          <w:szCs w:val="22"/>
          <w:highlight w:val="white"/>
        </w:rPr>
      </w:pPr>
      <w:r>
        <w:rPr>
          <w:rStyle w:val="XMLelementValueChar"/>
          <w:rFonts w:cs="Arial"/>
          <w:b w:val="0"/>
          <w:szCs w:val="22"/>
          <w:highlight w:val="white"/>
        </w:rPr>
        <w:tab/>
      </w:r>
      <w:r>
        <w:rPr>
          <w:rStyle w:val="XMLelementValueChar"/>
          <w:rFonts w:cs="Arial"/>
          <w:b w:val="0"/>
          <w:szCs w:val="22"/>
          <w:highlight w:val="white"/>
        </w:rPr>
        <w:tab/>
        <w:t xml:space="preserve">    </w:t>
      </w:r>
      <w:r w:rsidR="00F959C7" w:rsidRPr="00416B99">
        <w:rPr>
          <w:rFonts w:cs="Arial"/>
          <w:szCs w:val="22"/>
          <w:highlight w:val="white"/>
        </w:rPr>
        <w:t>&lt;gmd:MD_TopicCategoryCode&gt;</w:t>
      </w:r>
      <w:r w:rsidR="00F959C7" w:rsidRPr="00416B99">
        <w:rPr>
          <w:rStyle w:val="XMLelementValueChar"/>
          <w:rFonts w:cs="Arial"/>
          <w:b w:val="0"/>
          <w:szCs w:val="22"/>
          <w:highlight w:val="white"/>
        </w:rPr>
        <w:t>geoscientificInformation</w:t>
      </w:r>
      <w:r w:rsidR="00F959C7" w:rsidRPr="00416B99">
        <w:rPr>
          <w:rFonts w:cs="Arial"/>
          <w:szCs w:val="22"/>
          <w:highlight w:val="white"/>
        </w:rPr>
        <w:t>&lt;/gmd:MD_TopicCategoryCode&gt;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&lt;/gmd:topicCategory&gt;</w:t>
      </w:r>
    </w:p>
    <w:p w:rsidR="00F959C7" w:rsidRPr="00C86EAE" w:rsidRDefault="00C914FE" w:rsidP="00256D0B">
      <w:pPr>
        <w:pStyle w:val="XMLcommetn"/>
        <w:rPr>
          <w:highlight w:val="white"/>
        </w:rPr>
      </w:pPr>
      <w:r w:rsidRPr="00C86EAE">
        <w:rPr>
          <w:highlight w:val="white"/>
        </w:rPr>
        <w:t xml:space="preserve">      </w:t>
      </w:r>
      <w:r w:rsidR="00F959C7" w:rsidRPr="00C86EAE">
        <w:rPr>
          <w:highlight w:val="white"/>
        </w:rPr>
        <w:t xml:space="preserve">&lt;!-- (C-C) Resource content extent - Defines the spatial (horizontal and vertical) and temporal region to which the content of the resource applies. </w:t>
      </w:r>
      <w:r w:rsidR="00F959C7" w:rsidRPr="00C86EAE">
        <w:t>For USGIN, a geographicElement/</w:t>
      </w:r>
      <w:r w:rsidR="00F959C7" w:rsidRPr="00C86EAE">
        <w:softHyphen/>
        <w:t>geographic</w:t>
      </w:r>
      <w:r w:rsidR="00F959C7" w:rsidRPr="00C86EAE">
        <w:softHyphen/>
        <w:t xml:space="preserve">BoundingBox must be provided for any resource with content related to some geographic location. If the described resource is not related to a geographic area, the place keyword 'non-geographic' should be included in the descriptiveKeywords element. </w:t>
      </w:r>
      <w:r w:rsidR="00F959C7" w:rsidRPr="00C86EAE">
        <w:rPr>
          <w:highlight w:val="white"/>
        </w:rPr>
        <w:t>--&gt;</w:t>
      </w:r>
    </w:p>
    <w:p w:rsidR="00F959C7" w:rsidRPr="00416B99" w:rsidRDefault="00C914F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 xml:space="preserve">&lt;!-- note that although this example record is about a non-geographic resource, bounding </w:t>
      </w:r>
      <w:r w:rsidRPr="00C86EAE">
        <w:rPr>
          <w:highlight w:val="white"/>
        </w:rPr>
        <w:t xml:space="preserve">boxes </w:t>
      </w:r>
      <w:r w:rsidR="00F959C7" w:rsidRPr="00C86EAE">
        <w:rPr>
          <w:highlight w:val="white"/>
        </w:rPr>
        <w:t>are anticipated for most resources so an example element is included, but it is not required.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&lt;gmd:extent&gt;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&lt;gmd:EX_Extent&gt;</w:t>
      </w:r>
    </w:p>
    <w:p w:rsidR="00F959C7" w:rsidRPr="00416B99" w:rsidRDefault="00C914F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(O-C) Resource content extent bounding box -US</w:t>
      </w:r>
      <w:r w:rsidRPr="00C86EAE">
        <w:rPr>
          <w:highlight w:val="white"/>
        </w:rPr>
        <w:t xml:space="preserve">GIN profile requires that if an </w:t>
      </w:r>
      <w:r w:rsidR="00F959C7" w:rsidRPr="00C86EAE">
        <w:rPr>
          <w:highlight w:val="white"/>
        </w:rPr>
        <w:t>EX_Extent/geographicElement is supplied, it include a geographic bounding box with bounding latitude and longitude expressed using WGS 84 decimal degrees. 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&lt;gmd:geographicElement&gt;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&lt;gmd:EX_GeographicBoundingBox&gt;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&lt;gmd:westBoundLongitude&gt;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-109.911001</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&lt;/gmd:westBoundLongitude&gt;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&lt;gmd:eastBoundLongitude&gt;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-109.910999</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&lt;/gmd:eastBoundLongitude&gt;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&lt;gmd:southBoundLatitude&gt;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34.772899</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&lt;/gmd:southBoundLatitude&gt;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&lt;gmd:northBoundLatitude&gt;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34.772901</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&lt;/gmd:northBoundLatitude&gt;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&lt;/gmd:EX_GeographicBoundingBox&gt;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&lt;/gmd:geographicElement&gt;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&lt;/gmd:EX_Extent&gt;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&lt;/gmd:extent&gt;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&lt;/gmd:MD_DataIdentification&gt;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&lt;/gmd:identificationInfo&gt;</w:t>
      </w:r>
    </w:p>
    <w:p w:rsidR="00F959C7" w:rsidRPr="00C86EAE" w:rsidRDefault="00C914FE" w:rsidP="00256D0B">
      <w:pPr>
        <w:pStyle w:val="XMLcommetn"/>
        <w:rPr>
          <w:highlight w:val="white"/>
        </w:rPr>
      </w:pPr>
      <w:r w:rsidRPr="00C86EAE">
        <w:rPr>
          <w:highlight w:val="white"/>
        </w:rPr>
        <w:t xml:space="preserve">      </w:t>
      </w:r>
      <w:r w:rsidR="00F959C7" w:rsidRPr="00C86EAE">
        <w:rPr>
          <w:highlight w:val="white"/>
        </w:rPr>
        <w:t xml:space="preserve">&lt;!-- </w:t>
      </w:r>
      <w:r w:rsidR="00F959C7" w:rsidRPr="00C86EAE">
        <w:t>Distribution (O-M) This element provides information to inform users how to obtain or access the described resource, which is considered part of the minimum useful content that should be provided by a metadata record. USGIN profile specifies that at least one MD_Distribution/distributor and one MD_Distribution/transferOptions element are required, and that the specified distributor provides the specified transfer options. --&gt;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&lt;gmd:distributionInfo&gt;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&lt;gmd:MD_Distribution&gt;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&lt;gmd:distributor&gt;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&lt;gmd:MD_Distributor&gt;</w:t>
      </w:r>
    </w:p>
    <w:p w:rsidR="00F959C7" w:rsidRPr="00416B99" w:rsidRDefault="00C914F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(O-C) distributor point of contact - CI_ResponsibleP</w:t>
      </w:r>
      <w:r w:rsidRPr="00C86EAE">
        <w:rPr>
          <w:highlight w:val="white"/>
        </w:rPr>
        <w:t xml:space="preserve">arty element here would contain </w:t>
      </w:r>
      <w:r w:rsidR="00F959C7" w:rsidRPr="00C86EAE">
        <w:rPr>
          <w:highlight w:val="white"/>
        </w:rPr>
        <w:t>information on who to contact if there is a problem with accessing the resource following the instructions in this distribution element. This information is mandatory, requiring at least a name (one of individual, organization, or position) and a voice telephone number or e-mail address. This example includes a position name and e-mail address. --&gt;</w:t>
      </w:r>
    </w:p>
    <w:p w:rsidR="00F959C7" w:rsidRPr="00416B99" w:rsidRDefault="00F959C7" w:rsidP="00F959C7">
      <w:pPr>
        <w:pStyle w:val="XMLelement0"/>
        <w:rPr>
          <w:rStyle w:val="XMLcommetnChar"/>
          <w:rFonts w:cs="Arial"/>
          <w:color w:val="0000FF"/>
          <w:szCs w:val="22"/>
        </w:rPr>
      </w:pPr>
      <w:r w:rsidRPr="00416B99">
        <w:rPr>
          <w:rStyle w:val="XMLcommetnChar"/>
          <w:rFonts w:cs="Arial"/>
          <w:szCs w:val="22"/>
        </w:rPr>
        <w:t xml:space="preserve">                 </w:t>
      </w:r>
      <w:r w:rsidRPr="00416B99">
        <w:rPr>
          <w:rStyle w:val="XMLcommetnChar"/>
          <w:rFonts w:cs="Arial"/>
          <w:color w:val="0000FF"/>
          <w:szCs w:val="22"/>
        </w:rPr>
        <w:t xml:space="preserve"> &lt;gmd:distributorContact&gt;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&lt;gmd:CI_ResponsibleParty&gt;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&lt;gmd:positionName&gt;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&lt;gco:CharacterString&gt;</w:t>
      </w:r>
      <w:r w:rsidRPr="00416B99">
        <w:rPr>
          <w:rStyle w:val="XMLelementValueChar"/>
          <w:rFonts w:cs="Arial"/>
          <w:b w:val="0"/>
          <w:szCs w:val="22"/>
        </w:rPr>
        <w:t>Web Master</w:t>
      </w:r>
      <w:r w:rsidRPr="00416B99">
        <w:rPr>
          <w:rStyle w:val="XMLcommetnChar"/>
          <w:rFonts w:cs="Arial"/>
          <w:color w:val="0000FF"/>
          <w:szCs w:val="22"/>
        </w:rPr>
        <w:t>&lt;/gco:CharacterString&gt;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&lt;/gmd:positionName&gt;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&lt;gmd:contactInfo&gt;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&lt;gmd:electronicMailAddress&gt;</w:t>
      </w:r>
    </w:p>
    <w:p w:rsidR="00F959C7" w:rsidRPr="00416B99" w:rsidRDefault="00F959C7" w:rsidP="009E7B1C">
      <w:pPr>
        <w:pStyle w:val="XMLelement0"/>
        <w:tabs>
          <w:tab w:val="clear" w:pos="2520"/>
          <w:tab w:val="left" w:pos="2500"/>
        </w:tabs>
        <w:rPr>
          <w:rStyle w:val="XMLcommetnChar"/>
          <w:rFonts w:cs="Arial"/>
          <w:color w:val="0000FF"/>
          <w:szCs w:val="22"/>
        </w:rPr>
      </w:pPr>
      <w:r w:rsidRPr="00416B99">
        <w:rPr>
          <w:rStyle w:val="XMLcommetnChar"/>
          <w:rFonts w:cs="Arial"/>
          <w:color w:val="0000FF"/>
          <w:szCs w:val="22"/>
        </w:rPr>
        <w:t xml:space="preserve">                   </w:t>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t xml:space="preserve">     </w:t>
      </w:r>
      <w:r w:rsidRPr="00416B99">
        <w:rPr>
          <w:rStyle w:val="XMLcommetnChar"/>
          <w:rFonts w:cs="Arial"/>
          <w:color w:val="0000FF"/>
          <w:szCs w:val="22"/>
        </w:rPr>
        <w:t>&lt;gco:CharacterString&gt;</w:t>
      </w:r>
      <w:r w:rsidRPr="00416B99">
        <w:rPr>
          <w:rStyle w:val="XMLelementValueChar"/>
          <w:rFonts w:cs="Arial"/>
          <w:b w:val="0"/>
          <w:szCs w:val="22"/>
        </w:rPr>
        <w:t>webmaster@usgin.org</w:t>
      </w:r>
      <w:r w:rsidRPr="00416B99">
        <w:rPr>
          <w:rStyle w:val="XMLcommetnChar"/>
          <w:rFonts w:cs="Arial"/>
          <w:color w:val="0000FF"/>
          <w:szCs w:val="22"/>
        </w:rPr>
        <w:t>&lt;/gco:CharacterString&gt;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&lt;/gmd:electronicMailAddress&gt;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&lt;/gmd:contactInfo&gt;</w:t>
      </w:r>
    </w:p>
    <w:p w:rsidR="00F959C7" w:rsidRPr="00416B99" w:rsidRDefault="00F959C7" w:rsidP="00F959C7">
      <w:pPr>
        <w:pStyle w:val="XMLelement0"/>
        <w:rPr>
          <w:rStyle w:val="XMLcommetnChar"/>
          <w:rFonts w:cs="Arial"/>
          <w:szCs w:val="22"/>
        </w:rPr>
      </w:pPr>
      <w:r w:rsidRPr="00416B99">
        <w:rPr>
          <w:rStyle w:val="XMLcommetnChar"/>
          <w:rFonts w:cs="Arial"/>
          <w:color w:val="0000FF"/>
          <w:szCs w:val="22"/>
        </w:rPr>
        <w:t xml:space="preserve">                          &lt;gmd:role&gt;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CI_RoleCode names: pointOfContact is mandatory for at least one distributor responsible party --&gt;</w:t>
      </w:r>
    </w:p>
    <w:p w:rsidR="00F959C7" w:rsidRPr="00416B99" w:rsidRDefault="00804859" w:rsidP="00804859">
      <w:pPr>
        <w:pStyle w:val="XMLelement0"/>
        <w:ind w:left="1900" w:hanging="1900"/>
        <w:rPr>
          <w:rStyle w:val="XMLcommetnChar"/>
          <w:rFonts w:cs="Arial"/>
          <w:color w:val="0000FF"/>
          <w:szCs w:val="22"/>
        </w:rPr>
      </w:pP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sidR="00F959C7" w:rsidRPr="00416B99">
        <w:rPr>
          <w:rStyle w:val="XMLcommetnChar"/>
          <w:rFonts w:cs="Arial"/>
          <w:color w:val="0000FF"/>
          <w:szCs w:val="22"/>
        </w:rPr>
        <w:t>&lt;</w:t>
      </w:r>
      <w:r w:rsidR="00F959C7" w:rsidRPr="00804859">
        <w:rPr>
          <w:rStyle w:val="XMLcommetnChar"/>
          <w:color w:val="0000FF"/>
        </w:rPr>
        <w:t>gmd</w:t>
      </w:r>
      <w:r w:rsidR="00F959C7" w:rsidRPr="00416B99">
        <w:rPr>
          <w:rStyle w:val="XMLcommetnChar"/>
          <w:rFonts w:cs="Arial"/>
          <w:color w:val="0000FF"/>
          <w:szCs w:val="22"/>
        </w:rPr>
        <w:t>:CI_RoleCode</w:t>
      </w:r>
      <w:r>
        <w:rPr>
          <w:rStyle w:val="XMLcommetnChar"/>
          <w:rFonts w:cs="Arial"/>
          <w:color w:val="0000FF"/>
          <w:szCs w:val="22"/>
        </w:rPr>
        <w:t xml:space="preserve"> </w:t>
      </w:r>
      <w:r w:rsidR="00F959C7" w:rsidRPr="00C914FE">
        <w:rPr>
          <w:rStyle w:val="XMLattributeChar0"/>
          <w:rFonts w:cs="Arial"/>
          <w:szCs w:val="22"/>
        </w:rPr>
        <w:t>codeList</w:t>
      </w:r>
      <w:r w:rsidR="00F959C7" w:rsidRPr="00804859">
        <w:t>=</w:t>
      </w:r>
      <w:r w:rsidR="00F959C7" w:rsidRPr="00804859">
        <w:rPr>
          <w:rStyle w:val="XMLattributeValueChar"/>
        </w:rPr>
        <w:t>"http://www.isotc211.org/2005/resources/Codelist/gmxCodelists.xml#CI_RoleCode"</w:t>
      </w:r>
      <w:r w:rsidR="00F959C7" w:rsidRPr="00C914FE">
        <w:rPr>
          <w:rStyle w:val="XMLattributeChar0"/>
          <w:rFonts w:cs="Arial"/>
          <w:szCs w:val="22"/>
        </w:rPr>
        <w:t>codeListValue</w:t>
      </w:r>
      <w:r w:rsidR="00F959C7" w:rsidRPr="00804859">
        <w:t>=</w:t>
      </w:r>
      <w:r w:rsidR="00F959C7" w:rsidRPr="00804859">
        <w:rPr>
          <w:rStyle w:val="XMLattributeValueChar"/>
        </w:rPr>
        <w:t>"pointOfContact"</w:t>
      </w:r>
      <w:r w:rsidR="00F959C7" w:rsidRPr="00804859">
        <w:t>&gt;</w:t>
      </w:r>
      <w:r w:rsidR="00F959C7" w:rsidRPr="00416B99">
        <w:rPr>
          <w:rStyle w:val="XMLelementValueChar"/>
          <w:rFonts w:cs="Arial"/>
          <w:b w:val="0"/>
          <w:szCs w:val="22"/>
        </w:rPr>
        <w:t>point of contact</w:t>
      </w:r>
      <w:r w:rsidR="00F959C7" w:rsidRPr="00416B99">
        <w:rPr>
          <w:rStyle w:val="XMLcommetnChar"/>
          <w:rFonts w:cs="Arial"/>
          <w:color w:val="0000FF"/>
          <w:szCs w:val="22"/>
        </w:rPr>
        <w:t>&lt;/gmd:CI_RoleCode&gt;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&lt;/gmd:role&gt;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&lt;/gmd:CI_ResponsibleParty&gt;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&lt;/gmd:distributorContact&gt;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&lt;/gmd:MD_Distributor&gt;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lastRenderedPageBreak/>
        <w:t xml:space="preserve">          &lt;/gmd:distributor&gt;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&lt;gmd:transferOptions&gt;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&lt;gmd:MD_DigitalTransferOptions&gt;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&lt;gmd:onLine&gt;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&lt;gmd:CI_OnlineResource&gt;</w:t>
      </w:r>
    </w:p>
    <w:p w:rsidR="00F959C7" w:rsidRPr="00416B99" w:rsidRDefault="00C914FE" w:rsidP="00256D0B">
      <w:pPr>
        <w:pStyle w:val="XMLcommetn"/>
        <w:rPr>
          <w:rStyle w:val="XMLcommetnChar"/>
          <w:rFonts w:cs="Arial"/>
          <w:szCs w:val="22"/>
        </w:rPr>
      </w:pPr>
      <w:r>
        <w:rPr>
          <w:rStyle w:val="XMLcommetnChar"/>
          <w:rFonts w:cs="Arial"/>
          <w:szCs w:val="22"/>
        </w:rPr>
        <w:t xml:space="preserve">      </w:t>
      </w:r>
      <w:r w:rsidR="00F959C7" w:rsidRPr="00416B99">
        <w:rPr>
          <w:rStyle w:val="XMLcommetnChar"/>
          <w:rFonts w:cs="Arial"/>
          <w:szCs w:val="22"/>
        </w:rPr>
        <w:t>&lt;!-- The CI_OnlineResource/linkage/URL element must contain complete URL to access the resource --&gt;</w:t>
      </w:r>
    </w:p>
    <w:p w:rsidR="00F959C7" w:rsidRPr="00416B99" w:rsidRDefault="00F959C7" w:rsidP="00F959C7">
      <w:pPr>
        <w:pStyle w:val="XMLelement0"/>
        <w:rPr>
          <w:rStyle w:val="XMLcommetnChar"/>
          <w:rFonts w:cs="Arial"/>
          <w:color w:val="0000FF"/>
          <w:szCs w:val="22"/>
        </w:rPr>
      </w:pPr>
      <w:r w:rsidRPr="00416B99">
        <w:rPr>
          <w:rStyle w:val="XMLcommetnChar"/>
          <w:rFonts w:cs="Arial"/>
          <w:szCs w:val="22"/>
        </w:rPr>
        <w:t xml:space="preserve">                          </w:t>
      </w:r>
      <w:r w:rsidRPr="00416B99">
        <w:rPr>
          <w:rStyle w:val="XMLcommetnChar"/>
          <w:rFonts w:cs="Arial"/>
          <w:color w:val="0000FF"/>
          <w:szCs w:val="22"/>
        </w:rPr>
        <w:t>&lt;gmd:linkage&gt;</w:t>
      </w:r>
    </w:p>
    <w:p w:rsidR="00F959C7" w:rsidRPr="00416B99" w:rsidRDefault="00F959C7" w:rsidP="00F959C7">
      <w:pPr>
        <w:pStyle w:val="XMLelement0"/>
        <w:rPr>
          <w:rStyle w:val="XMLcommetnChar"/>
          <w:rFonts w:cs="Arial"/>
          <w:szCs w:val="22"/>
        </w:rPr>
      </w:pP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t>&lt;gmd:URL&gt;</w:t>
      </w:r>
      <w:r w:rsidRPr="00416B99">
        <w:rPr>
          <w:rStyle w:val="XMLelementValueChar"/>
          <w:rFonts w:cs="Arial"/>
          <w:b w:val="0"/>
          <w:szCs w:val="22"/>
        </w:rPr>
        <w:t>http://repository.usgin.org/uri_gin/usgin/dlio/337</w:t>
      </w:r>
      <w:r w:rsidRPr="00416B99">
        <w:rPr>
          <w:rFonts w:cs="Arial"/>
          <w:szCs w:val="22"/>
        </w:rPr>
        <w:t>&lt;/gmd:URL&gt;</w:t>
      </w:r>
    </w:p>
    <w:p w:rsidR="00F959C7" w:rsidRPr="00416B99" w:rsidRDefault="00F959C7" w:rsidP="00F959C7">
      <w:pPr>
        <w:pStyle w:val="XMLelement0"/>
        <w:rPr>
          <w:rStyle w:val="XMLcommetnChar"/>
          <w:rFonts w:cs="Arial"/>
          <w:color w:val="0000FF"/>
          <w:szCs w:val="22"/>
        </w:rPr>
      </w:pPr>
      <w:r w:rsidRPr="00416B99">
        <w:rPr>
          <w:rStyle w:val="XMLcommetnChar"/>
          <w:rFonts w:cs="Arial"/>
          <w:szCs w:val="22"/>
        </w:rPr>
        <w:t xml:space="preserve">                          </w:t>
      </w:r>
      <w:r w:rsidRPr="00416B99">
        <w:rPr>
          <w:rStyle w:val="XMLcommetnChar"/>
          <w:rFonts w:cs="Arial"/>
          <w:color w:val="0000FF"/>
          <w:szCs w:val="22"/>
        </w:rPr>
        <w:t>&lt;/gmd:linkage&gt;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&lt;/gmd:CI_OnlineResource&gt;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&lt;/gmd:onLine&gt;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&lt;/gmd:MD_DigitalTransferOptions&gt;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&lt;/gmd:transferOptions&gt;</w:t>
      </w:r>
    </w:p>
    <w:p w:rsidR="00F959C7" w:rsidRPr="0080485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w:t>
      </w:r>
      <w:r w:rsidRPr="00804859">
        <w:rPr>
          <w:rStyle w:val="XMLcommetnChar"/>
          <w:rFonts w:cs="Arial"/>
          <w:color w:val="0000FF"/>
          <w:szCs w:val="22"/>
        </w:rPr>
        <w:t>Distribution&gt;</w:t>
      </w:r>
    </w:p>
    <w:p w:rsidR="00F959C7" w:rsidRPr="00416B99" w:rsidRDefault="00F959C7" w:rsidP="00F959C7">
      <w:pPr>
        <w:pStyle w:val="XMLelement0"/>
        <w:rPr>
          <w:rStyle w:val="XMLcommetnChar"/>
          <w:rFonts w:cs="Arial"/>
          <w:color w:val="0000FF"/>
          <w:szCs w:val="22"/>
          <w:highlight w:val="white"/>
        </w:rPr>
      </w:pPr>
      <w:r w:rsidRPr="00804859">
        <w:rPr>
          <w:rStyle w:val="XMLcommetnChar"/>
          <w:rFonts w:cs="Arial"/>
          <w:color w:val="0000FF"/>
          <w:szCs w:val="22"/>
        </w:rPr>
        <w:t xml:space="preserve">  &lt;/gmd:distribution</w:t>
      </w:r>
      <w:r w:rsidRPr="00416B99">
        <w:rPr>
          <w:rStyle w:val="XMLcommetnChar"/>
          <w:rFonts w:cs="Arial"/>
          <w:color w:val="0000FF"/>
          <w:szCs w:val="22"/>
        </w:rPr>
        <w:t>Info&gt;</w:t>
      </w:r>
    </w:p>
    <w:p w:rsidR="00762EB6" w:rsidRPr="00ED5CAB" w:rsidRDefault="00F959C7" w:rsidP="00ED5CAB">
      <w:pPr>
        <w:pStyle w:val="XMLelement0"/>
        <w:rPr>
          <w:rFonts w:cs="Arial"/>
          <w:szCs w:val="22"/>
          <w:highlight w:val="white"/>
        </w:rPr>
      </w:pPr>
      <w:r w:rsidRPr="00416B99">
        <w:rPr>
          <w:rFonts w:cs="Arial"/>
          <w:szCs w:val="22"/>
          <w:highlight w:val="white"/>
        </w:rPr>
        <w:t>&lt;/gmd:MD_Metadata&gt;</w:t>
      </w:r>
      <w:r w:rsidR="00762EB6">
        <w:rPr>
          <w:rFonts w:ascii="Courier New" w:hAnsi="Courier New"/>
          <w:b/>
          <w:bCs/>
          <w:color w:val="000000"/>
          <w:highlight w:val="white"/>
        </w:rPr>
        <w:br w:type="page"/>
      </w:r>
    </w:p>
    <w:p w:rsidR="00AE24E4" w:rsidRDefault="00903B11">
      <w:pPr>
        <w:pStyle w:val="Heading2"/>
      </w:pPr>
      <w:bookmarkStart w:id="185" w:name="_Toc381426802"/>
      <w:r w:rsidRPr="00CB2F1D">
        <w:lastRenderedPageBreak/>
        <w:t>USGIN ISO 19139 Dataset Metadata</w:t>
      </w:r>
      <w:bookmarkEnd w:id="185"/>
    </w:p>
    <w:p w:rsidR="00C6628C" w:rsidRDefault="00C6628C" w:rsidP="00C6628C">
      <w:r>
        <w:t xml:space="preserve">In the following listing, text in </w:t>
      </w:r>
      <w:r w:rsidR="00C42F77">
        <w:rPr>
          <w:rStyle w:val="XMLExampleChar0"/>
          <w:color w:val="008000"/>
        </w:rPr>
        <w:t>g</w:t>
      </w:r>
      <w:r w:rsidR="00C42F77" w:rsidRPr="00C6628C">
        <w:rPr>
          <w:rStyle w:val="XMLExampleChar0"/>
          <w:color w:val="008000"/>
        </w:rPr>
        <w:t>reen</w:t>
      </w:r>
      <w:r w:rsidR="00C42F77">
        <w:t xml:space="preserve"> </w:t>
      </w:r>
      <w:r>
        <w:t xml:space="preserve">is comments; XML elements are in </w:t>
      </w:r>
      <w:r w:rsidRPr="00C6628C">
        <w:rPr>
          <w:rStyle w:val="XMLExampleChar0"/>
          <w:color w:val="0000FF"/>
        </w:rPr>
        <w:t>blue</w:t>
      </w:r>
      <w:r>
        <w:t xml:space="preserve">, XML attributes are in </w:t>
      </w:r>
      <w:r w:rsidR="00F0469A">
        <w:rPr>
          <w:rStyle w:val="XMLExampleChar0"/>
          <w:color w:val="FF0000"/>
        </w:rPr>
        <w:t>red</w:t>
      </w:r>
      <w:r>
        <w:t xml:space="preserve">, and attribute values are in </w:t>
      </w:r>
      <w:r w:rsidRPr="00C6628C">
        <w:rPr>
          <w:rStyle w:val="XMLExampleChar0"/>
          <w:b/>
          <w:bCs/>
          <w:color w:val="8000FF"/>
        </w:rPr>
        <w:t>purple</w:t>
      </w:r>
      <w:r>
        <w:t>.</w:t>
      </w:r>
    </w:p>
    <w:p w:rsidR="001150E6" w:rsidRDefault="001150E6" w:rsidP="00C6628C">
      <w:r>
        <w:t>This example metadata record describes a scanned well log document.</w:t>
      </w:r>
    </w:p>
    <w:p w:rsidR="00821744" w:rsidRPr="00522388" w:rsidRDefault="00821744" w:rsidP="00256D0B">
      <w:pPr>
        <w:pStyle w:val="XMLcommetn"/>
        <w:rPr>
          <w:color w:val="auto"/>
        </w:rPr>
      </w:pPr>
      <w:r w:rsidRPr="00522388">
        <w:rPr>
          <w:color w:val="auto"/>
          <w:highlight w:val="yellow"/>
        </w:rPr>
        <w:t>&lt;?</w:t>
      </w:r>
      <w:r w:rsidRPr="00522388">
        <w:rPr>
          <w:color w:val="auto"/>
        </w:rPr>
        <w:t xml:space="preserve">xml </w:t>
      </w:r>
      <w:r w:rsidRPr="00522388">
        <w:rPr>
          <w:rStyle w:val="XMLattributeChar0"/>
        </w:rPr>
        <w:t>version</w:t>
      </w:r>
      <w:r w:rsidRPr="00522388">
        <w:rPr>
          <w:color w:val="auto"/>
        </w:rPr>
        <w:t>=</w:t>
      </w:r>
      <w:r w:rsidRPr="00522388">
        <w:rPr>
          <w:rStyle w:val="XMLattributeValueChar"/>
        </w:rPr>
        <w:t>"1.0"</w:t>
      </w:r>
      <w:r w:rsidRPr="00522388">
        <w:rPr>
          <w:color w:val="auto"/>
        </w:rPr>
        <w:t xml:space="preserve"> </w:t>
      </w:r>
      <w:r w:rsidRPr="00522388">
        <w:rPr>
          <w:rStyle w:val="XMLattributeChar0"/>
        </w:rPr>
        <w:t>encoding</w:t>
      </w:r>
      <w:r w:rsidRPr="00522388">
        <w:rPr>
          <w:color w:val="auto"/>
        </w:rPr>
        <w:t>=</w:t>
      </w:r>
      <w:r w:rsidRPr="00522388">
        <w:rPr>
          <w:rStyle w:val="XMLattributeValueChar"/>
        </w:rPr>
        <w:t>"UTF-8"</w:t>
      </w:r>
      <w:r w:rsidRPr="00522388">
        <w:rPr>
          <w:color w:val="auto"/>
          <w:highlight w:val="yellow"/>
        </w:rPr>
        <w:t>?&gt;</w:t>
      </w:r>
    </w:p>
    <w:p w:rsidR="00821744" w:rsidRPr="003D1227" w:rsidRDefault="00821744" w:rsidP="00256D0B">
      <w:pPr>
        <w:pStyle w:val="XMLcommetn"/>
      </w:pPr>
      <w:r w:rsidRPr="003D1227">
        <w:t>&lt;!--*************************************************************************************************</w:t>
      </w:r>
    </w:p>
    <w:p w:rsidR="00821744" w:rsidRPr="003D1227" w:rsidRDefault="00821744" w:rsidP="00256D0B">
      <w:pPr>
        <w:pStyle w:val="XMLcommetn"/>
      </w:pPr>
      <w:r w:rsidRPr="003D1227">
        <w:t xml:space="preserve">*** Example ISO 19139 Geospatial Dataset Metadata based on the USGIN v1.2 Profile </w:t>
      </w:r>
    </w:p>
    <w:p w:rsidR="00821744" w:rsidRPr="003D1227" w:rsidRDefault="00821744" w:rsidP="00256D0B">
      <w:pPr>
        <w:pStyle w:val="XMLcommetn"/>
      </w:pPr>
      <w:r w:rsidRPr="003D1227">
        <w:t>*** by USGIN Standards and Protocols Drafting Team</w:t>
      </w:r>
    </w:p>
    <w:p w:rsidR="00821744" w:rsidRPr="003D1227" w:rsidRDefault="00821744" w:rsidP="00256D0B">
      <w:pPr>
        <w:pStyle w:val="XMLcommetn"/>
      </w:pPr>
      <w:r w:rsidRPr="003D1227">
        <w:t>*** U.S. Geoscience Information System (USGIN) - http://lab.usgin.org</w:t>
      </w:r>
    </w:p>
    <w:p w:rsidR="00821744" w:rsidRPr="003D1227" w:rsidRDefault="00821744" w:rsidP="00256D0B">
      <w:pPr>
        <w:pStyle w:val="XMLcommetn"/>
      </w:pPr>
      <w:r w:rsidRPr="003D1227">
        <w:t>*** Contributors: Wolfgang Grunberg, Stephen M Richard</w:t>
      </w:r>
    </w:p>
    <w:p w:rsidR="00821744" w:rsidRPr="003D1227" w:rsidRDefault="00821744" w:rsidP="00256D0B">
      <w:pPr>
        <w:pStyle w:val="XMLcommetn"/>
      </w:pPr>
      <w:r w:rsidRPr="003D1227">
        <w:t>*** 2013-06-14</w:t>
      </w:r>
    </w:p>
    <w:p w:rsidR="00821744" w:rsidRPr="003D1227" w:rsidRDefault="00821744" w:rsidP="00256D0B">
      <w:pPr>
        <w:pStyle w:val="XMLcommetn"/>
      </w:pPr>
      <w:r w:rsidRPr="003D1227">
        <w:t xml:space="preserve">*** </w:t>
      </w:r>
    </w:p>
    <w:p w:rsidR="00821744" w:rsidRPr="003D1227" w:rsidRDefault="00821744" w:rsidP="00256D0B">
      <w:pPr>
        <w:pStyle w:val="XMLcommetn"/>
      </w:pPr>
      <w:r w:rsidRPr="003D1227">
        <w:t xml:space="preserve">*** DISCLAIMER: this is not an authoritative metadata example but an aide to get started; refer to </w:t>
      </w:r>
    </w:p>
    <w:p w:rsidR="00821744" w:rsidRPr="003D1227" w:rsidRDefault="00821744" w:rsidP="00256D0B">
      <w:pPr>
        <w:pStyle w:val="XMLcommetn"/>
      </w:pPr>
      <w:r w:rsidRPr="003D1227">
        <w:t>*** the USGIN profile document for more specific and complete guidelines.</w:t>
      </w:r>
    </w:p>
    <w:p w:rsidR="00821744" w:rsidRPr="003D1227" w:rsidRDefault="00821744" w:rsidP="00256D0B">
      <w:pPr>
        <w:pStyle w:val="XMLcommetn"/>
      </w:pPr>
      <w:r w:rsidRPr="003D1227">
        <w:t>***</w:t>
      </w:r>
    </w:p>
    <w:p w:rsidR="00821744" w:rsidRPr="003D1227" w:rsidRDefault="00821744" w:rsidP="00256D0B">
      <w:pPr>
        <w:pStyle w:val="XMLcommetn"/>
      </w:pPr>
      <w:r w:rsidRPr="003D1227">
        <w:t>*** Validated against http://www.isotc211.org/2005/gmd (ISO 19115, CSW 2.0.2 AP ISO 1.0).</w:t>
      </w:r>
    </w:p>
    <w:p w:rsidR="00821744" w:rsidRPr="003D1227" w:rsidRDefault="00821744" w:rsidP="00256D0B">
      <w:pPr>
        <w:pStyle w:val="XMLcommetn"/>
      </w:pPr>
      <w:r w:rsidRPr="003D1227">
        <w:t xml:space="preserve">*** Follows the USGIN ISO 19139 Dataset Metadata Profile v1.2. </w:t>
      </w:r>
    </w:p>
    <w:p w:rsidR="00821744" w:rsidRPr="003D1227" w:rsidRDefault="00821744" w:rsidP="00256D0B">
      <w:pPr>
        <w:pStyle w:val="XMLcommetn"/>
      </w:pPr>
      <w:r w:rsidRPr="003D1227">
        <w:t xml:space="preserve">*** </w:t>
      </w:r>
    </w:p>
    <w:p w:rsidR="00821744" w:rsidRPr="003D1227" w:rsidRDefault="00821744" w:rsidP="00256D0B">
      <w:pPr>
        <w:pStyle w:val="XMLcommetn"/>
      </w:pPr>
      <w:r w:rsidRPr="003D1227">
        <w:t>*** NOTES:</w:t>
      </w:r>
    </w:p>
    <w:p w:rsidR="00821744" w:rsidRPr="003D1227" w:rsidRDefault="00821744" w:rsidP="00256D0B">
      <w:pPr>
        <w:pStyle w:val="XMLcommetn"/>
      </w:pPr>
      <w:r w:rsidRPr="003D1227">
        <w:t xml:space="preserve">*** - Codelists: </w:t>
      </w:r>
    </w:p>
    <w:p w:rsidR="00821744" w:rsidRPr="003D1227" w:rsidRDefault="00821744" w:rsidP="00256D0B">
      <w:pPr>
        <w:pStyle w:val="XMLcommetn"/>
      </w:pPr>
      <w:r w:rsidRPr="003D1227">
        <w:t>*** Most ISO metadata profiles and applications use ISO codelists. The codeList attribute points to a Uniform Resource Locator (URL) that locates a resource describing the code list values. It can be a URN or a URL.</w:t>
      </w:r>
    </w:p>
    <w:p w:rsidR="00821744" w:rsidRPr="003D1227" w:rsidRDefault="00821744" w:rsidP="00256D0B">
      <w:pPr>
        <w:pStyle w:val="XMLcommetn"/>
      </w:pPr>
      <w:r w:rsidRPr="003D1227">
        <w:t xml:space="preserve">*** </w:t>
      </w:r>
    </w:p>
    <w:p w:rsidR="00821744" w:rsidRPr="003D1227" w:rsidRDefault="00821744" w:rsidP="00256D0B">
      <w:pPr>
        <w:pStyle w:val="XMLcommetn"/>
      </w:pPr>
      <w:r w:rsidRPr="003D1227">
        <w:t xml:space="preserve">*** KEY: - M/C/O/X (Mandatory, Conditional, Optional, Not Used) </w:t>
      </w:r>
    </w:p>
    <w:p w:rsidR="00821744" w:rsidRPr="003D1227" w:rsidRDefault="00821744" w:rsidP="00256D0B">
      <w:pPr>
        <w:pStyle w:val="XMLcommetn"/>
      </w:pPr>
      <w:r w:rsidRPr="003D1227">
        <w:t>***</w:t>
      </w:r>
    </w:p>
    <w:p w:rsidR="00821744" w:rsidRPr="003D1227" w:rsidRDefault="00821744" w:rsidP="00256D0B">
      <w:pPr>
        <w:pStyle w:val="XMLcommetn"/>
      </w:pPr>
      <w:r w:rsidRPr="003D1227">
        <w:t>**********************************************************************************************--&gt;</w:t>
      </w:r>
    </w:p>
    <w:p w:rsidR="00821744" w:rsidRPr="00821744" w:rsidRDefault="003D1227" w:rsidP="00256D0B">
      <w:pPr>
        <w:pStyle w:val="XMLcommetn"/>
      </w:pPr>
      <w:r>
        <w:tab/>
      </w:r>
      <w:r>
        <w:tab/>
      </w:r>
      <w:r>
        <w:tab/>
      </w:r>
      <w:r w:rsidR="00821744" w:rsidRPr="00821744">
        <w:t>&lt;!-- USGIN ISO 19139 geospatial dataset metadata record --&gt;</w:t>
      </w:r>
    </w:p>
    <w:p w:rsidR="00821744" w:rsidRDefault="00821744" w:rsidP="003D1227">
      <w:pPr>
        <w:pStyle w:val="XMLelement0"/>
        <w:ind w:left="1200" w:hanging="1200"/>
      </w:pPr>
      <w:r>
        <w:t xml:space="preserve">&lt;gmd:MD_Metadata </w:t>
      </w:r>
      <w:r w:rsidR="003D1227">
        <w:t xml:space="preserve"> </w:t>
      </w:r>
      <w:r w:rsidRPr="00F32F42">
        <w:rPr>
          <w:rStyle w:val="XMLattributeChar0"/>
        </w:rPr>
        <w:t>xmlns</w:t>
      </w:r>
      <w:r w:rsidRPr="00F32F42">
        <w:rPr>
          <w:color w:val="auto"/>
        </w:rPr>
        <w:t>=</w:t>
      </w:r>
      <w:r w:rsidR="00F32F42" w:rsidRPr="00F32F42">
        <w:rPr>
          <w:rStyle w:val="XMLattributeValueChar"/>
        </w:rPr>
        <w:t>”</w:t>
      </w:r>
      <w:hyperlink r:id="rId90" w:history="1">
        <w:r w:rsidR="003D1227" w:rsidRPr="00F32F42">
          <w:rPr>
            <w:rStyle w:val="XMLattributeValueChar"/>
          </w:rPr>
          <w:t>http://www.isotc211.org/2005/gmd</w:t>
        </w:r>
      </w:hyperlink>
      <w:r w:rsidR="00F32F42" w:rsidRPr="00F32F42">
        <w:rPr>
          <w:rStyle w:val="XMLattributeValueChar"/>
        </w:rPr>
        <w:t>”</w:t>
      </w:r>
      <w:r w:rsidR="003D1227" w:rsidRPr="00F32F42">
        <w:rPr>
          <w:rStyle w:val="XMLattributeValueChar"/>
        </w:rPr>
        <w:t xml:space="preserve"> </w:t>
      </w:r>
      <w:r w:rsidRPr="00F32F42">
        <w:rPr>
          <w:rStyle w:val="XMLattributeChar0"/>
        </w:rPr>
        <w:t>xmlns:gco</w:t>
      </w:r>
      <w:r w:rsidRPr="00F32F42">
        <w:rPr>
          <w:color w:val="auto"/>
        </w:rPr>
        <w:t>=</w:t>
      </w:r>
      <w:r w:rsidRPr="00F32F42">
        <w:rPr>
          <w:rStyle w:val="XMLattributeValueChar"/>
        </w:rPr>
        <w:t xml:space="preserve">"http://www.isotc211.org/2005/gco" </w:t>
      </w:r>
      <w:r w:rsidRPr="00F32F42">
        <w:rPr>
          <w:rStyle w:val="XMLattributeChar0"/>
        </w:rPr>
        <w:t>xmlns:gmd</w:t>
      </w:r>
      <w:r w:rsidRPr="00F32F42">
        <w:rPr>
          <w:color w:val="auto"/>
        </w:rPr>
        <w:t>=</w:t>
      </w:r>
      <w:r w:rsidRPr="00F32F42">
        <w:rPr>
          <w:rStyle w:val="XMLattributeValueChar"/>
        </w:rPr>
        <w:t xml:space="preserve">"http://www.isotc211.org/2005/gmd" </w:t>
      </w:r>
      <w:r w:rsidRPr="00F32F42">
        <w:rPr>
          <w:rStyle w:val="XMLattributeChar0"/>
        </w:rPr>
        <w:t>xmlns:gmi</w:t>
      </w:r>
      <w:r w:rsidRPr="00F32F42">
        <w:rPr>
          <w:color w:val="auto"/>
        </w:rPr>
        <w:t>=</w:t>
      </w:r>
      <w:r w:rsidRPr="00F32F42">
        <w:rPr>
          <w:rStyle w:val="XMLattributeValueChar"/>
        </w:rPr>
        <w:t xml:space="preserve">"http://www.isotc211.org/2005/gmi" </w:t>
      </w:r>
      <w:r w:rsidRPr="00F32F42">
        <w:rPr>
          <w:rStyle w:val="XMLattributeChar0"/>
        </w:rPr>
        <w:t>xmlns:gml</w:t>
      </w:r>
      <w:r w:rsidRPr="00F32F42">
        <w:rPr>
          <w:color w:val="auto"/>
        </w:rPr>
        <w:t>=</w:t>
      </w:r>
      <w:r w:rsidRPr="00F32F42">
        <w:rPr>
          <w:rStyle w:val="XMLattributeValueChar"/>
        </w:rPr>
        <w:t xml:space="preserve">"http://www.opengis.net/gml" </w:t>
      </w:r>
      <w:r w:rsidRPr="00F32F42">
        <w:rPr>
          <w:rStyle w:val="XMLattributeChar0"/>
        </w:rPr>
        <w:t>xmlns:gmx</w:t>
      </w:r>
      <w:r w:rsidRPr="00F32F42">
        <w:rPr>
          <w:color w:val="auto"/>
        </w:rPr>
        <w:t>=</w:t>
      </w:r>
      <w:r w:rsidRPr="00F32F42">
        <w:rPr>
          <w:rStyle w:val="XMLattributeValueChar"/>
        </w:rPr>
        <w:t>"http://www.isotc211.org/2005/gmx</w:t>
      </w:r>
      <w:r>
        <w:t xml:space="preserve">" </w:t>
      </w:r>
      <w:r w:rsidRPr="00F32F42">
        <w:rPr>
          <w:rStyle w:val="XMLattributeChar0"/>
        </w:rPr>
        <w:t>xmlns:gts</w:t>
      </w:r>
      <w:r w:rsidRPr="00F32F42">
        <w:rPr>
          <w:color w:val="auto"/>
        </w:rPr>
        <w:t>=</w:t>
      </w:r>
      <w:r w:rsidRPr="00F32F42">
        <w:rPr>
          <w:rStyle w:val="XMLattributeValueChar"/>
        </w:rPr>
        <w:t>"http://www.isotc211.org/2005/gts"</w:t>
      </w:r>
      <w:r>
        <w:t xml:space="preserve"> </w:t>
      </w:r>
      <w:r w:rsidRPr="00F32F42">
        <w:rPr>
          <w:rStyle w:val="XMLattributeChar0"/>
        </w:rPr>
        <w:t>xmlns:srv</w:t>
      </w:r>
      <w:r w:rsidRPr="00F32F42">
        <w:rPr>
          <w:color w:val="auto"/>
        </w:rPr>
        <w:t>=</w:t>
      </w:r>
      <w:r w:rsidRPr="00F32F42">
        <w:rPr>
          <w:rStyle w:val="XMLattributeValueChar"/>
        </w:rPr>
        <w:t xml:space="preserve">"http://www.isotc211.org/2005/srv" </w:t>
      </w:r>
      <w:r w:rsidRPr="00F32F42">
        <w:rPr>
          <w:rStyle w:val="XMLattributeChar0"/>
        </w:rPr>
        <w:t>xmlns:xlink</w:t>
      </w:r>
      <w:r w:rsidRPr="00F32F42">
        <w:rPr>
          <w:color w:val="auto"/>
        </w:rPr>
        <w:t>=</w:t>
      </w:r>
      <w:r w:rsidRPr="00F32F42">
        <w:rPr>
          <w:rStyle w:val="XMLattributeValueChar"/>
        </w:rPr>
        <w:t xml:space="preserve">"http://www.w3.org/1999/xlink" </w:t>
      </w:r>
      <w:r w:rsidRPr="00F32F42">
        <w:rPr>
          <w:rStyle w:val="XMLattributeChar0"/>
        </w:rPr>
        <w:t>xmlns:xsi</w:t>
      </w:r>
      <w:r w:rsidRPr="00F32F42">
        <w:rPr>
          <w:color w:val="auto"/>
        </w:rPr>
        <w:t>=</w:t>
      </w:r>
      <w:r w:rsidRPr="00F32F42">
        <w:rPr>
          <w:rStyle w:val="XMLattributeValueChar"/>
        </w:rPr>
        <w:t xml:space="preserve">"http://www.w3.org/2001/XMLSchema-instance" </w:t>
      </w:r>
      <w:r w:rsidRPr="00F32F42">
        <w:rPr>
          <w:rStyle w:val="XMLattributeChar0"/>
        </w:rPr>
        <w:t>xsi:schemaLocation</w:t>
      </w:r>
      <w:r w:rsidRPr="00F32F42">
        <w:rPr>
          <w:color w:val="auto"/>
        </w:rPr>
        <w:t>=</w:t>
      </w:r>
      <w:r w:rsidRPr="00F32F42">
        <w:rPr>
          <w:rStyle w:val="XMLattributeValueChar"/>
        </w:rPr>
        <w:t>"http://www.isotc211.org/2005/gmd</w:t>
      </w:r>
      <w:r>
        <w:t xml:space="preserve"> </w:t>
      </w:r>
      <w:r w:rsidRPr="00F32F42">
        <w:rPr>
          <w:rStyle w:val="XMLattributeValueChar"/>
        </w:rPr>
        <w:t>http://schemas.opengis.net/csw/2.0.2/profiles/apiso/1.0.0/apiso.xsd"</w:t>
      </w:r>
      <w:r>
        <w:t>&gt;</w:t>
      </w:r>
    </w:p>
    <w:p w:rsidR="00821744" w:rsidRDefault="003D1227" w:rsidP="00256D0B">
      <w:pPr>
        <w:pStyle w:val="XMLcommetn"/>
      </w:pPr>
      <w:r>
        <w:tab/>
      </w:r>
      <w:r w:rsidR="00532828">
        <w:tab/>
      </w:r>
      <w:r w:rsidR="00532828">
        <w:tab/>
        <w:t xml:space="preserve"> </w:t>
      </w:r>
      <w:r>
        <w:t>&lt;!-- (M) U</w:t>
      </w:r>
      <w:r w:rsidR="00821744">
        <w:t>nique Identifier for the metadata record - USGIN recommends using a valid Universally Unique Identifier (UUID) --&gt;</w:t>
      </w:r>
    </w:p>
    <w:p w:rsidR="00821744" w:rsidRDefault="00821744" w:rsidP="00821744">
      <w:pPr>
        <w:pStyle w:val="XMLelement0"/>
      </w:pPr>
      <w:r>
        <w:tab/>
        <w:t>&lt;gmd:fileIdentifier&gt;</w:t>
      </w:r>
    </w:p>
    <w:p w:rsidR="00821744" w:rsidRDefault="00821744" w:rsidP="00821744">
      <w:pPr>
        <w:pStyle w:val="XMLelement0"/>
      </w:pPr>
      <w:r>
        <w:tab/>
      </w:r>
      <w:r>
        <w:tab/>
        <w:t>&lt;gco:CharacterString&gt;</w:t>
      </w:r>
      <w:r w:rsidRPr="00CB22E9">
        <w:rPr>
          <w:color w:val="auto"/>
        </w:rPr>
        <w:t>00C02E67-F1ED-473DA240068CCB041A73</w:t>
      </w:r>
      <w:r>
        <w:t>&lt;/gco:CharacterString&gt;</w:t>
      </w:r>
    </w:p>
    <w:p w:rsidR="00821744" w:rsidRDefault="00821744" w:rsidP="00821744">
      <w:pPr>
        <w:pStyle w:val="XMLelement0"/>
      </w:pPr>
      <w:r>
        <w:tab/>
        <w:t>&lt;/gmd:fileIdentifier&gt;</w:t>
      </w:r>
    </w:p>
    <w:p w:rsidR="00821744" w:rsidRDefault="00821744" w:rsidP="00CB22E9">
      <w:pPr>
        <w:pStyle w:val="XMLelement0"/>
        <w:ind w:left="144"/>
      </w:pPr>
      <w:r w:rsidRPr="00CB22E9">
        <w:rPr>
          <w:rStyle w:val="XMLcommetnChar"/>
        </w:rPr>
        <w:tab/>
        <w:t>&lt;!-- (M) Metadata language ISO639-2/T three letter language code - lower case. --&gt;</w:t>
      </w:r>
      <w:r>
        <w:t xml:space="preserve"> &lt;gmd:language&gt;</w:t>
      </w:r>
    </w:p>
    <w:p w:rsidR="00821744" w:rsidRDefault="00821744" w:rsidP="00821744">
      <w:pPr>
        <w:pStyle w:val="XMLelement0"/>
      </w:pPr>
      <w:r>
        <w:tab/>
      </w:r>
      <w:r>
        <w:tab/>
        <w:t>&lt;gco:CharacterString&gt;</w:t>
      </w:r>
      <w:r w:rsidRPr="00CB22E9">
        <w:rPr>
          <w:color w:val="auto"/>
        </w:rPr>
        <w:t>eng</w:t>
      </w:r>
      <w:r>
        <w:t>&lt;/gco:CharacterString&gt;</w:t>
      </w:r>
    </w:p>
    <w:p w:rsidR="00821744" w:rsidRDefault="00821744" w:rsidP="00821744">
      <w:pPr>
        <w:pStyle w:val="XMLelement0"/>
      </w:pPr>
      <w:r>
        <w:tab/>
        <w:t>&lt;/gmd:language&gt;</w:t>
      </w:r>
    </w:p>
    <w:p w:rsidR="00821744" w:rsidRDefault="00715102" w:rsidP="00256D0B">
      <w:pPr>
        <w:pStyle w:val="XMLcommetn"/>
      </w:pPr>
      <w:r>
        <w:lastRenderedPageBreak/>
        <w:tab/>
      </w:r>
      <w:r w:rsidR="00821744">
        <w:tab/>
      </w:r>
      <w:r>
        <w:t xml:space="preserve">  </w:t>
      </w:r>
      <w:r w:rsidR="002C6E7F">
        <w:t xml:space="preserve">              </w:t>
      </w:r>
      <w:r w:rsidR="00821744">
        <w:t>&lt;!-- (M) Metadata character set  - default is "utf8", USGIN requires that a character set code is defined to facilitate CSW servers (deegree, GeoNetwork, etc.). --&gt;</w:t>
      </w:r>
    </w:p>
    <w:p w:rsidR="00821744" w:rsidRDefault="00821744" w:rsidP="00821744">
      <w:pPr>
        <w:pStyle w:val="XMLelement0"/>
      </w:pPr>
      <w:r>
        <w:tab/>
        <w:t>&lt;gmd:characterSet&gt;</w:t>
      </w:r>
    </w:p>
    <w:p w:rsidR="00510B56" w:rsidRDefault="00821744" w:rsidP="00256D0B">
      <w:pPr>
        <w:pStyle w:val="XMLcommetn"/>
      </w:pPr>
      <w:r>
        <w:tab/>
      </w:r>
      <w:r>
        <w:tab/>
      </w:r>
      <w:r w:rsidR="00715102">
        <w:t xml:space="preserve">   </w:t>
      </w:r>
      <w:r w:rsidR="002C6E7F">
        <w:t xml:space="preserve">             </w:t>
      </w:r>
      <w:r>
        <w:t>&lt;!-- MD_CharacterSetCode names: {ucs2, ucs4, utf7, utf8, utf16, 8859part1, 8859part2, 8859part3, 8859part4, 8859part5, 8859part6, 8859part7, 8859part8, 8859part9, 8859part10, 8859part11, 8859part13, 8859part14, 8859part15, 8859part16, jis, shiftJIS, eucJP, usAscii, ebcdic, eucKR, big5, GB2312}.  --&gt;</w:t>
      </w:r>
    </w:p>
    <w:p w:rsidR="00510B56" w:rsidRDefault="00821744" w:rsidP="00EB2468">
      <w:pPr>
        <w:pStyle w:val="XMLelement0"/>
        <w:ind w:left="360"/>
      </w:pPr>
      <w:r w:rsidRPr="00510B56">
        <w:rPr>
          <w:rStyle w:val="XMLelementChar0"/>
        </w:rPr>
        <w:t xml:space="preserve">&lt;gmd:MD_CharacterSetCode </w:t>
      </w:r>
      <w:r w:rsidRPr="00715102">
        <w:rPr>
          <w:rStyle w:val="XMLattributeChar0"/>
        </w:rPr>
        <w:t>codeList</w:t>
      </w:r>
      <w:r w:rsidRPr="00715102">
        <w:rPr>
          <w:color w:val="auto"/>
        </w:rPr>
        <w:t>=</w:t>
      </w:r>
      <w:r w:rsidRPr="00510B56">
        <w:rPr>
          <w:rStyle w:val="XMLattributeValueChar"/>
        </w:rPr>
        <w:t>"http://www.isotc211.org/2005/resources/Codelist/gmxCodelists.xml#MD_CharacterSetCode"</w:t>
      </w:r>
      <w:r>
        <w:t xml:space="preserve"> </w:t>
      </w:r>
      <w:r w:rsidRPr="00510B56">
        <w:rPr>
          <w:rStyle w:val="XMLattributeChar0"/>
        </w:rPr>
        <w:t>codeListValue</w:t>
      </w:r>
      <w:r>
        <w:t>=</w:t>
      </w:r>
      <w:r w:rsidRPr="00510B56">
        <w:rPr>
          <w:rStyle w:val="XMLattributeValueChar"/>
        </w:rPr>
        <w:t>"utf8"</w:t>
      </w:r>
      <w:r>
        <w:t>&gt;</w:t>
      </w:r>
      <w:r w:rsidRPr="00510B56">
        <w:rPr>
          <w:color w:val="auto"/>
        </w:rPr>
        <w:t>UTF-8</w:t>
      </w:r>
      <w:r>
        <w:t>&lt;/gmd:MD_CharacterSetCode&gt;</w:t>
      </w:r>
    </w:p>
    <w:p w:rsidR="00821744" w:rsidRDefault="00EB2468" w:rsidP="00510B56">
      <w:pPr>
        <w:pStyle w:val="XMLelement0"/>
      </w:pPr>
      <w:r>
        <w:tab/>
      </w:r>
      <w:r w:rsidR="00821744">
        <w:t>&lt;/gmd:characterSet&gt;</w:t>
      </w:r>
    </w:p>
    <w:p w:rsidR="00821744" w:rsidRDefault="00821744" w:rsidP="00821744">
      <w:pPr>
        <w:pStyle w:val="XMLelement0"/>
      </w:pPr>
    </w:p>
    <w:p w:rsidR="00821744" w:rsidRDefault="00821744" w:rsidP="00256D0B">
      <w:pPr>
        <w:pStyle w:val="XMLcommetn"/>
      </w:pPr>
      <w:r>
        <w:tab/>
      </w:r>
      <w:r w:rsidR="00EB2468">
        <w:t xml:space="preserve">     </w:t>
      </w:r>
      <w:r w:rsidR="002C6E7F">
        <w:t xml:space="preserve">             </w:t>
      </w:r>
      <w:r>
        <w:t>&lt;!-- (M-M) Resource type - Define if this record is a: dataset (default), service, feature, software, etc. --&gt;</w:t>
      </w:r>
    </w:p>
    <w:p w:rsidR="00821744" w:rsidRPr="00EB2468" w:rsidRDefault="00821744" w:rsidP="00EB2468">
      <w:pPr>
        <w:pStyle w:val="XMLelement0"/>
      </w:pPr>
      <w:r>
        <w:tab/>
      </w:r>
      <w:r w:rsidRPr="00EB2468">
        <w:t>&lt;gmd:hierarchyLevel&gt;</w:t>
      </w:r>
    </w:p>
    <w:p w:rsidR="00821744" w:rsidRDefault="00821744" w:rsidP="00256D0B">
      <w:pPr>
        <w:pStyle w:val="XMLcommetn"/>
      </w:pPr>
      <w:r>
        <w:tab/>
      </w:r>
      <w:r>
        <w:tab/>
      </w:r>
      <w:r w:rsidR="00EB2468">
        <w:t xml:space="preserve">   </w:t>
      </w:r>
      <w:r w:rsidR="002C6E7F">
        <w:t xml:space="preserve">             </w:t>
      </w:r>
      <w:r>
        <w:t>&lt;!-- MD_ScopeCode code names: {attribute, attributeType, collectionHardware, col-lectionSession, dataset, series, nonGeographicDataset, dimensionGroup, feature, fea-tureType, propertyType, fieldSession, software, service, model, tile}. --&gt;</w:t>
      </w:r>
    </w:p>
    <w:p w:rsidR="00821744" w:rsidRPr="00EB2468" w:rsidRDefault="00821744" w:rsidP="0033262B">
      <w:pPr>
        <w:pStyle w:val="XMLelement0"/>
        <w:ind w:left="500" w:hanging="500"/>
      </w:pPr>
      <w:r>
        <w:tab/>
      </w:r>
      <w:r>
        <w:tab/>
      </w:r>
      <w:r w:rsidRPr="00EB2468">
        <w:t>&lt;gmd:MD_ScopeCode</w:t>
      </w:r>
      <w:r>
        <w:t xml:space="preserve"> </w:t>
      </w:r>
      <w:r w:rsidRPr="0033262B">
        <w:rPr>
          <w:rStyle w:val="XMLattributeChar0"/>
        </w:rPr>
        <w:t>codeList</w:t>
      </w:r>
      <w:r w:rsidRPr="0033262B">
        <w:rPr>
          <w:color w:val="auto"/>
        </w:rPr>
        <w:t>=</w:t>
      </w:r>
      <w:r w:rsidRPr="0033262B">
        <w:rPr>
          <w:rStyle w:val="XMLattributeValueChar"/>
        </w:rPr>
        <w:t>"http://www.isotc211.org/2005/resources/Codelist/gmxCodelists.xml#MD_ScopeCode"</w:t>
      </w:r>
      <w:r>
        <w:t xml:space="preserve"> </w:t>
      </w:r>
      <w:r w:rsidRPr="00EB2468">
        <w:rPr>
          <w:rStyle w:val="XMLattributeChar0"/>
        </w:rPr>
        <w:t>codeListValue</w:t>
      </w:r>
      <w:r>
        <w:t>=</w:t>
      </w:r>
      <w:r w:rsidRPr="00EB2468">
        <w:rPr>
          <w:rStyle w:val="XMLattributeValueChar"/>
        </w:rPr>
        <w:t>"dataset"</w:t>
      </w:r>
      <w:r>
        <w:t>&gt;</w:t>
      </w:r>
      <w:r w:rsidRPr="00EB2468">
        <w:rPr>
          <w:color w:val="auto"/>
        </w:rPr>
        <w:t>dataset</w:t>
      </w:r>
      <w:r w:rsidRPr="00EB2468">
        <w:t>&lt;/gmd:MD_ScopeCode&gt;</w:t>
      </w:r>
    </w:p>
    <w:p w:rsidR="00821744" w:rsidRDefault="00821744" w:rsidP="00821744">
      <w:pPr>
        <w:pStyle w:val="XMLelement0"/>
      </w:pPr>
      <w:r w:rsidRPr="00EB2468">
        <w:tab/>
        <w:t>&lt;/gmd:hierarchyLevel&gt;</w:t>
      </w:r>
    </w:p>
    <w:p w:rsidR="00821744" w:rsidRDefault="00821744" w:rsidP="00256D0B">
      <w:pPr>
        <w:pStyle w:val="XMLcommetn"/>
      </w:pPr>
      <w:r>
        <w:tab/>
      </w:r>
      <w:r w:rsidR="0033262B">
        <w:t xml:space="preserve">    </w:t>
      </w:r>
      <w:r w:rsidR="002C6E7F">
        <w:t xml:space="preserve">             </w:t>
      </w:r>
      <w:r w:rsidR="0033262B">
        <w:t xml:space="preserve"> </w:t>
      </w:r>
      <w:r>
        <w:t>&lt;!-- (O-M) Resource hierarchy level name - USGIN makes this property mandatory to identify the USGIN resource type (see USGIN Profile, "Resources of Interest"). Default USGIN hierarchyLevelName CharacterString is “Dataset”. Encode hierarchy by including hierarchyLevelName elements for all broader resource categories. E.g. default should also include a hierarchyLevelName=”Collection” element. For services USGIN hi</w:t>
      </w:r>
      <w:r w:rsidR="002C6E7F">
        <w:t>erar</w:t>
      </w:r>
      <w:r>
        <w:t>chyLevelNa</w:t>
      </w:r>
      <w:r w:rsidR="002C6E7F">
        <w:t>me.CharacterString is “Service”</w:t>
      </w:r>
      <w:r>
        <w:t xml:space="preserve"> --&gt;</w:t>
      </w:r>
    </w:p>
    <w:p w:rsidR="00821744" w:rsidRPr="0033262B" w:rsidRDefault="00821744" w:rsidP="0033262B">
      <w:pPr>
        <w:pStyle w:val="XMLelement0"/>
      </w:pPr>
      <w:r>
        <w:tab/>
      </w:r>
      <w:r w:rsidRPr="0033262B">
        <w:t>&lt;gmd:hierarchyLevelName&gt;</w:t>
      </w:r>
    </w:p>
    <w:p w:rsidR="00821744" w:rsidRDefault="00821744" w:rsidP="00821744">
      <w:pPr>
        <w:pStyle w:val="XMLelement0"/>
      </w:pPr>
      <w:r>
        <w:tab/>
      </w:r>
      <w:r>
        <w:tab/>
        <w:t>&lt;gco:CharacterString&gt;</w:t>
      </w:r>
      <w:r w:rsidRPr="0033262B">
        <w:rPr>
          <w:color w:val="auto"/>
        </w:rPr>
        <w:t>Dataset</w:t>
      </w:r>
      <w:r>
        <w:t>&lt;/gco:CharacterString&gt;</w:t>
      </w:r>
    </w:p>
    <w:p w:rsidR="00821744" w:rsidRDefault="00821744" w:rsidP="00821744">
      <w:pPr>
        <w:pStyle w:val="XMLelement0"/>
      </w:pPr>
      <w:r>
        <w:tab/>
        <w:t>&lt;/gmd:hierarchyLevelName&gt;</w:t>
      </w:r>
    </w:p>
    <w:p w:rsidR="00821744" w:rsidRDefault="00821744" w:rsidP="00821744">
      <w:pPr>
        <w:pStyle w:val="XMLelement0"/>
      </w:pPr>
      <w:r>
        <w:tab/>
        <w:t>&lt;gmd:hierarchyLevelName&gt;</w:t>
      </w:r>
    </w:p>
    <w:p w:rsidR="00821744" w:rsidRDefault="00821744" w:rsidP="00821744">
      <w:pPr>
        <w:pStyle w:val="XMLelement0"/>
      </w:pPr>
      <w:r>
        <w:tab/>
      </w:r>
      <w:r>
        <w:tab/>
        <w:t>&lt;gco:CharacterString&gt;</w:t>
      </w:r>
      <w:r w:rsidRPr="0033262B">
        <w:rPr>
          <w:color w:val="auto"/>
        </w:rPr>
        <w:t>Collection</w:t>
      </w:r>
      <w:r>
        <w:t>&lt;/gco:CharacterString&gt;</w:t>
      </w:r>
    </w:p>
    <w:p w:rsidR="00821744" w:rsidRDefault="00821744" w:rsidP="00821744">
      <w:pPr>
        <w:pStyle w:val="XMLelement0"/>
      </w:pPr>
      <w:r>
        <w:tab/>
        <w:t>&lt;/gmd:hierarchyLevelName&gt;</w:t>
      </w:r>
    </w:p>
    <w:p w:rsidR="00821744" w:rsidRDefault="00821744" w:rsidP="00256D0B">
      <w:pPr>
        <w:pStyle w:val="XMLcommetn"/>
      </w:pPr>
      <w:r>
        <w:tab/>
      </w:r>
      <w:r w:rsidR="0033262B">
        <w:t xml:space="preserve">     </w:t>
      </w:r>
      <w:r w:rsidR="002C6E7F">
        <w:t xml:space="preserve">             </w:t>
      </w:r>
      <w:r>
        <w:t>&lt;!-- (M-M) Metadata point of contact - Point of contact</w:t>
      </w:r>
      <w:r w:rsidR="0033262B">
        <w:t xml:space="preserve"> use-</w:t>
      </w:r>
      <w:r>
        <w:t xml:space="preserve"> to report errors, updates to metadata --&gt;</w:t>
      </w:r>
    </w:p>
    <w:p w:rsidR="00821744" w:rsidRDefault="00821744" w:rsidP="00821744">
      <w:pPr>
        <w:pStyle w:val="XMLelement0"/>
      </w:pPr>
      <w:r>
        <w:tab/>
        <w:t>&lt;gmd:contact&gt;</w:t>
      </w:r>
    </w:p>
    <w:p w:rsidR="00821744" w:rsidRDefault="00821744" w:rsidP="00821744">
      <w:pPr>
        <w:pStyle w:val="XMLelement0"/>
      </w:pPr>
      <w:r>
        <w:tab/>
      </w:r>
      <w:r>
        <w:tab/>
        <w:t>&lt;gmd:CI_ResponsibleParty&gt;</w:t>
      </w:r>
    </w:p>
    <w:p w:rsidR="00821744" w:rsidRDefault="00821744" w:rsidP="00256D0B">
      <w:pPr>
        <w:pStyle w:val="XMLcommetn"/>
      </w:pPr>
      <w:r>
        <w:tab/>
      </w:r>
      <w:r>
        <w:tab/>
      </w:r>
      <w:r>
        <w:tab/>
      </w:r>
      <w:r w:rsidR="002C6E7F">
        <w:t xml:space="preserve">              </w:t>
      </w:r>
      <w:r>
        <w:t>&lt;!-- (M-M) (individualName + organisationName + positionName) &gt; 0 --&gt;</w:t>
      </w:r>
    </w:p>
    <w:p w:rsidR="00821744" w:rsidRDefault="00821744" w:rsidP="00821744">
      <w:pPr>
        <w:pStyle w:val="XMLelement0"/>
      </w:pPr>
      <w:r>
        <w:tab/>
      </w:r>
      <w:r>
        <w:tab/>
      </w:r>
      <w:r>
        <w:tab/>
        <w:t>&lt;gmd:individualName&gt;</w:t>
      </w:r>
    </w:p>
    <w:p w:rsidR="00821744" w:rsidRDefault="00821744" w:rsidP="00821744">
      <w:pPr>
        <w:pStyle w:val="XMLelement0"/>
      </w:pPr>
      <w:r>
        <w:tab/>
      </w:r>
      <w:r>
        <w:tab/>
      </w:r>
      <w:r>
        <w:tab/>
      </w:r>
      <w:r>
        <w:tab/>
        <w:t>&lt;gco:CharacterString&gt;</w:t>
      </w:r>
      <w:r w:rsidRPr="0033262B">
        <w:rPr>
          <w:color w:val="auto"/>
        </w:rPr>
        <w:t>Stephen Richard</w:t>
      </w:r>
      <w:r>
        <w:t>&lt;/gco:CharacterString&gt;</w:t>
      </w:r>
    </w:p>
    <w:p w:rsidR="00821744" w:rsidRDefault="00821744" w:rsidP="00821744">
      <w:pPr>
        <w:pStyle w:val="XMLelement0"/>
      </w:pPr>
      <w:r>
        <w:tab/>
      </w:r>
      <w:r>
        <w:tab/>
      </w:r>
      <w:r>
        <w:tab/>
        <w:t>&lt;/gmd:individualName&gt;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r>
      <w:r>
        <w:tab/>
        <w:t>&lt;gco:CharacterString&gt;</w:t>
      </w:r>
      <w:r w:rsidRPr="0033262B">
        <w:rPr>
          <w:color w:val="auto"/>
        </w:rPr>
        <w:t>Arizona Geological Survey</w:t>
      </w:r>
      <w:r>
        <w:t>&lt;/gco:CharacterString&gt;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t>&lt;gmd:positionName&gt;</w:t>
      </w:r>
    </w:p>
    <w:p w:rsidR="00821744" w:rsidRDefault="00821744" w:rsidP="00821744">
      <w:pPr>
        <w:pStyle w:val="XMLelement0"/>
      </w:pPr>
      <w:r>
        <w:tab/>
      </w:r>
      <w:r>
        <w:tab/>
      </w:r>
      <w:r>
        <w:tab/>
      </w:r>
      <w:r>
        <w:tab/>
        <w:t>&lt;gco:CharacterString&gt;</w:t>
      </w:r>
      <w:r w:rsidRPr="0033262B">
        <w:rPr>
          <w:color w:val="auto"/>
        </w:rPr>
        <w:t>Metadata Czar</w:t>
      </w:r>
      <w:r>
        <w:t>&lt;/gco:CharacterString&gt;</w:t>
      </w:r>
    </w:p>
    <w:p w:rsidR="00821744" w:rsidRDefault="00821744" w:rsidP="00821744">
      <w:pPr>
        <w:pStyle w:val="XMLelement0"/>
      </w:pPr>
      <w:r>
        <w:tab/>
      </w:r>
      <w:r>
        <w:tab/>
      </w:r>
      <w:r>
        <w:tab/>
        <w:t>&lt;/gmd:positionName&gt;</w:t>
      </w:r>
    </w:p>
    <w:p w:rsidR="00821744" w:rsidRDefault="00821744" w:rsidP="00821744">
      <w:pPr>
        <w:pStyle w:val="XMLelement0"/>
      </w:pPr>
      <w:r>
        <w:tab/>
      </w:r>
      <w:r>
        <w:tab/>
      </w:r>
      <w:r>
        <w:tab/>
        <w:t>&lt;gmd:contactInfo&gt;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r>
      <w:r>
        <w:tab/>
      </w:r>
      <w:r>
        <w:tab/>
        <w:t>&lt;gmd:phone&gt;</w:t>
      </w:r>
    </w:p>
    <w:p w:rsidR="00821744" w:rsidRDefault="00821744" w:rsidP="00821744">
      <w:pPr>
        <w:pStyle w:val="XMLelement0"/>
      </w:pPr>
      <w:r>
        <w:lastRenderedPageBreak/>
        <w:tab/>
      </w:r>
      <w:r>
        <w:tab/>
      </w:r>
      <w:r>
        <w:tab/>
      </w:r>
      <w:r>
        <w:tab/>
      </w:r>
      <w:r>
        <w:tab/>
      </w:r>
      <w:r>
        <w:tab/>
        <w:t>&lt;gmd:CI_Telephone&gt;</w:t>
      </w:r>
    </w:p>
    <w:p w:rsidR="00821744" w:rsidRDefault="00821744" w:rsidP="00821744">
      <w:pPr>
        <w:pStyle w:val="XMLelement0"/>
      </w:pPr>
      <w:r>
        <w:tab/>
      </w:r>
      <w:r>
        <w:tab/>
      </w:r>
      <w:r>
        <w:tab/>
      </w:r>
      <w:r>
        <w:tab/>
      </w:r>
      <w:r>
        <w:tab/>
      </w:r>
      <w:r>
        <w:tab/>
      </w:r>
      <w:r>
        <w:tab/>
        <w:t>&lt;gmd:voice&gt;</w:t>
      </w:r>
    </w:p>
    <w:p w:rsidR="00821744" w:rsidRDefault="00821744" w:rsidP="00821744">
      <w:pPr>
        <w:pStyle w:val="XMLelement0"/>
      </w:pPr>
      <w:r>
        <w:tab/>
      </w:r>
      <w:r>
        <w:tab/>
      </w:r>
      <w:r>
        <w:tab/>
      </w:r>
      <w:r>
        <w:tab/>
      </w:r>
      <w:r>
        <w:tab/>
      </w:r>
      <w:r>
        <w:tab/>
      </w:r>
      <w:r>
        <w:tab/>
      </w:r>
      <w:r>
        <w:tab/>
        <w:t>&lt;gco:CharacterString&gt;</w:t>
      </w:r>
      <w:r w:rsidRPr="0033262B">
        <w:rPr>
          <w:color w:val="auto"/>
        </w:rPr>
        <w:t>520.770.3500</w:t>
      </w:r>
      <w:r>
        <w:t>&lt;/gco:CharacterString&gt;</w:t>
      </w:r>
    </w:p>
    <w:p w:rsidR="00821744" w:rsidRDefault="00821744" w:rsidP="00821744">
      <w:pPr>
        <w:pStyle w:val="XMLelement0"/>
      </w:pPr>
      <w:r>
        <w:tab/>
      </w:r>
      <w:r>
        <w:tab/>
      </w:r>
      <w:r>
        <w:tab/>
      </w:r>
      <w:r>
        <w:tab/>
      </w:r>
      <w:r>
        <w:tab/>
      </w:r>
      <w:r>
        <w:tab/>
      </w:r>
      <w:r>
        <w:tab/>
        <w:t>&lt;/gmd:voice&gt;</w:t>
      </w:r>
    </w:p>
    <w:p w:rsidR="00821744" w:rsidRDefault="00821744" w:rsidP="00821744">
      <w:pPr>
        <w:pStyle w:val="XMLelement0"/>
      </w:pPr>
      <w:r>
        <w:tab/>
      </w:r>
      <w:r>
        <w:tab/>
      </w:r>
      <w:r>
        <w:tab/>
      </w:r>
      <w:r>
        <w:tab/>
      </w:r>
      <w:r>
        <w:tab/>
      </w:r>
      <w:r>
        <w:tab/>
      </w:r>
      <w:r>
        <w:tab/>
        <w:t>&lt;gmd:facsimile&gt;</w:t>
      </w:r>
    </w:p>
    <w:p w:rsidR="00821744" w:rsidRDefault="00821744" w:rsidP="00821744">
      <w:pPr>
        <w:pStyle w:val="XMLelement0"/>
      </w:pPr>
      <w:r>
        <w:tab/>
      </w:r>
      <w:r>
        <w:tab/>
      </w:r>
      <w:r>
        <w:tab/>
      </w:r>
      <w:r>
        <w:tab/>
      </w:r>
      <w:r>
        <w:tab/>
      </w:r>
      <w:r>
        <w:tab/>
      </w:r>
      <w:r>
        <w:tab/>
      </w:r>
      <w:r>
        <w:tab/>
        <w:t>&lt;gco:CharacterString&gt;</w:t>
      </w:r>
      <w:r w:rsidRPr="0033262B">
        <w:rPr>
          <w:color w:val="auto"/>
        </w:rPr>
        <w:t>520.770.3505</w:t>
      </w:r>
      <w:r>
        <w:t>&lt;/gco:CharacterString&gt;</w:t>
      </w:r>
    </w:p>
    <w:p w:rsidR="00821744" w:rsidRDefault="00821744" w:rsidP="00821744">
      <w:pPr>
        <w:pStyle w:val="XMLelement0"/>
      </w:pPr>
      <w:r>
        <w:tab/>
      </w:r>
      <w:r>
        <w:tab/>
      </w:r>
      <w:r>
        <w:tab/>
      </w:r>
      <w:r>
        <w:tab/>
      </w:r>
      <w:r>
        <w:tab/>
      </w:r>
      <w:r>
        <w:tab/>
      </w:r>
      <w:r>
        <w:tab/>
        <w:t>&lt;/gmd:facsimile&gt;</w:t>
      </w:r>
    </w:p>
    <w:p w:rsidR="00821744" w:rsidRDefault="00821744" w:rsidP="00821744">
      <w:pPr>
        <w:pStyle w:val="XMLelement0"/>
      </w:pPr>
      <w:r>
        <w:tab/>
      </w:r>
      <w:r>
        <w:tab/>
      </w:r>
      <w:r>
        <w:tab/>
      </w:r>
      <w:r>
        <w:tab/>
      </w:r>
      <w:r>
        <w:tab/>
      </w:r>
      <w:r>
        <w:tab/>
        <w:t>&lt;/gmd:CI_Telephone&gt;</w:t>
      </w:r>
    </w:p>
    <w:p w:rsidR="00821744" w:rsidRDefault="00821744" w:rsidP="00821744">
      <w:pPr>
        <w:pStyle w:val="XMLelement0"/>
      </w:pPr>
      <w:r>
        <w:tab/>
      </w:r>
      <w:r>
        <w:tab/>
      </w:r>
      <w:r>
        <w:tab/>
      </w:r>
      <w:r>
        <w:tab/>
      </w:r>
      <w:r>
        <w:tab/>
        <w:t>&lt;/gmd:phone&gt;</w:t>
      </w:r>
    </w:p>
    <w:p w:rsidR="00821744" w:rsidRDefault="00821744" w:rsidP="00821744">
      <w:pPr>
        <w:pStyle w:val="XMLelement0"/>
      </w:pPr>
      <w:r>
        <w:tab/>
      </w:r>
      <w:r>
        <w:tab/>
      </w:r>
      <w:r>
        <w:tab/>
      </w:r>
      <w:r>
        <w:tab/>
      </w:r>
      <w:r>
        <w:tab/>
        <w:t>&lt;gmd:address&gt;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r>
      <w:r>
        <w:tab/>
      </w:r>
      <w:r>
        <w:tab/>
        <w:t>&lt;gmd:deliveryPoint&gt;</w:t>
      </w:r>
    </w:p>
    <w:p w:rsidR="00821744" w:rsidRDefault="00821744" w:rsidP="00821744">
      <w:pPr>
        <w:pStyle w:val="XMLelement0"/>
      </w:pPr>
      <w:r>
        <w:tab/>
      </w:r>
      <w:r>
        <w:tab/>
      </w:r>
      <w:r>
        <w:tab/>
      </w:r>
      <w:r>
        <w:tab/>
      </w:r>
      <w:r>
        <w:tab/>
      </w:r>
      <w:r>
        <w:tab/>
      </w:r>
      <w:r>
        <w:tab/>
      </w:r>
      <w:r>
        <w:tab/>
        <w:t>&lt;gco:CharacterString&gt;</w:t>
      </w:r>
      <w:r w:rsidRPr="0033262B">
        <w:rPr>
          <w:color w:val="auto"/>
        </w:rPr>
        <w:t>416 W. Congress St., Suite 100</w:t>
      </w:r>
      <w:r>
        <w:t>&lt;/gco:CharacterString&gt;</w:t>
      </w:r>
    </w:p>
    <w:p w:rsidR="00821744" w:rsidRDefault="00821744" w:rsidP="00821744">
      <w:pPr>
        <w:pStyle w:val="XMLelement0"/>
      </w:pPr>
      <w:r>
        <w:tab/>
      </w:r>
      <w:r>
        <w:tab/>
      </w:r>
      <w:r>
        <w:tab/>
      </w:r>
      <w:r>
        <w:tab/>
      </w:r>
      <w:r>
        <w:tab/>
      </w:r>
      <w:r>
        <w:tab/>
      </w:r>
      <w:r>
        <w:tab/>
        <w:t>&lt;/gmd:deliveryPoint&gt;</w:t>
      </w:r>
    </w:p>
    <w:p w:rsidR="00821744" w:rsidRDefault="00821744" w:rsidP="00821744">
      <w:pPr>
        <w:pStyle w:val="XMLelement0"/>
      </w:pPr>
      <w:r>
        <w:tab/>
      </w:r>
      <w:r>
        <w:tab/>
      </w:r>
      <w:r>
        <w:tab/>
      </w:r>
      <w:r>
        <w:tab/>
      </w:r>
      <w:r>
        <w:tab/>
      </w:r>
      <w:r>
        <w:tab/>
      </w:r>
      <w:r>
        <w:tab/>
        <w:t>&lt;gmd:city&gt;</w:t>
      </w:r>
    </w:p>
    <w:p w:rsidR="00821744" w:rsidRDefault="00821744" w:rsidP="00821744">
      <w:pPr>
        <w:pStyle w:val="XMLelement0"/>
      </w:pPr>
      <w:r>
        <w:tab/>
      </w:r>
      <w:r>
        <w:tab/>
      </w:r>
      <w:r>
        <w:tab/>
      </w:r>
      <w:r>
        <w:tab/>
      </w:r>
      <w:r>
        <w:tab/>
      </w:r>
      <w:r>
        <w:tab/>
      </w:r>
      <w:r>
        <w:tab/>
      </w:r>
      <w:r>
        <w:tab/>
        <w:t>&lt;gco:CharacterString&gt;</w:t>
      </w:r>
      <w:r w:rsidRPr="0033262B">
        <w:rPr>
          <w:color w:val="auto"/>
        </w:rPr>
        <w:t>Tucson</w:t>
      </w:r>
      <w:r>
        <w:t>&lt;/gco:CharacterString&gt;</w:t>
      </w:r>
    </w:p>
    <w:p w:rsidR="00821744" w:rsidRDefault="00821744" w:rsidP="00821744">
      <w:pPr>
        <w:pStyle w:val="XMLelement0"/>
      </w:pPr>
      <w:r>
        <w:tab/>
      </w:r>
      <w:r>
        <w:tab/>
      </w:r>
      <w:r>
        <w:tab/>
      </w:r>
      <w:r>
        <w:tab/>
      </w:r>
      <w:r>
        <w:tab/>
      </w:r>
      <w:r>
        <w:tab/>
      </w:r>
      <w:r>
        <w:tab/>
        <w:t>&lt;/gmd:city&gt;</w:t>
      </w:r>
    </w:p>
    <w:p w:rsidR="00821744" w:rsidRDefault="00821744" w:rsidP="00821744">
      <w:pPr>
        <w:pStyle w:val="XMLelement0"/>
      </w:pP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t>&lt;gco:CharacterString&gt;</w:t>
      </w:r>
      <w:r w:rsidRPr="0033262B">
        <w:rPr>
          <w:color w:val="auto"/>
        </w:rPr>
        <w:t>Arizona</w:t>
      </w:r>
      <w:r>
        <w:t>&lt;/gco:CharacterString&gt;</w:t>
      </w:r>
    </w:p>
    <w:p w:rsidR="00821744" w:rsidRDefault="00821744" w:rsidP="00821744">
      <w:pPr>
        <w:pStyle w:val="XMLelement0"/>
      </w:pPr>
      <w:r>
        <w:tab/>
      </w:r>
      <w:r>
        <w:tab/>
      </w:r>
      <w:r>
        <w:tab/>
      </w:r>
      <w:r>
        <w:tab/>
      </w:r>
      <w:r>
        <w:tab/>
      </w:r>
      <w:r>
        <w:tab/>
      </w:r>
      <w:r>
        <w:tab/>
        <w:t>&lt;/gmd:administrativeArea&gt;</w:t>
      </w:r>
    </w:p>
    <w:p w:rsidR="00821744" w:rsidRDefault="00821744" w:rsidP="00821744">
      <w:pPr>
        <w:pStyle w:val="XMLelement0"/>
      </w:pPr>
      <w:r>
        <w:tab/>
      </w:r>
      <w:r>
        <w:tab/>
      </w:r>
      <w:r>
        <w:tab/>
      </w:r>
      <w:r>
        <w:tab/>
      </w:r>
      <w:r>
        <w:tab/>
      </w:r>
      <w:r>
        <w:tab/>
      </w:r>
      <w:r>
        <w:tab/>
        <w:t>&lt;gmd:postalCode&gt;</w:t>
      </w:r>
    </w:p>
    <w:p w:rsidR="00821744" w:rsidRDefault="00821744" w:rsidP="00821744">
      <w:pPr>
        <w:pStyle w:val="XMLelement0"/>
      </w:pPr>
      <w:r>
        <w:tab/>
      </w:r>
      <w:r>
        <w:tab/>
      </w:r>
      <w:r>
        <w:tab/>
      </w:r>
      <w:r>
        <w:tab/>
      </w:r>
      <w:r>
        <w:tab/>
      </w:r>
      <w:r>
        <w:tab/>
      </w:r>
      <w:r>
        <w:tab/>
      </w:r>
      <w:r>
        <w:tab/>
        <w:t>&lt;gco:CharacterString&gt;</w:t>
      </w:r>
      <w:r w:rsidRPr="0033262B">
        <w:rPr>
          <w:color w:val="auto"/>
        </w:rPr>
        <w:t>85701-1381</w:t>
      </w:r>
      <w:r>
        <w:t>&lt;/gco:CharacterString&gt;</w:t>
      </w:r>
    </w:p>
    <w:p w:rsidR="00821744" w:rsidRDefault="00821744" w:rsidP="00821744">
      <w:pPr>
        <w:pStyle w:val="XMLelement0"/>
      </w:pPr>
      <w:r>
        <w:tab/>
      </w:r>
      <w:r>
        <w:tab/>
      </w:r>
      <w:r>
        <w:tab/>
      </w:r>
      <w:r>
        <w:tab/>
      </w:r>
      <w:r>
        <w:tab/>
      </w:r>
      <w:r>
        <w:tab/>
      </w:r>
      <w:r>
        <w:tab/>
        <w:t>&lt;/gmd:postalCode&gt;</w:t>
      </w:r>
    </w:p>
    <w:p w:rsidR="00821744" w:rsidRDefault="00821744" w:rsidP="00821744">
      <w:pPr>
        <w:pStyle w:val="XMLelement0"/>
      </w:pPr>
      <w:r>
        <w:tab/>
      </w:r>
      <w:r>
        <w:tab/>
      </w:r>
      <w:r>
        <w:tab/>
      </w:r>
      <w:r>
        <w:tab/>
      </w:r>
      <w:r>
        <w:tab/>
      </w:r>
      <w:r>
        <w:tab/>
      </w:r>
      <w:r>
        <w:tab/>
        <w:t>&lt;gmd:country&gt;</w:t>
      </w:r>
    </w:p>
    <w:p w:rsidR="00821744" w:rsidRDefault="00821744" w:rsidP="00821744">
      <w:pPr>
        <w:pStyle w:val="XMLelement0"/>
      </w:pPr>
      <w:r>
        <w:tab/>
      </w:r>
      <w:r>
        <w:tab/>
      </w:r>
      <w:r>
        <w:tab/>
      </w:r>
      <w:r>
        <w:tab/>
      </w:r>
      <w:r>
        <w:tab/>
      </w:r>
      <w:r>
        <w:tab/>
      </w:r>
      <w:r>
        <w:tab/>
      </w:r>
      <w:r>
        <w:tab/>
        <w:t>&lt;gco:CharacterString&gt;</w:t>
      </w:r>
      <w:r w:rsidRPr="0033262B">
        <w:rPr>
          <w:color w:val="auto"/>
        </w:rPr>
        <w:t>USA</w:t>
      </w:r>
      <w:r>
        <w:t>&lt;/gco:CharacterString&gt;</w:t>
      </w:r>
    </w:p>
    <w:p w:rsidR="00821744" w:rsidRDefault="00821744" w:rsidP="00821744">
      <w:pPr>
        <w:pStyle w:val="XMLelement0"/>
      </w:pPr>
      <w:r>
        <w:tab/>
      </w:r>
      <w:r>
        <w:tab/>
      </w:r>
      <w:r>
        <w:tab/>
      </w:r>
      <w:r>
        <w:tab/>
      </w:r>
      <w:r>
        <w:tab/>
      </w:r>
      <w:r>
        <w:tab/>
      </w:r>
      <w:r>
        <w:tab/>
        <w:t>&lt;/gmd:country&gt;</w:t>
      </w:r>
    </w:p>
    <w:p w:rsidR="00821744" w:rsidRDefault="0033262B" w:rsidP="00256D0B">
      <w:pPr>
        <w:pStyle w:val="XMLcommetn"/>
      </w:pPr>
      <w:r>
        <w:tab/>
      </w:r>
      <w:r>
        <w:tab/>
      </w:r>
      <w:r>
        <w:tab/>
      </w:r>
      <w:r>
        <w:tab/>
      </w:r>
      <w:r w:rsidR="002C6E7F">
        <w:t xml:space="preserve">         </w:t>
      </w:r>
      <w:r w:rsidR="00821744">
        <w:t>&lt;!-- (O-M) Metadata point of contact e-mail address - mandatory if voice phone number not supplied --&gt;</w:t>
      </w:r>
    </w:p>
    <w:p w:rsidR="00821744" w:rsidRDefault="00821744" w:rsidP="00821744">
      <w:pPr>
        <w:pStyle w:val="XMLelement0"/>
      </w:pP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t>&lt;gco:CharacterString&gt;</w:t>
      </w:r>
      <w:r w:rsidRPr="0033262B">
        <w:rPr>
          <w:color w:val="auto"/>
        </w:rPr>
        <w:t>metadata@azgs.az.gov</w:t>
      </w:r>
      <w:r>
        <w:t>&lt;/gco:CharacterString&gt;</w:t>
      </w:r>
    </w:p>
    <w:p w:rsidR="00821744" w:rsidRDefault="00821744" w:rsidP="00821744">
      <w:pPr>
        <w:pStyle w:val="XMLelement0"/>
      </w:pPr>
      <w:r>
        <w:tab/>
      </w:r>
      <w:r>
        <w:tab/>
      </w:r>
      <w:r>
        <w:tab/>
      </w:r>
      <w:r>
        <w:tab/>
      </w:r>
      <w:r>
        <w:tab/>
      </w:r>
      <w:r>
        <w:tab/>
      </w:r>
      <w:r>
        <w:tab/>
        <w:t>&lt;/gmd:electronicMailAddress&gt;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t>&lt;/gmd:address&gt;</w:t>
      </w:r>
    </w:p>
    <w:p w:rsidR="00821744" w:rsidRDefault="0033262B" w:rsidP="00256D0B">
      <w:pPr>
        <w:pStyle w:val="XMLcommetn"/>
      </w:pPr>
      <w:r>
        <w:tab/>
      </w:r>
      <w:r>
        <w:tab/>
      </w:r>
      <w:r>
        <w:tab/>
      </w:r>
      <w:r>
        <w:tab/>
      </w:r>
      <w:r w:rsidR="002C6E7F">
        <w:t xml:space="preserve">         </w:t>
      </w:r>
      <w:r w:rsidR="00821744">
        <w:t>&lt;!-- (O-O) online resources - this is the online resource to contact the metadata person--&gt;</w:t>
      </w:r>
    </w:p>
    <w:p w:rsidR="00821744" w:rsidRDefault="00821744" w:rsidP="00821744">
      <w:pPr>
        <w:pStyle w:val="XMLelement0"/>
      </w:pPr>
      <w:r>
        <w:tab/>
      </w:r>
      <w:r>
        <w:tab/>
      </w:r>
      <w:r>
        <w:tab/>
      </w:r>
      <w:r>
        <w:tab/>
      </w:r>
      <w:r>
        <w:tab/>
        <w:t>&lt;gmd:onlineResource&gt;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r>
      <w:r>
        <w:tab/>
        <w:t>&lt;gmd:URL&gt;</w:t>
      </w:r>
      <w:r w:rsidRPr="0033262B">
        <w:rPr>
          <w:color w:val="auto"/>
        </w:rPr>
        <w:t>http://www.azgs.az.gov</w:t>
      </w:r>
      <w:r>
        <w:t>&lt;/gmd:URL&gt;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t>&lt;gmd:protocol&gt;</w:t>
      </w:r>
    </w:p>
    <w:p w:rsidR="00821744" w:rsidRDefault="00821744" w:rsidP="0033262B">
      <w:pPr>
        <w:pStyle w:val="XMLelement0"/>
      </w:pPr>
      <w:r>
        <w:tab/>
      </w:r>
      <w:r>
        <w:tab/>
      </w:r>
      <w:r>
        <w:tab/>
      </w:r>
      <w:r>
        <w:tab/>
      </w:r>
      <w:r>
        <w:tab/>
      </w:r>
      <w:r>
        <w:tab/>
      </w:r>
      <w:r>
        <w:tab/>
      </w:r>
      <w:r>
        <w:tab/>
        <w:t>&lt;gco:CharacterString&gt;</w:t>
      </w:r>
      <w:r w:rsidRPr="0033262B">
        <w:rPr>
          <w:color w:val="auto"/>
        </w:rPr>
        <w:t>http</w:t>
      </w:r>
      <w:r>
        <w:t>&lt;/gco:CharacterString&gt;</w:t>
      </w:r>
    </w:p>
    <w:p w:rsidR="00821744" w:rsidRDefault="00821744" w:rsidP="00821744">
      <w:pPr>
        <w:pStyle w:val="XMLelement0"/>
      </w:pPr>
      <w:r>
        <w:tab/>
      </w:r>
      <w:r>
        <w:tab/>
      </w:r>
      <w:r>
        <w:tab/>
      </w:r>
      <w:r>
        <w:tab/>
      </w:r>
      <w:r>
        <w:tab/>
      </w:r>
      <w:r>
        <w:tab/>
      </w:r>
      <w:r>
        <w:tab/>
        <w:t>&lt;/gmd:protocol&gt;</w:t>
      </w:r>
    </w:p>
    <w:p w:rsidR="00821744" w:rsidRDefault="00821744" w:rsidP="00821744">
      <w:pPr>
        <w:pStyle w:val="XMLelement0"/>
      </w:pPr>
      <w:r>
        <w:tab/>
      </w:r>
      <w:r>
        <w:tab/>
      </w:r>
      <w:r>
        <w:tab/>
      </w:r>
      <w:r>
        <w:tab/>
      </w:r>
      <w:r>
        <w:tab/>
      </w:r>
      <w:r>
        <w:tab/>
      </w:r>
      <w:r>
        <w:tab/>
        <w:t>&lt;gmd:description&gt;</w:t>
      </w:r>
    </w:p>
    <w:p w:rsidR="00821744" w:rsidRDefault="00821744" w:rsidP="0033262B">
      <w:pPr>
        <w:pStyle w:val="XMLelement0"/>
        <w:ind w:left="1600" w:hanging="1600"/>
      </w:pPr>
      <w:r>
        <w:tab/>
      </w:r>
      <w:r>
        <w:tab/>
      </w:r>
      <w:r>
        <w:tab/>
      </w:r>
      <w:r>
        <w:tab/>
      </w:r>
      <w:r>
        <w:tab/>
      </w:r>
      <w:r>
        <w:tab/>
      </w:r>
      <w:r>
        <w:tab/>
      </w:r>
      <w:r>
        <w:tab/>
      </w:r>
      <w:r w:rsidR="0033262B">
        <w:t xml:space="preserve"> </w:t>
      </w:r>
      <w:r>
        <w:t>&lt;gco:CharacterString&gt;</w:t>
      </w:r>
      <w:r w:rsidRPr="0033262B">
        <w:rPr>
          <w:color w:val="auto"/>
        </w:rPr>
        <w:t>Arizona Geological Survey Web Site</w:t>
      </w:r>
      <w:r>
        <w:t>&lt;/gco:CharacterString&gt;</w:t>
      </w:r>
    </w:p>
    <w:p w:rsidR="00821744" w:rsidRDefault="00821744" w:rsidP="00821744">
      <w:pPr>
        <w:pStyle w:val="XMLelement0"/>
      </w:pPr>
      <w:r>
        <w:tab/>
      </w:r>
      <w:r>
        <w:tab/>
      </w:r>
      <w:r>
        <w:tab/>
      </w:r>
      <w:r>
        <w:tab/>
      </w:r>
      <w:r>
        <w:tab/>
      </w:r>
      <w:r>
        <w:tab/>
      </w:r>
      <w:r>
        <w:tab/>
        <w:t>&lt;/gmd:description&gt;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t>&lt;/gmd:onlineResource&gt;</w:t>
      </w:r>
    </w:p>
    <w:p w:rsidR="0033262B" w:rsidRDefault="00821744" w:rsidP="0033262B">
      <w:pPr>
        <w:pStyle w:val="XMLelement0"/>
      </w:pPr>
      <w:r>
        <w:tab/>
      </w:r>
      <w:r>
        <w:tab/>
      </w:r>
      <w:r>
        <w:tab/>
      </w:r>
      <w:r>
        <w:tab/>
      </w:r>
      <w:r>
        <w:tab/>
        <w:t>&lt;gmd:hoursOfService&gt;</w:t>
      </w:r>
    </w:p>
    <w:p w:rsidR="00821744" w:rsidRDefault="0033262B" w:rsidP="0033262B">
      <w:pPr>
        <w:pStyle w:val="XMLelement0"/>
        <w:tabs>
          <w:tab w:val="clear" w:pos="360"/>
          <w:tab w:val="left" w:pos="1300"/>
        </w:tabs>
        <w:ind w:left="1400" w:hanging="1400"/>
      </w:pPr>
      <w:r>
        <w:tab/>
      </w:r>
      <w:r>
        <w:tab/>
      </w:r>
      <w:r>
        <w:tab/>
      </w:r>
      <w:r>
        <w:tab/>
      </w:r>
      <w:r>
        <w:tab/>
        <w:t xml:space="preserve">     </w:t>
      </w:r>
      <w:r w:rsidR="00821744">
        <w:t>&lt;gco:CharacterString&gt;</w:t>
      </w:r>
      <w:r w:rsidR="00821744" w:rsidRPr="0033262B">
        <w:rPr>
          <w:color w:val="auto"/>
        </w:rPr>
        <w:t>8 AM to 5 PM Mountain Standard ti</w:t>
      </w:r>
      <w:r>
        <w:rPr>
          <w:color w:val="auto"/>
        </w:rPr>
        <w:t xml:space="preserve">me (no daylight </w:t>
      </w:r>
      <w:r w:rsidR="00821744" w:rsidRPr="0033262B">
        <w:rPr>
          <w:color w:val="auto"/>
        </w:rPr>
        <w:t>savings)</w:t>
      </w:r>
      <w:r w:rsidR="00821744">
        <w:t>&lt;/gco:CharacterString&gt;</w:t>
      </w:r>
    </w:p>
    <w:p w:rsidR="00821744" w:rsidRDefault="00821744" w:rsidP="00821744">
      <w:pPr>
        <w:pStyle w:val="XMLelement0"/>
      </w:pPr>
      <w:r>
        <w:lastRenderedPageBreak/>
        <w:tab/>
      </w:r>
      <w:r>
        <w:tab/>
      </w:r>
      <w:r>
        <w:tab/>
      </w:r>
      <w:r>
        <w:tab/>
      </w:r>
      <w:r>
        <w:tab/>
        <w:t>&lt;/gmd:hoursOfService&gt;</w:t>
      </w:r>
    </w:p>
    <w:p w:rsidR="00821744" w:rsidRDefault="00821744" w:rsidP="00821744">
      <w:pPr>
        <w:pStyle w:val="XMLelement0"/>
      </w:pPr>
      <w:r>
        <w:tab/>
      </w:r>
      <w:r>
        <w:tab/>
      </w:r>
      <w:r>
        <w:tab/>
      </w:r>
      <w:r>
        <w:tab/>
      </w:r>
      <w:r>
        <w:tab/>
        <w:t>&lt;gmd:contactInstructions&gt;</w:t>
      </w:r>
    </w:p>
    <w:p w:rsidR="00821744" w:rsidRDefault="00821744" w:rsidP="0033262B">
      <w:pPr>
        <w:pStyle w:val="XMLelement0"/>
        <w:ind w:left="1300" w:hanging="1300"/>
      </w:pPr>
      <w:r>
        <w:tab/>
      </w:r>
      <w:r>
        <w:tab/>
      </w:r>
      <w:r>
        <w:tab/>
      </w:r>
      <w:r>
        <w:tab/>
      </w:r>
      <w:r>
        <w:tab/>
      </w:r>
      <w:r>
        <w:tab/>
        <w:t>&lt;gco:CharacterString&gt;</w:t>
      </w:r>
      <w:r w:rsidRPr="0033262B">
        <w:rPr>
          <w:color w:val="auto"/>
        </w:rPr>
        <w:t>Contact Steve Rauzi [Ste-ve.Rauzi@azgs.az.gov] or call Oil and Gas Commission Staff at Arizona Geological Survey, 520-770-3500.&lt;/</w:t>
      </w:r>
      <w:r>
        <w:t>gco:CharacterString&gt;</w:t>
      </w:r>
    </w:p>
    <w:p w:rsidR="00821744" w:rsidRDefault="00821744" w:rsidP="00821744">
      <w:pPr>
        <w:pStyle w:val="XMLelement0"/>
      </w:pPr>
      <w:r>
        <w:tab/>
      </w:r>
      <w:r>
        <w:tab/>
      </w:r>
      <w:r>
        <w:tab/>
      </w:r>
      <w:r>
        <w:tab/>
      </w:r>
      <w:r>
        <w:tab/>
        <w:t>&lt;/gmd:contactInstructions&gt;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t>&lt;/gmd:contactInfo&gt;</w:t>
      </w:r>
    </w:p>
    <w:p w:rsidR="00821744" w:rsidRDefault="00821744" w:rsidP="00256D0B">
      <w:pPr>
        <w:pStyle w:val="XMLcommetn"/>
      </w:pPr>
      <w:r>
        <w:tab/>
      </w:r>
      <w:r>
        <w:tab/>
      </w:r>
      <w:r>
        <w:tab/>
      </w:r>
      <w:r w:rsidR="002F0149">
        <w:t xml:space="preserve">             </w:t>
      </w:r>
      <w:r w:rsidR="0033262B">
        <w:t xml:space="preserve"> </w:t>
      </w:r>
      <w:r>
        <w:t>&lt;!-- (M-M) ISO 19139 Mandatory: contact role --&gt;</w:t>
      </w:r>
    </w:p>
    <w:p w:rsidR="00821744" w:rsidRDefault="00821744" w:rsidP="00821744">
      <w:pPr>
        <w:pStyle w:val="XMLelement0"/>
      </w:pPr>
      <w:r>
        <w:tab/>
      </w:r>
      <w:r>
        <w:tab/>
      </w:r>
      <w:r>
        <w:tab/>
        <w:t>&lt;gmd:role&gt;</w:t>
      </w:r>
    </w:p>
    <w:p w:rsidR="00821744" w:rsidRDefault="00821744" w:rsidP="00256D0B">
      <w:pPr>
        <w:pStyle w:val="XMLcommetn"/>
      </w:pPr>
      <w:r>
        <w:tab/>
      </w:r>
      <w:r>
        <w:tab/>
      </w:r>
      <w:r>
        <w:tab/>
      </w:r>
      <w:r>
        <w:tab/>
      </w:r>
      <w:r w:rsidR="002F0149">
        <w:t xml:space="preserve">         </w:t>
      </w:r>
      <w:r>
        <w:t>&lt;!-- a responsible party with role=pointOfContact is manda-tory for metadata contact --&gt;</w:t>
      </w:r>
    </w:p>
    <w:p w:rsidR="00821744" w:rsidRDefault="00821744" w:rsidP="0033262B">
      <w:pPr>
        <w:pStyle w:val="XMLelement0"/>
        <w:ind w:left="1000" w:hanging="1000"/>
      </w:pPr>
      <w:r>
        <w:tab/>
      </w:r>
      <w:r>
        <w:tab/>
      </w:r>
      <w:r>
        <w:tab/>
      </w:r>
      <w:r>
        <w:tab/>
        <w:t>&lt;gmd:CI_RoleCode</w:t>
      </w:r>
      <w:r w:rsidR="0033262B">
        <w:t xml:space="preserve"> </w:t>
      </w:r>
      <w:r w:rsidRPr="0033262B">
        <w:rPr>
          <w:rStyle w:val="XMLattributeChar0"/>
        </w:rPr>
        <w:t>codeList</w:t>
      </w:r>
      <w:r w:rsidRPr="0033262B">
        <w:rPr>
          <w:color w:val="auto"/>
        </w:rPr>
        <w:t>=</w:t>
      </w:r>
      <w:r w:rsidRPr="0033262B">
        <w:rPr>
          <w:rStyle w:val="XMLattributeValueChar"/>
        </w:rPr>
        <w:t xml:space="preserve">"http://www.isotc211.org/2005/resources/Codelist/gmxCodelists.xml#CI_RoleCode" </w:t>
      </w:r>
      <w:r w:rsidRPr="0033262B">
        <w:rPr>
          <w:rStyle w:val="XMLattributeChar0"/>
        </w:rPr>
        <w:t>codeListValue</w:t>
      </w:r>
      <w:r w:rsidRPr="0033262B">
        <w:rPr>
          <w:color w:val="auto"/>
        </w:rPr>
        <w:t>=</w:t>
      </w:r>
      <w:r w:rsidRPr="0033262B">
        <w:rPr>
          <w:rStyle w:val="XMLattributeValueChar"/>
        </w:rPr>
        <w:t>"pointOfContact"</w:t>
      </w:r>
      <w:r>
        <w:t>&gt;</w:t>
      </w:r>
      <w:r w:rsidRPr="0033262B">
        <w:rPr>
          <w:color w:val="auto"/>
        </w:rPr>
        <w:t>pointOfContact</w:t>
      </w:r>
      <w:r>
        <w:t>&lt;/gmd:CI_RoleCode&gt;</w:t>
      </w:r>
    </w:p>
    <w:p w:rsidR="00821744" w:rsidRDefault="00821744" w:rsidP="00821744">
      <w:pPr>
        <w:pStyle w:val="XMLelement0"/>
      </w:pPr>
      <w:r>
        <w:tab/>
      </w:r>
      <w:r>
        <w:tab/>
      </w:r>
      <w:r>
        <w:tab/>
        <w:t>&lt;/gmd:role&gt;</w:t>
      </w:r>
    </w:p>
    <w:p w:rsidR="00821744" w:rsidRDefault="00821744" w:rsidP="00821744">
      <w:pPr>
        <w:pStyle w:val="XMLelement0"/>
      </w:pPr>
      <w:r>
        <w:tab/>
      </w:r>
      <w:r>
        <w:tab/>
        <w:t>&lt;/gmd:CI_ResponsibleParty&gt;</w:t>
      </w:r>
    </w:p>
    <w:p w:rsidR="00821744" w:rsidRDefault="00821744" w:rsidP="00821744">
      <w:pPr>
        <w:pStyle w:val="XMLelement0"/>
      </w:pPr>
      <w:r>
        <w:tab/>
        <w:t>&lt;/gmd:contact&gt;</w:t>
      </w:r>
    </w:p>
    <w:p w:rsidR="00821744" w:rsidRDefault="00821744" w:rsidP="00256D0B">
      <w:pPr>
        <w:pStyle w:val="XMLcommetn"/>
      </w:pPr>
      <w:r>
        <w:tab/>
      </w:r>
      <w:r w:rsidR="0033262B">
        <w:t xml:space="preserve">     </w:t>
      </w:r>
      <w:r w:rsidR="002F0149">
        <w:t xml:space="preserve">              </w:t>
      </w:r>
      <w:r>
        <w:t>&lt;!-- (X-O) Metadata should include a URL that locates a thumbnail logo for organizations related to the metadata origination, the organization hosting the catalog that returned the metadata, the organization that originated the data, and the organization hosting online services that provide access to the data. --&gt;</w:t>
      </w:r>
    </w:p>
    <w:p w:rsidR="00821744" w:rsidRDefault="00821744" w:rsidP="00821744">
      <w:pPr>
        <w:pStyle w:val="XMLelement0"/>
      </w:pPr>
      <w:r>
        <w:tab/>
        <w:t>&lt;gmd:contact&gt;</w:t>
      </w:r>
    </w:p>
    <w:p w:rsidR="00821744" w:rsidRDefault="00821744" w:rsidP="00821744">
      <w:pPr>
        <w:pStyle w:val="XMLelement0"/>
      </w:pPr>
      <w:r>
        <w:tab/>
      </w:r>
      <w:r>
        <w:tab/>
        <w:t>&lt;gmd:CI_ResponsibleParty&gt;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r>
      <w:r>
        <w:tab/>
        <w:t>&lt;gco:Charact</w:t>
      </w:r>
      <w:r w:rsidR="0033262B">
        <w:t>erString&gt;</w:t>
      </w:r>
      <w:r w:rsidR="0033262B" w:rsidRPr="0033262B">
        <w:rPr>
          <w:color w:val="auto"/>
        </w:rPr>
        <w:t>Arizona Geological Sur</w:t>
      </w:r>
      <w:r w:rsidRPr="0033262B">
        <w:rPr>
          <w:color w:val="auto"/>
        </w:rPr>
        <w:t>vey</w:t>
      </w:r>
      <w:r>
        <w:t>&lt;/gco:CharacterString&gt;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t>&lt;gmd:contactInfo&gt;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r>
      <w:r>
        <w:tab/>
      </w:r>
      <w:r>
        <w:tab/>
        <w:t>&lt;gmd:address&gt;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r>
      <w:r>
        <w:tab/>
      </w:r>
      <w:r>
        <w:tab/>
        <w:t xml:space="preserve">&lt;gmd:electronicMailAddress </w:t>
      </w:r>
      <w:r w:rsidRPr="0033262B">
        <w:rPr>
          <w:rStyle w:val="XMLattributeChar0"/>
        </w:rPr>
        <w:t>gco:nilReason</w:t>
      </w:r>
      <w:r w:rsidRPr="0033262B">
        <w:rPr>
          <w:color w:val="auto"/>
        </w:rPr>
        <w:t>=</w:t>
      </w:r>
      <w:r w:rsidRPr="0033262B">
        <w:rPr>
          <w:rStyle w:val="XMLattributeValueChar"/>
        </w:rPr>
        <w:t>"missing"</w:t>
      </w:r>
      <w:r>
        <w:t>&gt;</w:t>
      </w:r>
    </w:p>
    <w:p w:rsidR="00821744" w:rsidRDefault="00821744" w:rsidP="00821744">
      <w:pPr>
        <w:pStyle w:val="XMLelement0"/>
      </w:pPr>
      <w:r>
        <w:tab/>
      </w:r>
      <w:r>
        <w:tab/>
      </w:r>
      <w:r>
        <w:tab/>
      </w:r>
      <w:r>
        <w:tab/>
      </w:r>
      <w:r>
        <w:tab/>
      </w:r>
      <w:r>
        <w:tab/>
      </w:r>
      <w:r>
        <w:tab/>
      </w:r>
      <w:r>
        <w:tab/>
        <w:t>&lt;gco:CharacterString&gt;</w:t>
      </w:r>
      <w:r w:rsidRPr="0033262B">
        <w:rPr>
          <w:color w:val="auto"/>
        </w:rPr>
        <w:t>metadata@usgin.org</w:t>
      </w:r>
      <w:r>
        <w:t>&lt;/gco:CharacterString&gt;</w:t>
      </w:r>
    </w:p>
    <w:p w:rsidR="00821744" w:rsidRDefault="00821744" w:rsidP="00821744">
      <w:pPr>
        <w:pStyle w:val="XMLelement0"/>
      </w:pPr>
      <w:r>
        <w:tab/>
      </w:r>
      <w:r>
        <w:tab/>
      </w:r>
      <w:r>
        <w:tab/>
      </w:r>
      <w:r>
        <w:tab/>
      </w:r>
      <w:r>
        <w:tab/>
      </w:r>
      <w:r>
        <w:tab/>
      </w:r>
      <w:r>
        <w:tab/>
        <w:t>&lt;/gmd:electronicMailAddress&gt;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t>&lt;/gmd:address&gt;</w:t>
      </w:r>
    </w:p>
    <w:p w:rsidR="00821744" w:rsidRDefault="00821744" w:rsidP="00821744">
      <w:pPr>
        <w:pStyle w:val="XMLelement0"/>
      </w:pPr>
      <w:r>
        <w:tab/>
      </w:r>
      <w:r>
        <w:tab/>
      </w:r>
      <w:r>
        <w:tab/>
      </w:r>
      <w:r>
        <w:tab/>
      </w:r>
      <w:r>
        <w:tab/>
        <w:t>&lt;gmd:onlineResource&gt;</w:t>
      </w:r>
    </w:p>
    <w:p w:rsidR="00821744" w:rsidRDefault="00821744" w:rsidP="00821744">
      <w:pPr>
        <w:pStyle w:val="XMLelement0"/>
      </w:pPr>
      <w:r>
        <w:tab/>
      </w:r>
      <w:r>
        <w:tab/>
      </w:r>
      <w:r>
        <w:tab/>
      </w:r>
      <w:r>
        <w:tab/>
      </w:r>
      <w:r>
        <w:tab/>
      </w:r>
      <w:r>
        <w:tab/>
        <w:t>&lt;gmd:CI_OnlineResource&gt;</w:t>
      </w:r>
    </w:p>
    <w:p w:rsidR="00821744" w:rsidRDefault="003C2363" w:rsidP="00256D0B">
      <w:pPr>
        <w:pStyle w:val="XMLcommetn"/>
      </w:pPr>
      <w:r>
        <w:tab/>
      </w:r>
      <w:r>
        <w:tab/>
      </w:r>
      <w:r>
        <w:tab/>
      </w:r>
      <w:r>
        <w:tab/>
      </w:r>
      <w:r w:rsidR="002F0149">
        <w:t xml:space="preserve">         </w:t>
      </w:r>
      <w:r w:rsidR="00821744">
        <w:t>&lt;!-- Icon image file (e.g. tif, png, jpg, gif) for the metadata or</w:t>
      </w:r>
      <w:r>
        <w:t>iginator. This Icon will be dis</w:t>
      </w:r>
      <w:r w:rsidR="00821744">
        <w:t>played in search results to credit the metadata originator. --&gt;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r>
      <w:r>
        <w:tab/>
        <w:t>&lt;gmd:URL&gt;</w:t>
      </w:r>
      <w:r w:rsidRPr="003C2363">
        <w:rPr>
          <w:color w:val="auto"/>
        </w:rPr>
        <w:t>http://www.azgs.az.gov/logo/metadata/azgs.png</w:t>
      </w:r>
      <w:r>
        <w:t>&lt;/gmd:URL&gt;</w:t>
      </w:r>
    </w:p>
    <w:p w:rsidR="00821744" w:rsidRDefault="00821744" w:rsidP="00821744">
      <w:pPr>
        <w:pStyle w:val="XMLelement0"/>
      </w:pPr>
      <w:r>
        <w:tab/>
      </w:r>
      <w:r>
        <w:tab/>
      </w:r>
      <w:r>
        <w:tab/>
      </w:r>
      <w:r>
        <w:tab/>
      </w:r>
      <w:r>
        <w:tab/>
      </w:r>
      <w:r>
        <w:tab/>
      </w:r>
      <w:r>
        <w:tab/>
        <w:t>&lt;/gmd:linkage&gt;</w:t>
      </w:r>
    </w:p>
    <w:p w:rsidR="00821744" w:rsidRDefault="003C2363" w:rsidP="00256D0B">
      <w:pPr>
        <w:pStyle w:val="XMLcommetn"/>
      </w:pPr>
      <w:r>
        <w:tab/>
      </w:r>
      <w:r>
        <w:tab/>
      </w:r>
      <w:r>
        <w:tab/>
      </w:r>
      <w:r>
        <w:tab/>
      </w:r>
      <w:r w:rsidR="002F0149">
        <w:t xml:space="preserve">         </w:t>
      </w:r>
      <w:r w:rsidR="00821744">
        <w:t>&lt;!-- URL that locates an icon thumbnails, the CI_Onl</w:t>
      </w:r>
      <w:r>
        <w:t>ineResource/name MUST be ‘icon’</w:t>
      </w:r>
      <w:r w:rsidR="00821744">
        <w:t xml:space="preserve"> --&gt;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r>
      <w:r>
        <w:tab/>
      </w:r>
      <w:r>
        <w:tab/>
        <w:t>&lt;gco:CharacterString&gt;</w:t>
      </w:r>
      <w:r w:rsidRPr="003C2363">
        <w:rPr>
          <w:color w:val="auto"/>
        </w:rPr>
        <w:t>icon</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t>&lt;/gmd:onlineResource&gt;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t>&lt;/gmd:contactInfo&gt;</w:t>
      </w:r>
    </w:p>
    <w:p w:rsidR="00821744" w:rsidRDefault="00821744" w:rsidP="00256D0B">
      <w:pPr>
        <w:pStyle w:val="XMLcommetn"/>
      </w:pPr>
      <w:r>
        <w:lastRenderedPageBreak/>
        <w:tab/>
      </w:r>
      <w:r>
        <w:tab/>
      </w:r>
      <w:r>
        <w:tab/>
      </w:r>
      <w:r w:rsidR="002F0149">
        <w:t xml:space="preserve">              </w:t>
      </w:r>
      <w:r>
        <w:t>&lt;!-- none of the codelist roles are applicable --&gt;</w:t>
      </w:r>
    </w:p>
    <w:p w:rsidR="00821744" w:rsidRDefault="00821744" w:rsidP="00821744">
      <w:pPr>
        <w:pStyle w:val="XMLelement0"/>
      </w:pPr>
      <w:r>
        <w:tab/>
      </w:r>
      <w:r>
        <w:tab/>
      </w:r>
      <w:r>
        <w:tab/>
        <w:t xml:space="preserve">&lt;gmd:role </w:t>
      </w:r>
      <w:r w:rsidRPr="003C2363">
        <w:rPr>
          <w:rStyle w:val="XMLattributeChar0"/>
        </w:rPr>
        <w:t>gco:nilReason</w:t>
      </w:r>
      <w:r w:rsidRPr="003C2363">
        <w:rPr>
          <w:color w:val="auto"/>
        </w:rPr>
        <w:t>=</w:t>
      </w:r>
      <w:r w:rsidRPr="003C2363">
        <w:rPr>
          <w:rStyle w:val="XMLattributeValueChar"/>
        </w:rPr>
        <w:t>"inapplicable"</w:t>
      </w:r>
      <w:r>
        <w:t>/&gt;</w:t>
      </w:r>
    </w:p>
    <w:p w:rsidR="00821744" w:rsidRDefault="00821744" w:rsidP="00821744">
      <w:pPr>
        <w:pStyle w:val="XMLelement0"/>
      </w:pPr>
      <w:r>
        <w:tab/>
      </w:r>
      <w:r>
        <w:tab/>
        <w:t>&lt;/gmd:CI_ResponsibleParty&gt;</w:t>
      </w:r>
    </w:p>
    <w:p w:rsidR="00821744" w:rsidRDefault="00821744" w:rsidP="00821744">
      <w:pPr>
        <w:pStyle w:val="XMLelement0"/>
      </w:pPr>
      <w:r>
        <w:tab/>
        <w:t>&lt;/gmd:contact&gt;</w:t>
      </w:r>
    </w:p>
    <w:p w:rsidR="00821744" w:rsidRDefault="00821744" w:rsidP="00256D0B">
      <w:pPr>
        <w:pStyle w:val="XMLcommetn"/>
      </w:pPr>
      <w:r>
        <w:tab/>
      </w:r>
      <w:r w:rsidR="003C2363">
        <w:t xml:space="preserve">      </w:t>
      </w:r>
      <w:r w:rsidR="002F0149">
        <w:t xml:space="preserve">            </w:t>
      </w:r>
      <w:r>
        <w:t xml:space="preserve">&lt;!-- (M-M) Metadata date stamp - USGIN profile requires use of dateS-tamp/gco:DateTime (Note this contrasts with INSPIRE mandate to use dateS-tamp/gco:Date). This is the date and time when the metadata record was created or up-dated (following NAP). --&gt;   </w:t>
      </w:r>
    </w:p>
    <w:p w:rsidR="00821744" w:rsidRDefault="00821744" w:rsidP="00821744">
      <w:pPr>
        <w:pStyle w:val="XMLelement0"/>
      </w:pPr>
      <w:r>
        <w:tab/>
        <w:t>&lt;gmd:dateStamp&gt;</w:t>
      </w:r>
    </w:p>
    <w:p w:rsidR="00821744" w:rsidRDefault="00821744" w:rsidP="00821744">
      <w:pPr>
        <w:pStyle w:val="XMLelement0"/>
      </w:pPr>
      <w:r>
        <w:tab/>
      </w:r>
      <w:r>
        <w:tab/>
        <w:t>&lt;gco:DateTime&gt;</w:t>
      </w:r>
      <w:r w:rsidRPr="003C2363">
        <w:rPr>
          <w:color w:val="auto"/>
        </w:rPr>
        <w:t>2009-11-17T10:00:00</w:t>
      </w:r>
      <w:r>
        <w:t>&lt;/gco:DateTime&gt;</w:t>
      </w:r>
    </w:p>
    <w:p w:rsidR="00821744" w:rsidRDefault="00821744" w:rsidP="00821744">
      <w:pPr>
        <w:pStyle w:val="XMLelement0"/>
      </w:pPr>
      <w:r>
        <w:tab/>
        <w:t>&lt;/gmd:dateStamp&gt;</w:t>
      </w:r>
    </w:p>
    <w:p w:rsidR="00821744" w:rsidRDefault="00821744" w:rsidP="00256D0B">
      <w:pPr>
        <w:pStyle w:val="XMLcommetn"/>
      </w:pPr>
      <w:r>
        <w:tab/>
      </w:r>
      <w:r w:rsidR="003C2363">
        <w:t xml:space="preserve">     </w:t>
      </w:r>
      <w:r w:rsidR="002F0149">
        <w:t xml:space="preserve">             </w:t>
      </w:r>
      <w:r w:rsidR="003C2363">
        <w:t xml:space="preserve"> </w:t>
      </w:r>
      <w:r>
        <w:t>&lt;!-- (M-M) USGIN profile conformant metadata is indicated by using “ISO-USGIN" --&gt;</w:t>
      </w:r>
    </w:p>
    <w:p w:rsidR="00821744" w:rsidRDefault="00821744" w:rsidP="00821744">
      <w:pPr>
        <w:pStyle w:val="XMLelement0"/>
      </w:pPr>
      <w:r>
        <w:tab/>
        <w:t>&lt;gmd:metadataStandardName&gt;</w:t>
      </w:r>
    </w:p>
    <w:p w:rsidR="00821744" w:rsidRDefault="00821744" w:rsidP="00821744">
      <w:pPr>
        <w:pStyle w:val="XMLelement0"/>
      </w:pPr>
      <w:r>
        <w:tab/>
      </w:r>
      <w:r>
        <w:tab/>
        <w:t>&lt;gco:CharacterString&gt;</w:t>
      </w:r>
      <w:r w:rsidRPr="003C2363">
        <w:rPr>
          <w:color w:val="auto"/>
        </w:rPr>
        <w:t>ISO-USGIN</w:t>
      </w:r>
      <w:r>
        <w:t>&lt;/gco:CharacterString&gt;</w:t>
      </w:r>
    </w:p>
    <w:p w:rsidR="00821744" w:rsidRDefault="00821744" w:rsidP="00821744">
      <w:pPr>
        <w:pStyle w:val="XMLelement0"/>
      </w:pPr>
      <w:r>
        <w:tab/>
        <w:t>&lt;/gmd:metadataStandardName&gt;</w:t>
      </w:r>
    </w:p>
    <w:p w:rsidR="00821744" w:rsidRDefault="00821744" w:rsidP="00256D0B">
      <w:pPr>
        <w:pStyle w:val="XMLcommetn"/>
      </w:pPr>
      <w:r>
        <w:tab/>
      </w:r>
      <w:r w:rsidR="003C2363">
        <w:tab/>
      </w:r>
      <w:r w:rsidR="003C2363">
        <w:tab/>
      </w:r>
      <w:r w:rsidR="003C2363">
        <w:tab/>
      </w:r>
      <w:r w:rsidR="002F0149">
        <w:t xml:space="preserve">         </w:t>
      </w:r>
      <w:r>
        <w:t>&lt;!-- (O-M) USGIN profile version, mandatory in this profile --&gt;</w:t>
      </w:r>
    </w:p>
    <w:p w:rsidR="00821744" w:rsidRDefault="00821744" w:rsidP="00821744">
      <w:pPr>
        <w:pStyle w:val="XMLelement0"/>
      </w:pPr>
      <w:r>
        <w:tab/>
        <w:t>&lt;gmd:metadataStandardVersion&gt;</w:t>
      </w:r>
    </w:p>
    <w:p w:rsidR="00821744" w:rsidRDefault="00821744" w:rsidP="00821744">
      <w:pPr>
        <w:pStyle w:val="XMLelement0"/>
      </w:pPr>
      <w:r>
        <w:tab/>
      </w:r>
      <w:r>
        <w:tab/>
        <w:t>&lt;gco:CharacterString&gt;</w:t>
      </w:r>
      <w:r w:rsidRPr="003C2363">
        <w:rPr>
          <w:color w:val="auto"/>
        </w:rPr>
        <w:t>1.2</w:t>
      </w:r>
      <w:r>
        <w:t>&lt;/gco:CharacterString&gt;</w:t>
      </w:r>
    </w:p>
    <w:p w:rsidR="00821744" w:rsidRDefault="00821744" w:rsidP="00821744">
      <w:pPr>
        <w:pStyle w:val="XMLelement0"/>
      </w:pPr>
      <w:r>
        <w:tab/>
        <w:t>&lt;/gmd:metadataStandardVersion&gt;</w:t>
      </w:r>
    </w:p>
    <w:p w:rsidR="00821744" w:rsidRDefault="00821744" w:rsidP="00256D0B">
      <w:pPr>
        <w:pStyle w:val="XMLcommetn"/>
      </w:pPr>
      <w:r>
        <w:tab/>
      </w:r>
      <w:r w:rsidR="003C2363">
        <w:t xml:space="preserve">     </w:t>
      </w:r>
      <w:r w:rsidR="002F0149">
        <w:t xml:space="preserve">             </w:t>
      </w:r>
      <w:r>
        <w:t>&lt;!-- (O-C) Dataset Identifier - For USGIN, this is a string that uniquely identifies the de-scribed resource. If the resource has an identifier, it should be included here; if the re-source will be referenced from other metadata, it must have an identifier here. If the da-taset is coupled to a service, the value of the MD_Metadata/dataSetURI attribute is the unique resource identifier used by srv:coupledResource to link the service with the da-taset. For the USGIN profile, the MD_Distribution/transferOptions/MD_DigitalTransferOptions/ online/CI_OnlineResource is used to specify URLs for access to the resource. --&gt;</w:t>
      </w:r>
    </w:p>
    <w:p w:rsidR="00821744" w:rsidRDefault="00821744" w:rsidP="00821744">
      <w:pPr>
        <w:pStyle w:val="XMLelement0"/>
      </w:pPr>
      <w:r>
        <w:tab/>
        <w:t>&lt;gmd:dataSetURI&gt;</w:t>
      </w:r>
    </w:p>
    <w:p w:rsidR="00821744" w:rsidRDefault="00821744" w:rsidP="003C2363">
      <w:pPr>
        <w:pStyle w:val="XMLelement0"/>
        <w:ind w:left="600" w:hanging="600"/>
      </w:pPr>
      <w:r>
        <w:tab/>
      </w:r>
      <w:r>
        <w:tab/>
        <w:t>&lt;gco:CharacterString&gt;</w:t>
      </w:r>
      <w:r w:rsidRPr="003C2363">
        <w:rPr>
          <w:color w:val="auto"/>
        </w:rPr>
        <w:t>http://azgs.az.gov/resource/00C02E67-F1ED-473D-A240-068CCB041A73</w:t>
      </w:r>
      <w:r>
        <w:t>&lt;/gco:CharacterString&gt;</w:t>
      </w:r>
    </w:p>
    <w:p w:rsidR="00821744" w:rsidRDefault="00821744" w:rsidP="00821744">
      <w:pPr>
        <w:pStyle w:val="XMLelement0"/>
      </w:pPr>
      <w:r>
        <w:tab/>
        <w:t>&lt;/gmd:dataSetURI&gt;</w:t>
      </w:r>
    </w:p>
    <w:p w:rsidR="00821744" w:rsidRDefault="00821744" w:rsidP="00256D0B">
      <w:pPr>
        <w:pStyle w:val="XMLcommetn"/>
      </w:pPr>
      <w:r>
        <w:tab/>
      </w:r>
      <w:r w:rsidR="003C2363">
        <w:t xml:space="preserve">      </w:t>
      </w:r>
      <w:r w:rsidR="002F0149">
        <w:t xml:space="preserve">            </w:t>
      </w:r>
      <w:r>
        <w:t>&lt;!-- gmd:local would be here, but USGIN profile convention is that each catalog service is specific to one language, rather that expecting clients to be able to process gmd:PT_Locale and gmd:LocalisedCharacterString. gmd:local elements may be ignored by USGIN clients --&gt;</w:t>
      </w:r>
    </w:p>
    <w:p w:rsidR="00821744" w:rsidRDefault="00821744" w:rsidP="00256D0B">
      <w:pPr>
        <w:pStyle w:val="XMLcommetn"/>
      </w:pPr>
      <w:r>
        <w:tab/>
      </w:r>
      <w:r w:rsidR="003C2363">
        <w:t xml:space="preserve">    </w:t>
      </w:r>
      <w:r w:rsidR="002F0149">
        <w:t xml:space="preserve">             </w:t>
      </w:r>
      <w:r w:rsidR="003C2363">
        <w:t xml:space="preserve"> </w:t>
      </w:r>
      <w:r>
        <w:t>&lt;!-- (O-O) Resource spatial representation - Spatial representation information for the da-taset (resource). Best practice is to include metadata for spatial representation if the de-scribed resource is a georeferenced dataset. --&gt;</w:t>
      </w:r>
    </w:p>
    <w:p w:rsidR="00821744" w:rsidRDefault="00821744" w:rsidP="00256D0B">
      <w:pPr>
        <w:pStyle w:val="XMLcommetn"/>
      </w:pPr>
      <w:r>
        <w:tab/>
      </w:r>
      <w:r w:rsidR="003C2363">
        <w:t xml:space="preserve">      </w:t>
      </w:r>
      <w:r w:rsidR="002F0149">
        <w:t xml:space="preserve">            </w:t>
      </w:r>
      <w:r>
        <w:t>&lt;!-- in this example, the described resource is a document that does not contain geolo-cated data items, so spatial representation is not applicable --&gt;</w:t>
      </w:r>
    </w:p>
    <w:p w:rsidR="00821744" w:rsidRDefault="00821744" w:rsidP="00821744">
      <w:pPr>
        <w:pStyle w:val="XMLelement0"/>
      </w:pPr>
      <w:r>
        <w:tab/>
        <w:t xml:space="preserve">&lt;gmd:spatialRepresentationInfo </w:t>
      </w:r>
      <w:r w:rsidRPr="003C2363">
        <w:rPr>
          <w:rStyle w:val="XMLattributeChar0"/>
        </w:rPr>
        <w:t>gco:nilReason</w:t>
      </w:r>
      <w:r w:rsidRPr="003C2363">
        <w:rPr>
          <w:color w:val="auto"/>
        </w:rPr>
        <w:t>=</w:t>
      </w:r>
      <w:r w:rsidRPr="003C2363">
        <w:rPr>
          <w:rStyle w:val="XMLattributeValueChar"/>
        </w:rPr>
        <w:t>"inapplicable"</w:t>
      </w:r>
      <w:r>
        <w:t>/&gt;</w:t>
      </w:r>
    </w:p>
    <w:p w:rsidR="00821744" w:rsidRDefault="00821744" w:rsidP="002F0149">
      <w:pPr>
        <w:pStyle w:val="XMLcommetn"/>
      </w:pPr>
      <w:r>
        <w:tab/>
      </w:r>
      <w:r w:rsidR="003C2363">
        <w:t xml:space="preserve">      </w:t>
      </w:r>
      <w:r w:rsidR="002F0149">
        <w:t xml:space="preserve">            </w:t>
      </w:r>
      <w:r>
        <w:t>&lt;!-- (O-O) Resource’s spatial reference system - Description of the spatial and/or tem-poral reference systems used in the dataset. If {/MD_SpatialRepresentationTypeCode = "vector") or (../MD_SpatialRepresentationTypeCode = "grid") or (../MD_SpatialRepresentationTypeCode = "tin") then c</w:t>
      </w:r>
      <w:r w:rsidR="002F0149">
        <w:t>ount referenceSystemInfo &gt;= 1) }</w:t>
      </w:r>
      <w:r>
        <w:t>not applicable to the document described by this record --&gt;</w:t>
      </w:r>
    </w:p>
    <w:p w:rsidR="00821744" w:rsidRDefault="00821744" w:rsidP="00821744">
      <w:pPr>
        <w:pStyle w:val="XMLelement0"/>
      </w:pPr>
      <w:r>
        <w:tab/>
        <w:t xml:space="preserve">&lt;gmd:referenceSystemInfo </w:t>
      </w:r>
      <w:r w:rsidRPr="003C2363">
        <w:rPr>
          <w:rStyle w:val="XMLattributeChar0"/>
        </w:rPr>
        <w:t>gco:nilReason</w:t>
      </w:r>
      <w:r w:rsidRPr="003C2363">
        <w:rPr>
          <w:color w:val="auto"/>
        </w:rPr>
        <w:t>=</w:t>
      </w:r>
      <w:r w:rsidRPr="003C2363">
        <w:rPr>
          <w:rStyle w:val="XMLattributeValueChar"/>
        </w:rPr>
        <w:t>"inapplicable"</w:t>
      </w:r>
      <w:r>
        <w:t>/&gt;</w:t>
      </w:r>
    </w:p>
    <w:p w:rsidR="00821744" w:rsidRDefault="00821744" w:rsidP="00256D0B">
      <w:pPr>
        <w:pStyle w:val="XMLcommetn"/>
      </w:pPr>
      <w:r>
        <w:tab/>
      </w:r>
      <w:r w:rsidR="003C2363">
        <w:t xml:space="preserve">     </w:t>
      </w:r>
      <w:r w:rsidR="002F0149">
        <w:t xml:space="preserve">             </w:t>
      </w:r>
      <w:r>
        <w:t>&lt;!-- ****************************************************************************** --&gt;</w:t>
      </w:r>
    </w:p>
    <w:p w:rsidR="00821744" w:rsidRDefault="00821744" w:rsidP="00256D0B">
      <w:pPr>
        <w:pStyle w:val="XMLcommetn"/>
      </w:pPr>
      <w:r>
        <w:lastRenderedPageBreak/>
        <w:tab/>
      </w:r>
      <w:r w:rsidR="003C2363">
        <w:t xml:space="preserve">     </w:t>
      </w:r>
      <w:r w:rsidR="002F0149">
        <w:t xml:space="preserve">             </w:t>
      </w:r>
      <w:r>
        <w:t>&lt;!-- (M-M) Resource identification information - At least one of MD_DataIdentification (da-taset, dataset series) or SV_ServiceIdentification (service) is required.  --&gt;</w:t>
      </w:r>
    </w:p>
    <w:p w:rsidR="00821744" w:rsidRDefault="00821744" w:rsidP="00821744">
      <w:pPr>
        <w:pStyle w:val="XMLelement0"/>
      </w:pPr>
      <w:r>
        <w:tab/>
        <w:t>&lt;gmd:identificationInfo&gt;</w:t>
      </w:r>
    </w:p>
    <w:p w:rsidR="00821744" w:rsidRDefault="00821744" w:rsidP="00256D0B">
      <w:pPr>
        <w:pStyle w:val="XMLcommetn"/>
      </w:pPr>
      <w:r>
        <w:tab/>
      </w:r>
      <w:r>
        <w:tab/>
      </w:r>
      <w:r w:rsidR="003C2363">
        <w:t xml:space="preserve">   </w:t>
      </w:r>
      <w:r w:rsidR="002F0149">
        <w:t xml:space="preserve">             </w:t>
      </w:r>
      <w:r>
        <w:t xml:space="preserve">&lt;!-- Resource Dataset or Dataset Series Identification. In practice, anything that is not a service is described using MD_DataIdentification --&gt; </w:t>
      </w:r>
    </w:p>
    <w:p w:rsidR="00821744" w:rsidRDefault="00821744" w:rsidP="00821744">
      <w:pPr>
        <w:pStyle w:val="XMLelement0"/>
      </w:pPr>
      <w:r>
        <w:tab/>
      </w:r>
      <w:r>
        <w:tab/>
        <w:t>&lt;gmd:MD_DataIdentification&gt;</w:t>
      </w:r>
    </w:p>
    <w:p w:rsidR="00821744" w:rsidRDefault="00821744" w:rsidP="00256D0B">
      <w:pPr>
        <w:pStyle w:val="XMLcommetn"/>
      </w:pPr>
      <w:r>
        <w:tab/>
      </w:r>
      <w:r>
        <w:tab/>
      </w:r>
      <w:r w:rsidR="003C2363">
        <w:t xml:space="preserve">  </w:t>
      </w:r>
      <w:r>
        <w:tab/>
      </w:r>
      <w:r w:rsidR="002F0149">
        <w:t xml:space="preserve">         </w:t>
      </w:r>
      <w:r>
        <w:t>&lt;!-- (M-M) Resource citation - Information to identify the intellectual origin of the content in the described resource, along the lines of a citation in a scientific journal. Required content for a CI_Citation element are title, date, and responsibleParty. If the subject of the metadata record is derived from other sources, such that it is not considered identical with those sources, the provenance should be documented in LI_Lineage//LI_Source elements. --&gt;</w:t>
      </w:r>
    </w:p>
    <w:p w:rsidR="00821744" w:rsidRDefault="00821744" w:rsidP="00821744">
      <w:pPr>
        <w:pStyle w:val="XMLelement0"/>
      </w:pPr>
      <w:r>
        <w:tab/>
      </w:r>
      <w:r>
        <w:tab/>
      </w:r>
      <w:r>
        <w:tab/>
        <w:t>&lt;gmd:citation&gt;</w:t>
      </w:r>
    </w:p>
    <w:p w:rsidR="00821744" w:rsidRDefault="00821744" w:rsidP="00821744">
      <w:pPr>
        <w:pStyle w:val="XMLelement0"/>
      </w:pPr>
      <w:r>
        <w:tab/>
      </w:r>
      <w:r>
        <w:tab/>
      </w:r>
      <w:r>
        <w:tab/>
      </w:r>
      <w:r>
        <w:tab/>
        <w:t>&lt;gmd:CI_Citation&gt;</w:t>
      </w:r>
    </w:p>
    <w:p w:rsidR="00821744" w:rsidRDefault="003C2363" w:rsidP="00256D0B">
      <w:pPr>
        <w:pStyle w:val="XMLcommetn"/>
      </w:pPr>
      <w:r>
        <w:tab/>
      </w:r>
      <w:r>
        <w:tab/>
      </w:r>
      <w:r>
        <w:tab/>
      </w:r>
      <w:r>
        <w:tab/>
      </w:r>
      <w:r w:rsidR="002F0149">
        <w:t xml:space="preserve">         </w:t>
      </w:r>
      <w:r w:rsidR="00821744">
        <w:t>&lt;!-- (M-M) Resource title - Use titles that inform the human reader about the da-taset’s content; titles should be unique in the context of the metadata catalog that contains the metadata record. --&gt;</w:t>
      </w:r>
    </w:p>
    <w:p w:rsidR="00821744" w:rsidRDefault="00821744" w:rsidP="00821744">
      <w:pPr>
        <w:pStyle w:val="XMLelement0"/>
      </w:pPr>
      <w:r>
        <w:tab/>
      </w:r>
      <w:r>
        <w:tab/>
      </w:r>
      <w:r>
        <w:tab/>
      </w:r>
      <w:r>
        <w:tab/>
      </w:r>
      <w:r>
        <w:tab/>
        <w:t>&lt;gmd:title&gt;</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r>
      <w:r>
        <w:tab/>
      </w:r>
      <w:r>
        <w:tab/>
      </w:r>
      <w:r w:rsidRPr="003C2363">
        <w:rPr>
          <w:color w:val="auto"/>
        </w:rPr>
        <w:t>Scanned Borehole Compensated Sonic Log for 0391, Kerr-McGee08 Navajo</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&lt;/gmd:title&gt;</w:t>
      </w:r>
    </w:p>
    <w:p w:rsidR="00821744" w:rsidRDefault="003C2363" w:rsidP="00256D0B">
      <w:pPr>
        <w:pStyle w:val="XMLcommetn"/>
      </w:pPr>
      <w:r>
        <w:tab/>
      </w:r>
      <w:r>
        <w:tab/>
      </w:r>
      <w:r>
        <w:tab/>
      </w:r>
      <w:r>
        <w:tab/>
      </w:r>
      <w:r w:rsidR="002F0149">
        <w:t xml:space="preserve">         </w:t>
      </w:r>
      <w:r w:rsidR="00821744">
        <w:t>&lt;!-- (M-M) Resource reference date - Best practice is to include at least the date of publi-cation or creation of the resource. The date of the resource reported in the citation corre-sponds to the resource’s last update version according to its update frequency. CI_Date content includes a date and dateType. Date for USGIN profile uses gco:DateTime. --&gt;</w:t>
      </w:r>
    </w:p>
    <w:p w:rsidR="00821744" w:rsidRDefault="00821744" w:rsidP="00821744">
      <w:pPr>
        <w:pStyle w:val="XMLelement0"/>
      </w:pPr>
      <w:r>
        <w:tab/>
      </w:r>
      <w:r>
        <w:tab/>
      </w:r>
      <w:r>
        <w:tab/>
      </w:r>
      <w:r>
        <w:tab/>
      </w:r>
      <w:r>
        <w:tab/>
        <w:t>&lt;gmd:date&gt;</w:t>
      </w:r>
    </w:p>
    <w:p w:rsidR="00821744" w:rsidRDefault="00821744" w:rsidP="00821744">
      <w:pPr>
        <w:pStyle w:val="XMLelement0"/>
      </w:pPr>
      <w:r>
        <w:tab/>
      </w:r>
      <w:r>
        <w:tab/>
      </w:r>
      <w:r>
        <w:tab/>
      </w:r>
      <w:r>
        <w:tab/>
      </w:r>
      <w:r>
        <w:tab/>
      </w:r>
      <w:r>
        <w:tab/>
        <w:t>&lt;gmd:CI_Date&gt;</w:t>
      </w:r>
    </w:p>
    <w:p w:rsidR="00821744" w:rsidRDefault="00821744" w:rsidP="00821744">
      <w:pPr>
        <w:pStyle w:val="XMLelement0"/>
      </w:pPr>
      <w:r>
        <w:tab/>
      </w:r>
      <w:r>
        <w:tab/>
      </w:r>
      <w:r>
        <w:tab/>
      </w:r>
      <w:r>
        <w:tab/>
      </w:r>
      <w:r>
        <w:tab/>
      </w:r>
      <w:r>
        <w:tab/>
      </w:r>
      <w:r>
        <w:tab/>
        <w:t>&lt;gmd:date&gt;</w:t>
      </w:r>
    </w:p>
    <w:p w:rsidR="00821744" w:rsidRPr="003C2363" w:rsidRDefault="003C2363" w:rsidP="00256D0B">
      <w:pPr>
        <w:pStyle w:val="XMLcommetn"/>
      </w:pPr>
      <w:r>
        <w:tab/>
      </w:r>
      <w:r>
        <w:tab/>
      </w:r>
      <w:r>
        <w:tab/>
      </w:r>
      <w:r w:rsidR="002F0149">
        <w:t xml:space="preserve">             </w:t>
      </w:r>
      <w:r w:rsidRPr="003C2363">
        <w:t xml:space="preserve"> </w:t>
      </w:r>
      <w:r w:rsidR="00821744" w:rsidRPr="003C2363">
        <w:t>&lt;!-- Requires an extended ISO 8601 UT</w:t>
      </w:r>
      <w:r w:rsidRPr="003C2363">
        <w:t xml:space="preserve">C date and time string (YYYY-MM DDTHH:MM:SS) </w:t>
      </w:r>
      <w:r w:rsidR="00821744" w:rsidRPr="003C2363">
        <w:t>Some validators require time zone as well; recommend GMT indicated by 'Z' --&gt;</w:t>
      </w:r>
    </w:p>
    <w:p w:rsidR="00821744" w:rsidRDefault="00821744" w:rsidP="00821744">
      <w:pPr>
        <w:pStyle w:val="XMLelement0"/>
      </w:pPr>
      <w:r>
        <w:tab/>
      </w:r>
      <w:r>
        <w:tab/>
      </w:r>
      <w:r>
        <w:tab/>
      </w:r>
      <w:r>
        <w:tab/>
      </w:r>
      <w:r>
        <w:tab/>
      </w:r>
      <w:r>
        <w:tab/>
      </w:r>
      <w:r>
        <w:tab/>
      </w:r>
      <w:r>
        <w:tab/>
        <w:t>&lt;gco:DateTime&gt;</w:t>
      </w:r>
      <w:r w:rsidRPr="003C2363">
        <w:rPr>
          <w:color w:val="auto"/>
        </w:rPr>
        <w:t>2001-12-17T09:30:47</w:t>
      </w:r>
      <w:r>
        <w:t>&lt;/gco:DateTime&gt;</w:t>
      </w:r>
    </w:p>
    <w:p w:rsidR="00821744" w:rsidRDefault="00821744" w:rsidP="00821744">
      <w:pPr>
        <w:pStyle w:val="XMLelement0"/>
      </w:pPr>
      <w:r>
        <w:tab/>
      </w:r>
      <w:r>
        <w:tab/>
      </w:r>
      <w:r>
        <w:tab/>
      </w:r>
      <w:r>
        <w:tab/>
      </w:r>
      <w:r>
        <w:tab/>
      </w:r>
      <w:r>
        <w:tab/>
      </w:r>
      <w:r>
        <w:tab/>
        <w:t>&lt;/gmd:date&gt;</w:t>
      </w:r>
    </w:p>
    <w:p w:rsidR="00821744" w:rsidRDefault="00821744" w:rsidP="00821744">
      <w:pPr>
        <w:pStyle w:val="XMLelement0"/>
      </w:pPr>
      <w:r>
        <w:tab/>
      </w:r>
      <w:r>
        <w:tab/>
      </w:r>
      <w:r>
        <w:tab/>
      </w:r>
      <w:r>
        <w:tab/>
      </w:r>
      <w:r>
        <w:tab/>
      </w:r>
      <w:r>
        <w:tab/>
      </w:r>
      <w:r>
        <w:tab/>
        <w:t>&lt;gmd:dateType&gt;</w:t>
      </w:r>
    </w:p>
    <w:p w:rsidR="00821744" w:rsidRDefault="003C2363" w:rsidP="00256D0B">
      <w:pPr>
        <w:pStyle w:val="XMLcommetn"/>
      </w:pPr>
      <w:r>
        <w:tab/>
      </w:r>
      <w:r>
        <w:tab/>
      </w:r>
      <w:r>
        <w:tab/>
        <w:t xml:space="preserve"> </w:t>
      </w:r>
      <w:r w:rsidR="002F0149">
        <w:t xml:space="preserve">             </w:t>
      </w:r>
      <w:r w:rsidR="00821744">
        <w:t>&lt;!-- dateType is mandatory per ISO19115 --&gt;</w:t>
      </w:r>
    </w:p>
    <w:p w:rsidR="00821744" w:rsidRDefault="003C2363" w:rsidP="00256D0B">
      <w:pPr>
        <w:pStyle w:val="XMLcommetn"/>
      </w:pPr>
      <w:r>
        <w:tab/>
      </w:r>
      <w:r>
        <w:tab/>
      </w:r>
      <w:r>
        <w:tab/>
      </w:r>
      <w:r>
        <w:tab/>
      </w:r>
      <w:r w:rsidR="002F0149">
        <w:t xml:space="preserve">         </w:t>
      </w:r>
      <w:r w:rsidR="00821744">
        <w:t>&lt;!-- CI_DateTypeCode values in citation context: {creation, publication, revision}. --&gt;</w:t>
      </w:r>
    </w:p>
    <w:p w:rsidR="00821744" w:rsidRDefault="00821744" w:rsidP="0014590C">
      <w:pPr>
        <w:pStyle w:val="XMLelement0"/>
        <w:ind w:left="1700" w:hanging="1700"/>
      </w:pPr>
      <w:r>
        <w:tab/>
      </w:r>
      <w:r>
        <w:tab/>
      </w:r>
      <w:r>
        <w:tab/>
      </w:r>
      <w:r>
        <w:tab/>
      </w:r>
      <w:r>
        <w:tab/>
      </w:r>
      <w:r>
        <w:tab/>
      </w:r>
      <w:r>
        <w:tab/>
      </w:r>
      <w:r>
        <w:tab/>
      </w:r>
      <w:r w:rsidRPr="003C2363">
        <w:t>&lt;gmd:CI_DateTypeCode</w:t>
      </w:r>
      <w:r>
        <w:t xml:space="preserve"> </w:t>
      </w:r>
      <w:r w:rsidRPr="003C2363">
        <w:rPr>
          <w:rStyle w:val="XMLattributeChar0"/>
        </w:rPr>
        <w:t>codeList</w:t>
      </w:r>
      <w:r w:rsidRPr="003C2363">
        <w:rPr>
          <w:color w:val="auto"/>
        </w:rPr>
        <w:t>=</w:t>
      </w:r>
      <w:r w:rsidRPr="003C2363">
        <w:rPr>
          <w:rStyle w:val="XMLattributeValueChar"/>
        </w:rPr>
        <w:t>"http://www.isotc211.org/2005/resources/Codelist/gmxCodelists.xml#CI_DateTypeCode"</w:t>
      </w:r>
      <w:r>
        <w:t xml:space="preserve"> </w:t>
      </w:r>
      <w:r w:rsidRPr="003C2363">
        <w:rPr>
          <w:rStyle w:val="XMLattributeChar0"/>
        </w:rPr>
        <w:t>codeListValue</w:t>
      </w:r>
      <w:r w:rsidRPr="003C2363">
        <w:rPr>
          <w:color w:val="auto"/>
        </w:rPr>
        <w:t>=</w:t>
      </w:r>
      <w:r w:rsidRPr="0014590C">
        <w:rPr>
          <w:rStyle w:val="XMLattributeValueChar"/>
        </w:rPr>
        <w:t>"publication"</w:t>
      </w:r>
      <w:r>
        <w:t>&gt;</w:t>
      </w:r>
      <w:r w:rsidRPr="0014590C">
        <w:rPr>
          <w:color w:val="auto"/>
        </w:rPr>
        <w:t>publication</w:t>
      </w:r>
      <w:r w:rsidRPr="003C2363">
        <w:t>&lt;/gmd:CI_DateTypeCode&gt;</w:t>
      </w:r>
    </w:p>
    <w:p w:rsidR="00821744" w:rsidRPr="003C2363" w:rsidRDefault="00821744" w:rsidP="003C2363">
      <w:pPr>
        <w:pStyle w:val="XMLelement0"/>
      </w:pPr>
      <w:r>
        <w:tab/>
      </w:r>
      <w:r>
        <w:tab/>
      </w:r>
      <w:r>
        <w:tab/>
      </w:r>
      <w:r>
        <w:tab/>
      </w:r>
      <w:r>
        <w:tab/>
      </w:r>
      <w:r>
        <w:tab/>
      </w:r>
      <w:r>
        <w:tab/>
      </w:r>
      <w:r w:rsidRPr="003C2363">
        <w:t>&lt;/gmd:dateType&gt;</w:t>
      </w:r>
    </w:p>
    <w:p w:rsidR="00821744" w:rsidRPr="003C2363" w:rsidRDefault="00821744" w:rsidP="003C2363">
      <w:pPr>
        <w:pStyle w:val="XMLelement0"/>
      </w:pPr>
      <w:r w:rsidRPr="003C2363">
        <w:tab/>
      </w:r>
      <w:r w:rsidRPr="003C2363">
        <w:tab/>
      </w:r>
      <w:r w:rsidRPr="003C2363">
        <w:tab/>
      </w:r>
      <w:r w:rsidRPr="003C2363">
        <w:tab/>
      </w:r>
      <w:r w:rsidRPr="003C2363">
        <w:tab/>
      </w:r>
      <w:r w:rsidRPr="003C2363">
        <w:tab/>
        <w:t>&lt;/gmd:CI_Date&gt;</w:t>
      </w:r>
    </w:p>
    <w:p w:rsidR="00821744" w:rsidRDefault="00821744" w:rsidP="00821744">
      <w:pPr>
        <w:pStyle w:val="XMLelement0"/>
      </w:pPr>
      <w:r w:rsidRPr="003C2363">
        <w:tab/>
      </w:r>
      <w:r w:rsidRPr="003C2363">
        <w:tab/>
      </w:r>
      <w:r w:rsidRPr="003C2363">
        <w:tab/>
      </w:r>
      <w:r w:rsidRPr="003C2363">
        <w:tab/>
      </w:r>
      <w:r w:rsidRPr="003C2363">
        <w:tab/>
        <w:t>&lt;/gmd:date&gt;</w:t>
      </w:r>
    </w:p>
    <w:p w:rsidR="00821744" w:rsidRDefault="0014590C" w:rsidP="00256D0B">
      <w:pPr>
        <w:pStyle w:val="XMLcommetn"/>
      </w:pPr>
      <w:r>
        <w:tab/>
      </w:r>
      <w:r>
        <w:tab/>
      </w:r>
      <w:r>
        <w:tab/>
      </w:r>
      <w:r>
        <w:tab/>
      </w:r>
      <w:r w:rsidR="002F0149">
        <w:t xml:space="preserve">         </w:t>
      </w:r>
      <w:r w:rsidR="00821744">
        <w:t xml:space="preserve">&lt;!-- (C-C) Unique resource identifier  - For USGIN purposes, this element content value should be considered an identifier for the citation, without any assumption that it will use http protocol. The identifier may be resolvable to a URL, if a protocol prefix specifies an identifier scheme that is resolvable (e.g. http, doi…), but this is not necessary for a valid document, and should not be assumed when processing </w:t>
      </w:r>
      <w:r w:rsidR="00821744">
        <w:lastRenderedPageBreak/>
        <w:t>metadata documents. IF the Ci-tation has an identifier that is different from the identifier for the described resource (MD_Metadata/dataSetURI), it must be included here. The USGIN profile requires use of MD_Identifer. If additional codespace and version content is associated with the identifier, it should be encoded as MD_Identifier/authority/ CI_Citation/ alternateTitle and MD_Identifier/ authority/ CI_Citation/ edition  --&gt;</w:t>
      </w:r>
    </w:p>
    <w:p w:rsidR="00821744" w:rsidRDefault="00821744" w:rsidP="00821744">
      <w:pPr>
        <w:pStyle w:val="XMLelement0"/>
      </w:pPr>
      <w:r>
        <w:tab/>
      </w:r>
      <w:r>
        <w:tab/>
      </w:r>
      <w:r>
        <w:tab/>
      </w:r>
      <w:r>
        <w:tab/>
      </w:r>
      <w:r>
        <w:tab/>
        <w:t>&lt;gmd:identifier&gt;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r>
      <w:r>
        <w:tab/>
      </w:r>
      <w:r>
        <w:tab/>
        <w:t>&lt;gmd:code&gt;</w:t>
      </w:r>
    </w:p>
    <w:p w:rsidR="00821744" w:rsidRDefault="0014590C" w:rsidP="00256D0B">
      <w:pPr>
        <w:pStyle w:val="XMLcommetn"/>
      </w:pPr>
      <w:r>
        <w:tab/>
      </w:r>
      <w:r>
        <w:tab/>
      </w:r>
      <w:r>
        <w:tab/>
      </w:r>
      <w:r>
        <w:tab/>
      </w:r>
      <w:r w:rsidR="002F0149">
        <w:t xml:space="preserve">         </w:t>
      </w:r>
      <w:r w:rsidR="00821744">
        <w:t>&lt;!-- 13 digit ISBN example --&gt;</w:t>
      </w:r>
    </w:p>
    <w:p w:rsidR="00821744" w:rsidRDefault="00821744" w:rsidP="00821744">
      <w:pPr>
        <w:pStyle w:val="XMLelement0"/>
      </w:pPr>
      <w:r>
        <w:tab/>
      </w:r>
      <w:r>
        <w:tab/>
      </w:r>
      <w:r>
        <w:tab/>
      </w:r>
      <w:r>
        <w:tab/>
      </w:r>
      <w:r>
        <w:tab/>
      </w:r>
      <w:r>
        <w:tab/>
      </w:r>
      <w:r>
        <w:tab/>
      </w:r>
      <w:r>
        <w:tab/>
        <w:t>&lt;gco:CharacterString&gt;</w:t>
      </w:r>
      <w:r w:rsidRPr="0014590C">
        <w:rPr>
          <w:color w:val="auto"/>
        </w:rPr>
        <w:t>isbn:000-0-000-00000-0</w:t>
      </w:r>
      <w:r>
        <w:t>&lt;/gco:CharacterString&gt;</w:t>
      </w:r>
    </w:p>
    <w:p w:rsidR="00821744" w:rsidRDefault="00821744" w:rsidP="00821744">
      <w:pPr>
        <w:pStyle w:val="XMLelement0"/>
      </w:pPr>
      <w:r>
        <w:tab/>
      </w:r>
      <w:r>
        <w:tab/>
      </w:r>
      <w:r>
        <w:tab/>
      </w:r>
      <w:r>
        <w:tab/>
      </w:r>
      <w:r>
        <w:tab/>
      </w:r>
      <w:r>
        <w:tab/>
      </w:r>
      <w:r>
        <w:tab/>
        <w:t>&lt;/gmd:code&gt;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t>&lt;/gmd:identifier&gt;</w:t>
      </w:r>
    </w:p>
    <w:p w:rsidR="00821744" w:rsidRDefault="0014590C" w:rsidP="00256D0B">
      <w:pPr>
        <w:pStyle w:val="XMLcommetn"/>
      </w:pPr>
      <w:r>
        <w:tab/>
      </w:r>
      <w:r>
        <w:tab/>
      </w:r>
      <w:r>
        <w:tab/>
      </w:r>
      <w:r>
        <w:tab/>
      </w:r>
      <w:r w:rsidR="002F0149">
        <w:t xml:space="preserve">         </w:t>
      </w:r>
      <w:r w:rsidR="00821744">
        <w:t>&lt;!-- (M-M) Resource responsible party - The citation attribute provides information for cit-ing the intellectual origin of the described resource, analogous to a citation in a scientific journal. The citedResponsibleParty should specify the individual(s) and organizations re-sponsible for the creation or origination of the resource. For most intellectual content, the responsible party is what would normally be considered the author of a work.  --&gt;</w:t>
      </w:r>
    </w:p>
    <w:p w:rsidR="00821744" w:rsidRDefault="0014590C" w:rsidP="00256D0B">
      <w:pPr>
        <w:pStyle w:val="XMLcommetn"/>
      </w:pPr>
      <w:r>
        <w:tab/>
      </w:r>
      <w:r>
        <w:tab/>
      </w:r>
      <w:r>
        <w:tab/>
      </w:r>
      <w:r>
        <w:tab/>
      </w:r>
      <w:r w:rsidR="002F0149">
        <w:t xml:space="preserve">         </w:t>
      </w:r>
      <w:r w:rsidR="00821744">
        <w:t>&lt;!-- in the context of the well log described by this example, the originator should be considered the operator who ran the log (individualName), or the logging company that ran the log; the drilling operator migh also be considered as originator. Unfortuantely, in this case that information is missing, so the provided contact information is for the custodian, not the author or originator. --&gt;</w:t>
      </w:r>
    </w:p>
    <w:p w:rsidR="00821744" w:rsidRDefault="00821744" w:rsidP="00821744">
      <w:pPr>
        <w:pStyle w:val="XMLelement0"/>
      </w:pPr>
      <w:r>
        <w:tab/>
      </w:r>
      <w:r>
        <w:tab/>
      </w:r>
      <w:r>
        <w:tab/>
      </w:r>
      <w:r>
        <w:tab/>
      </w:r>
      <w:r>
        <w:tab/>
        <w:t>&lt;gmd:citedResponsibleParty&gt;</w:t>
      </w:r>
    </w:p>
    <w:p w:rsidR="00821744" w:rsidRDefault="00821744" w:rsidP="00821744">
      <w:pPr>
        <w:pStyle w:val="XMLelement0"/>
      </w:pPr>
      <w:r>
        <w:tab/>
      </w:r>
      <w:r>
        <w:tab/>
      </w:r>
      <w:r>
        <w:tab/>
      </w:r>
      <w:r>
        <w:tab/>
      </w:r>
      <w:r>
        <w:tab/>
      </w:r>
      <w:r>
        <w:tab/>
        <w:t>&lt;gmd:CI_ResponsibleParty&gt;</w:t>
      </w:r>
    </w:p>
    <w:p w:rsidR="00821744" w:rsidRDefault="0014590C" w:rsidP="00256D0B">
      <w:pPr>
        <w:pStyle w:val="XMLcommetn"/>
      </w:pPr>
      <w:r>
        <w:tab/>
      </w:r>
      <w:r>
        <w:tab/>
      </w:r>
      <w:r>
        <w:tab/>
      </w:r>
      <w:r>
        <w:tab/>
      </w:r>
      <w:r w:rsidR="002F0149">
        <w:t xml:space="preserve">         </w:t>
      </w:r>
      <w:r w:rsidR="00821744">
        <w:t>&lt;!-- (M-M) (individualName + organisationName + positionName) &gt; 0 --&gt;</w:t>
      </w:r>
    </w:p>
    <w:p w:rsidR="00821744" w:rsidRDefault="00821744" w:rsidP="00821744">
      <w:pPr>
        <w:pStyle w:val="XMLelement0"/>
      </w:pPr>
      <w:r>
        <w:tab/>
      </w:r>
      <w:r>
        <w:tab/>
      </w:r>
      <w:r>
        <w:tab/>
      </w:r>
      <w:r>
        <w:tab/>
      </w:r>
      <w:r>
        <w:tab/>
      </w:r>
      <w:r>
        <w:tab/>
      </w:r>
      <w:r>
        <w:tab/>
        <w:t>&lt;gmd:individualName&gt;</w:t>
      </w:r>
    </w:p>
    <w:p w:rsidR="00821744" w:rsidRDefault="00821744" w:rsidP="00821744">
      <w:pPr>
        <w:pStyle w:val="XMLelement0"/>
      </w:pPr>
      <w:r>
        <w:tab/>
      </w:r>
      <w:r>
        <w:tab/>
      </w:r>
      <w:r>
        <w:tab/>
      </w:r>
      <w:r>
        <w:tab/>
      </w:r>
      <w:r>
        <w:tab/>
      </w:r>
      <w:r>
        <w:tab/>
      </w:r>
      <w:r>
        <w:tab/>
      </w:r>
      <w:r>
        <w:tab/>
        <w:t>&lt;gco:CharacterString&gt;</w:t>
      </w:r>
      <w:r w:rsidRPr="0014590C">
        <w:rPr>
          <w:color w:val="auto"/>
        </w:rPr>
        <w:t>Steve Rauzi</w:t>
      </w:r>
      <w:r>
        <w:t>&lt;/gco:CharacterString&gt;</w:t>
      </w:r>
    </w:p>
    <w:p w:rsidR="00821744" w:rsidRDefault="00821744" w:rsidP="00821744">
      <w:pPr>
        <w:pStyle w:val="XMLelement0"/>
      </w:pPr>
      <w:r>
        <w:tab/>
      </w:r>
      <w:r>
        <w:tab/>
      </w:r>
      <w:r>
        <w:tab/>
      </w:r>
      <w:r>
        <w:tab/>
      </w:r>
      <w:r>
        <w:tab/>
      </w:r>
      <w:r>
        <w:tab/>
      </w:r>
      <w:r>
        <w:tab/>
        <w:t>&lt;/gmd:individualName&gt;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r>
      <w:r>
        <w:tab/>
        <w:t>&lt;gco:CharacterString&gt;</w:t>
      </w:r>
      <w:r w:rsidRPr="0014590C">
        <w:rPr>
          <w:color w:val="auto"/>
        </w:rPr>
        <w:t>Arizona Geo</w:t>
      </w:r>
      <w:r w:rsidR="0014590C">
        <w:rPr>
          <w:color w:val="auto"/>
        </w:rPr>
        <w:t>logical Sur</w:t>
      </w:r>
      <w:r w:rsidRPr="0014590C">
        <w:rPr>
          <w:color w:val="auto"/>
        </w:rPr>
        <w:t>vey</w:t>
      </w:r>
      <w:r>
        <w:t>&lt;/gco:CharacterString&gt;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t>&lt;gmd:positionName&gt;</w:t>
      </w:r>
    </w:p>
    <w:p w:rsidR="00821744" w:rsidRDefault="00821744" w:rsidP="00821744">
      <w:pPr>
        <w:pStyle w:val="XMLelement0"/>
      </w:pPr>
      <w:r>
        <w:tab/>
      </w:r>
      <w:r>
        <w:tab/>
      </w:r>
      <w:r>
        <w:tab/>
      </w:r>
      <w:r>
        <w:tab/>
      </w:r>
      <w:r>
        <w:tab/>
      </w:r>
      <w:r>
        <w:tab/>
      </w:r>
      <w:r>
        <w:tab/>
      </w:r>
      <w:r>
        <w:tab/>
        <w:t>&lt;gco:CharacterString&gt;</w:t>
      </w:r>
      <w:r w:rsidR="0014590C">
        <w:rPr>
          <w:color w:val="auto"/>
        </w:rPr>
        <w:t>Oil and Gas Administra</w:t>
      </w:r>
      <w:r w:rsidRPr="0014590C">
        <w:rPr>
          <w:color w:val="auto"/>
        </w:rPr>
        <w:t>tor</w:t>
      </w:r>
      <w:r>
        <w:t>&lt;/gco:CharacterString&gt;</w:t>
      </w:r>
    </w:p>
    <w:p w:rsidR="00821744" w:rsidRDefault="00821744" w:rsidP="00821744">
      <w:pPr>
        <w:pStyle w:val="XMLelement0"/>
      </w:pPr>
      <w:r>
        <w:tab/>
      </w:r>
      <w:r>
        <w:tab/>
      </w:r>
      <w:r>
        <w:tab/>
      </w:r>
      <w:r>
        <w:tab/>
      </w:r>
      <w:r>
        <w:tab/>
      </w:r>
      <w:r>
        <w:tab/>
      </w:r>
      <w:r>
        <w:tab/>
        <w:t>&lt;/gmd:positionName&gt;</w:t>
      </w:r>
    </w:p>
    <w:p w:rsidR="00821744" w:rsidRDefault="0014590C" w:rsidP="00256D0B">
      <w:pPr>
        <w:pStyle w:val="XMLcommetn"/>
      </w:pPr>
      <w:r>
        <w:tab/>
      </w:r>
      <w:r>
        <w:tab/>
      </w:r>
      <w:r>
        <w:tab/>
      </w:r>
      <w:r>
        <w:tab/>
      </w:r>
      <w:r w:rsidR="002F0149">
        <w:t xml:space="preserve">         </w:t>
      </w:r>
      <w:r w:rsidR="00821744">
        <w:t>&lt;!-- cited responsible party contact information, either a voice phone number or e-mail address is required. Everything else is optional --&gt;</w:t>
      </w:r>
    </w:p>
    <w:p w:rsidR="00821744" w:rsidRDefault="00821744" w:rsidP="00821744">
      <w:pPr>
        <w:pStyle w:val="XMLelement0"/>
      </w:pPr>
      <w:r>
        <w:tab/>
      </w:r>
      <w:r>
        <w:tab/>
      </w:r>
      <w:r>
        <w:tab/>
      </w:r>
      <w:r>
        <w:tab/>
      </w:r>
      <w:r>
        <w:tab/>
      </w:r>
      <w:r>
        <w:tab/>
      </w:r>
      <w:r>
        <w:tab/>
        <w:t>&lt;gmd:contactInfo&gt;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tab/>
      </w:r>
      <w:r>
        <w:tab/>
      </w:r>
      <w:r>
        <w:tab/>
      </w:r>
      <w:r>
        <w:tab/>
      </w:r>
      <w:r>
        <w:tab/>
      </w:r>
      <w:r>
        <w:tab/>
      </w:r>
      <w:r>
        <w:tab/>
      </w:r>
      <w:r>
        <w:tab/>
      </w:r>
      <w:r>
        <w:tab/>
        <w:t>&lt;gmd:phone&gt;</w:t>
      </w:r>
    </w:p>
    <w:p w:rsidR="00821744" w:rsidRDefault="00821744" w:rsidP="00821744">
      <w:pPr>
        <w:pStyle w:val="XMLelement0"/>
      </w:pPr>
      <w:r>
        <w:tab/>
      </w:r>
      <w:r>
        <w:tab/>
      </w: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r>
      <w:r>
        <w:tab/>
      </w:r>
      <w:r>
        <w:tab/>
      </w:r>
      <w:r>
        <w:tab/>
        <w:t>&lt;gco:CharacterString&gt;</w:t>
      </w:r>
      <w:r w:rsidRPr="0014590C">
        <w:rPr>
          <w:color w:val="auto"/>
        </w:rPr>
        <w:t>520-770-3500</w:t>
      </w:r>
      <w:r>
        <w:t>&lt;/gco:CharacterString&gt;</w:t>
      </w:r>
    </w:p>
    <w:p w:rsidR="00821744" w:rsidRDefault="00821744" w:rsidP="00821744">
      <w:pPr>
        <w:pStyle w:val="XMLelement0"/>
      </w:pPr>
      <w:r>
        <w:tab/>
      </w:r>
      <w:r>
        <w:tab/>
      </w: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r>
      <w:r>
        <w:tab/>
      </w:r>
      <w:r>
        <w:tab/>
      </w:r>
      <w:r>
        <w:tab/>
      </w:r>
      <w:r>
        <w:tab/>
        <w:t>&lt;gco:CharacterString&gt;</w:t>
      </w:r>
      <w:r w:rsidRPr="0014590C">
        <w:rPr>
          <w:color w:val="auto"/>
        </w:rPr>
        <w:t>520-770-3505</w:t>
      </w:r>
      <w:r>
        <w:t>&lt;/gco:CharacterString&gt;</w:t>
      </w:r>
    </w:p>
    <w:p w:rsidR="00821744" w:rsidRDefault="00821744" w:rsidP="00821744">
      <w:pPr>
        <w:pStyle w:val="XMLelement0"/>
      </w:pPr>
      <w:r>
        <w:tab/>
      </w:r>
      <w:r>
        <w:tab/>
      </w: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r>
      <w:r>
        <w:tab/>
      </w:r>
      <w:r>
        <w:tab/>
        <w:t>&lt;/gmd:phone&gt;</w:t>
      </w:r>
    </w:p>
    <w:p w:rsidR="00821744" w:rsidRDefault="00821744" w:rsidP="00821744">
      <w:pPr>
        <w:pStyle w:val="XMLelement0"/>
      </w:pPr>
      <w:r>
        <w:tab/>
      </w:r>
      <w:r>
        <w:tab/>
      </w:r>
      <w:r>
        <w:tab/>
      </w:r>
      <w:r>
        <w:tab/>
      </w:r>
      <w:r>
        <w:tab/>
      </w:r>
      <w:r>
        <w:tab/>
      </w:r>
      <w:r>
        <w:tab/>
      </w:r>
      <w:r>
        <w:tab/>
      </w:r>
      <w:r>
        <w:tab/>
        <w:t>&lt;gmd:address&gt;</w:t>
      </w:r>
    </w:p>
    <w:p w:rsidR="00821744" w:rsidRDefault="00821744" w:rsidP="00821744">
      <w:pPr>
        <w:pStyle w:val="XMLelement0"/>
      </w:pPr>
      <w:r>
        <w:lastRenderedPageBreak/>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r>
      <w:r>
        <w:tab/>
      </w:r>
      <w:r>
        <w:tab/>
        <w:t>&lt;gmd:deliveryPoint&gt;</w:t>
      </w:r>
    </w:p>
    <w:p w:rsidR="00821744" w:rsidRDefault="00821744" w:rsidP="0014590C">
      <w:pPr>
        <w:pStyle w:val="XMLelement0"/>
        <w:ind w:left="2400" w:hanging="2400"/>
      </w:pPr>
      <w:r>
        <w:tab/>
      </w:r>
      <w:r>
        <w:tab/>
      </w:r>
      <w:r>
        <w:tab/>
      </w:r>
      <w:r>
        <w:tab/>
      </w:r>
      <w:r>
        <w:tab/>
      </w:r>
      <w:r>
        <w:tab/>
      </w:r>
      <w:r>
        <w:tab/>
      </w:r>
      <w:r>
        <w:tab/>
      </w:r>
      <w:r>
        <w:tab/>
      </w:r>
      <w:r>
        <w:tab/>
      </w:r>
      <w:r>
        <w:tab/>
      </w:r>
      <w:r>
        <w:tab/>
        <w:t>&lt;gco:CharacterString&gt;</w:t>
      </w:r>
      <w:r w:rsidRPr="0014590C">
        <w:rPr>
          <w:color w:val="auto"/>
        </w:rPr>
        <w:t>416 W. Congress St., Suite 100</w:t>
      </w:r>
      <w:r>
        <w:t>&lt;/gco:CharacterString&gt;</w:t>
      </w:r>
    </w:p>
    <w:p w:rsidR="00821744" w:rsidRDefault="00821744" w:rsidP="00821744">
      <w:pPr>
        <w:pStyle w:val="XMLelement0"/>
      </w:pPr>
      <w:r>
        <w:tab/>
      </w:r>
      <w:r>
        <w:tab/>
      </w:r>
      <w:r>
        <w:tab/>
      </w:r>
      <w:r>
        <w:tab/>
      </w:r>
      <w:r>
        <w:tab/>
      </w:r>
      <w:r>
        <w:tab/>
      </w:r>
      <w:r>
        <w:tab/>
      </w:r>
      <w:r>
        <w:tab/>
      </w:r>
      <w:r>
        <w:tab/>
      </w:r>
      <w:r>
        <w:tab/>
      </w:r>
      <w:r>
        <w:tab/>
        <w:t>&lt;/gmd:deliveryPoint&gt;</w:t>
      </w:r>
    </w:p>
    <w:p w:rsidR="00821744" w:rsidRDefault="00821744" w:rsidP="00821744">
      <w:pPr>
        <w:pStyle w:val="XMLelement0"/>
      </w:pPr>
      <w:r>
        <w:tab/>
      </w:r>
      <w:r>
        <w:tab/>
      </w: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Tucson</w:t>
      </w:r>
      <w:r>
        <w:t>&lt;/gco:CharacterString&gt;</w:t>
      </w:r>
    </w:p>
    <w:p w:rsidR="00821744" w:rsidRDefault="00821744" w:rsidP="00821744">
      <w:pPr>
        <w:pStyle w:val="XMLelement0"/>
      </w:pPr>
      <w:r>
        <w:tab/>
      </w:r>
      <w:r>
        <w:tab/>
      </w: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Arizona</w:t>
      </w:r>
      <w:r>
        <w:t>&lt;/gco:CharacterString&gt;</w:t>
      </w:r>
    </w:p>
    <w:p w:rsidR="00821744" w:rsidRDefault="00821744" w:rsidP="00821744">
      <w:pPr>
        <w:pStyle w:val="XMLelement0"/>
      </w:pPr>
      <w:r>
        <w:tab/>
      </w:r>
      <w:r>
        <w:tab/>
      </w: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85701</w:t>
      </w:r>
      <w:r>
        <w:t>&lt;/gco:CharacterString&gt;</w:t>
      </w:r>
    </w:p>
    <w:p w:rsidR="00821744" w:rsidRDefault="00821744" w:rsidP="00821744">
      <w:pPr>
        <w:pStyle w:val="XMLelement0"/>
      </w:pPr>
      <w:r>
        <w:tab/>
      </w:r>
      <w:r>
        <w:tab/>
      </w: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USA</w:t>
      </w:r>
      <w:r>
        <w:t>&lt;/gco:CharacterString&gt;</w:t>
      </w:r>
    </w:p>
    <w:p w:rsidR="00821744" w:rsidRDefault="00821744" w:rsidP="00821744">
      <w:pPr>
        <w:pStyle w:val="XMLelement0"/>
      </w:pPr>
      <w:r>
        <w:tab/>
      </w:r>
      <w:r>
        <w:tab/>
      </w: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Steve.rauzi@azgs.az.go</w:t>
      </w:r>
      <w:r w:rsidR="00256D0B" w:rsidRPr="00256D0B">
        <w:rPr>
          <w:color w:val="auto"/>
        </w:rPr>
        <w:t>v</w:t>
      </w:r>
      <w:r>
        <w:t>&lt;/gco:CharacterString&gt;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t>&lt;/gmd:address&gt;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tab/>
      </w:r>
      <w:r>
        <w:tab/>
      </w:r>
      <w:r>
        <w:tab/>
      </w:r>
      <w:r>
        <w:tab/>
      </w:r>
      <w:r>
        <w:tab/>
      </w:r>
      <w:r>
        <w:tab/>
      </w:r>
      <w:r>
        <w:tab/>
        <w:t>&lt;/gmd:contactInfo&gt;</w:t>
      </w:r>
    </w:p>
    <w:p w:rsidR="00821744" w:rsidRDefault="00256D0B" w:rsidP="00256D0B">
      <w:pPr>
        <w:pStyle w:val="XMLcommetn"/>
      </w:pPr>
      <w:r>
        <w:tab/>
      </w:r>
      <w:r>
        <w:tab/>
      </w:r>
      <w:r>
        <w:tab/>
      </w:r>
      <w:r>
        <w:tab/>
      </w:r>
      <w:r w:rsidR="002F0149">
        <w:t xml:space="preserve">         </w:t>
      </w:r>
      <w:r w:rsidR="00821744">
        <w:t>&lt;!-- (M-M) ISO 19139 Mandatory: contact role  --&gt;</w:t>
      </w:r>
    </w:p>
    <w:p w:rsidR="00821744" w:rsidRDefault="00821744" w:rsidP="00256D0B">
      <w:pPr>
        <w:pStyle w:val="XMLelement0"/>
      </w:pPr>
      <w:r>
        <w:tab/>
      </w:r>
      <w:r>
        <w:tab/>
      </w:r>
      <w:r>
        <w:tab/>
      </w:r>
      <w:r>
        <w:tab/>
      </w:r>
      <w:r>
        <w:tab/>
      </w:r>
      <w:r>
        <w:tab/>
      </w:r>
      <w:r>
        <w:tab/>
        <w:t>&lt;gmd:role&gt;</w:t>
      </w:r>
    </w:p>
    <w:p w:rsidR="00821744" w:rsidRDefault="00256D0B" w:rsidP="00256D0B">
      <w:pPr>
        <w:pStyle w:val="XMLcommetn"/>
      </w:pPr>
      <w:r>
        <w:tab/>
      </w:r>
      <w:r>
        <w:tab/>
      </w:r>
      <w:r>
        <w:tab/>
      </w:r>
      <w:r>
        <w:tab/>
      </w:r>
      <w:r w:rsidR="002F0149">
        <w:t xml:space="preserve">         </w:t>
      </w:r>
      <w:r w:rsidR="00821744">
        <w:t>&lt;!-- CI_RoleCode values in this context:  {originator, principalInvestigator, processor, author, custodian} --&gt;</w:t>
      </w:r>
    </w:p>
    <w:p w:rsidR="00821744" w:rsidRDefault="00821744" w:rsidP="00256D0B">
      <w:pPr>
        <w:pStyle w:val="XMLelement0"/>
        <w:ind w:left="1700" w:hanging="1700"/>
      </w:pPr>
      <w:r>
        <w:tab/>
      </w:r>
      <w:r>
        <w:tab/>
      </w:r>
      <w:r>
        <w:tab/>
      </w:r>
      <w:r>
        <w:tab/>
      </w:r>
      <w:r>
        <w:tab/>
      </w:r>
      <w:r>
        <w:tab/>
      </w:r>
      <w:r>
        <w:tab/>
      </w:r>
      <w:r>
        <w:tab/>
      </w:r>
      <w:r w:rsidRPr="00256D0B">
        <w:t>&lt;gmd:CI_RoleCode</w:t>
      </w:r>
      <w:r>
        <w:t xml:space="preserve"> </w:t>
      </w:r>
      <w:r w:rsidRPr="00256D0B">
        <w:rPr>
          <w:rStyle w:val="XMLattributeChar0"/>
        </w:rPr>
        <w:t>codeList</w:t>
      </w:r>
      <w:r w:rsidRPr="00256D0B">
        <w:rPr>
          <w:color w:val="auto"/>
        </w:rPr>
        <w:t>=</w:t>
      </w:r>
      <w:r w:rsidRPr="00256D0B">
        <w:rPr>
          <w:rStyle w:val="XMLattributeValueChar"/>
        </w:rPr>
        <w:t>"http://www.isotc211.org/2005/resources/Codelist/gmxCodelists.xml#CI_RoleCode</w:t>
      </w:r>
      <w:r>
        <w:t xml:space="preserve">" </w:t>
      </w:r>
      <w:r w:rsidRPr="00256D0B">
        <w:rPr>
          <w:rStyle w:val="XMLattributeChar0"/>
        </w:rPr>
        <w:t>codeListValue</w:t>
      </w:r>
      <w:r w:rsidRPr="00256D0B">
        <w:rPr>
          <w:color w:val="auto"/>
        </w:rPr>
        <w:t>=</w:t>
      </w:r>
      <w:r w:rsidRPr="00256D0B">
        <w:rPr>
          <w:rStyle w:val="XMLattributeValueChar"/>
        </w:rPr>
        <w:t>"custodian"</w:t>
      </w:r>
      <w:r>
        <w:t>&gt;</w:t>
      </w:r>
      <w:r w:rsidRPr="00256D0B">
        <w:rPr>
          <w:color w:val="auto"/>
        </w:rPr>
        <w:t>custodian</w:t>
      </w:r>
      <w:r>
        <w:t>&lt;/gmd:CI_RoleCode&gt;</w:t>
      </w:r>
    </w:p>
    <w:p w:rsidR="00821744" w:rsidRDefault="00821744" w:rsidP="00821744">
      <w:pPr>
        <w:pStyle w:val="XMLelement0"/>
      </w:pPr>
      <w:r>
        <w:tab/>
      </w:r>
      <w:r>
        <w:tab/>
      </w:r>
      <w:r>
        <w:tab/>
      </w:r>
      <w:r>
        <w:tab/>
      </w:r>
      <w:r>
        <w:tab/>
      </w:r>
      <w:r>
        <w:tab/>
      </w:r>
      <w:r>
        <w:tab/>
        <w:t>&lt;/gmd:role&gt;</w:t>
      </w:r>
    </w:p>
    <w:p w:rsidR="00821744" w:rsidRDefault="00821744" w:rsidP="00821744">
      <w:pPr>
        <w:pStyle w:val="XMLelement0"/>
      </w:pPr>
      <w:r>
        <w:tab/>
      </w:r>
      <w:r>
        <w:tab/>
      </w:r>
      <w:r>
        <w:tab/>
      </w:r>
      <w:r>
        <w:tab/>
      </w:r>
      <w:r>
        <w:tab/>
      </w:r>
      <w:r>
        <w:tab/>
        <w:t>&lt;/gmd:CI_ResponsibleParty&gt;</w:t>
      </w:r>
    </w:p>
    <w:p w:rsidR="00821744" w:rsidRDefault="00821744" w:rsidP="00821744">
      <w:pPr>
        <w:pStyle w:val="XMLelement0"/>
      </w:pPr>
      <w:r>
        <w:tab/>
      </w:r>
      <w:r>
        <w:tab/>
      </w:r>
      <w:r>
        <w:tab/>
      </w:r>
      <w:r>
        <w:tab/>
      </w:r>
      <w:r>
        <w:tab/>
        <w:t>&lt;/gmd:citedResponsibleParty&gt;</w:t>
      </w:r>
    </w:p>
    <w:p w:rsidR="00821744" w:rsidRDefault="00256D0B" w:rsidP="00256D0B">
      <w:pPr>
        <w:pStyle w:val="XMLcommetn"/>
      </w:pPr>
      <w:r>
        <w:tab/>
      </w:r>
      <w:r>
        <w:tab/>
      </w:r>
      <w:r>
        <w:tab/>
      </w:r>
      <w:r>
        <w:tab/>
      </w:r>
      <w:r w:rsidR="002F0149">
        <w:t xml:space="preserve">         </w:t>
      </w:r>
      <w:r w:rsidR="00821744">
        <w:t>&lt;!-- (O-C) Dataset Presentation Form - The form in which the original cited resource is available. Note that the citation is to the original source of intellectual content in the de-scribed resource, and its presentation may be different from the format for distribution de-scribed in the metadata. This element should be specified if there is a difference between the cited resource presentation format and the distribution format(s) listed in the distribu-tionInfo/MD_Distribution section of the metadata record. This information is mostly for documentation; for discovery and data access, the distribution formats are more relevant. --&gt;</w:t>
      </w:r>
    </w:p>
    <w:p w:rsidR="00821744" w:rsidRDefault="00256D0B" w:rsidP="00256D0B">
      <w:pPr>
        <w:pStyle w:val="XMLcommetn"/>
      </w:pPr>
      <w:r>
        <w:tab/>
      </w:r>
      <w:r>
        <w:tab/>
      </w:r>
      <w:r>
        <w:tab/>
      </w:r>
      <w:r>
        <w:tab/>
      </w:r>
      <w:r w:rsidR="002F0149">
        <w:t xml:space="preserve">        </w:t>
      </w:r>
      <w:r w:rsidR="00821744">
        <w:t>&lt;!-- in this example, the original log was acquired by a pen on a strip chart recorder... --&gt;</w:t>
      </w:r>
    </w:p>
    <w:p w:rsidR="00821744" w:rsidRDefault="00256D0B" w:rsidP="00256D0B">
      <w:pPr>
        <w:pStyle w:val="XMLelement0"/>
      </w:pPr>
      <w:r>
        <w:tab/>
      </w:r>
      <w:r>
        <w:tab/>
      </w:r>
      <w:r>
        <w:tab/>
      </w:r>
      <w:r>
        <w:tab/>
      </w:r>
      <w:r w:rsidR="00821744">
        <w:t>&lt;gmd:presentationForm&gt;</w:t>
      </w:r>
    </w:p>
    <w:p w:rsidR="00256D0B" w:rsidRDefault="00256D0B" w:rsidP="00256D0B">
      <w:pPr>
        <w:pStyle w:val="XMLcommetn"/>
      </w:pPr>
      <w:r>
        <w:tab/>
      </w:r>
      <w:r>
        <w:tab/>
      </w:r>
      <w:r>
        <w:tab/>
      </w:r>
      <w:r>
        <w:tab/>
      </w:r>
      <w:r w:rsidR="002F0149">
        <w:t xml:space="preserve">         </w:t>
      </w:r>
      <w:r w:rsidR="00821744">
        <w:t>&lt;!-- CI_PresentationFormCode names: {documentDigital, documentHardcopy, im-ageDigital, image-Hardcopy, mapDigital, mapHardcopy, modelDigital, model-Hardcopy, profileDigital, profileHardcopy, tableDigital, tableHardcopy, videoDigital, videoHardcopy, audioDigital} --&gt;</w:t>
      </w:r>
    </w:p>
    <w:p w:rsidR="00821744" w:rsidRDefault="00256D0B" w:rsidP="00256D0B">
      <w:pPr>
        <w:pStyle w:val="XMLcommetn"/>
      </w:pPr>
      <w:r>
        <w:rPr>
          <w:rStyle w:val="XMLelementChar0"/>
        </w:rPr>
        <w:tab/>
      </w:r>
      <w:r>
        <w:rPr>
          <w:rStyle w:val="XMLelementChar0"/>
        </w:rPr>
        <w:tab/>
      </w:r>
      <w:r>
        <w:rPr>
          <w:rStyle w:val="XMLelementChar0"/>
        </w:rPr>
        <w:tab/>
      </w:r>
      <w:r>
        <w:rPr>
          <w:rStyle w:val="XMLelementChar0"/>
        </w:rPr>
        <w:tab/>
      </w:r>
      <w:r>
        <w:rPr>
          <w:rStyle w:val="XMLelementChar0"/>
        </w:rPr>
        <w:tab/>
      </w:r>
      <w:r>
        <w:rPr>
          <w:rStyle w:val="XMLelementChar0"/>
        </w:rPr>
        <w:tab/>
      </w:r>
      <w:r w:rsidR="00821744" w:rsidRPr="00256D0B">
        <w:rPr>
          <w:rStyle w:val="XMLelementChar0"/>
        </w:rPr>
        <w:t>&lt;gmd:CI_PresentationFormCode</w:t>
      </w:r>
      <w:r>
        <w:t xml:space="preserve"> </w:t>
      </w:r>
      <w:r w:rsidR="00821744" w:rsidRPr="00256D0B">
        <w:rPr>
          <w:rStyle w:val="XMLattributeChar0"/>
        </w:rPr>
        <w:t>codeList</w:t>
      </w:r>
      <w:r w:rsidR="00821744" w:rsidRPr="00256D0B">
        <w:rPr>
          <w:color w:val="auto"/>
        </w:rPr>
        <w:t>=</w:t>
      </w:r>
      <w:r w:rsidR="00821744" w:rsidRPr="00256D0B">
        <w:rPr>
          <w:rStyle w:val="XMLattributeValueChar"/>
        </w:rPr>
        <w:t>"http://www.isotc211.org/2005/resources/Codelist/gmxCodelists.xml#CI_</w:t>
      </w:r>
      <w:r w:rsidR="00821744" w:rsidRPr="00256D0B">
        <w:rPr>
          <w:rStyle w:val="XMLattributeValueChar"/>
        </w:rPr>
        <w:lastRenderedPageBreak/>
        <w:t>PresentationFormCode"</w:t>
      </w:r>
      <w:r w:rsidR="00821744">
        <w:t xml:space="preserve"> </w:t>
      </w:r>
      <w:r w:rsidR="00821744" w:rsidRPr="00256D0B">
        <w:rPr>
          <w:rStyle w:val="XMLattributeChar0"/>
        </w:rPr>
        <w:t>codeListValue</w:t>
      </w:r>
      <w:r w:rsidR="00821744" w:rsidRPr="00256D0B">
        <w:rPr>
          <w:color w:val="auto"/>
        </w:rPr>
        <w:t>=</w:t>
      </w:r>
      <w:r w:rsidR="00821744" w:rsidRPr="00256D0B">
        <w:rPr>
          <w:rStyle w:val="XMLattributeValueChar"/>
        </w:rPr>
        <w:t>"documentHardcopy"</w:t>
      </w:r>
      <w:r w:rsidR="00821744">
        <w:t>&gt;</w:t>
      </w:r>
      <w:r w:rsidR="00821744" w:rsidRPr="00256D0B">
        <w:rPr>
          <w:color w:val="auto"/>
        </w:rPr>
        <w:t>hardcopy on pa-per&lt;/</w:t>
      </w:r>
      <w:r w:rsidR="00821744" w:rsidRPr="00256D0B">
        <w:t>gmd:CI_PresentationFormCode&gt;</w:t>
      </w:r>
    </w:p>
    <w:p w:rsidR="00821744" w:rsidRDefault="00256D0B" w:rsidP="00821744">
      <w:pPr>
        <w:pStyle w:val="XMLelement0"/>
      </w:pPr>
      <w:r>
        <w:tab/>
      </w:r>
      <w:r>
        <w:tab/>
      </w:r>
      <w:r>
        <w:tab/>
      </w:r>
      <w:r>
        <w:tab/>
      </w:r>
      <w:r w:rsidR="00821744">
        <w:t>&lt;/gmd:presentationForm&gt;</w:t>
      </w:r>
    </w:p>
    <w:p w:rsidR="00821744" w:rsidRDefault="00821744" w:rsidP="00256D0B">
      <w:pPr>
        <w:pStyle w:val="XMLcommetn"/>
      </w:pPr>
      <w:r>
        <w:tab/>
      </w:r>
      <w:r>
        <w:tab/>
      </w:r>
      <w:r>
        <w:tab/>
      </w:r>
      <w:r>
        <w:tab/>
      </w:r>
      <w:r>
        <w:tab/>
      </w:r>
      <w:r w:rsidR="00256D0B">
        <w:t xml:space="preserve">      </w:t>
      </w:r>
      <w:r>
        <w:t>&lt;!-- (O-O) Resource series - Information about the series or collection of which the cited resource is a part. --&gt;</w:t>
      </w:r>
    </w:p>
    <w:p w:rsidR="00821744" w:rsidRDefault="00821744" w:rsidP="00821744">
      <w:pPr>
        <w:pStyle w:val="XMLelement0"/>
      </w:pPr>
      <w:r>
        <w:tab/>
      </w:r>
      <w:r>
        <w:tab/>
      </w:r>
      <w:r>
        <w:tab/>
      </w:r>
      <w:r>
        <w:tab/>
      </w:r>
      <w:r>
        <w:tab/>
        <w:t>&lt;gmd:series&gt;</w:t>
      </w:r>
    </w:p>
    <w:p w:rsidR="00821744" w:rsidRDefault="00821744" w:rsidP="00821744">
      <w:pPr>
        <w:pStyle w:val="XMLelement0"/>
      </w:pPr>
      <w:r>
        <w:tab/>
      </w:r>
      <w:r>
        <w:tab/>
      </w:r>
      <w:r>
        <w:tab/>
      </w:r>
      <w:r>
        <w:tab/>
      </w:r>
      <w:r>
        <w:tab/>
      </w:r>
      <w:r>
        <w:tab/>
        <w:t>&lt;gmd:CI_Series&gt;</w:t>
      </w:r>
    </w:p>
    <w:p w:rsidR="00821744" w:rsidRDefault="00821744" w:rsidP="00821744">
      <w:pPr>
        <w:pStyle w:val="XMLelement0"/>
      </w:pPr>
      <w:r>
        <w:tab/>
      </w:r>
      <w:r>
        <w:tab/>
      </w:r>
      <w:r>
        <w:tab/>
      </w:r>
      <w:r>
        <w:tab/>
      </w:r>
      <w:r>
        <w:tab/>
      </w:r>
      <w:r>
        <w:tab/>
      </w:r>
      <w:r>
        <w:tab/>
        <w:t>&lt;gmd:name&gt;</w:t>
      </w:r>
    </w:p>
    <w:p w:rsidR="00821744" w:rsidRDefault="00821744" w:rsidP="00256D0B">
      <w:pPr>
        <w:pStyle w:val="XMLcommetn"/>
      </w:pPr>
      <w:r>
        <w:tab/>
      </w:r>
      <w:r>
        <w:tab/>
      </w:r>
      <w:r>
        <w:tab/>
      </w:r>
      <w:r>
        <w:tab/>
      </w:r>
      <w:r>
        <w:tab/>
      </w:r>
      <w:r>
        <w:tab/>
      </w:r>
      <w:r>
        <w:tab/>
      </w:r>
      <w:r>
        <w:tab/>
        <w:t>&lt;!-- Name of the publication series or aggregate dataset of which the referenced dataset is a part. --&gt;</w:t>
      </w:r>
    </w:p>
    <w:p w:rsidR="00821744" w:rsidRDefault="00821744" w:rsidP="00821744">
      <w:pPr>
        <w:pStyle w:val="XMLelement0"/>
      </w:pPr>
      <w:r>
        <w:tab/>
      </w:r>
      <w:r>
        <w:tab/>
      </w:r>
      <w:r>
        <w:tab/>
      </w:r>
      <w:r>
        <w:tab/>
      </w:r>
      <w:r>
        <w:tab/>
      </w:r>
      <w:r>
        <w:tab/>
      </w:r>
      <w:r>
        <w:tab/>
      </w:r>
      <w:r>
        <w:tab/>
        <w:t>&lt;gco:CharacterString&gt;</w:t>
      </w:r>
      <w:r w:rsidR="00256D0B">
        <w:rPr>
          <w:color w:val="auto"/>
        </w:rPr>
        <w:t>AZGS well log li</w:t>
      </w:r>
      <w:r w:rsidRPr="00256D0B">
        <w:rPr>
          <w:color w:val="auto"/>
        </w:rPr>
        <w:t>brary</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t>&lt;/gmd:CI_Series&gt;</w:t>
      </w:r>
    </w:p>
    <w:p w:rsidR="00821744" w:rsidRDefault="00821744" w:rsidP="00821744">
      <w:pPr>
        <w:pStyle w:val="XMLelement0"/>
      </w:pPr>
      <w:r>
        <w:tab/>
      </w:r>
      <w:r>
        <w:tab/>
      </w:r>
      <w:r>
        <w:tab/>
      </w:r>
      <w:r>
        <w:tab/>
      </w:r>
      <w:r>
        <w:tab/>
        <w:t>&lt;/gmd:series&gt;</w:t>
      </w:r>
    </w:p>
    <w:p w:rsidR="00821744" w:rsidRDefault="00821744" w:rsidP="00256D0B">
      <w:pPr>
        <w:pStyle w:val="XMLcommetn"/>
      </w:pPr>
      <w:r>
        <w:tab/>
      </w:r>
      <w:r>
        <w:tab/>
      </w:r>
      <w:r>
        <w:tab/>
      </w:r>
      <w:r>
        <w:tab/>
      </w:r>
      <w:r>
        <w:tab/>
      </w:r>
      <w:r w:rsidR="00256D0B">
        <w:t xml:space="preserve">      </w:t>
      </w:r>
      <w:r>
        <w:t>&lt;!-- (O-O) Resource other citation details; Recommended practice: a complete recommended bibliographic citation should be specified in this element. --&gt;</w:t>
      </w:r>
    </w:p>
    <w:p w:rsidR="00821744" w:rsidRDefault="00821744" w:rsidP="00821744">
      <w:pPr>
        <w:pStyle w:val="XMLelement0"/>
      </w:pPr>
      <w:r>
        <w:tab/>
      </w:r>
      <w:r>
        <w:tab/>
      </w:r>
      <w:r>
        <w:tab/>
      </w:r>
      <w:r>
        <w:tab/>
      </w:r>
      <w:r>
        <w:tab/>
        <w:t>&lt;gmd:otherCitationDetails&gt;</w:t>
      </w:r>
    </w:p>
    <w:p w:rsidR="00821744" w:rsidRDefault="00821744" w:rsidP="00821744">
      <w:pPr>
        <w:pStyle w:val="XMLelement0"/>
      </w:pPr>
      <w:r>
        <w:tab/>
      </w:r>
      <w:r>
        <w:tab/>
      </w:r>
      <w:r>
        <w:tab/>
      </w:r>
      <w:r>
        <w:tab/>
      </w:r>
      <w:r>
        <w:tab/>
      </w:r>
      <w:r>
        <w:tab/>
        <w:t>&lt;gco:CharacterString&gt;</w:t>
      </w:r>
    </w:p>
    <w:p w:rsidR="00821744" w:rsidRDefault="00821744" w:rsidP="00541917">
      <w:pPr>
        <w:pStyle w:val="XMLelement0"/>
        <w:ind w:left="1300" w:hanging="1300"/>
      </w:pPr>
      <w:r>
        <w:tab/>
      </w:r>
      <w:r>
        <w:tab/>
      </w:r>
      <w:r>
        <w:tab/>
      </w:r>
      <w:r>
        <w:tab/>
      </w:r>
      <w:r>
        <w:tab/>
      </w:r>
      <w:r>
        <w:tab/>
      </w:r>
      <w:r>
        <w:tab/>
      </w:r>
      <w:r w:rsidRPr="00541917">
        <w:rPr>
          <w:color w:val="auto"/>
        </w:rPr>
        <w:t>Scanned Borehole Compensated Sonic Log</w:t>
      </w:r>
      <w:r w:rsidR="00541917">
        <w:rPr>
          <w:color w:val="auto"/>
        </w:rPr>
        <w:t xml:space="preserve"> for 0391, Kerr-McGee08 Navajo,1967: </w:t>
      </w:r>
      <w:r w:rsidRPr="00541917">
        <w:rPr>
          <w:color w:val="auto"/>
        </w:rPr>
        <w:t>Tucson, AZ, Arizona Geological Survey Well Log Li-brary, scanned log file, 1 pdf document.</w:t>
      </w:r>
      <w:r>
        <w:t xml:space="preserve"> </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&lt;/gmd:otherCitationDetails&gt;</w:t>
      </w:r>
    </w:p>
    <w:p w:rsidR="00821744" w:rsidRDefault="00821744" w:rsidP="00541917">
      <w:pPr>
        <w:pStyle w:val="XMLcommetn"/>
      </w:pPr>
      <w:r>
        <w:tab/>
      </w:r>
      <w:r>
        <w:tab/>
      </w:r>
      <w:r>
        <w:tab/>
      </w:r>
      <w:r>
        <w:tab/>
      </w:r>
      <w:r>
        <w:tab/>
      </w:r>
      <w:r w:rsidR="00541917">
        <w:t xml:space="preserve">      </w:t>
      </w:r>
      <w:r>
        <w:t>&lt;!-- (O-C) Resource collective title - Title of the combined resource that the cited resource is part of, for example the cited resource may be a paper in an anthology, in which case the anthology title would be the collective title. Required if the cited resource is part of such a collective work. --&gt;</w:t>
      </w:r>
    </w:p>
    <w:p w:rsidR="00821744" w:rsidRDefault="00821744" w:rsidP="00821744">
      <w:pPr>
        <w:pStyle w:val="XMLelement0"/>
      </w:pPr>
      <w:r>
        <w:tab/>
      </w:r>
      <w:r>
        <w:tab/>
      </w:r>
      <w:r>
        <w:tab/>
      </w:r>
      <w:r>
        <w:tab/>
      </w:r>
      <w:r>
        <w:tab/>
        <w:t xml:space="preserve">&lt;gmd:collectiveTitle </w:t>
      </w:r>
      <w:r w:rsidRPr="00541917">
        <w:rPr>
          <w:rStyle w:val="XMLattributeChar0"/>
        </w:rPr>
        <w:t>gco:nilReason</w:t>
      </w:r>
      <w:r w:rsidRPr="00541917">
        <w:rPr>
          <w:color w:val="auto"/>
        </w:rPr>
        <w:t>=</w:t>
      </w:r>
      <w:r w:rsidRPr="00541917">
        <w:rPr>
          <w:rStyle w:val="XMLattributeValueChar"/>
        </w:rPr>
        <w:t>"inapplicable"</w:t>
      </w:r>
      <w:r>
        <w:t>/&gt;</w:t>
      </w:r>
    </w:p>
    <w:p w:rsidR="00821744" w:rsidRDefault="00821744" w:rsidP="00821744">
      <w:pPr>
        <w:pStyle w:val="XMLelement0"/>
      </w:pPr>
      <w:r>
        <w:tab/>
      </w:r>
      <w:r>
        <w:tab/>
      </w:r>
      <w:r>
        <w:tab/>
      </w:r>
      <w:r>
        <w:tab/>
        <w:t>&lt;/gmd:CI_Citation&gt;</w:t>
      </w:r>
    </w:p>
    <w:p w:rsidR="00821744" w:rsidRDefault="00821744" w:rsidP="00821744">
      <w:pPr>
        <w:pStyle w:val="XMLelement0"/>
      </w:pPr>
      <w:r>
        <w:tab/>
      </w:r>
      <w:r>
        <w:tab/>
      </w:r>
      <w:r>
        <w:tab/>
        <w:t>&lt;/gmd:citation&gt;</w:t>
      </w:r>
    </w:p>
    <w:p w:rsidR="00821744" w:rsidRDefault="00821744" w:rsidP="00541917">
      <w:pPr>
        <w:pStyle w:val="XMLcommetn"/>
      </w:pPr>
      <w:r>
        <w:tab/>
      </w:r>
      <w:r>
        <w:tab/>
      </w:r>
      <w:r>
        <w:tab/>
      </w:r>
      <w:r w:rsidR="00541917">
        <w:t xml:space="preserve">              </w:t>
      </w:r>
      <w:r>
        <w:t>&lt;!-- (M-M) Resource Abstract - A free text summary of the content, significance, purpose, scope, etc. of the resource. Exactly one value. --&gt;</w:t>
      </w:r>
    </w:p>
    <w:p w:rsidR="00821744" w:rsidRDefault="00821744" w:rsidP="00821744">
      <w:pPr>
        <w:pStyle w:val="XMLelement0"/>
      </w:pPr>
      <w:r>
        <w:tab/>
      </w:r>
      <w:r>
        <w:tab/>
      </w:r>
      <w:r>
        <w:tab/>
        <w:t>&lt;gmd:abstract&gt;</w:t>
      </w:r>
    </w:p>
    <w:p w:rsidR="00821744" w:rsidRDefault="00821744" w:rsidP="00541917">
      <w:pPr>
        <w:pStyle w:val="XMLelement0"/>
        <w:ind w:left="1000" w:hanging="1000"/>
      </w:pPr>
      <w:r>
        <w:tab/>
      </w:r>
      <w:r>
        <w:tab/>
      </w:r>
      <w:r>
        <w:tab/>
      </w:r>
      <w:r>
        <w:tab/>
        <w:t>&lt;gco:CharacterString&gt;</w:t>
      </w:r>
      <w:r w:rsidRPr="00541917">
        <w:rPr>
          <w:color w:val="auto"/>
        </w:rPr>
        <w:t xml:space="preserve">Digital files containing Tiff </w:t>
      </w:r>
      <w:r w:rsidR="00541917">
        <w:rPr>
          <w:color w:val="auto"/>
        </w:rPr>
        <w:t xml:space="preserve">images of scanned logs. Scanned </w:t>
      </w:r>
      <w:r w:rsidRPr="00541917">
        <w:rPr>
          <w:color w:val="auto"/>
        </w:rPr>
        <w:t>using Neutra scanner hardware. Well penetrates Co-conino, H</w:t>
      </w:r>
      <w:r w:rsidR="00541917">
        <w:rPr>
          <w:color w:val="auto"/>
        </w:rPr>
        <w:t xml:space="preserve">ermosa, Mississippian, Devonian </w:t>
      </w:r>
      <w:r w:rsidRPr="00541917">
        <w:rPr>
          <w:color w:val="auto"/>
        </w:rPr>
        <w:t>(McCraken, Aneth) and bottoms in Precambrian. Total depth 364</w:t>
      </w:r>
      <w:r w:rsidR="00541917">
        <w:rPr>
          <w:color w:val="auto"/>
        </w:rPr>
        <w:t xml:space="preserve">7 feet. No other logs were run. </w:t>
      </w:r>
      <w:r w:rsidRPr="00541917">
        <w:rPr>
          <w:color w:val="auto"/>
        </w:rPr>
        <w:t xml:space="preserve">Well abandoned in 1973. </w:t>
      </w:r>
      <w:r>
        <w:t>&lt;/gco:CharacterString&gt;</w:t>
      </w:r>
    </w:p>
    <w:p w:rsidR="00821744" w:rsidRDefault="00821744" w:rsidP="00821744">
      <w:pPr>
        <w:pStyle w:val="XMLelement0"/>
      </w:pPr>
      <w:r>
        <w:tab/>
      </w:r>
      <w:r>
        <w:tab/>
      </w:r>
      <w:r>
        <w:tab/>
        <w:t>&lt;/gmd:abstract&gt;</w:t>
      </w:r>
    </w:p>
    <w:p w:rsidR="00821744" w:rsidRDefault="00821744" w:rsidP="00541917">
      <w:pPr>
        <w:pStyle w:val="XMLcommetn"/>
      </w:pPr>
      <w:r>
        <w:tab/>
      </w:r>
      <w:r>
        <w:tab/>
      </w:r>
      <w:r>
        <w:tab/>
      </w:r>
      <w:r w:rsidR="00541917">
        <w:t xml:space="preserve">              </w:t>
      </w:r>
      <w:r>
        <w:t>&lt;!-- (O-O) Resource purpose - Summary of the intentions for which the dataset was developed. Purpose includes objectives for creating the dataset and what the dataset is to support. No USGIN conventions for use of this element. --&gt;</w:t>
      </w:r>
    </w:p>
    <w:p w:rsidR="00821744" w:rsidRDefault="00821744" w:rsidP="00821744">
      <w:pPr>
        <w:pStyle w:val="XMLelement0"/>
      </w:pPr>
      <w:r>
        <w:tab/>
      </w:r>
      <w:r>
        <w:tab/>
      </w:r>
      <w:r>
        <w:tab/>
        <w:t>&lt;gmd:purpose/&gt;</w:t>
      </w:r>
      <w:r>
        <w:tab/>
      </w:r>
    </w:p>
    <w:p w:rsidR="00821744" w:rsidRDefault="00821744" w:rsidP="00541917">
      <w:pPr>
        <w:pStyle w:val="XMLcommetn"/>
      </w:pPr>
      <w:r>
        <w:tab/>
      </w:r>
      <w:r>
        <w:tab/>
      </w:r>
      <w:r>
        <w:tab/>
      </w:r>
      <w:r w:rsidR="00541917">
        <w:t xml:space="preserve">              </w:t>
      </w:r>
      <w:r>
        <w:t>&lt;!-- (O-O) Resource Status -  --&gt;</w:t>
      </w:r>
    </w:p>
    <w:p w:rsidR="00821744" w:rsidRDefault="00821744" w:rsidP="00821744">
      <w:pPr>
        <w:pStyle w:val="XMLelement0"/>
      </w:pPr>
      <w:r>
        <w:tab/>
      </w:r>
      <w:r>
        <w:tab/>
      </w:r>
      <w:r>
        <w:tab/>
        <w:t>&lt;gmd:status&gt;</w:t>
      </w:r>
    </w:p>
    <w:p w:rsidR="00821744" w:rsidRDefault="00821744" w:rsidP="00541917">
      <w:pPr>
        <w:pStyle w:val="XMLcommetn"/>
      </w:pPr>
      <w:r>
        <w:tab/>
      </w:r>
      <w:r>
        <w:tab/>
      </w:r>
      <w:r>
        <w:tab/>
      </w:r>
      <w:r>
        <w:tab/>
      </w:r>
      <w:r w:rsidR="00541917">
        <w:t xml:space="preserve">         </w:t>
      </w:r>
      <w:r>
        <w:t>&lt;!-- MD_ProgressCode: For USGIN discovery metadata, values should be re-stricted to {completed, onGoing, deprecated}. Obsolete is synonymous with deprecated.  --&gt;</w:t>
      </w:r>
    </w:p>
    <w:p w:rsidR="00821744" w:rsidRDefault="0082742E" w:rsidP="0082742E">
      <w:pPr>
        <w:pStyle w:val="XMLelement0"/>
        <w:ind w:left="1000" w:hanging="1000"/>
      </w:pPr>
      <w:r>
        <w:tab/>
      </w:r>
      <w:r>
        <w:tab/>
      </w:r>
      <w:r>
        <w:tab/>
      </w:r>
      <w:r>
        <w:tab/>
      </w:r>
      <w:r w:rsidR="00821744">
        <w:t>&lt;gmd:MD_ProgressCode</w:t>
      </w:r>
      <w:r>
        <w:t xml:space="preserve"> </w:t>
      </w:r>
      <w:r w:rsidR="00821744" w:rsidRPr="0082742E">
        <w:rPr>
          <w:rStyle w:val="XMLattributeChar0"/>
        </w:rPr>
        <w:t>codeList</w:t>
      </w:r>
      <w:r w:rsidR="00821744" w:rsidRPr="0082742E">
        <w:rPr>
          <w:color w:val="auto"/>
        </w:rPr>
        <w:t>=</w:t>
      </w:r>
      <w:r w:rsidR="00821744" w:rsidRPr="0082742E">
        <w:rPr>
          <w:rStyle w:val="XMLattributeValueChar"/>
        </w:rPr>
        <w:t>"http://www.isotc211.org/2005/resources/Codelis</w:t>
      </w:r>
      <w:r>
        <w:rPr>
          <w:rStyle w:val="XMLattributeValueChar"/>
        </w:rPr>
        <w:t>t/gmxCodelists.xml#MD_ProgressCo</w:t>
      </w:r>
      <w:r w:rsidR="00821744" w:rsidRPr="0082742E">
        <w:rPr>
          <w:rStyle w:val="XMLattributeValueChar"/>
        </w:rPr>
        <w:t>de"</w:t>
      </w:r>
      <w:r w:rsidR="00821744">
        <w:t xml:space="preserve"> </w:t>
      </w:r>
      <w:r w:rsidR="00821744" w:rsidRPr="0082742E">
        <w:rPr>
          <w:rStyle w:val="XMLattributeChar0"/>
        </w:rPr>
        <w:t>codeListValue</w:t>
      </w:r>
      <w:r w:rsidR="00821744" w:rsidRPr="0082742E">
        <w:rPr>
          <w:color w:val="auto"/>
        </w:rPr>
        <w:t>=</w:t>
      </w:r>
      <w:r w:rsidR="00821744" w:rsidRPr="0082742E">
        <w:rPr>
          <w:rStyle w:val="XMLattributeValueChar"/>
        </w:rPr>
        <w:t>"completed"</w:t>
      </w:r>
      <w:r w:rsidR="00821744">
        <w:t>&gt;</w:t>
      </w:r>
      <w:r w:rsidR="00821744" w:rsidRPr="0082742E">
        <w:rPr>
          <w:color w:val="auto"/>
        </w:rPr>
        <w:t>completed</w:t>
      </w:r>
      <w:r w:rsidR="00821744">
        <w:t>&lt;/gmd:MD_ProgressCode&gt;</w:t>
      </w:r>
    </w:p>
    <w:p w:rsidR="00821744" w:rsidRDefault="00821744" w:rsidP="00821744">
      <w:pPr>
        <w:pStyle w:val="XMLelement0"/>
      </w:pPr>
      <w:r>
        <w:tab/>
      </w:r>
      <w:r>
        <w:tab/>
      </w:r>
      <w:r>
        <w:tab/>
        <w:t>&lt;/gmd:status&gt;</w:t>
      </w:r>
    </w:p>
    <w:p w:rsidR="00821744" w:rsidRDefault="00821744" w:rsidP="0082742E">
      <w:pPr>
        <w:pStyle w:val="XMLcommetn"/>
      </w:pPr>
      <w:r>
        <w:lastRenderedPageBreak/>
        <w:tab/>
      </w:r>
      <w:r>
        <w:tab/>
      </w:r>
      <w:r>
        <w:tab/>
      </w:r>
      <w:r w:rsidR="0082742E">
        <w:t xml:space="preserve">              </w:t>
      </w:r>
      <w:r>
        <w:t>&lt;!-- (O-C) Resource point of contact - CI_ResponsibleParty element contains information for point of contact to access the resource. This informati</w:t>
      </w:r>
      <w:r w:rsidR="002F0149">
        <w:t>on is mandatory for physical re</w:t>
      </w:r>
      <w:r>
        <w:t>sources such as core,</w:t>
      </w:r>
      <w:r w:rsidR="002F0149">
        <w:t xml:space="preserve"> cuttings, samples, manuscripts</w:t>
      </w:r>
      <w:r>
        <w:t xml:space="preserve"> --&gt;</w:t>
      </w:r>
    </w:p>
    <w:p w:rsidR="00821744" w:rsidRDefault="00821744" w:rsidP="00821744">
      <w:pPr>
        <w:pStyle w:val="XMLelement0"/>
      </w:pPr>
      <w:r>
        <w:tab/>
      </w:r>
      <w:r>
        <w:tab/>
      </w:r>
      <w:r>
        <w:tab/>
        <w:t>&lt;gmd:pointOfContact&gt;</w:t>
      </w:r>
    </w:p>
    <w:p w:rsidR="00821744" w:rsidRDefault="00821744" w:rsidP="00821744">
      <w:pPr>
        <w:pStyle w:val="XMLelement0"/>
      </w:pPr>
      <w:r>
        <w:tab/>
      </w:r>
      <w:r>
        <w:tab/>
      </w:r>
      <w:r>
        <w:tab/>
      </w:r>
      <w:r>
        <w:tab/>
        <w:t>&lt;gmd:CI_ResponsibleParty&gt;</w:t>
      </w:r>
    </w:p>
    <w:p w:rsidR="00821744" w:rsidRDefault="00821744" w:rsidP="0082742E">
      <w:pPr>
        <w:pStyle w:val="XMLcommetn"/>
      </w:pPr>
      <w:r>
        <w:tab/>
      </w:r>
      <w:r>
        <w:tab/>
      </w:r>
      <w:r>
        <w:tab/>
      </w:r>
      <w:r>
        <w:tab/>
      </w:r>
      <w:r>
        <w:tab/>
        <w:t>&lt;!-- (M-M) (individualName + organisationName + positionName) &gt; 0 --&gt;</w:t>
      </w:r>
    </w:p>
    <w:p w:rsidR="00821744" w:rsidRDefault="00821744" w:rsidP="00821744">
      <w:pPr>
        <w:pStyle w:val="XMLelement0"/>
      </w:pPr>
      <w:r>
        <w:tab/>
      </w:r>
      <w:r>
        <w:tab/>
      </w:r>
      <w:r>
        <w:tab/>
      </w:r>
      <w:r>
        <w:tab/>
      </w:r>
      <w:r>
        <w:tab/>
        <w:t>&lt;gmd:individualName&gt;</w:t>
      </w:r>
    </w:p>
    <w:p w:rsidR="00821744" w:rsidRDefault="00821744" w:rsidP="00821744">
      <w:pPr>
        <w:pStyle w:val="XMLelement0"/>
      </w:pPr>
      <w:r>
        <w:tab/>
      </w:r>
      <w:r>
        <w:tab/>
      </w:r>
      <w:r>
        <w:tab/>
      </w:r>
      <w:r>
        <w:tab/>
      </w:r>
      <w:r>
        <w:tab/>
      </w:r>
      <w:r>
        <w:tab/>
        <w:t>&lt;gco:CharacterString&gt;</w:t>
      </w:r>
      <w:r w:rsidRPr="0082742E">
        <w:rPr>
          <w:color w:val="auto"/>
        </w:rPr>
        <w:t>Steve Rauzi</w:t>
      </w:r>
      <w:r>
        <w:t>&lt;/gco:CharacterString&gt;</w:t>
      </w:r>
    </w:p>
    <w:p w:rsidR="00821744" w:rsidRDefault="00821744" w:rsidP="00821744">
      <w:pPr>
        <w:pStyle w:val="XMLelement0"/>
      </w:pPr>
      <w:r>
        <w:tab/>
      </w:r>
      <w:r>
        <w:tab/>
      </w:r>
      <w:r>
        <w:tab/>
      </w:r>
      <w:r>
        <w:tab/>
      </w:r>
      <w:r>
        <w:tab/>
        <w:t>&lt;/gmd:individualName&gt;</w:t>
      </w:r>
    </w:p>
    <w:p w:rsidR="00821744" w:rsidRDefault="00821744" w:rsidP="00821744">
      <w:pPr>
        <w:pStyle w:val="XMLelement0"/>
      </w:pPr>
      <w:r>
        <w:tab/>
      </w:r>
      <w:r>
        <w:tab/>
      </w:r>
      <w:r>
        <w:tab/>
      </w:r>
      <w:r>
        <w:tab/>
      </w:r>
      <w:r>
        <w:tab/>
        <w:t>&lt;gmd:organisationName&gt;</w:t>
      </w:r>
    </w:p>
    <w:p w:rsidR="00821744" w:rsidRDefault="00821744" w:rsidP="00821744">
      <w:pPr>
        <w:pStyle w:val="XMLelement0"/>
      </w:pPr>
      <w:r>
        <w:tab/>
      </w:r>
      <w:r>
        <w:tab/>
      </w:r>
      <w:r>
        <w:tab/>
      </w:r>
      <w:r>
        <w:tab/>
      </w:r>
      <w:r>
        <w:tab/>
      </w:r>
      <w:r>
        <w:tab/>
        <w:t>&lt;gco:CharacterString&gt;</w:t>
      </w:r>
      <w:r w:rsidR="0082742E">
        <w:rPr>
          <w:color w:val="auto"/>
        </w:rPr>
        <w:t>Arizona Geological Sur</w:t>
      </w:r>
      <w:r w:rsidRPr="0082742E">
        <w:rPr>
          <w:color w:val="auto"/>
        </w:rPr>
        <w:t>vey</w:t>
      </w:r>
      <w:r>
        <w:t>&lt;/gco:CharacterString&gt;</w:t>
      </w:r>
    </w:p>
    <w:p w:rsidR="00821744" w:rsidRDefault="00821744" w:rsidP="00821744">
      <w:pPr>
        <w:pStyle w:val="XMLelement0"/>
      </w:pPr>
      <w:r>
        <w:tab/>
      </w:r>
      <w:r>
        <w:tab/>
      </w:r>
      <w:r>
        <w:tab/>
      </w:r>
      <w:r>
        <w:tab/>
      </w:r>
      <w:r>
        <w:tab/>
        <w:t>&lt;/gmd:organisationName&gt;</w:t>
      </w:r>
    </w:p>
    <w:p w:rsidR="00821744" w:rsidRDefault="00821744" w:rsidP="00821744">
      <w:pPr>
        <w:pStyle w:val="XMLelement0"/>
      </w:pPr>
      <w:r>
        <w:tab/>
      </w:r>
      <w:r>
        <w:tab/>
      </w:r>
      <w:r>
        <w:tab/>
      </w:r>
      <w:r>
        <w:tab/>
      </w:r>
      <w:r>
        <w:tab/>
        <w:t>&lt;gmd:positionName&gt;</w:t>
      </w:r>
    </w:p>
    <w:p w:rsidR="00821744" w:rsidRDefault="00821744" w:rsidP="00821744">
      <w:pPr>
        <w:pStyle w:val="XMLelement0"/>
      </w:pPr>
      <w:r>
        <w:tab/>
      </w:r>
      <w:r>
        <w:tab/>
      </w:r>
      <w:r>
        <w:tab/>
      </w:r>
      <w:r>
        <w:tab/>
      </w:r>
      <w:r>
        <w:tab/>
      </w:r>
      <w:r>
        <w:tab/>
        <w:t>&lt;gco:CharacterString&gt;</w:t>
      </w:r>
      <w:r w:rsidR="0082742E">
        <w:rPr>
          <w:color w:val="auto"/>
        </w:rPr>
        <w:t>Oil and Gas Administra</w:t>
      </w:r>
      <w:r w:rsidRPr="0082742E">
        <w:rPr>
          <w:color w:val="auto"/>
        </w:rPr>
        <w:t>tor</w:t>
      </w:r>
      <w:r>
        <w:t>&lt;/gco:CharacterString&gt;</w:t>
      </w:r>
    </w:p>
    <w:p w:rsidR="00821744" w:rsidRDefault="00821744" w:rsidP="00821744">
      <w:pPr>
        <w:pStyle w:val="XMLelement0"/>
      </w:pPr>
      <w:r>
        <w:tab/>
      </w:r>
      <w:r>
        <w:tab/>
      </w:r>
      <w:r>
        <w:tab/>
      </w:r>
      <w:r>
        <w:tab/>
      </w:r>
      <w:r>
        <w:tab/>
        <w:t>&lt;/gmd:positionName&gt;</w:t>
      </w:r>
    </w:p>
    <w:p w:rsidR="00821744" w:rsidRDefault="00821744" w:rsidP="0082742E">
      <w:pPr>
        <w:pStyle w:val="XMLcommetn"/>
      </w:pPr>
      <w:r>
        <w:tab/>
      </w:r>
      <w:r>
        <w:tab/>
      </w:r>
      <w:r>
        <w:tab/>
      </w:r>
      <w:r>
        <w:tab/>
      </w:r>
      <w:r>
        <w:tab/>
      </w:r>
      <w:r w:rsidR="0082742E">
        <w:t xml:space="preserve">      </w:t>
      </w:r>
      <w:r>
        <w:t>&lt;!-- (O-C) Contact Information - If a resource point of contact is required then (phone + deliveryPoint + electronicMailAddress) &gt; 0. --&gt;</w:t>
      </w:r>
    </w:p>
    <w:p w:rsidR="00821744" w:rsidRDefault="00821744" w:rsidP="00821744">
      <w:pPr>
        <w:pStyle w:val="XMLelement0"/>
      </w:pPr>
      <w:r>
        <w:tab/>
      </w:r>
      <w:r>
        <w:tab/>
      </w:r>
      <w:r>
        <w:tab/>
      </w:r>
      <w:r>
        <w:tab/>
      </w:r>
      <w:r>
        <w:tab/>
        <w:t>&lt;gmd:contactInfo&gt;</w:t>
      </w:r>
    </w:p>
    <w:p w:rsidR="00821744" w:rsidRDefault="00821744" w:rsidP="00821744">
      <w:pPr>
        <w:pStyle w:val="XMLelement0"/>
      </w:pPr>
      <w:r>
        <w:tab/>
      </w:r>
      <w:r>
        <w:tab/>
      </w:r>
      <w:r>
        <w:tab/>
      </w:r>
      <w:r>
        <w:tab/>
      </w:r>
      <w:r>
        <w:tab/>
      </w:r>
      <w:r>
        <w:tab/>
        <w:t>&lt;gmd:CI_Contact&gt;</w:t>
      </w:r>
    </w:p>
    <w:p w:rsidR="00821744" w:rsidRDefault="00821744" w:rsidP="00821744">
      <w:pPr>
        <w:pStyle w:val="XMLelement0"/>
      </w:pPr>
      <w:r>
        <w:tab/>
      </w:r>
      <w:r>
        <w:tab/>
      </w:r>
      <w:r>
        <w:tab/>
      </w:r>
      <w:r>
        <w:tab/>
      </w:r>
      <w:r>
        <w:tab/>
      </w:r>
      <w:r>
        <w:tab/>
      </w:r>
      <w:r>
        <w:tab/>
        <w:t>&lt;gmd:phone&gt;</w:t>
      </w:r>
    </w:p>
    <w:p w:rsidR="00821744" w:rsidRDefault="00821744" w:rsidP="00821744">
      <w:pPr>
        <w:pStyle w:val="XMLelement0"/>
      </w:pP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520-770-3500</w:t>
      </w:r>
      <w:r>
        <w:t>&lt;/gco:CharacterString&gt;</w:t>
      </w:r>
    </w:p>
    <w:p w:rsidR="00821744" w:rsidRDefault="00821744" w:rsidP="00821744">
      <w:pPr>
        <w:pStyle w:val="XMLelement0"/>
      </w:pP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520-770-3505</w:t>
      </w:r>
      <w:r>
        <w:t>&lt;/gco:CharacterString&gt;</w:t>
      </w:r>
    </w:p>
    <w:p w:rsidR="00821744" w:rsidRDefault="00821744" w:rsidP="00821744">
      <w:pPr>
        <w:pStyle w:val="XMLelement0"/>
      </w:pP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t>&lt;/gmd:phone&gt;</w:t>
      </w:r>
    </w:p>
    <w:p w:rsidR="00821744" w:rsidRDefault="00821744" w:rsidP="00821744">
      <w:pPr>
        <w:pStyle w:val="XMLelement0"/>
      </w:pPr>
      <w:r>
        <w:tab/>
      </w:r>
      <w:r>
        <w:tab/>
      </w:r>
      <w:r>
        <w:tab/>
      </w:r>
      <w:r>
        <w:tab/>
      </w:r>
      <w:r>
        <w:tab/>
      </w:r>
      <w:r>
        <w:tab/>
      </w:r>
      <w:r>
        <w:tab/>
        <w:t>&lt;gmd:address&gt;</w:t>
      </w:r>
    </w:p>
    <w:p w:rsidR="00821744" w:rsidRDefault="00821744" w:rsidP="00821744">
      <w:pPr>
        <w:pStyle w:val="XMLelement0"/>
      </w:pP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t>&lt;gmd:deliveryPoint&gt;</w:t>
      </w:r>
    </w:p>
    <w:p w:rsidR="00821744" w:rsidRDefault="00821744" w:rsidP="0082742E">
      <w:pPr>
        <w:pStyle w:val="XMLelement0"/>
        <w:ind w:left="2100" w:hanging="2100"/>
      </w:pPr>
      <w:r>
        <w:tab/>
      </w:r>
      <w:r>
        <w:tab/>
      </w:r>
      <w:r>
        <w:tab/>
      </w:r>
      <w:r>
        <w:tab/>
      </w:r>
      <w:r>
        <w:tab/>
      </w:r>
      <w:r>
        <w:tab/>
      </w:r>
      <w:r>
        <w:tab/>
      </w:r>
      <w:r>
        <w:tab/>
      </w:r>
      <w:r>
        <w:tab/>
      </w:r>
      <w:r>
        <w:tab/>
        <w:t>&lt;gco:CharacterString&gt;</w:t>
      </w:r>
      <w:r w:rsidR="0082742E">
        <w:rPr>
          <w:color w:val="auto"/>
        </w:rPr>
        <w:t xml:space="preserve">416 W. Congress St., Suite </w:t>
      </w:r>
      <w:r w:rsidRPr="0082742E">
        <w:rPr>
          <w:color w:val="auto"/>
        </w:rPr>
        <w:t>100</w:t>
      </w:r>
      <w:r>
        <w:t>&lt;/gco:CharacterString&gt;</w:t>
      </w:r>
    </w:p>
    <w:p w:rsidR="00821744" w:rsidRDefault="00821744" w:rsidP="00821744">
      <w:pPr>
        <w:pStyle w:val="XMLelement0"/>
      </w:pPr>
      <w:r>
        <w:tab/>
      </w:r>
      <w:r>
        <w:tab/>
      </w:r>
      <w:r>
        <w:tab/>
      </w:r>
      <w:r>
        <w:tab/>
      </w:r>
      <w:r>
        <w:tab/>
      </w:r>
      <w:r>
        <w:tab/>
      </w:r>
      <w:r>
        <w:tab/>
      </w:r>
      <w:r>
        <w:tab/>
      </w:r>
      <w:r>
        <w:tab/>
        <w:t>&lt;/gmd:deliveryPoint&gt;</w:t>
      </w:r>
    </w:p>
    <w:p w:rsidR="00821744" w:rsidRDefault="00821744" w:rsidP="00821744">
      <w:pPr>
        <w:pStyle w:val="XMLelement0"/>
      </w:pP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Tucson</w:t>
      </w:r>
      <w:r>
        <w:t>&lt;/gco:CharacterString&gt;</w:t>
      </w:r>
    </w:p>
    <w:p w:rsidR="00821744" w:rsidRDefault="00821744" w:rsidP="00821744">
      <w:pPr>
        <w:pStyle w:val="XMLelement0"/>
      </w:pP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Arizona</w:t>
      </w:r>
      <w:r>
        <w:t>&lt;/gco:CharacterString&gt;</w:t>
      </w:r>
    </w:p>
    <w:p w:rsidR="00821744" w:rsidRDefault="00821744" w:rsidP="00821744">
      <w:pPr>
        <w:pStyle w:val="XMLelement0"/>
      </w:pP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85701</w:t>
      </w:r>
      <w:r>
        <w:t>&lt;/gco:CharacterString&gt;</w:t>
      </w:r>
    </w:p>
    <w:p w:rsidR="00821744" w:rsidRDefault="00821744" w:rsidP="00821744">
      <w:pPr>
        <w:pStyle w:val="XMLelement0"/>
      </w:pP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USA</w:t>
      </w:r>
      <w:r>
        <w:t>&lt;/gco:CharacterString&gt;</w:t>
      </w:r>
    </w:p>
    <w:p w:rsidR="00821744" w:rsidRDefault="00821744" w:rsidP="00821744">
      <w:pPr>
        <w:pStyle w:val="XMLelement0"/>
      </w:pP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Steve.rauzi@azgs.az.go</w:t>
      </w:r>
      <w:r w:rsidR="0082742E">
        <w:rPr>
          <w:color w:val="auto"/>
        </w:rPr>
        <w:t>v</w:t>
      </w:r>
      <w:r>
        <w:t>&lt;/gco:CharacterString&gt;</w:t>
      </w:r>
    </w:p>
    <w:p w:rsidR="00821744" w:rsidRDefault="00821744" w:rsidP="00821744">
      <w:pPr>
        <w:pStyle w:val="XMLelement0"/>
      </w:pP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t>&lt;/gmd:CI_Address&gt;</w:t>
      </w:r>
    </w:p>
    <w:p w:rsidR="00821744" w:rsidRDefault="00821744" w:rsidP="00821744">
      <w:pPr>
        <w:pStyle w:val="XMLelement0"/>
      </w:pPr>
      <w:r>
        <w:tab/>
      </w:r>
      <w:r>
        <w:tab/>
      </w:r>
      <w:r>
        <w:tab/>
      </w:r>
      <w:r>
        <w:tab/>
      </w:r>
      <w:r>
        <w:tab/>
      </w:r>
      <w:r>
        <w:tab/>
      </w:r>
      <w:r>
        <w:tab/>
        <w:t>&lt;/gmd:address&gt;</w:t>
      </w:r>
    </w:p>
    <w:p w:rsidR="00821744" w:rsidRDefault="00821744" w:rsidP="00821744">
      <w:pPr>
        <w:pStyle w:val="XMLelement0"/>
      </w:pPr>
      <w:r>
        <w:lastRenderedPageBreak/>
        <w:tab/>
      </w:r>
      <w:r>
        <w:tab/>
      </w:r>
      <w:r>
        <w:tab/>
      </w:r>
      <w:r>
        <w:tab/>
      </w:r>
      <w:r>
        <w:tab/>
      </w:r>
      <w:r>
        <w:tab/>
        <w:t>&lt;/gmd:CI_Contact&gt;</w:t>
      </w:r>
    </w:p>
    <w:p w:rsidR="00821744" w:rsidRDefault="00821744" w:rsidP="00821744">
      <w:pPr>
        <w:pStyle w:val="XMLelement0"/>
      </w:pPr>
      <w:r>
        <w:tab/>
      </w:r>
      <w:r>
        <w:tab/>
      </w:r>
      <w:r>
        <w:tab/>
      </w:r>
      <w:r>
        <w:tab/>
      </w:r>
      <w:r>
        <w:tab/>
        <w:t>&lt;/gmd:contactInfo&gt;</w:t>
      </w:r>
    </w:p>
    <w:p w:rsidR="00821744" w:rsidRDefault="00821744" w:rsidP="0082742E">
      <w:pPr>
        <w:pStyle w:val="XMLcommetn"/>
      </w:pPr>
      <w:r>
        <w:tab/>
      </w:r>
      <w:r>
        <w:tab/>
      </w:r>
      <w:r>
        <w:tab/>
      </w:r>
      <w:r>
        <w:tab/>
      </w:r>
      <w:r>
        <w:tab/>
      </w:r>
      <w:r w:rsidR="0082742E">
        <w:t xml:space="preserve">   </w:t>
      </w:r>
      <w:r w:rsidR="00CB27F9">
        <w:t xml:space="preserve">   </w:t>
      </w:r>
      <w:r>
        <w:t>&lt;!-- (M-M) ISO 19139 Mandatory: contact role --&gt;</w:t>
      </w:r>
    </w:p>
    <w:p w:rsidR="00821744" w:rsidRDefault="00821744" w:rsidP="00821744">
      <w:pPr>
        <w:pStyle w:val="XMLelement0"/>
      </w:pPr>
      <w:r>
        <w:tab/>
      </w:r>
      <w:r>
        <w:tab/>
      </w:r>
      <w:r>
        <w:tab/>
      </w:r>
      <w:r>
        <w:tab/>
      </w:r>
      <w:r>
        <w:tab/>
        <w:t>&lt;gmd:role&gt;</w:t>
      </w:r>
    </w:p>
    <w:p w:rsidR="00821744" w:rsidRDefault="00821744" w:rsidP="0082742E">
      <w:pPr>
        <w:pStyle w:val="XMLcommetn"/>
      </w:pPr>
      <w:r>
        <w:tab/>
      </w:r>
      <w:r>
        <w:tab/>
      </w:r>
      <w:r>
        <w:tab/>
      </w:r>
      <w:r>
        <w:tab/>
      </w:r>
      <w:r>
        <w:tab/>
      </w:r>
      <w:r w:rsidR="0082742E">
        <w:t xml:space="preserve">  </w:t>
      </w:r>
      <w:r>
        <w:tab/>
      </w:r>
      <w:r w:rsidR="0082742E">
        <w:t xml:space="preserve">   </w:t>
      </w:r>
      <w:r>
        <w:t>&lt;!-- CI_RoleCode names: ISO role codes for physical resource point of contact are {custodian, owner, pointOfContact}; other point of contact role codes may apply for other resources.   --&gt;</w:t>
      </w:r>
    </w:p>
    <w:p w:rsidR="00821744" w:rsidRDefault="00821744" w:rsidP="0082742E">
      <w:pPr>
        <w:pStyle w:val="XMLelement0"/>
        <w:ind w:left="1300" w:hanging="1300"/>
      </w:pPr>
      <w:r>
        <w:tab/>
      </w:r>
      <w:r>
        <w:tab/>
      </w:r>
      <w:r>
        <w:tab/>
      </w:r>
      <w:r>
        <w:tab/>
      </w:r>
      <w:r>
        <w:tab/>
      </w:r>
      <w:r>
        <w:tab/>
        <w:t>&lt;gmd:CI_RoleCode</w:t>
      </w:r>
      <w:r w:rsidR="0082742E">
        <w:t xml:space="preserve"> </w:t>
      </w:r>
      <w:r w:rsidRPr="0082742E">
        <w:rPr>
          <w:rStyle w:val="XMLattributeChar0"/>
        </w:rPr>
        <w:t>codeList</w:t>
      </w:r>
      <w:r w:rsidRPr="0082742E">
        <w:rPr>
          <w:color w:val="auto"/>
        </w:rPr>
        <w:t>=</w:t>
      </w:r>
      <w:hyperlink r:id="rId91" w:anchor="CI_RoleCode" w:history="1">
        <w:r w:rsidR="0082742E" w:rsidRPr="009F68E0">
          <w:rPr>
            <w:rStyle w:val="Hyperlink"/>
            <w:rFonts w:cs="Courier New"/>
          </w:rPr>
          <w:t>http://www.isotc211.org/2005/resources/Codelist/gmxCodelists.xml#CI_RoleCode</w:t>
        </w:r>
      </w:hyperlink>
      <w:r w:rsidR="0082742E">
        <w:t xml:space="preserve"> </w:t>
      </w:r>
      <w:r w:rsidRPr="0082742E">
        <w:rPr>
          <w:rStyle w:val="XMLattributeChar0"/>
        </w:rPr>
        <w:t>codeListValue</w:t>
      </w:r>
      <w:r>
        <w:t>=</w:t>
      </w:r>
      <w:r w:rsidRPr="0082742E">
        <w:rPr>
          <w:rStyle w:val="XMLattributeValueChar"/>
        </w:rPr>
        <w:t>"pointOfContact"</w:t>
      </w:r>
      <w:r>
        <w:t>&gt;</w:t>
      </w:r>
      <w:r w:rsidR="0082742E">
        <w:rPr>
          <w:color w:val="auto"/>
        </w:rPr>
        <w:t>point of con</w:t>
      </w:r>
      <w:r w:rsidRPr="0082742E">
        <w:rPr>
          <w:color w:val="auto"/>
        </w:rPr>
        <w:t>tact</w:t>
      </w:r>
      <w:r>
        <w:t>&lt;/gmd:CI_RoleCode&gt;</w:t>
      </w:r>
    </w:p>
    <w:p w:rsidR="00821744" w:rsidRDefault="00821744" w:rsidP="00821744">
      <w:pPr>
        <w:pStyle w:val="XMLelement0"/>
      </w:pPr>
      <w:r>
        <w:tab/>
      </w:r>
      <w:r>
        <w:tab/>
      </w:r>
      <w:r>
        <w:tab/>
      </w:r>
      <w:r>
        <w:tab/>
      </w:r>
      <w:r>
        <w:tab/>
        <w:t>&lt;/gmd:role&gt;</w:t>
      </w:r>
    </w:p>
    <w:p w:rsidR="00821744" w:rsidRDefault="00821744" w:rsidP="00821744">
      <w:pPr>
        <w:pStyle w:val="XMLelement0"/>
      </w:pPr>
      <w:r>
        <w:tab/>
      </w:r>
      <w:r>
        <w:tab/>
      </w:r>
      <w:r>
        <w:tab/>
      </w:r>
      <w:r>
        <w:tab/>
        <w:t>&lt;/gmd:CI_ResponsibleParty&gt;</w:t>
      </w:r>
    </w:p>
    <w:p w:rsidR="00821744" w:rsidRDefault="00821744" w:rsidP="00821744">
      <w:pPr>
        <w:pStyle w:val="XMLelement0"/>
      </w:pPr>
      <w:r>
        <w:tab/>
      </w:r>
      <w:r>
        <w:tab/>
      </w:r>
      <w:r>
        <w:tab/>
        <w:t>&lt;/gmd:pointOfContact&gt;</w:t>
      </w:r>
    </w:p>
    <w:p w:rsidR="00821744" w:rsidRDefault="00821744" w:rsidP="00821744">
      <w:pPr>
        <w:pStyle w:val="XMLelement0"/>
      </w:pPr>
    </w:p>
    <w:p w:rsidR="00821744" w:rsidRDefault="00821744" w:rsidP="0082742E">
      <w:pPr>
        <w:pStyle w:val="XMLcommetn"/>
      </w:pPr>
      <w:r>
        <w:tab/>
      </w:r>
      <w:r>
        <w:tab/>
      </w:r>
      <w:r>
        <w:tab/>
      </w:r>
      <w:r w:rsidR="0082742E">
        <w:t xml:space="preserve">              </w:t>
      </w:r>
      <w:r>
        <w:t xml:space="preserve">&lt;!-- (O-O) Resource Maintenance - This element provides information about the mainte-nance schedule or history of the resource (or some subset/part of the resource specified by the scope and scope description) described by the metadata record. 0 to many MD_MaintenanceInformation elements may be included.   --&gt; </w:t>
      </w:r>
    </w:p>
    <w:p w:rsidR="00821744" w:rsidRDefault="00821744" w:rsidP="00821744">
      <w:pPr>
        <w:pStyle w:val="XMLelement0"/>
      </w:pPr>
      <w:r>
        <w:tab/>
      </w:r>
      <w:r>
        <w:tab/>
      </w:r>
      <w:r>
        <w:tab/>
        <w:t>&lt;gmd:resourceMaintenance&gt;</w:t>
      </w:r>
    </w:p>
    <w:p w:rsidR="00821744" w:rsidRDefault="00821744" w:rsidP="00821744">
      <w:pPr>
        <w:pStyle w:val="XMLelement0"/>
      </w:pPr>
      <w:r>
        <w:tab/>
      </w:r>
      <w:r>
        <w:tab/>
      </w:r>
      <w:r>
        <w:tab/>
      </w:r>
      <w:r>
        <w:tab/>
        <w:t>&lt;gmd:MD_MaintenanceInformation&gt;</w:t>
      </w:r>
    </w:p>
    <w:p w:rsidR="00821744" w:rsidRDefault="00821744" w:rsidP="00821744">
      <w:pPr>
        <w:pStyle w:val="XMLelement0"/>
      </w:pPr>
      <w:r>
        <w:tab/>
      </w:r>
      <w:r>
        <w:tab/>
      </w:r>
      <w:r>
        <w:tab/>
      </w:r>
      <w:r>
        <w:tab/>
      </w:r>
      <w:r>
        <w:tab/>
        <w:t>&lt;gmd:maintenanceAndUpdateFrequency&gt;</w:t>
      </w:r>
    </w:p>
    <w:p w:rsidR="00821744" w:rsidRDefault="00821744" w:rsidP="0082742E">
      <w:pPr>
        <w:pStyle w:val="XMLcommetn"/>
      </w:pPr>
      <w:r>
        <w:tab/>
      </w:r>
      <w:r>
        <w:tab/>
      </w:r>
      <w:r>
        <w:tab/>
      </w:r>
      <w:r>
        <w:tab/>
      </w:r>
      <w:r>
        <w:tab/>
      </w:r>
      <w:r>
        <w:tab/>
      </w:r>
      <w:r w:rsidR="0082742E">
        <w:t xml:space="preserve">   </w:t>
      </w:r>
      <w:r>
        <w:t>&lt;!-- MD_MaintenanceFrequencyCode names: {continual, daily, weekly, fort-nightly, monthly, quarterly, biannually, annually, asNeeded, irregular, not-Planned, un-known} --&gt;</w:t>
      </w:r>
    </w:p>
    <w:p w:rsidR="00821744" w:rsidRDefault="00821744" w:rsidP="0082742E">
      <w:pPr>
        <w:pStyle w:val="XMLelement0"/>
        <w:ind w:left="1300" w:hanging="1300"/>
      </w:pPr>
      <w:r>
        <w:tab/>
      </w:r>
      <w:r>
        <w:tab/>
      </w:r>
      <w:r>
        <w:tab/>
      </w:r>
      <w:r>
        <w:tab/>
      </w:r>
      <w:r>
        <w:tab/>
      </w:r>
      <w:r>
        <w:tab/>
        <w:t xml:space="preserve">&lt;gmd:MD_MaintenanceFrequencyCode </w:t>
      </w:r>
      <w:r w:rsidRPr="0082742E">
        <w:rPr>
          <w:rStyle w:val="XMLattributeChar0"/>
        </w:rPr>
        <w:t>codeList</w:t>
      </w:r>
      <w:r>
        <w:t>=</w:t>
      </w:r>
      <w:r w:rsidRPr="0082742E">
        <w:rPr>
          <w:rStyle w:val="XMLattributeValueChar"/>
        </w:rPr>
        <w:t xml:space="preserve">"http://www.isotc211.org/2005/resources/Codelist/gmxCodelists.xml#MD_MaintenanceFrequencyCode" </w:t>
      </w:r>
      <w:r w:rsidRPr="0082742E">
        <w:rPr>
          <w:rStyle w:val="XMLattributeChar0"/>
        </w:rPr>
        <w:t>codeListValue</w:t>
      </w:r>
      <w:r w:rsidRPr="0082742E">
        <w:rPr>
          <w:color w:val="auto"/>
        </w:rPr>
        <w:t>=</w:t>
      </w:r>
      <w:r w:rsidRPr="0082742E">
        <w:rPr>
          <w:rStyle w:val="XMLattributeValueChar"/>
        </w:rPr>
        <w:t>"asNeeded"</w:t>
      </w:r>
      <w:r>
        <w:t>&gt;</w:t>
      </w:r>
      <w:r w:rsidR="0082742E">
        <w:rPr>
          <w:color w:val="auto"/>
        </w:rPr>
        <w:t>as need-</w:t>
      </w:r>
      <w:r w:rsidRPr="0082742E">
        <w:rPr>
          <w:color w:val="auto"/>
        </w:rPr>
        <w:t>ed</w:t>
      </w:r>
      <w:r>
        <w:t>&lt;/gmd:MD_MaintenanceFrequencyCode&gt;</w:t>
      </w:r>
    </w:p>
    <w:p w:rsidR="00821744" w:rsidRDefault="00821744" w:rsidP="00821744">
      <w:pPr>
        <w:pStyle w:val="XMLelement0"/>
      </w:pPr>
      <w:r>
        <w:tab/>
      </w:r>
      <w:r>
        <w:tab/>
      </w:r>
      <w:r>
        <w:tab/>
      </w:r>
      <w:r>
        <w:tab/>
      </w:r>
      <w:r>
        <w:tab/>
        <w:t>&lt;/gmd:maintenanceAndUpdateFrequency&gt;</w:t>
      </w:r>
    </w:p>
    <w:p w:rsidR="00821744" w:rsidRDefault="00821744" w:rsidP="00821744">
      <w:pPr>
        <w:pStyle w:val="XMLelement0"/>
      </w:pPr>
      <w:r>
        <w:tab/>
      </w:r>
      <w:r>
        <w:tab/>
      </w:r>
      <w:r>
        <w:tab/>
      </w:r>
      <w:r>
        <w:tab/>
        <w:t>&lt;/gmd:MD_MaintenanceInformation&gt;</w:t>
      </w:r>
    </w:p>
    <w:p w:rsidR="00821744" w:rsidRDefault="00821744" w:rsidP="00821744">
      <w:pPr>
        <w:pStyle w:val="XMLelement0"/>
      </w:pPr>
      <w:r>
        <w:tab/>
      </w:r>
      <w:r>
        <w:tab/>
      </w:r>
      <w:r>
        <w:tab/>
        <w:t>&lt;/gmd:resourceMaintenance&gt;</w:t>
      </w:r>
    </w:p>
    <w:p w:rsidR="00821744" w:rsidRDefault="00821744" w:rsidP="0082742E">
      <w:pPr>
        <w:pStyle w:val="XMLcommetn"/>
      </w:pPr>
      <w:r>
        <w:tab/>
      </w:r>
      <w:r>
        <w:tab/>
      </w:r>
      <w:r>
        <w:tab/>
      </w:r>
      <w:r w:rsidR="0082742E">
        <w:t xml:space="preserve">              </w:t>
      </w:r>
      <w:r>
        <w:t>&lt;!-- (O-O) Graphic overview of resource - USGIN best practice is to provide xlink:href URL to file if it is available online, as an attribute of the MD_BrowseGraphic element. If  MD_BrowseGraphic is included, MD_BrowseGraphic/filename character string is manda-tory. Recommended practice is to use the Anchor extension of CharacterString xml ele-ment from ISO19139, which provides a url as an attribute and a text string as a label for the link.  --&gt;</w:t>
      </w:r>
    </w:p>
    <w:p w:rsidR="00821744" w:rsidRDefault="00821744" w:rsidP="00821744">
      <w:pPr>
        <w:pStyle w:val="XMLelement0"/>
      </w:pPr>
      <w:r>
        <w:tab/>
      </w:r>
      <w:r>
        <w:tab/>
      </w:r>
      <w:r>
        <w:tab/>
        <w:t>&lt;gmd:graphicOverview&gt;</w:t>
      </w:r>
    </w:p>
    <w:p w:rsidR="00821744" w:rsidRDefault="00821744" w:rsidP="00821744">
      <w:pPr>
        <w:pStyle w:val="XMLelement0"/>
      </w:pPr>
      <w:r>
        <w:tab/>
      </w:r>
      <w:r>
        <w:tab/>
      </w:r>
      <w:r>
        <w:tab/>
      </w:r>
      <w:r>
        <w:tab/>
        <w:t>&lt;gmd:MD_BrowseGraphic&gt;</w:t>
      </w:r>
    </w:p>
    <w:p w:rsidR="00821744" w:rsidRDefault="00821744" w:rsidP="0082742E">
      <w:pPr>
        <w:pStyle w:val="XMLcommetn"/>
      </w:pPr>
      <w:r>
        <w:tab/>
      </w:r>
      <w:r>
        <w:tab/>
      </w:r>
      <w:r>
        <w:tab/>
      </w:r>
      <w:r>
        <w:tab/>
      </w:r>
      <w:r>
        <w:tab/>
      </w:r>
      <w:r w:rsidR="0082742E">
        <w:t xml:space="preserve">      </w:t>
      </w:r>
      <w:r>
        <w:t>&lt;!-- file name is required. USGIN Recommended practice is to provide a com-plete URL as the CharacterString value --&gt;</w:t>
      </w:r>
    </w:p>
    <w:p w:rsidR="00821744" w:rsidRDefault="00821744" w:rsidP="00821744">
      <w:pPr>
        <w:pStyle w:val="XMLelement0"/>
      </w:pPr>
      <w:r>
        <w:tab/>
      </w:r>
      <w:r>
        <w:tab/>
      </w:r>
      <w:r>
        <w:tab/>
      </w:r>
      <w:r>
        <w:tab/>
      </w:r>
      <w:r>
        <w:tab/>
        <w:t>&lt;gmd:fileName&gt;</w:t>
      </w:r>
    </w:p>
    <w:p w:rsidR="00821744" w:rsidRDefault="00821744" w:rsidP="00821744">
      <w:pPr>
        <w:pStyle w:val="XMLelement0"/>
      </w:pPr>
      <w:r>
        <w:tab/>
      </w:r>
      <w:r>
        <w:tab/>
      </w:r>
      <w:r>
        <w:tab/>
      </w:r>
      <w:r>
        <w:tab/>
      </w:r>
      <w:r>
        <w:tab/>
      </w:r>
      <w:r>
        <w:tab/>
        <w:t>&lt;gco:CharacterString&gt;</w:t>
      </w:r>
    </w:p>
    <w:p w:rsidR="00821744" w:rsidRDefault="00821744" w:rsidP="0082742E">
      <w:pPr>
        <w:pStyle w:val="XMLelement0"/>
        <w:ind w:left="1300" w:hanging="1300"/>
      </w:pPr>
      <w:r>
        <w:tab/>
      </w:r>
      <w:r>
        <w:tab/>
      </w:r>
      <w:r>
        <w:tab/>
      </w:r>
      <w:r>
        <w:tab/>
      </w:r>
      <w:r>
        <w:tab/>
      </w:r>
      <w:r>
        <w:tab/>
      </w:r>
      <w:r>
        <w:tab/>
      </w:r>
      <w:r w:rsidRPr="0082742E">
        <w:rPr>
          <w:color w:val="auto"/>
        </w:rPr>
        <w:t>http://azgs.az.gov/r</w:t>
      </w:r>
      <w:r w:rsidR="0082742E">
        <w:rPr>
          <w:color w:val="auto"/>
        </w:rPr>
        <w:t>esource/00C02E67-F1ED-473D-A240-</w:t>
      </w:r>
      <w:r w:rsidRPr="0082742E">
        <w:rPr>
          <w:color w:val="auto"/>
        </w:rPr>
        <w:t>068CCB041A73/preview.jpg</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&lt;/gmd:fileName&gt;</w:t>
      </w:r>
    </w:p>
    <w:p w:rsidR="00821744" w:rsidRDefault="00821744" w:rsidP="00821744">
      <w:pPr>
        <w:pStyle w:val="XMLelement0"/>
      </w:pPr>
      <w:r>
        <w:tab/>
      </w:r>
      <w:r>
        <w:tab/>
      </w:r>
      <w:r>
        <w:tab/>
      </w:r>
      <w:r>
        <w:tab/>
      </w:r>
      <w:r>
        <w:tab/>
        <w:t>&lt;gmd:fileDescription&gt;</w:t>
      </w:r>
    </w:p>
    <w:p w:rsidR="00821744" w:rsidRDefault="00821744" w:rsidP="00821744">
      <w:pPr>
        <w:pStyle w:val="XMLelement0"/>
      </w:pPr>
      <w:r>
        <w:tab/>
      </w:r>
      <w:r>
        <w:tab/>
      </w:r>
      <w:r>
        <w:tab/>
      </w:r>
      <w:r>
        <w:tab/>
      </w:r>
      <w:r>
        <w:tab/>
      </w:r>
      <w:r>
        <w:tab/>
        <w:t>&lt;gco:CharacterString&gt;</w:t>
      </w:r>
      <w:r w:rsidRPr="0082742E">
        <w:rPr>
          <w:color w:val="auto"/>
        </w:rPr>
        <w:t>preview of scanned well log</w:t>
      </w:r>
      <w:r>
        <w:t>&lt;/gco:CharacterString&gt;</w:t>
      </w:r>
    </w:p>
    <w:p w:rsidR="00821744" w:rsidRDefault="00821744" w:rsidP="00821744">
      <w:pPr>
        <w:pStyle w:val="XMLelement0"/>
      </w:pPr>
      <w:r>
        <w:tab/>
      </w:r>
      <w:r>
        <w:tab/>
      </w:r>
      <w:r>
        <w:tab/>
      </w:r>
      <w:r>
        <w:tab/>
      </w:r>
      <w:r>
        <w:tab/>
        <w:t>&lt;/gmd:fileDescription&gt;</w:t>
      </w:r>
    </w:p>
    <w:p w:rsidR="00821744" w:rsidRDefault="00821744" w:rsidP="0082742E">
      <w:pPr>
        <w:pStyle w:val="XMLcommetn"/>
      </w:pPr>
      <w:r>
        <w:tab/>
      </w:r>
      <w:r>
        <w:tab/>
      </w:r>
      <w:r>
        <w:tab/>
      </w:r>
      <w:r>
        <w:tab/>
      </w:r>
      <w:r>
        <w:tab/>
      </w:r>
      <w:r w:rsidR="0082742E">
        <w:t xml:space="preserve">      </w:t>
      </w:r>
      <w:r>
        <w:t>&lt;!-- Recommended practice is to provide a registered MIME type --&gt;</w:t>
      </w:r>
    </w:p>
    <w:p w:rsidR="00821744" w:rsidRDefault="00821744" w:rsidP="00821744">
      <w:pPr>
        <w:pStyle w:val="XMLelement0"/>
      </w:pPr>
      <w:r>
        <w:lastRenderedPageBreak/>
        <w:tab/>
      </w:r>
      <w:r>
        <w:tab/>
      </w:r>
      <w:r>
        <w:tab/>
      </w:r>
      <w:r>
        <w:tab/>
      </w:r>
      <w:r>
        <w:tab/>
        <w:t>&lt;gmd:fileType&gt;</w:t>
      </w:r>
    </w:p>
    <w:p w:rsidR="00821744" w:rsidRDefault="00821744" w:rsidP="00821744">
      <w:pPr>
        <w:pStyle w:val="XMLelement0"/>
      </w:pPr>
      <w:r>
        <w:tab/>
      </w:r>
      <w:r>
        <w:tab/>
      </w:r>
      <w:r>
        <w:tab/>
      </w:r>
      <w:r>
        <w:tab/>
      </w:r>
      <w:r>
        <w:tab/>
      </w:r>
      <w:r>
        <w:tab/>
        <w:t>&lt;gco:CharacterString&gt;</w:t>
      </w:r>
      <w:r w:rsidRPr="0082742E">
        <w:rPr>
          <w:color w:val="auto"/>
        </w:rPr>
        <w:t>image/jpg</w:t>
      </w:r>
      <w:r>
        <w:t>&lt;/gco:CharacterString&gt;</w:t>
      </w:r>
    </w:p>
    <w:p w:rsidR="00821744" w:rsidRDefault="00821744" w:rsidP="00821744">
      <w:pPr>
        <w:pStyle w:val="XMLelement0"/>
      </w:pPr>
      <w:r>
        <w:tab/>
      </w:r>
      <w:r>
        <w:tab/>
      </w:r>
      <w:r>
        <w:tab/>
      </w:r>
      <w:r>
        <w:tab/>
      </w:r>
      <w:r>
        <w:tab/>
        <w:t>&lt;/gmd:fileType&gt;</w:t>
      </w:r>
    </w:p>
    <w:p w:rsidR="00821744" w:rsidRDefault="00821744" w:rsidP="00821744">
      <w:pPr>
        <w:pStyle w:val="XMLelement0"/>
      </w:pPr>
      <w:r>
        <w:tab/>
      </w:r>
      <w:r>
        <w:tab/>
      </w:r>
      <w:r>
        <w:tab/>
      </w:r>
      <w:r>
        <w:tab/>
        <w:t>&lt;/gmd:MD_BrowseGraphic&gt;</w:t>
      </w:r>
    </w:p>
    <w:p w:rsidR="00821744" w:rsidRDefault="00821744" w:rsidP="00821744">
      <w:pPr>
        <w:pStyle w:val="XMLelement0"/>
      </w:pPr>
      <w:r>
        <w:tab/>
      </w:r>
      <w:r>
        <w:tab/>
      </w:r>
      <w:r>
        <w:tab/>
        <w:t>&lt;/gmd:graphicOverview&gt;</w:t>
      </w:r>
    </w:p>
    <w:p w:rsidR="00821744" w:rsidRDefault="00821744" w:rsidP="0082742E">
      <w:pPr>
        <w:pStyle w:val="XMLcommetn"/>
      </w:pPr>
      <w:r>
        <w:tab/>
      </w:r>
      <w:r>
        <w:tab/>
      </w:r>
      <w:r>
        <w:tab/>
      </w:r>
      <w:r w:rsidR="0082742E">
        <w:t xml:space="preserve">               </w:t>
      </w:r>
      <w:r>
        <w:t>&lt;!-- (X-X) Resource Format - This element is not used by NAP or USGIN; this information is encoded in MD_Metadata/distributionInfo/MD_Distribution/ in USGIN metadata. --&gt;</w:t>
      </w:r>
    </w:p>
    <w:p w:rsidR="00821744" w:rsidRDefault="00821744" w:rsidP="00821744">
      <w:pPr>
        <w:pStyle w:val="XMLelement0"/>
      </w:pPr>
      <w:r>
        <w:tab/>
      </w:r>
      <w:r>
        <w:tab/>
      </w:r>
      <w:r>
        <w:tab/>
        <w:t>&lt;gmd:resourceFormat/&gt;</w:t>
      </w:r>
    </w:p>
    <w:p w:rsidR="00821744" w:rsidRDefault="00821744" w:rsidP="0082742E">
      <w:pPr>
        <w:pStyle w:val="XMLcommetn"/>
      </w:pPr>
      <w:r>
        <w:tab/>
      </w:r>
      <w:r>
        <w:tab/>
      </w:r>
      <w:r>
        <w:tab/>
      </w:r>
      <w:r w:rsidR="0082742E">
        <w:t xml:space="preserve">              </w:t>
      </w:r>
      <w:r>
        <w:t>&lt;!-- (O-O) Resource keywords - Best Practice for USGIN profile metadata is to supply keywords to facilitate the discovery of metadata records relevant to the user. USGIN re-quires that MD_Keyword/keyword contain a CharacterString. USGIN best practice is to include keywords in English --&gt;</w:t>
      </w:r>
    </w:p>
    <w:p w:rsidR="00821744" w:rsidRDefault="00821744" w:rsidP="00821744">
      <w:pPr>
        <w:pStyle w:val="XMLelement0"/>
      </w:pPr>
      <w:r>
        <w:tab/>
      </w:r>
      <w:r>
        <w:tab/>
      </w:r>
      <w:r>
        <w:tab/>
        <w:t xml:space="preserve">&lt;!-- Theme keywords --&gt;         </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164632">
        <w:rPr>
          <w:color w:val="auto"/>
        </w:rPr>
        <w:t>Scanned Gamma Ray Neutron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164632">
        <w:rPr>
          <w:color w:val="auto"/>
        </w:rPr>
        <w:t>NMAL</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164632">
        <w:rPr>
          <w:color w:val="auto"/>
        </w:rPr>
        <w:t>borehole</w:t>
      </w:r>
      <w:r>
        <w:t>&lt;/gco:CharacterString&gt;</w:t>
      </w:r>
    </w:p>
    <w:p w:rsidR="00821744" w:rsidRDefault="00821744" w:rsidP="00821744">
      <w:pPr>
        <w:pStyle w:val="XMLelement0"/>
      </w:pPr>
      <w:r>
        <w:tab/>
      </w:r>
      <w:r>
        <w:tab/>
      </w:r>
      <w:r>
        <w:tab/>
      </w:r>
      <w:r>
        <w:tab/>
      </w:r>
      <w:r>
        <w:tab/>
        <w:t>&lt;/gmd:keyword&gt;</w:t>
      </w:r>
    </w:p>
    <w:p w:rsidR="00821744" w:rsidRDefault="00821744" w:rsidP="00164632">
      <w:pPr>
        <w:pStyle w:val="XMLcommetn"/>
      </w:pPr>
      <w:r>
        <w:tab/>
      </w:r>
      <w:r>
        <w:tab/>
      </w:r>
      <w:r>
        <w:tab/>
      </w:r>
      <w:r>
        <w:tab/>
      </w:r>
      <w:r>
        <w:tab/>
      </w:r>
      <w:r w:rsidR="00164632">
        <w:t xml:space="preserve">      </w:t>
      </w:r>
      <w:r>
        <w:t>&lt;!-- Keyword Type: allowed values from MD_KeywordTypeCode names:{discipline, place, stratum, temporal, theme}  --&gt;</w:t>
      </w:r>
    </w:p>
    <w:p w:rsidR="00821744" w:rsidRDefault="00821744" w:rsidP="00821744">
      <w:pPr>
        <w:pStyle w:val="XMLelement0"/>
      </w:pPr>
      <w:r>
        <w:tab/>
      </w:r>
      <w:r>
        <w:tab/>
      </w:r>
      <w:r>
        <w:tab/>
      </w:r>
      <w:r>
        <w:tab/>
      </w:r>
      <w:r>
        <w:tab/>
        <w:t>&lt;gmd:type&gt;</w:t>
      </w:r>
    </w:p>
    <w:p w:rsidR="00821744" w:rsidRDefault="00821744" w:rsidP="00FE74CF">
      <w:pPr>
        <w:pStyle w:val="XMLelement0"/>
        <w:ind w:left="1300" w:hanging="1300"/>
      </w:pPr>
      <w:r>
        <w:tab/>
      </w:r>
      <w:r>
        <w:tab/>
      </w:r>
      <w:r>
        <w:tab/>
      </w:r>
      <w:r>
        <w:tab/>
      </w:r>
      <w:r>
        <w:tab/>
      </w:r>
      <w:r>
        <w:tab/>
        <w:t xml:space="preserve">&lt;gmd:MD_KeywordTypeCode </w:t>
      </w:r>
      <w:r w:rsidRPr="00FE74CF">
        <w:rPr>
          <w:rStyle w:val="XMLattributeChar0"/>
        </w:rPr>
        <w:t>codeList</w:t>
      </w:r>
      <w:r w:rsidRPr="00FE74CF">
        <w:rPr>
          <w:color w:val="auto"/>
        </w:rPr>
        <w:t>=</w:t>
      </w:r>
      <w:r w:rsidR="00FE74CF" w:rsidRPr="00FE74CF">
        <w:rPr>
          <w:rStyle w:val="XMLattributeValueChar"/>
        </w:rPr>
        <w:t>”</w:t>
      </w:r>
      <w:hyperlink r:id="rId92" w:anchor="MDKeywordTypeCode" w:history="1">
        <w:r w:rsidR="00FE74CF" w:rsidRPr="00FE74CF">
          <w:rPr>
            <w:rStyle w:val="XMLattributeValueChar"/>
          </w:rPr>
          <w:t>http://www.isotc211.org/2005/resources/Codelist/gmxCodelists.xml#MDKeywordTypeCode</w:t>
        </w:r>
      </w:hyperlink>
      <w:r w:rsidR="00FE74CF" w:rsidRPr="00FE74CF">
        <w:rPr>
          <w:rStyle w:val="XMLattributeValueChar"/>
        </w:rPr>
        <w:t xml:space="preserve">” </w:t>
      </w:r>
      <w:r w:rsidRPr="00FE74CF">
        <w:rPr>
          <w:rStyle w:val="XMLattributeChar0"/>
        </w:rPr>
        <w:t>codeListValue</w:t>
      </w:r>
      <w:r w:rsidRPr="00FE74CF">
        <w:rPr>
          <w:color w:val="auto"/>
        </w:rPr>
        <w:t>=</w:t>
      </w:r>
      <w:r w:rsidRPr="00FE74CF">
        <w:rPr>
          <w:rStyle w:val="XMLattributeValueChar"/>
        </w:rPr>
        <w:t>"theme"</w:t>
      </w:r>
      <w:r>
        <w:t>&gt;</w:t>
      </w:r>
      <w:r w:rsidRPr="00526444">
        <w:rPr>
          <w:color w:val="auto"/>
        </w:rPr>
        <w:t>theme</w:t>
      </w:r>
      <w:r>
        <w:t>&lt;/gmd:MD_KeywordTypeCode&gt;</w:t>
      </w:r>
    </w:p>
    <w:p w:rsidR="00821744" w:rsidRDefault="00821744" w:rsidP="00821744">
      <w:pPr>
        <w:pStyle w:val="XMLelement0"/>
      </w:pPr>
      <w:r>
        <w:tab/>
      </w:r>
      <w:r>
        <w:tab/>
      </w:r>
      <w:r>
        <w:tab/>
      </w:r>
      <w:r>
        <w:tab/>
      </w:r>
      <w:r>
        <w:tab/>
        <w:t>&lt;/gmd:type&gt;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t>&lt;!-- Temporal keywords --&gt;</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526444">
        <w:rPr>
          <w:color w:val="auto"/>
        </w:rPr>
        <w:t>Frasian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w:t>
      </w:r>
      <w:r w:rsidR="00637CA1">
        <w:t>co:CharacterString&gt;</w:t>
      </w:r>
      <w:r w:rsidR="00637CA1" w:rsidRPr="00526444">
        <w:rPr>
          <w:color w:val="auto"/>
        </w:rPr>
        <w:t>Upper Devoni</w:t>
      </w:r>
      <w:r w:rsidRPr="00526444">
        <w:rPr>
          <w:color w:val="auto"/>
        </w:rPr>
        <w:t>an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526444">
        <w:rPr>
          <w:color w:val="auto"/>
        </w:rPr>
        <w:t>Devonian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526444">
        <w:rPr>
          <w:color w:val="auto"/>
        </w:rPr>
        <w:t>Paleozoic</w:t>
      </w:r>
      <w:r>
        <w:t>&lt;/gco:CharacterString&gt;</w:t>
      </w:r>
    </w:p>
    <w:p w:rsidR="00821744" w:rsidRDefault="00821744" w:rsidP="00821744">
      <w:pPr>
        <w:pStyle w:val="XMLelement0"/>
      </w:pPr>
      <w:r>
        <w:tab/>
      </w:r>
      <w:r>
        <w:tab/>
      </w:r>
      <w:r>
        <w:tab/>
      </w:r>
      <w:r>
        <w:tab/>
      </w:r>
      <w:r>
        <w:tab/>
        <w:t>&lt;/gmd:keyword&gt;</w:t>
      </w:r>
    </w:p>
    <w:p w:rsidR="00821744" w:rsidRDefault="00821744" w:rsidP="00526444">
      <w:pPr>
        <w:pStyle w:val="XMLcommetn"/>
      </w:pPr>
      <w:r>
        <w:tab/>
      </w:r>
      <w:r>
        <w:tab/>
      </w:r>
      <w:r>
        <w:tab/>
      </w:r>
      <w:r>
        <w:tab/>
      </w:r>
      <w:r>
        <w:tab/>
      </w:r>
      <w:r w:rsidR="00526444">
        <w:t xml:space="preserve">      </w:t>
      </w:r>
      <w:r>
        <w:t>&lt;!-- Keyword Type - allowed values from</w:t>
      </w:r>
      <w:r w:rsidR="00637CA1">
        <w:t xml:space="preserve"> MD_KeywordTypeCode names: {dis</w:t>
      </w:r>
      <w:r>
        <w:t>cipline, place, stratum, temporal, theme} --&gt;</w:t>
      </w:r>
    </w:p>
    <w:p w:rsidR="00821744" w:rsidRDefault="00821744" w:rsidP="00821744">
      <w:pPr>
        <w:pStyle w:val="XMLelement0"/>
      </w:pPr>
      <w:r>
        <w:lastRenderedPageBreak/>
        <w:tab/>
      </w:r>
      <w:r>
        <w:tab/>
      </w:r>
      <w:r>
        <w:tab/>
      </w:r>
      <w:r>
        <w:tab/>
      </w:r>
      <w:r>
        <w:tab/>
        <w:t>&lt;gmd:type&gt;</w:t>
      </w:r>
    </w:p>
    <w:p w:rsidR="00821744" w:rsidRDefault="00821744" w:rsidP="00EA102F">
      <w:pPr>
        <w:pStyle w:val="XMLelement0"/>
        <w:ind w:left="1300" w:hanging="1300"/>
      </w:pPr>
      <w:r>
        <w:tab/>
      </w:r>
      <w:r>
        <w:tab/>
      </w:r>
      <w:r>
        <w:tab/>
      </w:r>
      <w:r>
        <w:tab/>
      </w:r>
      <w:r>
        <w:tab/>
      </w:r>
      <w:r>
        <w:tab/>
        <w:t>&lt;gmd:MD_KeywordTypeCode</w:t>
      </w:r>
      <w:r w:rsidR="00EA102F">
        <w:t xml:space="preserve"> </w:t>
      </w:r>
      <w:r w:rsidRPr="00EA102F">
        <w:rPr>
          <w:rStyle w:val="XMLattributeChar0"/>
        </w:rPr>
        <w:t>codeList</w:t>
      </w:r>
      <w:r w:rsidRPr="00EA102F">
        <w:rPr>
          <w:color w:val="auto"/>
        </w:rPr>
        <w:t>=</w:t>
      </w:r>
      <w:r w:rsidRPr="00EA102F">
        <w:rPr>
          <w:rStyle w:val="XMLattributeValueChar"/>
        </w:rPr>
        <w:t>"http://www.isotc211.org/2005/resources/Codelist/gmxCodelists.xml#MD_KeywordTypeCode"</w:t>
      </w:r>
      <w:r>
        <w:t xml:space="preserve"> </w:t>
      </w:r>
      <w:r w:rsidRPr="00EA102F">
        <w:rPr>
          <w:rStyle w:val="XMLattributeChar0"/>
        </w:rPr>
        <w:t>codeListValue</w:t>
      </w:r>
      <w:r w:rsidRPr="00EA102F">
        <w:rPr>
          <w:color w:val="auto"/>
        </w:rPr>
        <w:t>=</w:t>
      </w:r>
      <w:r w:rsidRPr="00EA102F">
        <w:rPr>
          <w:rStyle w:val="XMLattributeValueChar"/>
        </w:rPr>
        <w:t>"temporal"</w:t>
      </w:r>
      <w:r>
        <w:t>&gt;</w:t>
      </w:r>
      <w:r w:rsidRPr="00EA102F">
        <w:rPr>
          <w:color w:val="auto"/>
        </w:rPr>
        <w:t>temporal</w:t>
      </w:r>
      <w:r>
        <w:t>&lt;/gmd:MD_KeywordTypeCode&gt;</w:t>
      </w:r>
    </w:p>
    <w:p w:rsidR="00821744" w:rsidRDefault="00821744" w:rsidP="00821744">
      <w:pPr>
        <w:pStyle w:val="XMLelement0"/>
      </w:pPr>
      <w:r>
        <w:tab/>
      </w:r>
      <w:r>
        <w:tab/>
      </w:r>
      <w:r>
        <w:tab/>
      </w:r>
      <w:r>
        <w:tab/>
      </w:r>
      <w:r>
        <w:tab/>
        <w:t>&lt;/gmd:type&gt;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t>&lt;/gmd:descriptiveKeywords&gt;</w:t>
      </w:r>
    </w:p>
    <w:p w:rsidR="00821744" w:rsidRDefault="00821744" w:rsidP="00DA2706">
      <w:pPr>
        <w:pStyle w:val="XMLcommetn"/>
      </w:pPr>
      <w:r>
        <w:tab/>
      </w:r>
      <w:r>
        <w:tab/>
      </w:r>
      <w:r w:rsidR="00DA2706">
        <w:t xml:space="preserve">              </w:t>
      </w:r>
      <w:r>
        <w:tab/>
        <w:t>&lt;!-- Place keywords; if a resource is not associated with a spatial location, the key-word 'non-geographic' should be included as a place keyoword --&gt;</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DA2706">
        <w:rPr>
          <w:color w:val="auto"/>
        </w:rPr>
        <w:t>Arizona</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DA2706">
        <w:rPr>
          <w:color w:val="auto"/>
        </w:rPr>
        <w:t>T41N R27E S22 NE NE</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&lt;gmd:type&gt;</w:t>
      </w:r>
    </w:p>
    <w:p w:rsidR="00821744" w:rsidRDefault="00821744" w:rsidP="00EA102F">
      <w:pPr>
        <w:pStyle w:val="XMLcommetn"/>
      </w:pPr>
      <w:r>
        <w:tab/>
      </w:r>
      <w:r>
        <w:tab/>
      </w:r>
      <w:r>
        <w:tab/>
      </w:r>
      <w:r>
        <w:tab/>
      </w:r>
      <w:r>
        <w:tab/>
      </w:r>
      <w:r>
        <w:tab/>
      </w:r>
      <w:r w:rsidR="00EA102F">
        <w:t xml:space="preserve">   </w:t>
      </w:r>
      <w:r>
        <w:t>&lt;!-- Keyword Type - allowed values from MD_KeywordTypeCode names: {discipline, place, stratum, temporal, theme} --&gt;</w:t>
      </w:r>
    </w:p>
    <w:p w:rsidR="00821744" w:rsidRDefault="00821744" w:rsidP="00EA102F">
      <w:pPr>
        <w:pStyle w:val="XMLelement0"/>
        <w:ind w:left="1300" w:hanging="1300"/>
      </w:pPr>
      <w:r>
        <w:tab/>
      </w:r>
      <w:r>
        <w:tab/>
      </w:r>
      <w:r>
        <w:tab/>
      </w:r>
      <w:r>
        <w:tab/>
      </w:r>
      <w:r>
        <w:tab/>
      </w:r>
      <w:r>
        <w:tab/>
        <w:t xml:space="preserve">&lt;gmd:MD_KeywordTypeCode </w:t>
      </w:r>
      <w:r w:rsidRPr="00EA102F">
        <w:rPr>
          <w:rStyle w:val="XMLattributeChar0"/>
        </w:rPr>
        <w:t>codeList</w:t>
      </w:r>
      <w:r w:rsidRPr="00EA102F">
        <w:rPr>
          <w:color w:val="auto"/>
        </w:rPr>
        <w:t>=</w:t>
      </w:r>
      <w:r w:rsidRPr="00EA102F">
        <w:rPr>
          <w:rStyle w:val="XMLattributeValueChar"/>
        </w:rPr>
        <w:t xml:space="preserve">"http://www.isotc211.org/2005/resources/Codelist/gmxCodelists.xml#MD_KeywordTypeCode" </w:t>
      </w:r>
      <w:r w:rsidRPr="00EA102F">
        <w:rPr>
          <w:rStyle w:val="XMLattributeChar0"/>
        </w:rPr>
        <w:t>codeListValue</w:t>
      </w:r>
      <w:r w:rsidRPr="00EA102F">
        <w:rPr>
          <w:color w:val="auto"/>
        </w:rPr>
        <w:t>=</w:t>
      </w:r>
      <w:r w:rsidRPr="00EA102F">
        <w:rPr>
          <w:rStyle w:val="XMLattributeValueChar"/>
        </w:rPr>
        <w:t>"place"</w:t>
      </w:r>
      <w:r>
        <w:t>&gt;</w:t>
      </w:r>
      <w:r w:rsidRPr="00EA102F">
        <w:rPr>
          <w:color w:val="auto"/>
        </w:rPr>
        <w:t>place</w:t>
      </w:r>
      <w:r>
        <w:t>&lt;/gmd:MD_KeywordTypeCode&gt;</w:t>
      </w:r>
    </w:p>
    <w:p w:rsidR="00821744" w:rsidRDefault="00821744" w:rsidP="00821744">
      <w:pPr>
        <w:pStyle w:val="XMLelement0"/>
      </w:pPr>
      <w:r>
        <w:tab/>
      </w:r>
      <w:r>
        <w:tab/>
      </w:r>
      <w:r>
        <w:tab/>
      </w:r>
      <w:r>
        <w:tab/>
      </w:r>
      <w:r>
        <w:tab/>
        <w:t>&lt;/gmd:type&gt;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t>&lt;/gmd:descriptiveKeywords&gt;</w:t>
      </w:r>
    </w:p>
    <w:p w:rsidR="006903D4" w:rsidRDefault="00821744" w:rsidP="00EA102F">
      <w:pPr>
        <w:pStyle w:val="XMLcommetn"/>
      </w:pPr>
      <w:r>
        <w:tab/>
      </w:r>
      <w:r>
        <w:tab/>
      </w:r>
      <w:r>
        <w:tab/>
      </w:r>
      <w:r w:rsidR="00EA102F">
        <w:t xml:space="preserve">              </w:t>
      </w:r>
      <w:r>
        <w:t xml:space="preserve">&lt;!-- (O-O) Condition applying to access and use of resource - Follow NAP for specifica-tion of resourceConstraints. This attribute provides information for access control to the described resource itself. In some situations, the metadata may allow a user to learn of the existence of a resource that they may not actually be able to access without further clearance. Constraints may be represented by MD_Constraint, MD_LegalConstraint, or MD_SecurityConstraint. </w:t>
      </w:r>
    </w:p>
    <w:p w:rsidR="00821744" w:rsidRDefault="006903D4" w:rsidP="00EA102F">
      <w:pPr>
        <w:pStyle w:val="XMLcommetn"/>
      </w:pPr>
      <w:r>
        <w:tab/>
      </w:r>
      <w:r>
        <w:tab/>
      </w:r>
      <w:r>
        <w:tab/>
      </w:r>
      <w:r>
        <w:tab/>
      </w:r>
      <w:r>
        <w:tab/>
      </w:r>
      <w:r>
        <w:tab/>
      </w:r>
      <w:r>
        <w:tab/>
      </w:r>
      <w:r>
        <w:tab/>
        <w:t xml:space="preserve">Example here of license statement. </w:t>
      </w:r>
      <w:r w:rsidR="00821744">
        <w:t>--&gt;</w:t>
      </w:r>
    </w:p>
    <w:p w:rsidR="006903D4" w:rsidRDefault="006903D4" w:rsidP="00821744">
      <w:pPr>
        <w:pStyle w:val="XMLelement0"/>
      </w:pPr>
    </w:p>
    <w:p w:rsidR="006903D4" w:rsidRDefault="006903D4" w:rsidP="00821744">
      <w:pPr>
        <w:pStyle w:val="XMLelement0"/>
        <w:rPr>
          <w:rFonts w:ascii="Times New Roman" w:hAnsi="Times New Roman"/>
          <w:color w:val="000096"/>
          <w:sz w:val="24"/>
        </w:rPr>
      </w:pPr>
      <w:r w:rsidRPr="006903D4">
        <w:tab/>
      </w:r>
      <w:r w:rsidRPr="006903D4">
        <w:tab/>
      </w:r>
      <w:r w:rsidRPr="006903D4">
        <w:tab/>
        <w:t>&lt;gmd:resourceConstraints&gt;</w:t>
      </w:r>
      <w:r w:rsidRPr="006903D4">
        <w:br/>
      </w:r>
      <w:r w:rsidRPr="006903D4">
        <w:tab/>
      </w:r>
      <w:r w:rsidRPr="006903D4">
        <w:tab/>
      </w:r>
      <w:r w:rsidRPr="006903D4">
        <w:tab/>
      </w:r>
      <w:r w:rsidRPr="006903D4">
        <w:tab/>
        <w:t>&lt;gmd:MD_LegalConstraints&gt;</w:t>
      </w:r>
      <w:r w:rsidRPr="006903D4">
        <w:br/>
      </w:r>
      <w:r w:rsidRPr="006903D4">
        <w:tab/>
      </w:r>
      <w:r w:rsidRPr="006903D4">
        <w:tab/>
      </w:r>
      <w:r w:rsidRPr="006903D4">
        <w:tab/>
      </w:r>
      <w:r w:rsidRPr="006903D4">
        <w:tab/>
      </w:r>
      <w:r w:rsidRPr="006903D4">
        <w:tab/>
        <w:t>&lt;gmd:useLimitation&gt;</w:t>
      </w:r>
      <w:r w:rsidRPr="006903D4">
        <w:br/>
      </w:r>
      <w:r w:rsidRPr="006903D4">
        <w:tab/>
      </w:r>
      <w:r w:rsidRPr="006903D4">
        <w:tab/>
      </w:r>
      <w:r w:rsidRPr="006903D4">
        <w:tab/>
      </w:r>
      <w:r w:rsidRPr="006903D4">
        <w:tab/>
      </w:r>
      <w:r w:rsidRPr="006903D4">
        <w:tab/>
      </w:r>
      <w:r w:rsidRPr="006903D4">
        <w:tab/>
        <w:t>&lt;gco:CharacterString&gt;</w:t>
      </w:r>
      <w:r w:rsidRPr="006903D4">
        <w:rPr>
          <w:rStyle w:val="XMLelementValueChar"/>
          <w:b w:val="0"/>
        </w:rPr>
        <w:t>License: CC-BY 4.0 (http://creativecommons.org/licenses/by/4.0/):</w:t>
      </w:r>
      <w:r w:rsidRPr="006903D4">
        <w:rPr>
          <w:rStyle w:val="XMLelementValueChar"/>
          <w:b w:val="0"/>
        </w:rPr>
        <w:br/>
      </w:r>
      <w:r w:rsidRPr="006903D4">
        <w:rPr>
          <w:rStyle w:val="XMLelementValueChar"/>
          <w:b w:val="0"/>
        </w:rPr>
        <w:tab/>
      </w:r>
      <w:r w:rsidRPr="006903D4">
        <w:rPr>
          <w:rStyle w:val="XMLelementValueChar"/>
          <w:b w:val="0"/>
        </w:rPr>
        <w:tab/>
        <w:t>Attribution — You must give appropriate credit, provide a link to the license, and indicate if changes were made. You may do so in any reasonable manner, but not in any way that suggests the licensor endorses you or your use.</w:t>
      </w:r>
      <w:r w:rsidRPr="006903D4">
        <w:rPr>
          <w:rStyle w:val="XMLelementValueChar"/>
          <w:b w:val="0"/>
        </w:rPr>
        <w:br/>
      </w:r>
      <w:r w:rsidRPr="006903D4">
        <w:rPr>
          <w:rStyle w:val="XMLelementValueChar"/>
          <w:b w:val="0"/>
        </w:rPr>
        <w:tab/>
      </w:r>
      <w:r w:rsidRPr="006903D4">
        <w:rPr>
          <w:rStyle w:val="XMLelementValueChar"/>
          <w:b w:val="0"/>
        </w:rPr>
        <w:tab/>
        <w:t>No additional restrictions — You may not apply legal terms or technological measures that legally restrict others from doing anything the license permits.</w:t>
      </w:r>
      <w:r w:rsidRPr="006903D4">
        <w:rPr>
          <w:rStyle w:val="XMLelementValueChar"/>
          <w:b w:val="0"/>
        </w:rPr>
        <w:br/>
      </w:r>
      <w:r w:rsidRPr="006903D4">
        <w:rPr>
          <w:rStyle w:val="XMLelementValueChar"/>
          <w:b w:val="0"/>
        </w:rPr>
        <w:tab/>
      </w:r>
      <w:r w:rsidRPr="006903D4">
        <w:rPr>
          <w:rStyle w:val="XMLelementValueChar"/>
          <w:b w:val="0"/>
        </w:rPr>
        <w:tab/>
        <w:t>Notices:</w:t>
      </w:r>
      <w:r>
        <w:rPr>
          <w:rStyle w:val="XMLelementValueChar"/>
          <w:b w:val="0"/>
        </w:rPr>
        <w:t xml:space="preserve"> </w:t>
      </w:r>
      <w:r w:rsidRPr="006903D4">
        <w:rPr>
          <w:rStyle w:val="XMLelementValueChar"/>
          <w:b w:val="0"/>
        </w:rPr>
        <w:tab/>
        <w:t>You do not have to comply with the license for elements of the material in the public domain or where your use is permitted by an applicable exception or limitation.</w:t>
      </w:r>
      <w:r w:rsidRPr="006903D4">
        <w:rPr>
          <w:rStyle w:val="XMLelementValueChar"/>
          <w:b w:val="0"/>
        </w:rPr>
        <w:br/>
      </w:r>
      <w:r w:rsidRPr="006903D4">
        <w:rPr>
          <w:rStyle w:val="XMLelementValueChar"/>
          <w:b w:val="0"/>
        </w:rPr>
        <w:tab/>
      </w:r>
      <w:r w:rsidRPr="006903D4">
        <w:rPr>
          <w:rStyle w:val="XMLelementValueChar"/>
          <w:b w:val="0"/>
        </w:rPr>
        <w:tab/>
      </w:r>
      <w:r>
        <w:rPr>
          <w:rStyle w:val="XMLelementValueChar"/>
          <w:b w:val="0"/>
        </w:rPr>
        <w:t xml:space="preserve"> </w:t>
      </w:r>
      <w:r w:rsidRPr="006903D4">
        <w:rPr>
          <w:rStyle w:val="XMLelementValueChar"/>
          <w:b w:val="0"/>
        </w:rPr>
        <w:t>No warranties are given. The license may not give you all of the permissions necessary for your intended use. For example, other rights such as publicity, privacy, or moral rights may limit how you use the material.</w:t>
      </w:r>
    </w:p>
    <w:p w:rsidR="006903D4" w:rsidRDefault="006903D4" w:rsidP="00821744">
      <w:pPr>
        <w:pStyle w:val="XMLelement0"/>
      </w:pPr>
      <w:r>
        <w:rPr>
          <w:rFonts w:ascii="Times New Roman" w:hAnsi="Times New Roman"/>
          <w:color w:val="000096"/>
          <w:sz w:val="24"/>
        </w:rPr>
        <w:lastRenderedPageBreak/>
        <w:t xml:space="preserve">                </w:t>
      </w:r>
      <w:r w:rsidRPr="006903D4">
        <w:t xml:space="preserve">  &lt;/gco:CharacterString&gt;</w:t>
      </w:r>
      <w:r w:rsidRPr="006903D4">
        <w:br/>
      </w:r>
      <w:r w:rsidRPr="006903D4">
        <w:tab/>
      </w:r>
      <w:r w:rsidRPr="006903D4">
        <w:tab/>
      </w:r>
      <w:r w:rsidRPr="006903D4">
        <w:tab/>
      </w:r>
      <w:r w:rsidRPr="006903D4">
        <w:tab/>
      </w:r>
      <w:r w:rsidRPr="006903D4">
        <w:tab/>
        <w:t>&lt;/gmd:useLimitation&gt;</w:t>
      </w:r>
      <w:r w:rsidRPr="006903D4">
        <w:br/>
      </w:r>
      <w:r w:rsidRPr="006903D4">
        <w:tab/>
      </w:r>
      <w:r w:rsidRPr="006903D4">
        <w:tab/>
      </w:r>
      <w:r w:rsidRPr="006903D4">
        <w:tab/>
      </w:r>
      <w:r w:rsidRPr="006903D4">
        <w:tab/>
      </w:r>
      <w:r w:rsidRPr="006903D4">
        <w:tab/>
        <w:t>&lt;gmd:useConstraints&gt;</w:t>
      </w:r>
      <w:r w:rsidRPr="006903D4">
        <w:br/>
      </w:r>
      <w:r w:rsidRPr="006903D4">
        <w:tab/>
      </w:r>
      <w:r w:rsidRPr="006903D4">
        <w:tab/>
      </w:r>
      <w:r w:rsidRPr="006903D4">
        <w:tab/>
      </w:r>
      <w:r w:rsidRPr="006903D4">
        <w:tab/>
      </w:r>
      <w:r w:rsidRPr="006903D4">
        <w:tab/>
      </w:r>
      <w:r w:rsidRPr="006903D4">
        <w:tab/>
        <w:t xml:space="preserve">&lt;gmd:MD_RestrictionCode </w:t>
      </w:r>
      <w:r w:rsidRPr="006903D4">
        <w:rPr>
          <w:rStyle w:val="XMLattributeChar0"/>
        </w:rPr>
        <w:t>codeList="</w:t>
      </w:r>
      <w:r w:rsidRPr="006903D4">
        <w:rPr>
          <w:rStyle w:val="XMLattributeValueChar"/>
        </w:rPr>
        <w:t>http://standards.iso.org/ittf/PubliclyAvailableStandards/ISO_19139_Schemas/resources/Codelist/gmxCodelists.xml#CI_RestrictionCode</w:t>
      </w:r>
      <w:r w:rsidRPr="006903D4">
        <w:rPr>
          <w:rStyle w:val="XMLattributeChar0"/>
        </w:rPr>
        <w:t>"</w:t>
      </w:r>
      <w:r>
        <w:rPr>
          <w:rFonts w:ascii="Times New Roman" w:hAnsi="Times New Roman"/>
          <w:color w:val="F5844C"/>
          <w:sz w:val="24"/>
        </w:rPr>
        <w:t xml:space="preserve"> </w:t>
      </w:r>
      <w:r w:rsidRPr="006903D4">
        <w:rPr>
          <w:rStyle w:val="XMLattributeChar0"/>
        </w:rPr>
        <w:t>codeListValue="</w:t>
      </w:r>
      <w:r w:rsidRPr="006903D4">
        <w:rPr>
          <w:rStyle w:val="XMLattributeValueChar"/>
        </w:rPr>
        <w:t>license</w:t>
      </w:r>
      <w:r w:rsidRPr="006903D4">
        <w:rPr>
          <w:rStyle w:val="XMLattributeChar0"/>
        </w:rPr>
        <w:t>"</w:t>
      </w:r>
      <w:r>
        <w:rPr>
          <w:rFonts w:ascii="Times New Roman" w:hAnsi="Times New Roman"/>
          <w:color w:val="000096"/>
          <w:sz w:val="24"/>
        </w:rPr>
        <w:t>/&gt;</w:t>
      </w:r>
      <w:r>
        <w:rPr>
          <w:rFonts w:ascii="Times New Roman" w:hAnsi="Times New Roman"/>
          <w:color w:val="000000"/>
          <w:sz w:val="24"/>
        </w:rPr>
        <w:br/>
      </w:r>
      <w:r>
        <w:rPr>
          <w:rFonts w:ascii="Times New Roman" w:hAnsi="Times New Roman"/>
          <w:color w:val="000000"/>
          <w:sz w:val="24"/>
        </w:rPr>
        <w:tab/>
      </w:r>
      <w:r>
        <w:rPr>
          <w:rFonts w:ascii="Times New Roman" w:hAnsi="Times New Roman"/>
          <w:color w:val="000000"/>
          <w:sz w:val="24"/>
        </w:rPr>
        <w:tab/>
      </w:r>
      <w:r>
        <w:rPr>
          <w:rFonts w:ascii="Times New Roman" w:hAnsi="Times New Roman"/>
          <w:color w:val="000000"/>
          <w:sz w:val="24"/>
        </w:rPr>
        <w:tab/>
      </w:r>
      <w:r>
        <w:rPr>
          <w:rFonts w:ascii="Times New Roman" w:hAnsi="Times New Roman"/>
          <w:color w:val="000000"/>
          <w:sz w:val="24"/>
        </w:rPr>
        <w:tab/>
      </w:r>
      <w:r>
        <w:rPr>
          <w:rFonts w:ascii="Times New Roman" w:hAnsi="Times New Roman"/>
          <w:color w:val="000000"/>
          <w:sz w:val="24"/>
        </w:rPr>
        <w:tab/>
      </w:r>
      <w:r w:rsidRPr="006903D4">
        <w:t>&lt;/gmd:useConstraints&gt;</w:t>
      </w:r>
      <w:r w:rsidRPr="006903D4">
        <w:br/>
      </w:r>
      <w:r w:rsidRPr="006903D4">
        <w:tab/>
      </w:r>
      <w:r w:rsidRPr="006903D4">
        <w:tab/>
      </w:r>
      <w:r w:rsidRPr="006903D4">
        <w:tab/>
      </w:r>
      <w:r w:rsidRPr="006903D4">
        <w:tab/>
        <w:t>&lt;/gmd:MD_LegalConstraints&gt;</w:t>
      </w:r>
      <w:r w:rsidRPr="006903D4">
        <w:br/>
      </w:r>
      <w:r w:rsidRPr="006903D4">
        <w:tab/>
      </w:r>
      <w:r w:rsidRPr="006903D4">
        <w:tab/>
      </w:r>
      <w:r w:rsidRPr="006903D4">
        <w:tab/>
        <w:t>&lt;/gmd:resourceConstraints</w:t>
      </w:r>
      <w:r>
        <w:rPr>
          <w:rFonts w:ascii="Times New Roman" w:hAnsi="Times New Roman"/>
          <w:color w:val="000096"/>
          <w:sz w:val="24"/>
        </w:rPr>
        <w:t>&gt;</w:t>
      </w:r>
    </w:p>
    <w:p w:rsidR="006903D4" w:rsidRDefault="006903D4" w:rsidP="00821744">
      <w:pPr>
        <w:pStyle w:val="XMLelement0"/>
      </w:pPr>
    </w:p>
    <w:p w:rsidR="00821744" w:rsidRDefault="00821744" w:rsidP="00EA102F">
      <w:pPr>
        <w:pStyle w:val="XMLcommetn"/>
      </w:pPr>
      <w:r>
        <w:tab/>
      </w:r>
      <w:r>
        <w:tab/>
      </w:r>
      <w:r>
        <w:tab/>
      </w:r>
      <w:r w:rsidR="00EA102F">
        <w:t xml:space="preserve">              </w:t>
      </w:r>
      <w:r>
        <w:t>&lt;!-- (O-O) Aggregation information - The citation for or name of an aggregate dataset, the type of aggregate dataset, and optionally the activity which produced the dataset. --&gt;</w:t>
      </w:r>
    </w:p>
    <w:p w:rsidR="00821744" w:rsidRDefault="00821744" w:rsidP="00821744">
      <w:pPr>
        <w:pStyle w:val="XMLelement0"/>
      </w:pPr>
      <w:r>
        <w:tab/>
      </w:r>
      <w:r>
        <w:tab/>
      </w:r>
      <w:r>
        <w:tab/>
        <w:t>&lt;gmd:aggregationInfo&gt;</w:t>
      </w:r>
    </w:p>
    <w:p w:rsidR="00821744" w:rsidRDefault="00821744" w:rsidP="00EA102F">
      <w:pPr>
        <w:pStyle w:val="XMLcommetn"/>
      </w:pPr>
      <w:r>
        <w:tab/>
      </w:r>
      <w:r>
        <w:tab/>
      </w:r>
      <w:r>
        <w:tab/>
      </w:r>
      <w:r>
        <w:tab/>
      </w:r>
      <w:r w:rsidR="00EA102F">
        <w:t xml:space="preserve">         </w:t>
      </w:r>
      <w:r>
        <w:t>&lt;!-- MD_AggregateInformation requires either aggregateDataSetName/CI_Citation or aggregateDataSetIdentifier/MD_Identifier.   --&gt;</w:t>
      </w:r>
    </w:p>
    <w:p w:rsidR="00821744" w:rsidRDefault="00821744" w:rsidP="00821744">
      <w:pPr>
        <w:pStyle w:val="XMLelement0"/>
      </w:pPr>
      <w:r>
        <w:tab/>
      </w:r>
      <w:r>
        <w:tab/>
      </w:r>
      <w:r>
        <w:tab/>
      </w:r>
      <w:r>
        <w:tab/>
        <w:t>&lt;gmd:MD_AggregateInformation&gt;</w:t>
      </w:r>
    </w:p>
    <w:p w:rsidR="00821744" w:rsidRDefault="00821744" w:rsidP="00EA102F">
      <w:pPr>
        <w:pStyle w:val="XMLcommetn"/>
      </w:pPr>
      <w:r>
        <w:tab/>
      </w:r>
      <w:r>
        <w:tab/>
      </w:r>
      <w:r>
        <w:tab/>
      </w:r>
      <w:r>
        <w:tab/>
      </w:r>
      <w:r>
        <w:tab/>
      </w:r>
      <w:r w:rsidR="00EA102F">
        <w:t xml:space="preserve">      </w:t>
      </w:r>
      <w:r>
        <w:t>&lt;!-- Related dataset name --&gt;</w:t>
      </w:r>
    </w:p>
    <w:p w:rsidR="00821744" w:rsidRDefault="00821744" w:rsidP="00821744">
      <w:pPr>
        <w:pStyle w:val="XMLelement0"/>
      </w:pPr>
      <w:r>
        <w:tab/>
      </w:r>
      <w:r>
        <w:tab/>
      </w:r>
      <w:r>
        <w:tab/>
      </w:r>
      <w:r>
        <w:tab/>
      </w:r>
      <w:r>
        <w:tab/>
        <w:t>&lt;gmd:aggregateDataSetName&gt;</w:t>
      </w:r>
    </w:p>
    <w:p w:rsidR="00821744" w:rsidRDefault="00821744" w:rsidP="00821744">
      <w:pPr>
        <w:pStyle w:val="XMLelement0"/>
      </w:pPr>
      <w:r>
        <w:tab/>
      </w:r>
      <w:r>
        <w:tab/>
      </w:r>
      <w:r>
        <w:tab/>
      </w:r>
      <w:r>
        <w:tab/>
      </w:r>
      <w:r>
        <w:tab/>
      </w:r>
      <w:r>
        <w:tab/>
        <w:t>&lt;gmd:CI_Citation&gt;</w:t>
      </w:r>
    </w:p>
    <w:p w:rsidR="00821744" w:rsidRDefault="00821744" w:rsidP="00821744">
      <w:pPr>
        <w:pStyle w:val="XMLelement0"/>
      </w:pPr>
      <w:r>
        <w:tab/>
      </w:r>
      <w:r>
        <w:tab/>
      </w:r>
      <w:r>
        <w:tab/>
      </w:r>
      <w:r>
        <w:tab/>
      </w:r>
      <w:r>
        <w:tab/>
      </w:r>
      <w:r>
        <w:tab/>
      </w:r>
      <w:r>
        <w:tab/>
        <w:t>&lt;gmd:title&gt;</w:t>
      </w:r>
    </w:p>
    <w:p w:rsidR="00821744" w:rsidRDefault="00821744" w:rsidP="00821744">
      <w:pPr>
        <w:pStyle w:val="XMLelement0"/>
      </w:pPr>
      <w:r>
        <w:tab/>
      </w:r>
      <w:r>
        <w:tab/>
      </w:r>
      <w:r>
        <w:tab/>
      </w:r>
      <w:r>
        <w:tab/>
      </w:r>
      <w:r>
        <w:tab/>
      </w:r>
      <w:r>
        <w:tab/>
      </w:r>
      <w:r>
        <w:tab/>
      </w:r>
      <w:r>
        <w:tab/>
        <w:t>&lt;gco:CharacterString&gt;</w:t>
      </w:r>
      <w:r w:rsidR="00EA102F">
        <w:rPr>
          <w:color w:val="auto"/>
        </w:rPr>
        <w:t>Related Resource's Ti</w:t>
      </w:r>
      <w:r w:rsidRPr="00EA102F">
        <w:rPr>
          <w:color w:val="auto"/>
        </w:rPr>
        <w:t>tle</w:t>
      </w:r>
      <w:r>
        <w:t>&lt;/gco:CharacterString&gt;</w:t>
      </w:r>
    </w:p>
    <w:p w:rsidR="00821744" w:rsidRDefault="00821744" w:rsidP="00821744">
      <w:pPr>
        <w:pStyle w:val="XMLelement0"/>
      </w:pPr>
      <w:r>
        <w:tab/>
      </w:r>
      <w:r>
        <w:tab/>
      </w:r>
      <w:r>
        <w:tab/>
      </w:r>
      <w:r>
        <w:tab/>
      </w:r>
      <w:r>
        <w:tab/>
      </w:r>
      <w:r>
        <w:tab/>
      </w:r>
      <w:r>
        <w:tab/>
        <w:t>&lt;/gmd:title&gt;</w:t>
      </w:r>
    </w:p>
    <w:p w:rsidR="00821744" w:rsidRDefault="00821744" w:rsidP="00821744">
      <w:pPr>
        <w:pStyle w:val="XMLelement0"/>
      </w:pPr>
      <w:r>
        <w:tab/>
      </w:r>
      <w:r>
        <w:tab/>
      </w:r>
      <w:r>
        <w:tab/>
      </w:r>
      <w:r>
        <w:tab/>
      </w:r>
      <w:r>
        <w:tab/>
      </w:r>
      <w:r>
        <w:tab/>
      </w:r>
      <w:r>
        <w:tab/>
        <w:t>&lt;gmd:date&gt;</w:t>
      </w:r>
    </w:p>
    <w:p w:rsidR="00821744" w:rsidRDefault="00821744" w:rsidP="00821744">
      <w:pPr>
        <w:pStyle w:val="XMLelement0"/>
      </w:pPr>
      <w:r>
        <w:tab/>
      </w:r>
      <w:r>
        <w:tab/>
      </w:r>
      <w:r>
        <w:tab/>
      </w:r>
      <w:r>
        <w:tab/>
      </w:r>
      <w:r>
        <w:tab/>
      </w:r>
      <w:r>
        <w:tab/>
      </w:r>
      <w:r>
        <w:tab/>
      </w:r>
      <w:r>
        <w:tab/>
        <w:t>&lt;gmd:CI_Date&gt;</w:t>
      </w:r>
    </w:p>
    <w:p w:rsidR="00821744" w:rsidRDefault="00821744" w:rsidP="00821744">
      <w:pPr>
        <w:pStyle w:val="XMLelement0"/>
      </w:pPr>
      <w:r>
        <w:tab/>
      </w:r>
      <w:r>
        <w:tab/>
      </w:r>
      <w:r>
        <w:tab/>
      </w:r>
      <w:r>
        <w:tab/>
      </w:r>
      <w:r>
        <w:tab/>
      </w:r>
      <w:r>
        <w:tab/>
      </w:r>
      <w:r>
        <w:tab/>
      </w:r>
      <w:r>
        <w:tab/>
      </w:r>
      <w:r>
        <w:tab/>
        <w:t>&lt;gmd:date&gt;</w:t>
      </w:r>
    </w:p>
    <w:p w:rsidR="00821744" w:rsidRDefault="00821744" w:rsidP="00821744">
      <w:pPr>
        <w:pStyle w:val="XMLelement0"/>
      </w:pPr>
      <w:r>
        <w:tab/>
      </w:r>
      <w:r>
        <w:tab/>
      </w:r>
      <w:r>
        <w:tab/>
      </w:r>
      <w:r>
        <w:tab/>
      </w:r>
      <w:r>
        <w:tab/>
      </w:r>
      <w:r>
        <w:tab/>
      </w:r>
      <w:r>
        <w:tab/>
      </w:r>
      <w:r>
        <w:tab/>
      </w:r>
      <w:r>
        <w:tab/>
      </w:r>
      <w:r>
        <w:tab/>
        <w:t>&lt;gco:DateTime&gt;</w:t>
      </w:r>
      <w:r w:rsidRPr="00EA102F">
        <w:rPr>
          <w:color w:val="auto"/>
        </w:rPr>
        <w:t>2001-12-17T09:30:47</w:t>
      </w:r>
      <w:r>
        <w:t>&lt;/gco:DateTime&gt;</w:t>
      </w:r>
    </w:p>
    <w:p w:rsidR="00821744" w:rsidRDefault="00821744" w:rsidP="00821744">
      <w:pPr>
        <w:pStyle w:val="XMLelement0"/>
      </w:pPr>
      <w:r>
        <w:tab/>
      </w:r>
      <w:r>
        <w:tab/>
      </w:r>
      <w:r>
        <w:tab/>
      </w:r>
      <w:r>
        <w:tab/>
      </w:r>
      <w:r>
        <w:tab/>
      </w:r>
      <w:r>
        <w:tab/>
      </w:r>
      <w:r>
        <w:tab/>
      </w:r>
      <w:r>
        <w:tab/>
      </w:r>
      <w:r>
        <w:tab/>
        <w:t>&lt;/gmd:date&gt;</w:t>
      </w:r>
    </w:p>
    <w:p w:rsidR="00821744" w:rsidRDefault="00821744" w:rsidP="00821744">
      <w:pPr>
        <w:pStyle w:val="XMLelement0"/>
      </w:pPr>
      <w:r>
        <w:tab/>
      </w:r>
      <w:r>
        <w:tab/>
      </w:r>
      <w:r>
        <w:tab/>
      </w:r>
      <w:r>
        <w:tab/>
      </w:r>
      <w:r>
        <w:tab/>
      </w:r>
      <w:r>
        <w:tab/>
      </w:r>
      <w:r>
        <w:tab/>
      </w:r>
      <w:r>
        <w:tab/>
      </w:r>
      <w:r>
        <w:tab/>
        <w:t>&lt;gmd:dateType&gt;</w:t>
      </w:r>
    </w:p>
    <w:p w:rsidR="00821744" w:rsidRDefault="00821744" w:rsidP="00072A35">
      <w:pPr>
        <w:pStyle w:val="XMLelement0"/>
        <w:ind w:left="2100" w:hanging="2100"/>
      </w:pPr>
      <w:r>
        <w:tab/>
      </w:r>
      <w:r>
        <w:tab/>
      </w:r>
      <w:r>
        <w:tab/>
      </w:r>
      <w:r>
        <w:tab/>
      </w:r>
      <w:r>
        <w:tab/>
      </w:r>
      <w:r>
        <w:tab/>
      </w:r>
      <w:r>
        <w:tab/>
      </w:r>
      <w:r>
        <w:tab/>
      </w:r>
      <w:r>
        <w:tab/>
      </w:r>
      <w:r>
        <w:tab/>
        <w:t xml:space="preserve">&lt;gmd:CI_DateTypeCode </w:t>
      </w:r>
      <w:r w:rsidRPr="00072A35">
        <w:rPr>
          <w:rStyle w:val="XMLattributeChar0"/>
        </w:rPr>
        <w:t>codeList</w:t>
      </w:r>
      <w:r w:rsidRPr="00072A35">
        <w:rPr>
          <w:color w:val="auto"/>
        </w:rPr>
        <w:t>=</w:t>
      </w:r>
      <w:r w:rsidRPr="00072A35">
        <w:rPr>
          <w:rStyle w:val="XMLattributeValueChar"/>
        </w:rPr>
        <w:t>"http://www.isotc211.org/2005/resources/Codelist/gmxCodelists.xml#CI_DateTypeCode"</w:t>
      </w:r>
      <w:r>
        <w:t xml:space="preserve"> </w:t>
      </w:r>
      <w:r w:rsidRPr="00072A35">
        <w:rPr>
          <w:rStyle w:val="XMLattributeChar0"/>
        </w:rPr>
        <w:t>codeListValue</w:t>
      </w:r>
      <w:r w:rsidRPr="00072A35">
        <w:rPr>
          <w:color w:val="auto"/>
        </w:rPr>
        <w:t>=</w:t>
      </w:r>
      <w:r w:rsidRPr="00072A35">
        <w:rPr>
          <w:rStyle w:val="XMLattributeValueChar"/>
        </w:rPr>
        <w:t>"publication"</w:t>
      </w:r>
      <w:r>
        <w:t>&gt;</w:t>
      </w:r>
      <w:r w:rsidRPr="00072A35">
        <w:rPr>
          <w:color w:val="auto"/>
        </w:rPr>
        <w:t>publication</w:t>
      </w:r>
      <w:r>
        <w:t>&lt;/gmd:CI_DateTypeCode&gt;</w:t>
      </w:r>
    </w:p>
    <w:p w:rsidR="00821744" w:rsidRDefault="00821744" w:rsidP="00821744">
      <w:pPr>
        <w:pStyle w:val="XMLelement0"/>
      </w:pPr>
      <w:r>
        <w:tab/>
      </w:r>
      <w:r>
        <w:tab/>
      </w:r>
      <w:r>
        <w:tab/>
      </w:r>
      <w:r>
        <w:tab/>
      </w:r>
      <w:r>
        <w:tab/>
      </w:r>
      <w:r>
        <w:tab/>
      </w:r>
      <w:r>
        <w:tab/>
      </w:r>
      <w:r>
        <w:tab/>
      </w:r>
      <w:r>
        <w:tab/>
        <w:t>&lt;/gmd:dateType&gt;</w:t>
      </w:r>
    </w:p>
    <w:p w:rsidR="00821744" w:rsidRDefault="00821744" w:rsidP="00821744">
      <w:pPr>
        <w:pStyle w:val="XMLelement0"/>
      </w:pPr>
      <w:r>
        <w:tab/>
      </w:r>
      <w:r>
        <w:tab/>
      </w:r>
      <w:r>
        <w:tab/>
      </w:r>
      <w:r>
        <w:tab/>
      </w:r>
      <w:r>
        <w:tab/>
      </w:r>
      <w:r>
        <w:tab/>
      </w:r>
      <w:r>
        <w:tab/>
      </w:r>
      <w:r>
        <w:tab/>
        <w:t>&lt;/gmd:CI_Date&gt;</w:t>
      </w:r>
    </w:p>
    <w:p w:rsidR="00821744" w:rsidRDefault="00821744" w:rsidP="00821744">
      <w:pPr>
        <w:pStyle w:val="XMLelement0"/>
      </w:pPr>
      <w:r>
        <w:tab/>
      </w:r>
      <w:r>
        <w:tab/>
      </w:r>
      <w:r>
        <w:tab/>
      </w:r>
      <w:r>
        <w:tab/>
      </w:r>
      <w:r>
        <w:tab/>
      </w:r>
      <w:r>
        <w:tab/>
      </w:r>
      <w:r>
        <w:tab/>
        <w:t>&lt;/gmd:date&gt;</w:t>
      </w:r>
    </w:p>
    <w:p w:rsidR="00821744" w:rsidRDefault="00821744" w:rsidP="00821744">
      <w:pPr>
        <w:pStyle w:val="XMLelement0"/>
      </w:pPr>
      <w:r>
        <w:tab/>
      </w:r>
      <w:r>
        <w:tab/>
      </w:r>
      <w:r>
        <w:tab/>
      </w:r>
      <w:r>
        <w:tab/>
      </w:r>
      <w:r>
        <w:tab/>
      </w:r>
      <w:r>
        <w:tab/>
        <w:t>&lt;/gmd:CI_Citation&gt;</w:t>
      </w:r>
    </w:p>
    <w:p w:rsidR="00821744" w:rsidRDefault="00821744" w:rsidP="00821744">
      <w:pPr>
        <w:pStyle w:val="XMLelement0"/>
      </w:pPr>
      <w:r>
        <w:tab/>
      </w:r>
      <w:r>
        <w:tab/>
      </w:r>
      <w:r>
        <w:tab/>
      </w:r>
      <w:r>
        <w:tab/>
      </w:r>
      <w:r>
        <w:tab/>
        <w:t>&lt;/gmd:aggregateDataSetName&gt;</w:t>
      </w:r>
    </w:p>
    <w:p w:rsidR="00821744" w:rsidRDefault="00821744" w:rsidP="00EA102F">
      <w:pPr>
        <w:pStyle w:val="XMLcommetn"/>
      </w:pPr>
      <w:r>
        <w:tab/>
      </w:r>
      <w:r>
        <w:tab/>
      </w:r>
      <w:r>
        <w:tab/>
      </w:r>
      <w:r>
        <w:tab/>
      </w:r>
      <w:r>
        <w:tab/>
      </w:r>
      <w:r w:rsidR="00072A35">
        <w:t xml:space="preserve">      </w:t>
      </w:r>
      <w:r>
        <w:t>&lt;!-- Data Set Identifier --&gt;</w:t>
      </w:r>
    </w:p>
    <w:p w:rsidR="00821744" w:rsidRDefault="00821744" w:rsidP="00821744">
      <w:pPr>
        <w:pStyle w:val="XMLelement0"/>
      </w:pPr>
      <w:r>
        <w:tab/>
      </w:r>
      <w:r>
        <w:tab/>
      </w:r>
      <w:r>
        <w:tab/>
      </w:r>
      <w:r>
        <w:tab/>
      </w:r>
      <w:r>
        <w:tab/>
        <w:t>&lt;gmd:aggregateDataSetIdentifier&gt;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r>
      <w:r>
        <w:tab/>
      </w:r>
      <w:r>
        <w:tab/>
        <w:t>&lt;gmd:code&gt;</w:t>
      </w:r>
    </w:p>
    <w:p w:rsidR="00821744" w:rsidRDefault="00821744" w:rsidP="00072A35">
      <w:pPr>
        <w:pStyle w:val="XMLelement0"/>
        <w:ind w:left="1700" w:hanging="1700"/>
      </w:pPr>
      <w:r>
        <w:tab/>
      </w:r>
      <w:r>
        <w:tab/>
      </w:r>
      <w:r>
        <w:tab/>
      </w:r>
      <w:r>
        <w:tab/>
      </w:r>
      <w:r>
        <w:tab/>
      </w:r>
      <w:r>
        <w:tab/>
      </w:r>
      <w:r>
        <w:tab/>
      </w:r>
      <w:r>
        <w:tab/>
        <w:t>&lt;gco:CharacterString&gt;</w:t>
      </w:r>
      <w:r w:rsidRPr="00EA102F">
        <w:rPr>
          <w:color w:val="auto"/>
        </w:rPr>
        <w:t>00000000-0000-0000-0000-000000000000&lt;/</w:t>
      </w:r>
      <w:r>
        <w:t>gco:CharacterString&gt;</w:t>
      </w:r>
    </w:p>
    <w:p w:rsidR="00821744" w:rsidRDefault="00821744" w:rsidP="00821744">
      <w:pPr>
        <w:pStyle w:val="XMLelement0"/>
      </w:pPr>
      <w:r>
        <w:tab/>
      </w:r>
      <w:r>
        <w:tab/>
      </w:r>
      <w:r>
        <w:tab/>
      </w:r>
      <w:r>
        <w:tab/>
      </w:r>
      <w:r>
        <w:tab/>
      </w:r>
      <w:r>
        <w:tab/>
      </w:r>
      <w:r>
        <w:tab/>
        <w:t>&lt;/gmd:code&gt;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t>&lt;/gmd:aggregateDataSetIdentifier&gt;</w:t>
      </w:r>
    </w:p>
    <w:p w:rsidR="00821744" w:rsidRDefault="00821744" w:rsidP="00EA102F">
      <w:pPr>
        <w:pStyle w:val="XMLcommetn"/>
      </w:pPr>
      <w:r>
        <w:tab/>
      </w:r>
      <w:r>
        <w:tab/>
      </w:r>
      <w:r>
        <w:tab/>
      </w:r>
      <w:r>
        <w:tab/>
      </w:r>
      <w:r>
        <w:tab/>
      </w:r>
      <w:r w:rsidR="00072A35">
        <w:t xml:space="preserve">      </w:t>
      </w:r>
      <w:r>
        <w:t>&lt;!-- (M-M) Association Type is mandatory.. --&gt;</w:t>
      </w:r>
    </w:p>
    <w:p w:rsidR="00821744" w:rsidRDefault="00821744" w:rsidP="00821744">
      <w:pPr>
        <w:pStyle w:val="XMLelement0"/>
      </w:pPr>
      <w:r>
        <w:tab/>
      </w:r>
      <w:r>
        <w:tab/>
      </w:r>
      <w:r>
        <w:tab/>
      </w:r>
      <w:r>
        <w:tab/>
      </w:r>
      <w:r>
        <w:tab/>
        <w:t>&lt;gmd:associationType&gt;</w:t>
      </w:r>
    </w:p>
    <w:p w:rsidR="00821744" w:rsidRDefault="00821744" w:rsidP="00072A35">
      <w:pPr>
        <w:pStyle w:val="XMLcommetn"/>
      </w:pPr>
      <w:r>
        <w:tab/>
      </w:r>
      <w:r>
        <w:tab/>
      </w:r>
      <w:r>
        <w:tab/>
      </w:r>
      <w:r>
        <w:tab/>
      </w:r>
      <w:r>
        <w:tab/>
      </w:r>
      <w:r>
        <w:tab/>
      </w:r>
      <w:r w:rsidR="00072A35">
        <w:t xml:space="preserve">   </w:t>
      </w:r>
      <w:r>
        <w:t xml:space="preserve">&lt;!-- Use DS_AssociationTypeCode names: {crossReference, largerWorkCitation, partOfSeamlessDatabase, source, stereoMate}  --&gt;           </w:t>
      </w:r>
    </w:p>
    <w:p w:rsidR="00821744" w:rsidRDefault="00821744" w:rsidP="00072A35">
      <w:pPr>
        <w:pStyle w:val="XMLelement0"/>
        <w:ind w:left="1300" w:hanging="1300"/>
      </w:pPr>
      <w:r>
        <w:lastRenderedPageBreak/>
        <w:tab/>
      </w:r>
      <w:r>
        <w:tab/>
      </w:r>
      <w:r>
        <w:tab/>
      </w:r>
      <w:r>
        <w:tab/>
      </w:r>
      <w:r>
        <w:tab/>
      </w:r>
      <w:r>
        <w:tab/>
        <w:t xml:space="preserve">&lt;gmd:DS_AssociationTypeCode </w:t>
      </w:r>
      <w:r w:rsidRPr="00072A35">
        <w:rPr>
          <w:rStyle w:val="XMLattributeChar0"/>
        </w:rPr>
        <w:t>codeList</w:t>
      </w:r>
      <w:r w:rsidRPr="00072A35">
        <w:rPr>
          <w:color w:val="auto"/>
        </w:rPr>
        <w:t>=</w:t>
      </w:r>
      <w:r w:rsidRPr="00072A35">
        <w:rPr>
          <w:rStyle w:val="XMLattributeValueChar"/>
        </w:rPr>
        <w:t>"http://www.isotc211.org/2005/resources/Codelist/gmxCodelists.xml#DS_AssociationTypeCode"</w:t>
      </w:r>
      <w:r>
        <w:t xml:space="preserve"> </w:t>
      </w:r>
      <w:r w:rsidRPr="00072A35">
        <w:rPr>
          <w:rStyle w:val="XMLattributeChar0"/>
        </w:rPr>
        <w:t>codeListValue</w:t>
      </w:r>
      <w:r w:rsidRPr="00072A35">
        <w:rPr>
          <w:color w:val="auto"/>
        </w:rPr>
        <w:t>=</w:t>
      </w:r>
      <w:r w:rsidRPr="00072A35">
        <w:rPr>
          <w:rStyle w:val="XMLattributeValueChar"/>
        </w:rPr>
        <w:t>"crossReference"</w:t>
      </w:r>
      <w:r w:rsidR="00072A35">
        <w:t>&gt;</w:t>
      </w:r>
      <w:r w:rsidR="00072A35" w:rsidRPr="00072A35">
        <w:rPr>
          <w:color w:val="auto"/>
        </w:rPr>
        <w:t>cross refer</w:t>
      </w:r>
      <w:r w:rsidRPr="00072A35">
        <w:rPr>
          <w:color w:val="auto"/>
        </w:rPr>
        <w:t>ence</w:t>
      </w:r>
      <w:r>
        <w:t>&lt;/gmd:DS_AssociationTypeCode&gt;</w:t>
      </w:r>
    </w:p>
    <w:p w:rsidR="00821744" w:rsidRDefault="00821744" w:rsidP="00821744">
      <w:pPr>
        <w:pStyle w:val="XMLelement0"/>
      </w:pPr>
      <w:r>
        <w:tab/>
      </w:r>
      <w:r>
        <w:tab/>
      </w:r>
      <w:r>
        <w:tab/>
      </w:r>
      <w:r>
        <w:tab/>
      </w:r>
      <w:r>
        <w:tab/>
        <w:t>&lt;/gmd:associationType&gt;</w:t>
      </w:r>
    </w:p>
    <w:p w:rsidR="00821744" w:rsidRDefault="00821744" w:rsidP="00821744">
      <w:pPr>
        <w:pStyle w:val="XMLelement0"/>
      </w:pPr>
      <w:r>
        <w:tab/>
      </w:r>
      <w:r>
        <w:tab/>
      </w:r>
      <w:r>
        <w:tab/>
      </w:r>
      <w:r>
        <w:tab/>
        <w:t>&lt;/gmd:MD_AggregateInformation&gt;</w:t>
      </w:r>
    </w:p>
    <w:p w:rsidR="00821744" w:rsidRDefault="00821744" w:rsidP="00821744">
      <w:pPr>
        <w:pStyle w:val="XMLelement0"/>
      </w:pPr>
      <w:r>
        <w:tab/>
      </w:r>
      <w:r>
        <w:tab/>
      </w:r>
      <w:r>
        <w:tab/>
        <w:t>&lt;/gmd:aggregationInfo&gt;</w:t>
      </w:r>
    </w:p>
    <w:p w:rsidR="00821744" w:rsidRDefault="00821744" w:rsidP="00072A35">
      <w:pPr>
        <w:pStyle w:val="XMLcommetn"/>
      </w:pPr>
      <w:r>
        <w:tab/>
      </w:r>
      <w:r>
        <w:tab/>
      </w:r>
      <w:r>
        <w:tab/>
      </w:r>
      <w:r w:rsidR="00072A35">
        <w:t xml:space="preserve">              </w:t>
      </w:r>
      <w:r>
        <w:t>&lt;!-- (M-M) Resource language - Multiple instances of this element indicate that the lin-guistic content of the resource is available in multiple languages --&gt;</w:t>
      </w:r>
    </w:p>
    <w:p w:rsidR="00821744" w:rsidRDefault="00821744" w:rsidP="00821744">
      <w:pPr>
        <w:pStyle w:val="XMLelement0"/>
      </w:pPr>
      <w:r>
        <w:tab/>
      </w:r>
      <w:r>
        <w:tab/>
      </w:r>
      <w:r>
        <w:tab/>
        <w:t>&lt;gmd:language&gt;</w:t>
      </w:r>
    </w:p>
    <w:p w:rsidR="00821744" w:rsidRDefault="00821744" w:rsidP="00072A35">
      <w:pPr>
        <w:pStyle w:val="XMLcommetn"/>
      </w:pPr>
      <w:r>
        <w:tab/>
      </w:r>
      <w:r>
        <w:tab/>
      </w:r>
      <w:r>
        <w:tab/>
      </w:r>
      <w:r>
        <w:tab/>
      </w:r>
      <w:r w:rsidR="00072A35">
        <w:t xml:space="preserve">         </w:t>
      </w:r>
      <w:r>
        <w:t>&lt;!-- use ISO639-2/T three letter language code in lower case. --&gt;</w:t>
      </w:r>
    </w:p>
    <w:p w:rsidR="00821744" w:rsidRDefault="00821744" w:rsidP="00821744">
      <w:pPr>
        <w:pStyle w:val="XMLelement0"/>
      </w:pPr>
      <w:r>
        <w:tab/>
      </w:r>
      <w:r>
        <w:tab/>
      </w:r>
      <w:r>
        <w:tab/>
      </w:r>
      <w:r>
        <w:tab/>
        <w:t>&lt;gco:CharacterString&gt;</w:t>
      </w:r>
      <w:r w:rsidRPr="00072A35">
        <w:rPr>
          <w:color w:val="auto"/>
        </w:rPr>
        <w:t>eng</w:t>
      </w:r>
      <w:r>
        <w:t>&lt;/gco:CharacterString&gt;</w:t>
      </w:r>
    </w:p>
    <w:p w:rsidR="00821744" w:rsidRDefault="00821744" w:rsidP="00821744">
      <w:pPr>
        <w:pStyle w:val="XMLelement0"/>
      </w:pPr>
      <w:r>
        <w:tab/>
      </w:r>
      <w:r>
        <w:tab/>
      </w:r>
      <w:r>
        <w:tab/>
        <w:t>&lt;/gmd:language&gt;</w:t>
      </w:r>
    </w:p>
    <w:p w:rsidR="00821744" w:rsidRDefault="00821744" w:rsidP="00072A35">
      <w:pPr>
        <w:pStyle w:val="XMLcommetn"/>
      </w:pPr>
      <w:r>
        <w:tab/>
      </w:r>
      <w:r>
        <w:tab/>
      </w:r>
      <w:r>
        <w:tab/>
      </w:r>
      <w:r w:rsidR="00072A35">
        <w:t xml:space="preserve">              </w:t>
      </w:r>
      <w:r>
        <w:t>&lt;!-- character encoding of resource content. Not applicable to scanned image --&gt;</w:t>
      </w:r>
    </w:p>
    <w:p w:rsidR="00821744" w:rsidRDefault="00821744" w:rsidP="00821744">
      <w:pPr>
        <w:pStyle w:val="XMLelement0"/>
      </w:pPr>
      <w:r>
        <w:tab/>
      </w:r>
      <w:r>
        <w:tab/>
      </w:r>
      <w:r>
        <w:tab/>
        <w:t xml:space="preserve">&lt;gmd:characterSet </w:t>
      </w:r>
      <w:r w:rsidRPr="00072A35">
        <w:rPr>
          <w:rStyle w:val="XMLattributeChar0"/>
        </w:rPr>
        <w:t>gco:nilReason</w:t>
      </w:r>
      <w:r w:rsidRPr="00072A35">
        <w:rPr>
          <w:color w:val="auto"/>
        </w:rPr>
        <w:t>=</w:t>
      </w:r>
      <w:r w:rsidRPr="00072A35">
        <w:rPr>
          <w:rStyle w:val="XMLattributeValueChar"/>
        </w:rPr>
        <w:t>"inapplicable"</w:t>
      </w:r>
      <w:r>
        <w:t>/&gt;</w:t>
      </w:r>
    </w:p>
    <w:p w:rsidR="00821744" w:rsidRDefault="00821744" w:rsidP="00072A35">
      <w:pPr>
        <w:pStyle w:val="XMLcommetn"/>
      </w:pPr>
      <w:r>
        <w:tab/>
      </w:r>
      <w:r>
        <w:tab/>
      </w:r>
      <w:r>
        <w:tab/>
      </w:r>
      <w:r w:rsidR="00072A35">
        <w:t xml:space="preserve">              </w:t>
      </w:r>
      <w:r>
        <w:t>&lt;!-- (C-C) Topic category - A topicCategory code must be provided when hierarchyLevel is set to "dataset" (this example document) or "dataset series". Most USGIN resources will have MD_TopicCategoryCode = "geoscientificInformation", which is the default value for this profile.  More specific topic categorization should be done using keywords. --&gt;</w:t>
      </w:r>
    </w:p>
    <w:p w:rsidR="00821744" w:rsidRDefault="00821744" w:rsidP="00821744">
      <w:pPr>
        <w:pStyle w:val="XMLelement0"/>
      </w:pPr>
      <w:r>
        <w:tab/>
      </w:r>
      <w:r>
        <w:tab/>
      </w:r>
      <w:r>
        <w:tab/>
        <w:t>&lt;gmd:topicCategory&gt;</w:t>
      </w:r>
    </w:p>
    <w:p w:rsidR="00821744" w:rsidRDefault="00821744" w:rsidP="00072A35">
      <w:pPr>
        <w:pStyle w:val="XMLcommetn"/>
      </w:pPr>
      <w:r>
        <w:tab/>
      </w:r>
      <w:r>
        <w:tab/>
      </w:r>
      <w:r>
        <w:tab/>
      </w:r>
      <w:r>
        <w:tab/>
      </w:r>
      <w:r w:rsidR="00072A35">
        <w:t xml:space="preserve">         </w:t>
      </w:r>
      <w:r>
        <w:t>&lt;!-- MD_TopicCategoryCode names: {farming, biota, boundaries, climatologyMeterol-ogyAtmosphere, economy, elevation, environment, geoscientificInformation, health, im-ageryBaseMapsEarthCover, intelligenceMilitary, inlandWater, location, oceans, planning-Cadastre, society, structure, transportation, utilitiesCommunication} --&gt;</w:t>
      </w:r>
    </w:p>
    <w:p w:rsidR="00821744" w:rsidRDefault="00821744" w:rsidP="00821744">
      <w:pPr>
        <w:pStyle w:val="XMLelement0"/>
      </w:pPr>
      <w:r>
        <w:tab/>
      </w:r>
      <w:r>
        <w:tab/>
      </w:r>
      <w:r>
        <w:tab/>
        <w:t>&lt;gmd:MD_TopicCategoryCode&gt;</w:t>
      </w:r>
      <w:r w:rsidRPr="00072A35">
        <w:rPr>
          <w:color w:val="auto"/>
        </w:rPr>
        <w:t>geoscientificInformation</w:t>
      </w:r>
      <w:r>
        <w:t>&lt;/gmd:MD_TopicCategoryCode&gt;</w:t>
      </w:r>
    </w:p>
    <w:p w:rsidR="00821744" w:rsidRDefault="00821744" w:rsidP="00821744">
      <w:pPr>
        <w:pStyle w:val="XMLelement0"/>
      </w:pPr>
      <w:r>
        <w:tab/>
      </w:r>
      <w:r>
        <w:tab/>
      </w:r>
      <w:r>
        <w:tab/>
        <w:t>&lt;/gmd:topicCategory&gt;</w:t>
      </w:r>
    </w:p>
    <w:p w:rsidR="00821744" w:rsidRDefault="00821744" w:rsidP="00EA102F">
      <w:pPr>
        <w:pStyle w:val="XMLcommetn"/>
      </w:pPr>
      <w:r>
        <w:tab/>
      </w:r>
      <w:r>
        <w:tab/>
      </w:r>
      <w:r>
        <w:tab/>
      </w:r>
      <w:r w:rsidR="00EA102F">
        <w:t xml:space="preserve">              </w:t>
      </w:r>
      <w:r>
        <w:t>&lt;!-- (C-C) Resource content extent - Defines the spatial (horizontal and vertical) and tem-poral region to which the content of the resource applies. For USGIN, a ge-ographicElement/¬geographic-BoundingBox must be provided for any resource with con-tent related to some geographic location. If the described resource is not related to a geo-graphic area, the place keyword 'non-geographic' should be included in the descriptive-Keywords element. --&gt;</w:t>
      </w:r>
    </w:p>
    <w:p w:rsidR="00821744" w:rsidRDefault="00821744" w:rsidP="00821744">
      <w:pPr>
        <w:pStyle w:val="XMLelement0"/>
      </w:pPr>
      <w:r>
        <w:tab/>
      </w:r>
      <w:r>
        <w:tab/>
      </w:r>
      <w:r>
        <w:tab/>
        <w:t>&lt;gmd:extent&gt;</w:t>
      </w:r>
    </w:p>
    <w:p w:rsidR="00821744" w:rsidRDefault="00821744" w:rsidP="00821744">
      <w:pPr>
        <w:pStyle w:val="XMLelement0"/>
      </w:pPr>
      <w:r>
        <w:tab/>
      </w:r>
      <w:r>
        <w:tab/>
      </w:r>
      <w:r>
        <w:tab/>
      </w:r>
      <w:r>
        <w:tab/>
        <w:t>&lt;gmd:EX_Extent&gt;</w:t>
      </w:r>
    </w:p>
    <w:p w:rsidR="00821744" w:rsidRDefault="00821744" w:rsidP="00EA102F">
      <w:pPr>
        <w:pStyle w:val="XMLcommetn"/>
      </w:pPr>
      <w:r>
        <w:tab/>
      </w:r>
      <w:r>
        <w:tab/>
      </w:r>
      <w:r>
        <w:tab/>
      </w:r>
      <w:r>
        <w:tab/>
      </w:r>
      <w:r>
        <w:tab/>
      </w:r>
      <w:r w:rsidR="00EA102F">
        <w:t xml:space="preserve">      </w:t>
      </w:r>
      <w:r>
        <w:t>&lt;!-- (C-C) Resource Content extent description - Free text that describes the spatial and temporal extent of the dataset. Note that if geographic place names are used to express the geographic extent, USGIN profile specifies that these should be encoded using key-word with keyword type code = ‘place.’ Geographic names may be duplicated in EX_Extent/description.--&gt;</w:t>
      </w:r>
    </w:p>
    <w:p w:rsidR="00821744" w:rsidRDefault="00821744" w:rsidP="00821744">
      <w:pPr>
        <w:pStyle w:val="XMLelement0"/>
      </w:pPr>
      <w:r>
        <w:tab/>
      </w:r>
      <w:r>
        <w:tab/>
      </w:r>
      <w:r>
        <w:tab/>
      </w:r>
      <w:r>
        <w:tab/>
      </w:r>
      <w:r>
        <w:tab/>
        <w:t>&lt;gmd:description&gt;</w:t>
      </w:r>
    </w:p>
    <w:p w:rsidR="00821744" w:rsidRDefault="00821744" w:rsidP="00821744">
      <w:pPr>
        <w:pStyle w:val="XMLelement0"/>
      </w:pPr>
      <w:r>
        <w:tab/>
      </w:r>
      <w:r>
        <w:tab/>
      </w:r>
      <w:r>
        <w:tab/>
      </w:r>
      <w:r>
        <w:tab/>
      </w:r>
      <w:r>
        <w:tab/>
      </w:r>
      <w:r>
        <w:tab/>
        <w:t>&lt;gco:CharacterString&gt;</w:t>
      </w:r>
      <w:r w:rsidR="00072A35">
        <w:rPr>
          <w:color w:val="auto"/>
        </w:rPr>
        <w:t>Some spatial/temporal descrip</w:t>
      </w:r>
      <w:r w:rsidRPr="00072A35">
        <w:rPr>
          <w:color w:val="auto"/>
        </w:rPr>
        <w:t>tion.</w:t>
      </w:r>
      <w:r>
        <w:t>&lt;/gco:CharacterString&gt;</w:t>
      </w:r>
    </w:p>
    <w:p w:rsidR="00821744" w:rsidRDefault="00821744" w:rsidP="00821744">
      <w:pPr>
        <w:pStyle w:val="XMLelement0"/>
      </w:pPr>
      <w:r>
        <w:tab/>
      </w:r>
      <w:r>
        <w:tab/>
      </w:r>
      <w:r>
        <w:tab/>
      </w:r>
      <w:r>
        <w:tab/>
      </w:r>
      <w:r>
        <w:tab/>
        <w:t>&lt;/gmd:description&gt;</w:t>
      </w:r>
    </w:p>
    <w:p w:rsidR="00821744" w:rsidRDefault="00821744" w:rsidP="00821744">
      <w:pPr>
        <w:pStyle w:val="XMLelement0"/>
      </w:pPr>
      <w:r>
        <w:tab/>
      </w:r>
      <w:r>
        <w:tab/>
      </w:r>
      <w:r>
        <w:tab/>
      </w:r>
      <w:r>
        <w:tab/>
      </w:r>
      <w:r>
        <w:tab/>
        <w:t>&lt;gmd:geographicElement&gt;</w:t>
      </w:r>
    </w:p>
    <w:p w:rsidR="00821744" w:rsidRDefault="00821744" w:rsidP="00EA102F">
      <w:pPr>
        <w:pStyle w:val="XMLcommetn"/>
      </w:pPr>
      <w:r>
        <w:tab/>
      </w:r>
      <w:r>
        <w:tab/>
      </w:r>
      <w:r>
        <w:tab/>
      </w:r>
      <w:r>
        <w:tab/>
      </w:r>
      <w:r>
        <w:tab/>
      </w:r>
      <w:r>
        <w:tab/>
      </w:r>
      <w:r w:rsidR="00EA102F">
        <w:t xml:space="preserve">   </w:t>
      </w:r>
      <w:r>
        <w:t>&lt;!-- (O-C) Resource content extent bounding box -USGIN profile requires a geographic bounding box with bounding latitude and longitude expressed using WGS 84 decimal de-grees. 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 --&gt;</w:t>
      </w:r>
    </w:p>
    <w:p w:rsidR="00821744" w:rsidRDefault="00821744" w:rsidP="00821744">
      <w:pPr>
        <w:pStyle w:val="XMLelement0"/>
      </w:pPr>
      <w:r>
        <w:lastRenderedPageBreak/>
        <w:tab/>
      </w:r>
      <w:r>
        <w:tab/>
      </w:r>
      <w:r>
        <w:tab/>
      </w:r>
      <w:r>
        <w:tab/>
      </w:r>
      <w:r>
        <w:tab/>
      </w:r>
      <w:r>
        <w:tab/>
        <w:t>&lt;gmd:EX_GeographicBoundingBox&gt;</w:t>
      </w:r>
    </w:p>
    <w:p w:rsidR="00821744" w:rsidRDefault="00821744" w:rsidP="00821744">
      <w:pPr>
        <w:pStyle w:val="XMLelement0"/>
      </w:pPr>
      <w:r>
        <w:tab/>
      </w:r>
      <w:r>
        <w:tab/>
      </w:r>
      <w:r>
        <w:tab/>
      </w:r>
      <w:r>
        <w:tab/>
      </w:r>
      <w:r>
        <w:tab/>
      </w:r>
      <w:r>
        <w:tab/>
      </w:r>
      <w:r>
        <w:tab/>
        <w:t>&lt;gmd:extentTypeCode&gt;</w:t>
      </w:r>
    </w:p>
    <w:p w:rsidR="00821744" w:rsidRDefault="00821744" w:rsidP="00821744">
      <w:pPr>
        <w:pStyle w:val="XMLelement0"/>
      </w:pPr>
      <w:r>
        <w:tab/>
      </w:r>
      <w:r>
        <w:tab/>
      </w:r>
      <w:r>
        <w:tab/>
      </w:r>
      <w:r>
        <w:tab/>
      </w:r>
      <w:r>
        <w:tab/>
      </w:r>
      <w:r>
        <w:tab/>
      </w:r>
      <w:r>
        <w:tab/>
      </w:r>
      <w:r>
        <w:tab/>
        <w:t>&lt;gco:Boolean&gt;</w:t>
      </w:r>
      <w:r w:rsidRPr="00072A35">
        <w:rPr>
          <w:color w:val="auto"/>
        </w:rPr>
        <w:t>1</w:t>
      </w:r>
      <w:r>
        <w:t>&lt;/gco:Boolean&gt;</w:t>
      </w:r>
    </w:p>
    <w:p w:rsidR="00821744" w:rsidRDefault="00821744" w:rsidP="00821744">
      <w:pPr>
        <w:pStyle w:val="XMLelement0"/>
      </w:pPr>
      <w:r>
        <w:tab/>
      </w:r>
      <w:r>
        <w:tab/>
      </w:r>
      <w:r>
        <w:tab/>
      </w:r>
      <w:r>
        <w:tab/>
      </w:r>
      <w:r>
        <w:tab/>
      </w:r>
      <w:r>
        <w:tab/>
      </w:r>
      <w:r>
        <w:tab/>
        <w:t>&lt;/gmd:extentTypeCode&gt;</w:t>
      </w:r>
    </w:p>
    <w:p w:rsidR="00821744" w:rsidRDefault="00821744" w:rsidP="00821744">
      <w:pPr>
        <w:pStyle w:val="XMLelement0"/>
      </w:pPr>
      <w:r>
        <w:tab/>
      </w:r>
      <w:r>
        <w:tab/>
      </w:r>
      <w:r>
        <w:tab/>
      </w:r>
      <w:r>
        <w:tab/>
      </w:r>
      <w:r>
        <w:tab/>
      </w:r>
      <w:r>
        <w:tab/>
      </w:r>
      <w:r>
        <w:tab/>
        <w:t>&lt;gmd:westBoundLongitude&gt;</w:t>
      </w:r>
    </w:p>
    <w:p w:rsidR="00821744" w:rsidRDefault="00821744" w:rsidP="00821744">
      <w:pPr>
        <w:pStyle w:val="XMLelement0"/>
      </w:pPr>
      <w:r>
        <w:tab/>
      </w:r>
      <w:r>
        <w:tab/>
      </w:r>
      <w:r>
        <w:tab/>
      </w:r>
      <w:r>
        <w:tab/>
      </w:r>
      <w:r>
        <w:tab/>
      </w:r>
      <w:r>
        <w:tab/>
      </w:r>
      <w:r>
        <w:tab/>
      </w:r>
      <w:r>
        <w:tab/>
        <w:t>&lt;gco:Decimal&gt;</w:t>
      </w:r>
      <w:r w:rsidRPr="00072A35">
        <w:rPr>
          <w:color w:val="auto"/>
        </w:rPr>
        <w:t>-109.911001</w:t>
      </w:r>
      <w:r>
        <w:t>&lt;/gco:Decimal&gt;</w:t>
      </w:r>
    </w:p>
    <w:p w:rsidR="00821744" w:rsidRDefault="00821744" w:rsidP="00821744">
      <w:pPr>
        <w:pStyle w:val="XMLelement0"/>
      </w:pPr>
      <w:r>
        <w:tab/>
      </w:r>
      <w:r>
        <w:tab/>
      </w:r>
      <w:r>
        <w:tab/>
      </w:r>
      <w:r>
        <w:tab/>
      </w:r>
      <w:r>
        <w:tab/>
      </w:r>
      <w:r>
        <w:tab/>
      </w:r>
      <w:r>
        <w:tab/>
        <w:t>&lt;/gmd:westBoundLongitude&gt;</w:t>
      </w:r>
    </w:p>
    <w:p w:rsidR="00821744" w:rsidRDefault="00821744" w:rsidP="00821744">
      <w:pPr>
        <w:pStyle w:val="XMLelement0"/>
      </w:pPr>
      <w:r>
        <w:tab/>
      </w:r>
      <w:r>
        <w:tab/>
      </w:r>
      <w:r>
        <w:tab/>
      </w:r>
      <w:r>
        <w:tab/>
      </w:r>
      <w:r>
        <w:tab/>
      </w:r>
      <w:r>
        <w:tab/>
      </w:r>
      <w:r>
        <w:tab/>
        <w:t>&lt;gmd:eastBoundLongitude&gt;</w:t>
      </w:r>
    </w:p>
    <w:p w:rsidR="00821744" w:rsidRDefault="00821744" w:rsidP="00821744">
      <w:pPr>
        <w:pStyle w:val="XMLelement0"/>
      </w:pPr>
      <w:r>
        <w:tab/>
      </w:r>
      <w:r>
        <w:tab/>
      </w:r>
      <w:r>
        <w:tab/>
      </w:r>
      <w:r>
        <w:tab/>
      </w:r>
      <w:r>
        <w:tab/>
      </w:r>
      <w:r>
        <w:tab/>
      </w:r>
      <w:r>
        <w:tab/>
      </w:r>
      <w:r>
        <w:tab/>
        <w:t>&lt;gco:Decimal&gt;</w:t>
      </w:r>
      <w:r w:rsidRPr="00072A35">
        <w:rPr>
          <w:color w:val="auto"/>
        </w:rPr>
        <w:t>-109.910999</w:t>
      </w:r>
      <w:r>
        <w:t>&lt;/gco:Decimal&gt;</w:t>
      </w:r>
    </w:p>
    <w:p w:rsidR="00821744" w:rsidRDefault="00821744" w:rsidP="00821744">
      <w:pPr>
        <w:pStyle w:val="XMLelement0"/>
      </w:pPr>
      <w:r>
        <w:tab/>
      </w:r>
      <w:r>
        <w:tab/>
      </w:r>
      <w:r>
        <w:tab/>
      </w:r>
      <w:r>
        <w:tab/>
      </w:r>
      <w:r>
        <w:tab/>
      </w:r>
      <w:r>
        <w:tab/>
      </w:r>
      <w:r>
        <w:tab/>
        <w:t>&lt;/gmd:eastBoundLongitude&gt;</w:t>
      </w:r>
    </w:p>
    <w:p w:rsidR="00821744" w:rsidRDefault="00821744" w:rsidP="00821744">
      <w:pPr>
        <w:pStyle w:val="XMLelement0"/>
      </w:pPr>
      <w:r>
        <w:tab/>
      </w:r>
      <w:r>
        <w:tab/>
      </w:r>
      <w:r>
        <w:tab/>
      </w:r>
      <w:r>
        <w:tab/>
      </w:r>
      <w:r>
        <w:tab/>
      </w:r>
      <w:r>
        <w:tab/>
      </w:r>
      <w:r>
        <w:tab/>
        <w:t>&lt;gmd:southBoundLatitude&gt;</w:t>
      </w:r>
    </w:p>
    <w:p w:rsidR="00821744" w:rsidRDefault="00821744" w:rsidP="00821744">
      <w:pPr>
        <w:pStyle w:val="XMLelement0"/>
      </w:pPr>
      <w:r>
        <w:tab/>
      </w:r>
      <w:r>
        <w:tab/>
      </w:r>
      <w:r>
        <w:tab/>
      </w:r>
      <w:r>
        <w:tab/>
      </w:r>
      <w:r>
        <w:tab/>
      </w:r>
      <w:r>
        <w:tab/>
      </w:r>
      <w:r>
        <w:tab/>
      </w:r>
      <w:r>
        <w:tab/>
        <w:t>&lt;gco:Decimal&gt;</w:t>
      </w:r>
      <w:r w:rsidRPr="00072A35">
        <w:rPr>
          <w:color w:val="auto"/>
        </w:rPr>
        <w:t>34.772899</w:t>
      </w:r>
      <w:r>
        <w:t>&lt;/gco:Decimal&gt;</w:t>
      </w:r>
    </w:p>
    <w:p w:rsidR="00821744" w:rsidRDefault="00821744" w:rsidP="00821744">
      <w:pPr>
        <w:pStyle w:val="XMLelement0"/>
      </w:pPr>
      <w:r>
        <w:tab/>
      </w:r>
      <w:r>
        <w:tab/>
      </w:r>
      <w:r>
        <w:tab/>
      </w:r>
      <w:r>
        <w:tab/>
      </w:r>
      <w:r>
        <w:tab/>
      </w:r>
      <w:r>
        <w:tab/>
      </w:r>
      <w:r>
        <w:tab/>
        <w:t>&lt;/gmd:southBoundLatitude&gt;</w:t>
      </w:r>
    </w:p>
    <w:p w:rsidR="00821744" w:rsidRDefault="00821744" w:rsidP="00821744">
      <w:pPr>
        <w:pStyle w:val="XMLelement0"/>
      </w:pPr>
      <w:r>
        <w:tab/>
      </w:r>
      <w:r>
        <w:tab/>
      </w:r>
      <w:r>
        <w:tab/>
      </w:r>
      <w:r>
        <w:tab/>
      </w:r>
      <w:r>
        <w:tab/>
      </w:r>
      <w:r>
        <w:tab/>
      </w:r>
      <w:r>
        <w:tab/>
        <w:t>&lt;gmd:northBoundLatitude&gt;</w:t>
      </w:r>
    </w:p>
    <w:p w:rsidR="00821744" w:rsidRDefault="00821744" w:rsidP="00821744">
      <w:pPr>
        <w:pStyle w:val="XMLelement0"/>
      </w:pPr>
      <w:r>
        <w:tab/>
      </w:r>
      <w:r>
        <w:tab/>
      </w:r>
      <w:r>
        <w:tab/>
      </w:r>
      <w:r>
        <w:tab/>
      </w:r>
      <w:r>
        <w:tab/>
      </w:r>
      <w:r>
        <w:tab/>
      </w:r>
      <w:r>
        <w:tab/>
      </w:r>
      <w:r>
        <w:tab/>
        <w:t>&lt;gco:Decimal&gt;</w:t>
      </w:r>
      <w:r w:rsidRPr="00072A35">
        <w:rPr>
          <w:color w:val="auto"/>
        </w:rPr>
        <w:t>34.772901</w:t>
      </w:r>
      <w:r>
        <w:t>&lt;/gco:Decimal&gt;</w:t>
      </w:r>
    </w:p>
    <w:p w:rsidR="00821744" w:rsidRDefault="00821744" w:rsidP="00821744">
      <w:pPr>
        <w:pStyle w:val="XMLelement0"/>
      </w:pPr>
      <w:r>
        <w:tab/>
      </w:r>
      <w:r>
        <w:tab/>
      </w:r>
      <w:r>
        <w:tab/>
      </w:r>
      <w:r>
        <w:tab/>
      </w:r>
      <w:r>
        <w:tab/>
      </w:r>
      <w:r>
        <w:tab/>
      </w:r>
      <w:r>
        <w:tab/>
        <w:t>&lt;/gmd:northBoundLatitude&gt;</w:t>
      </w:r>
    </w:p>
    <w:p w:rsidR="00821744" w:rsidRDefault="00821744" w:rsidP="00821744">
      <w:pPr>
        <w:pStyle w:val="XMLelement0"/>
      </w:pPr>
      <w:r>
        <w:tab/>
      </w:r>
      <w:r>
        <w:tab/>
      </w:r>
      <w:r>
        <w:tab/>
      </w:r>
      <w:r>
        <w:tab/>
      </w:r>
      <w:r>
        <w:tab/>
      </w:r>
      <w:r>
        <w:tab/>
        <w:t>&lt;/gmd:EX_GeographicBoundingBox&gt;</w:t>
      </w:r>
    </w:p>
    <w:p w:rsidR="00821744" w:rsidRDefault="00821744" w:rsidP="00821744">
      <w:pPr>
        <w:pStyle w:val="XMLelement0"/>
      </w:pPr>
      <w:r>
        <w:tab/>
      </w:r>
      <w:r>
        <w:tab/>
      </w:r>
      <w:r>
        <w:tab/>
      </w:r>
      <w:r>
        <w:tab/>
      </w:r>
      <w:r>
        <w:tab/>
        <w:t>&lt;/gmd:geographicElement&gt;</w:t>
      </w:r>
    </w:p>
    <w:p w:rsidR="00821744" w:rsidRDefault="00821744" w:rsidP="00821744">
      <w:pPr>
        <w:pStyle w:val="XMLelement0"/>
      </w:pPr>
      <w:r>
        <w:tab/>
      </w:r>
      <w:r>
        <w:tab/>
      </w:r>
      <w:r>
        <w:tab/>
      </w:r>
      <w:r>
        <w:tab/>
        <w:t>&lt;/gmd:EX_Extent&gt;</w:t>
      </w:r>
    </w:p>
    <w:p w:rsidR="00821744" w:rsidRDefault="00821744" w:rsidP="00821744">
      <w:pPr>
        <w:pStyle w:val="XMLelement0"/>
      </w:pPr>
    </w:p>
    <w:p w:rsidR="00821744" w:rsidRDefault="00821744" w:rsidP="00072A35">
      <w:pPr>
        <w:pStyle w:val="XMLcommetn"/>
      </w:pPr>
      <w:r>
        <w:tab/>
      </w:r>
      <w:r>
        <w:tab/>
      </w:r>
      <w:r>
        <w:tab/>
      </w:r>
      <w:r>
        <w:tab/>
      </w:r>
      <w:r w:rsidR="00072A35">
        <w:t xml:space="preserve">         </w:t>
      </w:r>
      <w:r>
        <w:t>&lt;!-- (C-X) Resource content extent geographic description - Not used by USGIN profile, use keyword with type code = ‘place’ (with thesaurus if necessary). --&gt;</w:t>
      </w:r>
    </w:p>
    <w:p w:rsidR="00821744" w:rsidRDefault="00821744" w:rsidP="00072A35">
      <w:pPr>
        <w:pStyle w:val="XMLcommetn"/>
      </w:pPr>
      <w:r>
        <w:tab/>
      </w:r>
      <w:r>
        <w:tab/>
      </w:r>
      <w:r>
        <w:tab/>
      </w:r>
      <w:r>
        <w:tab/>
      </w:r>
      <w:r w:rsidR="00072A35">
        <w:t xml:space="preserve">         </w:t>
      </w:r>
      <w:r>
        <w:t>&lt;!-- (C-X) Resource content extent bounding polygon - Not used by USGIN profile. To improve interoperability, USGIN mandates the use of Geographic Bounding Box; if bounding polygons are available they may be included, but clients may ignore content in this element. --&gt;</w:t>
      </w:r>
    </w:p>
    <w:p w:rsidR="00821744" w:rsidRDefault="00821744" w:rsidP="00072A35">
      <w:pPr>
        <w:pStyle w:val="XMLcommetn"/>
      </w:pPr>
      <w:r>
        <w:tab/>
      </w:r>
      <w:r>
        <w:tab/>
      </w:r>
      <w:r>
        <w:tab/>
      </w:r>
      <w:r>
        <w:tab/>
        <w:t>&lt;!--</w:t>
      </w:r>
    </w:p>
    <w:p w:rsidR="00821744" w:rsidRDefault="00821744" w:rsidP="00072A35">
      <w:pPr>
        <w:pStyle w:val="XMLcommetn"/>
      </w:pPr>
      <w:r>
        <w:tab/>
      </w:r>
      <w:r>
        <w:tab/>
      </w:r>
      <w:r>
        <w:tab/>
      </w:r>
      <w:r>
        <w:tab/>
      </w:r>
      <w:r>
        <w:tab/>
        <w:t>&lt;gmd:geographicElement&gt;</w:t>
      </w:r>
    </w:p>
    <w:p w:rsidR="00821744" w:rsidRDefault="00821744" w:rsidP="00072A35">
      <w:pPr>
        <w:pStyle w:val="XMLcommetn"/>
      </w:pPr>
      <w:r>
        <w:tab/>
      </w:r>
      <w:r>
        <w:tab/>
      </w:r>
      <w:r>
        <w:tab/>
      </w:r>
      <w:r>
        <w:tab/>
      </w:r>
      <w:r>
        <w:tab/>
      </w:r>
      <w:r>
        <w:tab/>
        <w:t>&lt;gmd:EX_BoundingPolygon/&gt;</w:t>
      </w:r>
    </w:p>
    <w:p w:rsidR="00821744" w:rsidRDefault="00821744" w:rsidP="00072A35">
      <w:pPr>
        <w:pStyle w:val="XMLcommetn"/>
      </w:pPr>
      <w:r>
        <w:tab/>
      </w:r>
      <w:r>
        <w:tab/>
      </w:r>
      <w:r>
        <w:tab/>
      </w:r>
      <w:r>
        <w:tab/>
      </w:r>
      <w:r>
        <w:tab/>
        <w:t>&lt;/gmd:geographicElement&gt;</w:t>
      </w:r>
      <w:r>
        <w:tab/>
      </w:r>
      <w:r>
        <w:tab/>
        <w:t>--&gt;</w:t>
      </w:r>
    </w:p>
    <w:p w:rsidR="00821744" w:rsidRDefault="00821744" w:rsidP="00821744">
      <w:pPr>
        <w:pStyle w:val="XMLelement0"/>
      </w:pPr>
      <w:r>
        <w:tab/>
      </w:r>
      <w:r>
        <w:tab/>
      </w:r>
      <w:r>
        <w:tab/>
        <w:t>&lt;/gmd:extent&gt;</w:t>
      </w:r>
    </w:p>
    <w:p w:rsidR="00821744" w:rsidRDefault="00821744" w:rsidP="00072A35">
      <w:pPr>
        <w:pStyle w:val="XMLcommetn"/>
      </w:pPr>
      <w:r>
        <w:tab/>
      </w:r>
      <w:r>
        <w:tab/>
      </w:r>
      <w:r>
        <w:tab/>
      </w:r>
      <w:r w:rsidR="00072A35">
        <w:t xml:space="preserve">              </w:t>
      </w:r>
      <w:r>
        <w:t>&lt;!-- (O-O) Resource temporal extent -  --&gt;</w:t>
      </w:r>
    </w:p>
    <w:p w:rsidR="00821744" w:rsidRDefault="00821744" w:rsidP="00821744">
      <w:pPr>
        <w:pStyle w:val="XMLelement0"/>
      </w:pPr>
      <w:r>
        <w:tab/>
      </w:r>
      <w:r>
        <w:tab/>
      </w:r>
      <w:r>
        <w:tab/>
        <w:t>&lt;gmd:extent&gt;</w:t>
      </w:r>
    </w:p>
    <w:p w:rsidR="00821744" w:rsidRDefault="00821744" w:rsidP="00821744">
      <w:pPr>
        <w:pStyle w:val="XMLelement0"/>
      </w:pPr>
      <w:r>
        <w:tab/>
      </w:r>
      <w:r>
        <w:tab/>
      </w:r>
      <w:r>
        <w:tab/>
      </w:r>
      <w:r>
        <w:tab/>
        <w:t>&lt;gmd:EX_Extent&gt;</w:t>
      </w:r>
    </w:p>
    <w:p w:rsidR="00821744" w:rsidRDefault="00821744" w:rsidP="00821744">
      <w:pPr>
        <w:pStyle w:val="XMLelement0"/>
      </w:pPr>
      <w:r>
        <w:tab/>
      </w:r>
      <w:r>
        <w:tab/>
      </w:r>
      <w:r>
        <w:tab/>
      </w:r>
      <w:r>
        <w:tab/>
      </w:r>
      <w:r>
        <w:tab/>
        <w:t>&lt;gmd:temporalElement&gt;</w:t>
      </w:r>
    </w:p>
    <w:p w:rsidR="00821744" w:rsidRDefault="00821744" w:rsidP="00821744">
      <w:pPr>
        <w:pStyle w:val="XMLelement0"/>
      </w:pPr>
      <w:r>
        <w:tab/>
      </w:r>
      <w:r>
        <w:tab/>
      </w:r>
      <w:r>
        <w:tab/>
      </w:r>
      <w:r>
        <w:tab/>
      </w:r>
      <w:r>
        <w:tab/>
      </w:r>
      <w:r>
        <w:tab/>
        <w:t>&lt;gmd:EX_TemporalExtent&gt;</w:t>
      </w:r>
    </w:p>
    <w:p w:rsidR="00821744" w:rsidRDefault="00821744" w:rsidP="00821744">
      <w:pPr>
        <w:pStyle w:val="XMLelement0"/>
      </w:pPr>
      <w:r>
        <w:tab/>
      </w:r>
      <w:r>
        <w:tab/>
      </w:r>
      <w:r>
        <w:tab/>
      </w:r>
      <w:r>
        <w:tab/>
      </w:r>
      <w:r>
        <w:tab/>
      </w:r>
      <w:r>
        <w:tab/>
      </w:r>
      <w:r>
        <w:tab/>
        <w:t>&lt;gmd:extent&gt;</w:t>
      </w:r>
    </w:p>
    <w:p w:rsidR="00821744" w:rsidRDefault="00821744" w:rsidP="00072A35">
      <w:pPr>
        <w:pStyle w:val="XMLcommetn"/>
      </w:pPr>
      <w:r>
        <w:tab/>
      </w:r>
      <w:r>
        <w:tab/>
      </w:r>
      <w:r>
        <w:tab/>
      </w:r>
      <w:r>
        <w:tab/>
      </w:r>
      <w:r>
        <w:tab/>
      </w:r>
      <w:r>
        <w:tab/>
      </w:r>
      <w:r>
        <w:tab/>
        <w:t>&lt;!-- Geologic time frame example --&gt;</w:t>
      </w:r>
    </w:p>
    <w:p w:rsidR="00821744" w:rsidRDefault="00821744" w:rsidP="00821744">
      <w:pPr>
        <w:pStyle w:val="XMLelement0"/>
      </w:pPr>
      <w:r>
        <w:tab/>
      </w:r>
      <w:r>
        <w:tab/>
      </w:r>
      <w:r>
        <w:tab/>
      </w:r>
      <w:r>
        <w:tab/>
      </w:r>
      <w:r>
        <w:tab/>
      </w:r>
      <w:r>
        <w:tab/>
      </w:r>
      <w:r>
        <w:tab/>
      </w:r>
      <w:r>
        <w:tab/>
        <w:t xml:space="preserve">&lt;gml:TimePeriod </w:t>
      </w:r>
      <w:r w:rsidRPr="00072A35">
        <w:rPr>
          <w:rStyle w:val="XMLattributeChar0"/>
        </w:rPr>
        <w:t>gml:id</w:t>
      </w:r>
      <w:r w:rsidRPr="00072A35">
        <w:rPr>
          <w:color w:val="auto"/>
        </w:rPr>
        <w:t>=</w:t>
      </w:r>
      <w:r w:rsidRPr="00072A35">
        <w:rPr>
          <w:rStyle w:val="XMLattributeValueChar"/>
        </w:rPr>
        <w:t>"IdJurassic"</w:t>
      </w:r>
      <w:r>
        <w:t>&gt;</w:t>
      </w:r>
    </w:p>
    <w:p w:rsidR="00821744" w:rsidRDefault="00821744" w:rsidP="00821744">
      <w:pPr>
        <w:pStyle w:val="XMLelement0"/>
      </w:pPr>
      <w:r>
        <w:tab/>
      </w:r>
      <w:r>
        <w:tab/>
      </w:r>
      <w:r>
        <w:tab/>
      </w:r>
      <w:r>
        <w:tab/>
      </w:r>
      <w:r>
        <w:tab/>
      </w:r>
      <w:r>
        <w:tab/>
      </w:r>
      <w:r>
        <w:tab/>
      </w:r>
      <w:r>
        <w:tab/>
      </w:r>
      <w:r>
        <w:tab/>
        <w:t>&lt;gml:name&gt;</w:t>
      </w:r>
      <w:r w:rsidRPr="00072A35">
        <w:rPr>
          <w:color w:val="auto"/>
        </w:rPr>
        <w:t>Jurassic</w:t>
      </w:r>
      <w:r>
        <w:t>&lt;/gml:name&gt;</w:t>
      </w:r>
    </w:p>
    <w:p w:rsidR="00821744" w:rsidRDefault="00072A35" w:rsidP="00072A35">
      <w:pPr>
        <w:pStyle w:val="XMLcommetn"/>
      </w:pPr>
      <w:r>
        <w:tab/>
      </w:r>
      <w:r>
        <w:tab/>
      </w:r>
      <w:r>
        <w:tab/>
      </w:r>
      <w:r>
        <w:tab/>
      </w:r>
      <w:r>
        <w:tab/>
      </w:r>
      <w:r>
        <w:tab/>
      </w:r>
      <w:r>
        <w:tab/>
      </w:r>
      <w:r w:rsidR="00821744">
        <w:t>&lt;!-- USGIN requires the beginPosition and endPosition's frame property to be defined. urn:cgi:trs:CGI:StandardGeologicTimeMa identifies the standard Geologic time scale frame. --&gt;</w:t>
      </w:r>
    </w:p>
    <w:p w:rsidR="00821744" w:rsidRDefault="00821744" w:rsidP="00072A35">
      <w:pPr>
        <w:pStyle w:val="XMLelement0"/>
        <w:ind w:left="1900" w:hanging="1900"/>
      </w:pPr>
      <w:r>
        <w:tab/>
      </w:r>
      <w:r>
        <w:tab/>
      </w:r>
      <w:r>
        <w:tab/>
      </w:r>
      <w:r>
        <w:tab/>
      </w:r>
      <w:r>
        <w:tab/>
      </w:r>
      <w:r>
        <w:tab/>
      </w:r>
      <w:r>
        <w:tab/>
      </w:r>
      <w:r>
        <w:tab/>
      </w:r>
      <w:r>
        <w:tab/>
        <w:t>&lt;gml:beginPosition</w:t>
      </w:r>
      <w:r w:rsidR="00072A35">
        <w:t xml:space="preserve"> </w:t>
      </w:r>
      <w:r w:rsidRPr="00072A35">
        <w:rPr>
          <w:rStyle w:val="XMLattributeChar0"/>
        </w:rPr>
        <w:t>frame</w:t>
      </w:r>
      <w:r w:rsidRPr="00072A35">
        <w:rPr>
          <w:color w:val="auto"/>
        </w:rPr>
        <w:t>=</w:t>
      </w:r>
      <w:r w:rsidRPr="00072A35">
        <w:rPr>
          <w:rStyle w:val="XMLattributeValueChar"/>
        </w:rPr>
        <w:t>"urn:cgi:trs:CGI:StandardGeologicTimeMa"</w:t>
      </w:r>
      <w:r>
        <w:t>&gt;</w:t>
      </w:r>
      <w:r w:rsidRPr="00072A35">
        <w:rPr>
          <w:color w:val="auto"/>
        </w:rPr>
        <w:t>203</w:t>
      </w:r>
      <w:r>
        <w:t>&lt;/gml:beginPosition&gt;</w:t>
      </w:r>
    </w:p>
    <w:p w:rsidR="00821744" w:rsidRDefault="00072A35" w:rsidP="00072A35">
      <w:pPr>
        <w:pStyle w:val="XMLelement0"/>
        <w:ind w:left="1900" w:hanging="1900"/>
      </w:pPr>
      <w:r>
        <w:tab/>
      </w:r>
      <w:r>
        <w:tab/>
      </w:r>
      <w:r>
        <w:tab/>
      </w:r>
      <w:r>
        <w:tab/>
      </w:r>
      <w:r>
        <w:tab/>
      </w:r>
      <w:r>
        <w:tab/>
      </w:r>
      <w:r>
        <w:tab/>
      </w:r>
      <w:r>
        <w:tab/>
      </w:r>
      <w:r>
        <w:tab/>
      </w:r>
      <w:r w:rsidR="00821744">
        <w:t xml:space="preserve">&lt;gml:endPosition </w:t>
      </w:r>
      <w:r w:rsidR="00821744" w:rsidRPr="00072A35">
        <w:rPr>
          <w:rStyle w:val="XMLattributeChar0"/>
        </w:rPr>
        <w:t>frame</w:t>
      </w:r>
      <w:r w:rsidR="00821744" w:rsidRPr="00072A35">
        <w:rPr>
          <w:color w:val="auto"/>
        </w:rPr>
        <w:t>=</w:t>
      </w:r>
      <w:r w:rsidR="00821744" w:rsidRPr="00072A35">
        <w:rPr>
          <w:rStyle w:val="XMLattributeValueChar"/>
        </w:rPr>
        <w:t>"urn:cgi:trs:CGI:StandardGeologicTimeMa "</w:t>
      </w:r>
      <w:r w:rsidR="00821744">
        <w:t>&gt;</w:t>
      </w:r>
      <w:r w:rsidR="00821744" w:rsidRPr="00072A35">
        <w:rPr>
          <w:color w:val="auto"/>
        </w:rPr>
        <w:t>135</w:t>
      </w:r>
      <w:r w:rsidR="00821744">
        <w:t>&lt;/gml:endPosition&gt;</w:t>
      </w:r>
    </w:p>
    <w:p w:rsidR="00821744" w:rsidRDefault="00821744" w:rsidP="00821744">
      <w:pPr>
        <w:pStyle w:val="XMLelement0"/>
      </w:pPr>
      <w:r>
        <w:tab/>
      </w:r>
      <w:r>
        <w:tab/>
      </w:r>
      <w:r>
        <w:tab/>
      </w:r>
      <w:r>
        <w:tab/>
      </w:r>
      <w:r>
        <w:tab/>
      </w:r>
      <w:r>
        <w:tab/>
      </w:r>
      <w:r>
        <w:tab/>
      </w:r>
      <w:r>
        <w:tab/>
        <w:t>&lt;/gml:TimePeriod&gt;</w:t>
      </w:r>
    </w:p>
    <w:p w:rsidR="00821744" w:rsidRDefault="00821744" w:rsidP="00821744">
      <w:pPr>
        <w:pStyle w:val="XMLelement0"/>
      </w:pPr>
      <w:r>
        <w:tab/>
      </w:r>
      <w:r>
        <w:tab/>
      </w:r>
      <w:r>
        <w:tab/>
      </w:r>
      <w:r>
        <w:tab/>
      </w:r>
      <w:r>
        <w:tab/>
      </w:r>
      <w:r>
        <w:tab/>
      </w:r>
      <w:r>
        <w:tab/>
        <w:t>&lt;/gmd:extent&gt;</w:t>
      </w:r>
    </w:p>
    <w:p w:rsidR="00821744" w:rsidRDefault="00821744" w:rsidP="00821744">
      <w:pPr>
        <w:pStyle w:val="XMLelement0"/>
      </w:pPr>
      <w:r>
        <w:tab/>
      </w:r>
      <w:r>
        <w:tab/>
      </w:r>
      <w:r>
        <w:tab/>
      </w:r>
      <w:r>
        <w:tab/>
      </w:r>
      <w:r>
        <w:tab/>
      </w:r>
      <w:r>
        <w:tab/>
        <w:t>&lt;/gmd:EX_TemporalExtent&gt;</w:t>
      </w:r>
    </w:p>
    <w:p w:rsidR="00821744" w:rsidRDefault="00821744" w:rsidP="00821744">
      <w:pPr>
        <w:pStyle w:val="XMLelement0"/>
      </w:pPr>
      <w:r>
        <w:tab/>
      </w:r>
      <w:r>
        <w:tab/>
      </w:r>
      <w:r>
        <w:tab/>
      </w:r>
      <w:r>
        <w:tab/>
      </w:r>
      <w:r>
        <w:tab/>
        <w:t>&lt;/gmd:temporalElement&gt;</w:t>
      </w:r>
    </w:p>
    <w:p w:rsidR="00821744" w:rsidRDefault="00821744" w:rsidP="00821744">
      <w:pPr>
        <w:pStyle w:val="XMLelement0"/>
      </w:pPr>
      <w:r>
        <w:tab/>
      </w:r>
      <w:r>
        <w:tab/>
      </w:r>
      <w:r>
        <w:tab/>
      </w:r>
      <w:r>
        <w:tab/>
        <w:t>&lt;/gmd:EX_Extent&gt;</w:t>
      </w:r>
    </w:p>
    <w:p w:rsidR="00821744" w:rsidRDefault="00821744" w:rsidP="00821744">
      <w:pPr>
        <w:pStyle w:val="XMLelement0"/>
      </w:pPr>
      <w:r>
        <w:lastRenderedPageBreak/>
        <w:tab/>
      </w:r>
      <w:r>
        <w:tab/>
      </w:r>
      <w:r>
        <w:tab/>
        <w:t>&lt;/gmd:extent&gt;</w:t>
      </w:r>
    </w:p>
    <w:p w:rsidR="00821744" w:rsidRDefault="00821744" w:rsidP="00557335">
      <w:pPr>
        <w:pStyle w:val="XMLcommetn"/>
      </w:pPr>
      <w:r>
        <w:tab/>
      </w:r>
      <w:r>
        <w:tab/>
      </w:r>
      <w:r>
        <w:tab/>
      </w:r>
      <w:r w:rsidR="00557335">
        <w:t xml:space="preserve">              </w:t>
      </w:r>
      <w:r>
        <w:t>&lt;!-- (O-X) Resource spatio-temporal extent - Not used. USGIN mandates encoding space time location with EX_TemporalExte</w:t>
      </w:r>
      <w:r w:rsidR="00557335">
        <w:t>nt and EX_GeographicBoundingBox</w:t>
      </w:r>
      <w:r>
        <w:t xml:space="preserve"> --&gt;</w:t>
      </w:r>
    </w:p>
    <w:p w:rsidR="00821744" w:rsidRDefault="00821744" w:rsidP="00557335">
      <w:pPr>
        <w:pStyle w:val="XMLcommetn"/>
      </w:pPr>
      <w:r>
        <w:tab/>
      </w:r>
      <w:r>
        <w:tab/>
      </w:r>
      <w:r>
        <w:tab/>
      </w:r>
      <w:r w:rsidR="00557335">
        <w:t xml:space="preserve">              </w:t>
      </w:r>
      <w:r>
        <w:t>&lt;!-- (O-O) Resource vertical extent  --&gt;</w:t>
      </w:r>
    </w:p>
    <w:p w:rsidR="00821744" w:rsidRDefault="00821744" w:rsidP="00821744">
      <w:pPr>
        <w:pStyle w:val="XMLelement0"/>
      </w:pPr>
      <w:r>
        <w:tab/>
      </w:r>
      <w:r>
        <w:tab/>
      </w:r>
      <w:r>
        <w:tab/>
        <w:t>&lt;gmd:extent&gt;</w:t>
      </w:r>
    </w:p>
    <w:p w:rsidR="00821744" w:rsidRDefault="00821744" w:rsidP="00821744">
      <w:pPr>
        <w:pStyle w:val="XMLelement0"/>
      </w:pPr>
      <w:r>
        <w:tab/>
      </w:r>
      <w:r>
        <w:tab/>
      </w:r>
      <w:r>
        <w:tab/>
      </w:r>
      <w:r>
        <w:tab/>
        <w:t>&lt;gmd:EX_Extent&gt;</w:t>
      </w:r>
    </w:p>
    <w:p w:rsidR="00821744" w:rsidRDefault="00821744" w:rsidP="00821744">
      <w:pPr>
        <w:pStyle w:val="XMLelement0"/>
      </w:pPr>
      <w:r>
        <w:tab/>
      </w:r>
      <w:r>
        <w:tab/>
      </w:r>
      <w:r>
        <w:tab/>
      </w:r>
      <w:r>
        <w:tab/>
      </w:r>
      <w:r>
        <w:tab/>
        <w:t>&lt;gmd:verticalElement&gt;</w:t>
      </w:r>
    </w:p>
    <w:p w:rsidR="00821744" w:rsidRDefault="00821744" w:rsidP="00821744">
      <w:pPr>
        <w:pStyle w:val="XMLelement0"/>
      </w:pPr>
      <w:r>
        <w:tab/>
      </w:r>
      <w:r>
        <w:tab/>
      </w:r>
      <w:r>
        <w:tab/>
      </w:r>
      <w:r>
        <w:tab/>
      </w:r>
      <w:r>
        <w:tab/>
      </w:r>
      <w:r>
        <w:tab/>
        <w:t>&lt;gmd:EX_VerticalExtent&gt;</w:t>
      </w:r>
    </w:p>
    <w:p w:rsidR="00821744" w:rsidRDefault="00821744" w:rsidP="00821744">
      <w:pPr>
        <w:pStyle w:val="XMLelement0"/>
      </w:pPr>
      <w:r>
        <w:tab/>
      </w:r>
      <w:r>
        <w:tab/>
      </w:r>
      <w:r>
        <w:tab/>
      </w:r>
      <w:r>
        <w:tab/>
      </w:r>
      <w:r>
        <w:tab/>
      </w:r>
      <w:r>
        <w:tab/>
      </w:r>
      <w:r>
        <w:tab/>
        <w:t>&lt;gmd:minimumValue&gt;</w:t>
      </w:r>
    </w:p>
    <w:p w:rsidR="00821744" w:rsidRDefault="00821744" w:rsidP="00821744">
      <w:pPr>
        <w:pStyle w:val="XMLelement0"/>
      </w:pPr>
      <w:r>
        <w:tab/>
      </w:r>
      <w:r>
        <w:tab/>
      </w:r>
      <w:r>
        <w:tab/>
      </w:r>
      <w:r>
        <w:tab/>
      </w:r>
      <w:r>
        <w:tab/>
      </w:r>
      <w:r>
        <w:tab/>
      </w:r>
      <w:r>
        <w:tab/>
      </w:r>
      <w:r>
        <w:tab/>
        <w:t>&lt;gco:Real&gt;-</w:t>
      </w:r>
      <w:r w:rsidRPr="00557335">
        <w:rPr>
          <w:color w:val="auto"/>
        </w:rPr>
        <w:t>100</w:t>
      </w:r>
      <w:r>
        <w:t>&lt;/gco:Real&gt;</w:t>
      </w:r>
    </w:p>
    <w:p w:rsidR="00821744" w:rsidRDefault="00821744" w:rsidP="00821744">
      <w:pPr>
        <w:pStyle w:val="XMLelement0"/>
      </w:pPr>
      <w:r>
        <w:tab/>
      </w:r>
      <w:r>
        <w:tab/>
      </w:r>
      <w:r>
        <w:tab/>
      </w:r>
      <w:r>
        <w:tab/>
      </w:r>
      <w:r>
        <w:tab/>
      </w:r>
      <w:r>
        <w:tab/>
      </w:r>
      <w:r>
        <w:tab/>
        <w:t>&lt;/gmd:minimumValue&gt;</w:t>
      </w:r>
    </w:p>
    <w:p w:rsidR="00821744" w:rsidRDefault="00821744" w:rsidP="00821744">
      <w:pPr>
        <w:pStyle w:val="XMLelement0"/>
      </w:pPr>
      <w:r>
        <w:tab/>
      </w:r>
      <w:r>
        <w:tab/>
      </w:r>
      <w:r>
        <w:tab/>
      </w:r>
      <w:r>
        <w:tab/>
      </w:r>
      <w:r>
        <w:tab/>
      </w:r>
      <w:r>
        <w:tab/>
      </w:r>
      <w:r>
        <w:tab/>
        <w:t>&lt;gmd:maximumValue&gt;</w:t>
      </w:r>
    </w:p>
    <w:p w:rsidR="00821744" w:rsidRDefault="00821744" w:rsidP="00821744">
      <w:pPr>
        <w:pStyle w:val="XMLelement0"/>
      </w:pPr>
      <w:r>
        <w:tab/>
      </w:r>
      <w:r>
        <w:tab/>
      </w:r>
      <w:r>
        <w:tab/>
      </w:r>
      <w:r>
        <w:tab/>
      </w:r>
      <w:r>
        <w:tab/>
      </w:r>
      <w:r>
        <w:tab/>
      </w:r>
      <w:r>
        <w:tab/>
      </w:r>
      <w:r>
        <w:tab/>
        <w:t>&lt;gco:Real&gt;</w:t>
      </w:r>
      <w:r w:rsidRPr="00557335">
        <w:rPr>
          <w:color w:val="auto"/>
        </w:rPr>
        <w:t>200</w:t>
      </w:r>
      <w:r>
        <w:t>&lt;/gco:Real&gt;</w:t>
      </w:r>
    </w:p>
    <w:p w:rsidR="00821744" w:rsidRDefault="00821744" w:rsidP="00821744">
      <w:pPr>
        <w:pStyle w:val="XMLelement0"/>
      </w:pPr>
      <w:r>
        <w:tab/>
      </w:r>
      <w:r>
        <w:tab/>
      </w:r>
      <w:r>
        <w:tab/>
      </w:r>
      <w:r>
        <w:tab/>
      </w:r>
      <w:r>
        <w:tab/>
      </w:r>
      <w:r>
        <w:tab/>
      </w:r>
      <w:r>
        <w:tab/>
        <w:t>&lt;/gmd:maximumValue&gt;</w:t>
      </w:r>
    </w:p>
    <w:p w:rsidR="00821744" w:rsidRDefault="00821744" w:rsidP="00557335">
      <w:pPr>
        <w:pStyle w:val="XMLcommetn"/>
      </w:pPr>
      <w:r>
        <w:tab/>
      </w:r>
      <w:r>
        <w:tab/>
      </w:r>
      <w:r>
        <w:tab/>
      </w:r>
      <w:r>
        <w:tab/>
      </w:r>
      <w:r>
        <w:tab/>
      </w:r>
      <w:r>
        <w:tab/>
      </w:r>
      <w:r>
        <w:tab/>
        <w:t>&lt;!-- Use EPSG register of geodetic parameters such as at http://www.epsg-registry.org/. The default VerticalCRS is World mean sea level (MSL): http://www.spatialreference.org/ref/epsg/5714/ (replaces urn:ogc:def:crs:EPSG::5714) --&gt;</w:t>
      </w:r>
    </w:p>
    <w:p w:rsidR="00557335" w:rsidRDefault="00821744" w:rsidP="00821744">
      <w:pPr>
        <w:pStyle w:val="XMLelement0"/>
      </w:pPr>
      <w:r>
        <w:tab/>
      </w:r>
      <w:r>
        <w:tab/>
      </w:r>
      <w:r>
        <w:tab/>
      </w:r>
      <w:r>
        <w:tab/>
      </w:r>
      <w:r>
        <w:tab/>
      </w:r>
      <w:r>
        <w:tab/>
      </w:r>
      <w:r>
        <w:tab/>
        <w:t xml:space="preserve">&lt;gmd:verticalCRS </w:t>
      </w:r>
      <w:r w:rsidRPr="00557335">
        <w:rPr>
          <w:rStyle w:val="XMLattributeChar0"/>
        </w:rPr>
        <w:t>xlink:href</w:t>
      </w:r>
      <w:r w:rsidRPr="00557335">
        <w:rPr>
          <w:color w:val="auto"/>
        </w:rPr>
        <w:t>=</w:t>
      </w:r>
      <w:r w:rsidRPr="00557335">
        <w:rPr>
          <w:rStyle w:val="XMLattributeValueChar"/>
        </w:rPr>
        <w:t>"http://www.spatialreference.org/ref/epsg/5714/"</w:t>
      </w:r>
      <w:r>
        <w:t>&gt;</w:t>
      </w:r>
    </w:p>
    <w:p w:rsidR="00821744" w:rsidRDefault="00557335" w:rsidP="00821744">
      <w:pPr>
        <w:pStyle w:val="XMLelement0"/>
      </w:pPr>
      <w:r>
        <w:tab/>
      </w:r>
      <w:r>
        <w:tab/>
      </w:r>
      <w:r>
        <w:tab/>
      </w:r>
      <w:r>
        <w:tab/>
      </w:r>
      <w:r>
        <w:tab/>
      </w:r>
      <w:r>
        <w:tab/>
      </w:r>
      <w:r>
        <w:tab/>
      </w:r>
      <w:r w:rsidR="00821744">
        <w:t>&lt;/gmd:verticalCRS&gt;</w:t>
      </w:r>
    </w:p>
    <w:p w:rsidR="00821744" w:rsidRDefault="00821744" w:rsidP="00821744">
      <w:pPr>
        <w:pStyle w:val="XMLelement0"/>
      </w:pPr>
      <w:r>
        <w:tab/>
      </w:r>
      <w:r>
        <w:tab/>
      </w:r>
      <w:r>
        <w:tab/>
      </w:r>
      <w:r>
        <w:tab/>
      </w:r>
      <w:r>
        <w:tab/>
      </w:r>
      <w:r>
        <w:tab/>
        <w:t>&lt;/gmd:EX_VerticalExtent&gt;</w:t>
      </w:r>
    </w:p>
    <w:p w:rsidR="00821744" w:rsidRDefault="00821744" w:rsidP="00821744">
      <w:pPr>
        <w:pStyle w:val="XMLelement0"/>
      </w:pPr>
      <w:r>
        <w:tab/>
      </w:r>
      <w:r>
        <w:tab/>
      </w:r>
      <w:r>
        <w:tab/>
      </w:r>
      <w:r>
        <w:tab/>
      </w:r>
      <w:r>
        <w:tab/>
        <w:t>&lt;/gmd:verticalElement&gt;</w:t>
      </w:r>
    </w:p>
    <w:p w:rsidR="00821744" w:rsidRDefault="00821744" w:rsidP="00821744">
      <w:pPr>
        <w:pStyle w:val="XMLelement0"/>
      </w:pPr>
      <w:r>
        <w:tab/>
      </w:r>
      <w:r>
        <w:tab/>
      </w:r>
      <w:r>
        <w:tab/>
      </w:r>
      <w:r>
        <w:tab/>
        <w:t>&lt;/gmd:EX_Extent&gt;</w:t>
      </w:r>
    </w:p>
    <w:p w:rsidR="00821744" w:rsidRDefault="00821744" w:rsidP="00821744">
      <w:pPr>
        <w:pStyle w:val="XMLelement0"/>
      </w:pPr>
      <w:r>
        <w:tab/>
      </w:r>
      <w:r>
        <w:tab/>
      </w:r>
      <w:r>
        <w:tab/>
        <w:t>&lt;/gmd:extent&gt;</w:t>
      </w:r>
    </w:p>
    <w:p w:rsidR="00821744" w:rsidRDefault="00821744" w:rsidP="00821744">
      <w:pPr>
        <w:pStyle w:val="XMLelement0"/>
      </w:pPr>
      <w:r>
        <w:tab/>
      </w:r>
      <w:r>
        <w:tab/>
        <w:t>&lt;/gmd:MD_DataIdentification&gt;</w:t>
      </w:r>
    </w:p>
    <w:p w:rsidR="00821744" w:rsidRDefault="00821744" w:rsidP="00821744">
      <w:pPr>
        <w:pStyle w:val="XMLelement0"/>
      </w:pPr>
      <w:r>
        <w:tab/>
        <w:t>&lt;/gmd:identificationInfo&gt;</w:t>
      </w:r>
    </w:p>
    <w:p w:rsidR="00821744" w:rsidRDefault="00821744" w:rsidP="00E82B75">
      <w:pPr>
        <w:pStyle w:val="XMLcommetn"/>
      </w:pPr>
      <w:r>
        <w:tab/>
      </w:r>
      <w:r w:rsidR="00E82B75">
        <w:t xml:space="preserve">                  </w:t>
      </w:r>
      <w:r>
        <w:t>&lt;!-- **************************************************************** --&gt;</w:t>
      </w:r>
    </w:p>
    <w:p w:rsidR="00821744" w:rsidRDefault="00821744" w:rsidP="00E82B75">
      <w:pPr>
        <w:pStyle w:val="XMLcommetn"/>
      </w:pPr>
      <w:r>
        <w:tab/>
      </w:r>
      <w:r w:rsidR="00E82B75">
        <w:t xml:space="preserve">                  </w:t>
      </w:r>
      <w:r>
        <w:t>&lt;!-- (O-O) Content information - Characteristics describing the feature cataloguecatalog, coverage, or image data. Not applicable to this resource. --&gt;</w:t>
      </w:r>
    </w:p>
    <w:p w:rsidR="00821744" w:rsidRDefault="00821744" w:rsidP="00821744">
      <w:pPr>
        <w:pStyle w:val="XMLelement0"/>
      </w:pPr>
      <w:r>
        <w:tab/>
        <w:t xml:space="preserve">&lt;gmd:contentInfo </w:t>
      </w:r>
      <w:r w:rsidRPr="00E82B75">
        <w:rPr>
          <w:rStyle w:val="XMLattributeChar0"/>
        </w:rPr>
        <w:t>gco:nilReason</w:t>
      </w:r>
      <w:r w:rsidRPr="00E82B75">
        <w:rPr>
          <w:color w:val="auto"/>
        </w:rPr>
        <w:t>=</w:t>
      </w:r>
      <w:r w:rsidRPr="00E82B75">
        <w:rPr>
          <w:rStyle w:val="XMLattributeValueChar"/>
        </w:rPr>
        <w:t>"inapplicable"</w:t>
      </w:r>
      <w:r>
        <w:t>/&gt;</w:t>
      </w:r>
    </w:p>
    <w:p w:rsidR="00821744" w:rsidRDefault="00821744" w:rsidP="00E82B75">
      <w:pPr>
        <w:pStyle w:val="XMLcommetn"/>
      </w:pPr>
      <w:r>
        <w:tab/>
      </w:r>
      <w:r w:rsidR="00E82B75">
        <w:t xml:space="preserve">                  </w:t>
      </w:r>
      <w:r>
        <w:t xml:space="preserve">&lt;!-- (O-O) Resource distribution information - This element provides information to inform users how to obtain or access the described resource.  NOTE: there are several ways el-ements can be nested within MD_Distribution, please read the MD_Distribution sections in the USGIN profile document.  --&gt;  </w:t>
      </w:r>
    </w:p>
    <w:p w:rsidR="00821744" w:rsidRDefault="00821744" w:rsidP="00821744">
      <w:pPr>
        <w:pStyle w:val="XMLelement0"/>
      </w:pPr>
      <w:r>
        <w:tab/>
        <w:t>&lt;gmd:distributionInfo&gt;</w:t>
      </w:r>
    </w:p>
    <w:p w:rsidR="00821744" w:rsidRDefault="00821744" w:rsidP="00821744">
      <w:pPr>
        <w:pStyle w:val="XMLelement0"/>
      </w:pPr>
      <w:r>
        <w:tab/>
      </w:r>
      <w:r>
        <w:tab/>
        <w:t>&lt;gmd:MD_Distribution&gt;</w:t>
      </w:r>
    </w:p>
    <w:p w:rsidR="00821744" w:rsidRDefault="00821744" w:rsidP="00E82B75">
      <w:pPr>
        <w:pStyle w:val="XMLcommetn"/>
      </w:pPr>
      <w:r>
        <w:tab/>
      </w:r>
      <w:r>
        <w:tab/>
      </w:r>
      <w:r>
        <w:tab/>
      </w:r>
      <w:r w:rsidR="00E82B75">
        <w:t xml:space="preserve">              </w:t>
      </w:r>
      <w:r>
        <w:t>&lt;!-- (O-O)  Resource distribution format - Information on the format or physical manifesta-tion of the resource. If the resource is a physical resource, like a book, rock sample, paper document, the distributionFormat/MD_Format/name is mandatory, and must be from the USGIN distribution format codelist. Value is optional for this document resource. --&gt;</w:t>
      </w:r>
    </w:p>
    <w:p w:rsidR="00821744" w:rsidRDefault="00821744" w:rsidP="00821744">
      <w:pPr>
        <w:pStyle w:val="XMLelement0"/>
      </w:pPr>
      <w:r>
        <w:tab/>
      </w:r>
      <w:r>
        <w:tab/>
      </w:r>
      <w:r>
        <w:tab/>
        <w:t>&lt;gmd:distributionFormat&gt;</w:t>
      </w:r>
    </w:p>
    <w:p w:rsidR="00821744" w:rsidRDefault="00821744" w:rsidP="00821744">
      <w:pPr>
        <w:pStyle w:val="XMLelement0"/>
      </w:pPr>
      <w:r>
        <w:tab/>
      </w:r>
      <w:r>
        <w:tab/>
      </w:r>
      <w:r>
        <w:tab/>
      </w:r>
      <w:r>
        <w:tab/>
        <w:t>&lt;gmd:MD_Format&gt;</w:t>
      </w:r>
    </w:p>
    <w:p w:rsidR="00821744" w:rsidRDefault="00821744" w:rsidP="00821744">
      <w:pPr>
        <w:pStyle w:val="XMLelement0"/>
      </w:pPr>
      <w:r>
        <w:tab/>
      </w:r>
      <w:r>
        <w:tab/>
      </w:r>
      <w:r>
        <w:tab/>
      </w:r>
      <w:r>
        <w:tab/>
      </w:r>
      <w:r>
        <w:tab/>
        <w:t>&lt;gmd:name&gt;</w:t>
      </w:r>
    </w:p>
    <w:p w:rsidR="00821744" w:rsidRDefault="00821744" w:rsidP="00821744">
      <w:pPr>
        <w:pStyle w:val="XMLelement0"/>
      </w:pPr>
      <w:r>
        <w:tab/>
      </w:r>
      <w:r>
        <w:tab/>
      </w:r>
      <w:r>
        <w:tab/>
      </w:r>
      <w:r>
        <w:tab/>
      </w:r>
      <w:r>
        <w:tab/>
      </w:r>
      <w:r>
        <w:tab/>
        <w:t>&lt;gco:CharacterString&gt;</w:t>
      </w:r>
      <w:r w:rsidRPr="00E82B75">
        <w:rPr>
          <w:color w:val="auto"/>
        </w:rPr>
        <w:t>application/pdf</w:t>
      </w:r>
      <w:r>
        <w:t xml:space="preserve">&lt;/gco:CharacterString&gt;   </w:t>
      </w:r>
    </w:p>
    <w:p w:rsidR="00821744" w:rsidRDefault="00821744" w:rsidP="00821744">
      <w:pPr>
        <w:pStyle w:val="XMLelement0"/>
      </w:pPr>
      <w:r>
        <w:tab/>
      </w:r>
      <w:r>
        <w:tab/>
      </w:r>
      <w:r>
        <w:tab/>
      </w:r>
      <w:r>
        <w:tab/>
      </w:r>
      <w:r>
        <w:tab/>
        <w:t>&lt;/gmd:name&gt;</w:t>
      </w:r>
    </w:p>
    <w:p w:rsidR="00821744" w:rsidRDefault="00821744" w:rsidP="00821744">
      <w:pPr>
        <w:pStyle w:val="XMLelement0"/>
      </w:pPr>
      <w:r>
        <w:tab/>
      </w:r>
      <w:r>
        <w:tab/>
      </w:r>
      <w:r>
        <w:tab/>
      </w:r>
      <w:r>
        <w:tab/>
      </w:r>
      <w:r>
        <w:tab/>
        <w:t>&lt;gmd:version&gt;</w:t>
      </w:r>
    </w:p>
    <w:p w:rsidR="00821744" w:rsidRDefault="00821744" w:rsidP="00821744">
      <w:pPr>
        <w:pStyle w:val="XMLelement0"/>
      </w:pPr>
      <w:r>
        <w:tab/>
      </w:r>
      <w:r>
        <w:tab/>
      </w:r>
      <w:r>
        <w:tab/>
      </w:r>
      <w:r>
        <w:tab/>
      </w:r>
      <w:r>
        <w:tab/>
      </w:r>
      <w:r>
        <w:tab/>
        <w:t>&lt;gco:CharacterString&gt;</w:t>
      </w:r>
      <w:r w:rsidRPr="00E82B75">
        <w:rPr>
          <w:color w:val="auto"/>
        </w:rPr>
        <w:t>8.0</w:t>
      </w:r>
      <w:r>
        <w:t>&lt;/gco:CharacterString&gt;</w:t>
      </w:r>
    </w:p>
    <w:p w:rsidR="00821744" w:rsidRDefault="00821744" w:rsidP="00821744">
      <w:pPr>
        <w:pStyle w:val="XMLelement0"/>
      </w:pPr>
      <w:r>
        <w:tab/>
      </w:r>
      <w:r>
        <w:tab/>
      </w:r>
      <w:r>
        <w:tab/>
      </w:r>
      <w:r>
        <w:tab/>
      </w:r>
      <w:r>
        <w:tab/>
        <w:t>&lt;/gmd:version&gt;</w:t>
      </w:r>
    </w:p>
    <w:p w:rsidR="00821744" w:rsidRDefault="00821744" w:rsidP="00821744">
      <w:pPr>
        <w:pStyle w:val="XMLelement0"/>
      </w:pPr>
      <w:r>
        <w:tab/>
      </w:r>
      <w:r>
        <w:tab/>
      </w:r>
      <w:r>
        <w:tab/>
      </w:r>
      <w:r>
        <w:tab/>
        <w:t>&lt;/gmd:MD_Format&gt;</w:t>
      </w:r>
    </w:p>
    <w:p w:rsidR="00821744" w:rsidRDefault="00821744" w:rsidP="00821744">
      <w:pPr>
        <w:pStyle w:val="XMLelement0"/>
      </w:pPr>
      <w:r>
        <w:tab/>
      </w:r>
      <w:r>
        <w:tab/>
      </w:r>
      <w:r>
        <w:tab/>
        <w:t>&lt;/gmd:distributionFormat&gt;</w:t>
      </w:r>
    </w:p>
    <w:p w:rsidR="00821744" w:rsidRDefault="00821744" w:rsidP="00E82B75">
      <w:pPr>
        <w:pStyle w:val="XMLcommetn"/>
      </w:pPr>
      <w:r>
        <w:lastRenderedPageBreak/>
        <w:tab/>
      </w:r>
      <w:r>
        <w:tab/>
      </w:r>
      <w:r>
        <w:tab/>
      </w:r>
      <w:r w:rsidR="00E82B75">
        <w:t xml:space="preserve">              </w:t>
      </w:r>
      <w:r>
        <w:t xml:space="preserve">&lt;!-- (O-C) Resource distributor information - USGIN differs from NAP in this case (but not with ISO19115) by allowing multiple distributors, and binding between distributors, transfer options, and formats.  --&gt;         </w:t>
      </w:r>
    </w:p>
    <w:p w:rsidR="00821744" w:rsidRDefault="00821744" w:rsidP="00821744">
      <w:pPr>
        <w:pStyle w:val="XMLelement0"/>
      </w:pPr>
      <w:r>
        <w:tab/>
      </w:r>
      <w:r>
        <w:tab/>
      </w:r>
      <w:r>
        <w:tab/>
        <w:t>&lt;gmd:distributor&gt;</w:t>
      </w:r>
    </w:p>
    <w:p w:rsidR="00821744" w:rsidRDefault="00821744" w:rsidP="00E82B75">
      <w:pPr>
        <w:pStyle w:val="XMLcommetn"/>
      </w:pPr>
      <w:r>
        <w:tab/>
      </w:r>
      <w:r>
        <w:tab/>
      </w:r>
      <w:r>
        <w:tab/>
      </w:r>
      <w:r>
        <w:tab/>
      </w:r>
      <w:r w:rsidR="00E82B75">
        <w:t xml:space="preserve">         </w:t>
      </w:r>
      <w:r>
        <w:t>&lt;!-- For USGIN profile, each distributor/MD_Distributor is a binding between one or more transfer options and the distributor formats that are available through that/those transfer options (MD_DigitalTransferOptions/onLine/CI_OnlineResource in particular). If different formats are available from the same distributor, or have different transfer options, these should be represented as different distributor/MD_Distributor instances. See the USGIN Profile section ‘Use of MD_Distribution and MD_Distributor’ for instructions on use of these elements. --&gt;</w:t>
      </w:r>
    </w:p>
    <w:p w:rsidR="00821744" w:rsidRDefault="00821744" w:rsidP="00821744">
      <w:pPr>
        <w:pStyle w:val="XMLelement0"/>
      </w:pPr>
      <w:r>
        <w:tab/>
      </w:r>
      <w:r>
        <w:tab/>
      </w:r>
      <w:r>
        <w:tab/>
      </w:r>
      <w:r>
        <w:tab/>
        <w:t>&lt;gmd:MD_Distributor&gt;</w:t>
      </w:r>
    </w:p>
    <w:p w:rsidR="00821744" w:rsidRDefault="00821744" w:rsidP="00821744">
      <w:pPr>
        <w:pStyle w:val="XMLelement0"/>
      </w:pPr>
      <w:r>
        <w:tab/>
      </w:r>
      <w:r>
        <w:tab/>
      </w:r>
      <w:r>
        <w:tab/>
      </w:r>
      <w:r>
        <w:tab/>
      </w:r>
      <w:r>
        <w:tab/>
        <w:t>&lt;gmd:distributorContact&gt;</w:t>
      </w:r>
    </w:p>
    <w:p w:rsidR="00821744" w:rsidRDefault="00821744" w:rsidP="00E82B75">
      <w:pPr>
        <w:pStyle w:val="XMLcommetn"/>
      </w:pPr>
      <w:r>
        <w:tab/>
      </w:r>
      <w:r>
        <w:tab/>
      </w:r>
      <w:r>
        <w:tab/>
      </w:r>
      <w:r>
        <w:tab/>
      </w:r>
      <w:r>
        <w:tab/>
      </w:r>
      <w:r>
        <w:tab/>
      </w:r>
      <w:r w:rsidR="00E82B75">
        <w:t xml:space="preserve">   </w:t>
      </w:r>
      <w:r>
        <w:t>&lt;!-- contact point for questions, comments, problems with accessing the resource through this distribution --&gt;</w:t>
      </w:r>
    </w:p>
    <w:p w:rsidR="00821744" w:rsidRDefault="00821744" w:rsidP="00821744">
      <w:pPr>
        <w:pStyle w:val="XMLelement0"/>
      </w:pPr>
      <w:r>
        <w:tab/>
      </w:r>
      <w:r>
        <w:tab/>
      </w:r>
      <w:r>
        <w:tab/>
      </w:r>
      <w:r>
        <w:tab/>
      </w:r>
      <w:r>
        <w:tab/>
      </w:r>
      <w:r>
        <w:tab/>
        <w:t>&lt;gmd:CI_ResponsibleParty&gt;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r>
      <w:r>
        <w:tab/>
        <w:t>&lt;gco:Charact</w:t>
      </w:r>
      <w:r w:rsidR="00E82B75">
        <w:t>erString&gt;</w:t>
      </w:r>
      <w:r w:rsidR="00E82B75" w:rsidRPr="00E82B75">
        <w:rPr>
          <w:color w:val="auto"/>
        </w:rPr>
        <w:t>Arizona Geological Sur</w:t>
      </w:r>
      <w:r w:rsidRPr="00E82B75">
        <w:rPr>
          <w:color w:val="auto"/>
        </w:rPr>
        <w:t>vey</w:t>
      </w:r>
      <w:r>
        <w:t>&lt;/gco:CharacterString&gt;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t>&lt;gmd:contactInfo&gt;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tab/>
      </w:r>
      <w:r>
        <w:tab/>
      </w:r>
      <w:r>
        <w:tab/>
      </w:r>
      <w:r>
        <w:tab/>
      </w:r>
      <w:r>
        <w:tab/>
      </w:r>
      <w:r>
        <w:tab/>
      </w:r>
      <w:r>
        <w:tab/>
      </w:r>
      <w:r>
        <w:tab/>
      </w:r>
      <w:r>
        <w:tab/>
        <w:t>&lt;gmd:address&gt;</w:t>
      </w:r>
    </w:p>
    <w:p w:rsidR="00821744" w:rsidRDefault="00821744" w:rsidP="00821744">
      <w:pPr>
        <w:pStyle w:val="XMLelement0"/>
      </w:pPr>
      <w:r>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r>
      <w:r>
        <w:tab/>
      </w:r>
      <w:r>
        <w:tab/>
        <w:t>&lt;gco:CharacterString&gt;</w:t>
      </w:r>
      <w:r w:rsidRPr="00E82B75">
        <w:rPr>
          <w:color w:val="auto"/>
        </w:rPr>
        <w:t>metadata@usgin.org</w:t>
      </w:r>
      <w:r>
        <w:t>&lt;/gco:CharacterString&gt;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t>&lt;/gmd:address&gt;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tab/>
      </w:r>
      <w:r>
        <w:tab/>
      </w:r>
      <w:r>
        <w:tab/>
      </w:r>
      <w:r>
        <w:tab/>
      </w:r>
      <w:r>
        <w:tab/>
      </w:r>
      <w:r>
        <w:tab/>
      </w:r>
      <w:r>
        <w:tab/>
        <w:t>&lt;/gmd:contactInfo&gt;</w:t>
      </w:r>
    </w:p>
    <w:p w:rsidR="00821744" w:rsidRDefault="00821744" w:rsidP="00821744">
      <w:pPr>
        <w:pStyle w:val="XMLelement0"/>
      </w:pPr>
      <w:r>
        <w:tab/>
      </w:r>
      <w:r>
        <w:tab/>
      </w:r>
      <w:r>
        <w:tab/>
      </w:r>
      <w:r>
        <w:tab/>
      </w:r>
      <w:r>
        <w:tab/>
      </w:r>
      <w:r>
        <w:tab/>
      </w:r>
      <w:r>
        <w:tab/>
        <w:t>&lt;gmd:role&gt;</w:t>
      </w:r>
    </w:p>
    <w:p w:rsidR="00821744" w:rsidRDefault="00821744" w:rsidP="00E82B75">
      <w:pPr>
        <w:pStyle w:val="XMLcommetn"/>
      </w:pPr>
      <w:r>
        <w:tab/>
      </w:r>
      <w:r>
        <w:tab/>
      </w:r>
      <w:r>
        <w:tab/>
      </w:r>
      <w:r>
        <w:tab/>
      </w:r>
      <w:r>
        <w:tab/>
      </w:r>
      <w:r>
        <w:tab/>
      </w:r>
      <w:r>
        <w:tab/>
      </w:r>
      <w:r>
        <w:tab/>
        <w:t>&lt;!-- CI_RoleCode codes applicable in this context include: {resourceProvider, dis-tributor, pointOfContact} --&gt;</w:t>
      </w:r>
    </w:p>
    <w:p w:rsidR="00821744" w:rsidRDefault="00821744" w:rsidP="00B36C6D">
      <w:pPr>
        <w:pStyle w:val="XMLelement0"/>
        <w:ind w:left="1700" w:hanging="1700"/>
      </w:pPr>
      <w:r>
        <w:tab/>
      </w:r>
      <w:r>
        <w:tab/>
      </w:r>
      <w:r>
        <w:tab/>
      </w:r>
      <w:r>
        <w:tab/>
      </w:r>
      <w:r>
        <w:tab/>
      </w:r>
      <w:r>
        <w:tab/>
      </w:r>
      <w:r>
        <w:tab/>
      </w:r>
      <w:r>
        <w:tab/>
        <w:t xml:space="preserve">&lt;gmd:CI_RoleCode </w:t>
      </w:r>
      <w:r w:rsidRPr="00B36C6D">
        <w:rPr>
          <w:rStyle w:val="XMLattributeChar0"/>
        </w:rPr>
        <w:t>codeList</w:t>
      </w:r>
      <w:r w:rsidRPr="00B36C6D">
        <w:rPr>
          <w:color w:val="auto"/>
        </w:rPr>
        <w:t>=</w:t>
      </w:r>
      <w:r w:rsidRPr="00B36C6D">
        <w:rPr>
          <w:rStyle w:val="XMLattributeValueChar"/>
        </w:rPr>
        <w:t>"http://www.isotc211.org/2005/resources/Codelist/gmxCodelists.xml#CI_RoleCode"</w:t>
      </w:r>
      <w:r>
        <w:t xml:space="preserve"> </w:t>
      </w:r>
      <w:r w:rsidRPr="00B36C6D">
        <w:rPr>
          <w:rStyle w:val="XMLattributeChar0"/>
        </w:rPr>
        <w:t>codeListValue</w:t>
      </w:r>
      <w:r w:rsidRPr="00B36C6D">
        <w:rPr>
          <w:color w:val="auto"/>
        </w:rPr>
        <w:t>=</w:t>
      </w:r>
      <w:r w:rsidRPr="00B36C6D">
        <w:rPr>
          <w:rStyle w:val="XMLattributeValueChar"/>
        </w:rPr>
        <w:t>"distributor"</w:t>
      </w:r>
      <w:r>
        <w:t>&gt;</w:t>
      </w:r>
      <w:r w:rsidRPr="00B36C6D">
        <w:rPr>
          <w:color w:val="auto"/>
        </w:rPr>
        <w:t>distributor</w:t>
      </w:r>
      <w:r>
        <w:t>&lt;/gmd:CI_RoleCode&gt;</w:t>
      </w:r>
    </w:p>
    <w:p w:rsidR="00821744" w:rsidRDefault="00821744" w:rsidP="00821744">
      <w:pPr>
        <w:pStyle w:val="XMLelement0"/>
      </w:pPr>
      <w:r>
        <w:tab/>
      </w:r>
      <w:r>
        <w:tab/>
      </w:r>
      <w:r>
        <w:tab/>
      </w:r>
      <w:r>
        <w:tab/>
      </w:r>
      <w:r>
        <w:tab/>
      </w:r>
      <w:r>
        <w:tab/>
      </w:r>
      <w:r>
        <w:tab/>
        <w:t>&lt;/gmd:role&gt;</w:t>
      </w:r>
    </w:p>
    <w:p w:rsidR="00821744" w:rsidRDefault="00821744" w:rsidP="00821744">
      <w:pPr>
        <w:pStyle w:val="XMLelement0"/>
      </w:pPr>
      <w:r>
        <w:tab/>
      </w:r>
      <w:r>
        <w:tab/>
      </w:r>
      <w:r>
        <w:tab/>
      </w:r>
      <w:r>
        <w:tab/>
      </w:r>
      <w:r>
        <w:tab/>
      </w:r>
      <w:r>
        <w:tab/>
        <w:t>&lt;/gmd:CI_ResponsibleParty&gt;</w:t>
      </w:r>
    </w:p>
    <w:p w:rsidR="00821744" w:rsidRDefault="00821744" w:rsidP="00821744">
      <w:pPr>
        <w:pStyle w:val="XMLelement0"/>
      </w:pPr>
      <w:r>
        <w:tab/>
      </w:r>
      <w:r>
        <w:tab/>
      </w:r>
      <w:r>
        <w:tab/>
      </w:r>
      <w:r>
        <w:tab/>
      </w:r>
      <w:r>
        <w:tab/>
        <w:t>&lt;/gmd:distributorContact&gt;</w:t>
      </w:r>
    </w:p>
    <w:p w:rsidR="00821744" w:rsidRDefault="00821744" w:rsidP="00E82B75">
      <w:pPr>
        <w:pStyle w:val="XMLcommetn"/>
      </w:pPr>
      <w:r>
        <w:tab/>
      </w:r>
      <w:r>
        <w:tab/>
      </w:r>
      <w:r>
        <w:tab/>
      </w:r>
      <w:r>
        <w:tab/>
      </w:r>
      <w:r>
        <w:tab/>
      </w:r>
      <w:r w:rsidR="00E82B75">
        <w:t xml:space="preserve">      </w:t>
      </w:r>
      <w:r>
        <w:t>&lt;!-- (O-C) Resource distributor format - USGIN profile specifies that the distributionIn-fo/MD_Distribution/distributionFormat may be included in the document (its schema val-id...), but distribution format information must be</w:t>
      </w:r>
      <w:r w:rsidR="00E82B75">
        <w:t xml:space="preserve"> duplicated in a distributionIn</w:t>
      </w:r>
      <w:r>
        <w:t xml:space="preserve">fo/distributor/MD_Distributor/distributorFormat element or the content can be lost --&gt;    </w:t>
      </w:r>
    </w:p>
    <w:p w:rsidR="00821744" w:rsidRDefault="00821744" w:rsidP="00821744">
      <w:pPr>
        <w:pStyle w:val="XMLelement0"/>
      </w:pPr>
      <w:r>
        <w:tab/>
      </w:r>
      <w:r>
        <w:tab/>
      </w:r>
      <w:r>
        <w:tab/>
      </w:r>
      <w:r>
        <w:tab/>
      </w:r>
      <w:r>
        <w:tab/>
        <w:t>&lt;gmd:distributorFormat&gt;</w:t>
      </w:r>
    </w:p>
    <w:p w:rsidR="00821744" w:rsidRDefault="00821744" w:rsidP="00821744">
      <w:pPr>
        <w:pStyle w:val="XMLelement0"/>
      </w:pPr>
      <w:r>
        <w:tab/>
      </w:r>
      <w:r>
        <w:tab/>
      </w:r>
      <w:r>
        <w:tab/>
      </w:r>
      <w:r>
        <w:tab/>
      </w:r>
      <w:r>
        <w:tab/>
      </w:r>
      <w:r>
        <w:tab/>
        <w:t>&lt;gmd:MD_Format&gt;</w:t>
      </w:r>
    </w:p>
    <w:p w:rsidR="00821744" w:rsidRDefault="00821744" w:rsidP="00E82B75">
      <w:pPr>
        <w:pStyle w:val="XMLcommetn"/>
      </w:pPr>
      <w:r>
        <w:tab/>
      </w:r>
      <w:r>
        <w:tab/>
      </w:r>
      <w:r>
        <w:tab/>
      </w:r>
      <w:r>
        <w:tab/>
      </w:r>
      <w:r>
        <w:tab/>
      </w:r>
      <w:r>
        <w:tab/>
      </w:r>
      <w:r>
        <w:tab/>
        <w:t>&lt;!-- Use USGIN distribution format code values. See "Online resource format names" in USGIN Profile --&gt;</w:t>
      </w:r>
    </w:p>
    <w:p w:rsidR="00821744" w:rsidRDefault="00821744" w:rsidP="00821744">
      <w:pPr>
        <w:pStyle w:val="XMLelement0"/>
      </w:pPr>
      <w:r>
        <w:tab/>
      </w:r>
      <w:r>
        <w:tab/>
      </w:r>
      <w:r>
        <w:tab/>
      </w:r>
      <w:r>
        <w:tab/>
      </w:r>
      <w:r>
        <w:tab/>
      </w:r>
      <w:r>
        <w:tab/>
      </w:r>
      <w:r>
        <w:tab/>
        <w:t>&lt;gmd:name&gt;</w:t>
      </w:r>
    </w:p>
    <w:p w:rsidR="00821744" w:rsidRDefault="00B36C6D" w:rsidP="00B36C6D">
      <w:pPr>
        <w:pStyle w:val="XMLcommetn"/>
      </w:pPr>
      <w:r>
        <w:tab/>
      </w:r>
      <w:r>
        <w:tab/>
      </w:r>
      <w:r>
        <w:tab/>
      </w:r>
      <w:r>
        <w:tab/>
      </w:r>
      <w:r>
        <w:tab/>
      </w:r>
      <w:r>
        <w:tab/>
      </w:r>
      <w:r>
        <w:tab/>
        <w:t>&lt;</w:t>
      </w:r>
      <w:r w:rsidR="00821744">
        <w:t>-- registered MIME type IETF RFC-3778 --&gt;</w:t>
      </w:r>
    </w:p>
    <w:p w:rsidR="00821744" w:rsidRDefault="00821744" w:rsidP="00821744">
      <w:pPr>
        <w:pStyle w:val="XMLelement0"/>
      </w:pPr>
      <w:r>
        <w:tab/>
      </w:r>
      <w:r>
        <w:tab/>
      </w:r>
      <w:r>
        <w:tab/>
      </w:r>
      <w:r>
        <w:tab/>
      </w:r>
      <w:r>
        <w:tab/>
      </w:r>
      <w:r>
        <w:tab/>
      </w:r>
      <w:r>
        <w:tab/>
      </w:r>
      <w:r>
        <w:tab/>
        <w:t>&lt;gco:CharacterString&gt;</w:t>
      </w:r>
      <w:r w:rsidRPr="00B36C6D">
        <w:rPr>
          <w:color w:val="auto"/>
        </w:rPr>
        <w:t>application/pdf</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lastRenderedPageBreak/>
        <w:tab/>
      </w:r>
      <w:r>
        <w:tab/>
      </w:r>
      <w:r>
        <w:tab/>
      </w:r>
      <w:r>
        <w:tab/>
      </w:r>
      <w:r>
        <w:tab/>
      </w:r>
      <w:r>
        <w:tab/>
      </w:r>
      <w:r>
        <w:tab/>
        <w:t>&lt;gmd:version&gt;</w:t>
      </w:r>
    </w:p>
    <w:p w:rsidR="00821744" w:rsidRDefault="00821744" w:rsidP="00821744">
      <w:pPr>
        <w:pStyle w:val="XMLelement0"/>
      </w:pPr>
      <w:r>
        <w:tab/>
      </w:r>
      <w:r>
        <w:tab/>
      </w:r>
      <w:r>
        <w:tab/>
      </w:r>
      <w:r>
        <w:tab/>
      </w:r>
      <w:r>
        <w:tab/>
      </w:r>
      <w:r>
        <w:tab/>
      </w:r>
      <w:r>
        <w:tab/>
      </w:r>
      <w:r>
        <w:tab/>
        <w:t>&lt;gco:CharacterString&gt;</w:t>
      </w:r>
      <w:r w:rsidRPr="00B36C6D">
        <w:rPr>
          <w:color w:val="auto"/>
        </w:rPr>
        <w:t>8.0</w:t>
      </w:r>
      <w:r>
        <w:t>&lt;/gco:CharacterString&gt;</w:t>
      </w:r>
    </w:p>
    <w:p w:rsidR="00821744" w:rsidRDefault="00821744" w:rsidP="00821744">
      <w:pPr>
        <w:pStyle w:val="XMLelement0"/>
      </w:pPr>
      <w:r>
        <w:tab/>
      </w:r>
      <w:r>
        <w:tab/>
      </w:r>
      <w:r>
        <w:tab/>
      </w:r>
      <w:r>
        <w:tab/>
      </w:r>
      <w:r>
        <w:tab/>
      </w:r>
      <w:r>
        <w:tab/>
      </w:r>
      <w:r>
        <w:tab/>
        <w:t>&lt;/gmd:version&gt;</w:t>
      </w:r>
    </w:p>
    <w:p w:rsidR="00821744" w:rsidRDefault="00821744" w:rsidP="00821744">
      <w:pPr>
        <w:pStyle w:val="XMLelement0"/>
      </w:pPr>
      <w:r>
        <w:tab/>
      </w:r>
      <w:r>
        <w:tab/>
      </w:r>
      <w:r>
        <w:tab/>
      </w:r>
      <w:r>
        <w:tab/>
      </w:r>
      <w:r>
        <w:tab/>
      </w:r>
      <w:r>
        <w:tab/>
        <w:t>&lt;/gmd:MD_Format&gt;</w:t>
      </w:r>
    </w:p>
    <w:p w:rsidR="00821744" w:rsidRDefault="00821744" w:rsidP="00821744">
      <w:pPr>
        <w:pStyle w:val="XMLelement0"/>
      </w:pPr>
      <w:r>
        <w:tab/>
      </w:r>
      <w:r>
        <w:tab/>
      </w:r>
      <w:r>
        <w:tab/>
      </w:r>
      <w:r>
        <w:tab/>
      </w:r>
      <w:r>
        <w:tab/>
        <w:t>&lt;/gmd:distributorFormat&gt;</w:t>
      </w:r>
    </w:p>
    <w:p w:rsidR="00821744" w:rsidRDefault="00821744" w:rsidP="00821744">
      <w:pPr>
        <w:pStyle w:val="XMLelement0"/>
      </w:pPr>
      <w:r>
        <w:tab/>
      </w:r>
      <w:r>
        <w:tab/>
      </w:r>
      <w:r>
        <w:tab/>
      </w:r>
      <w:r>
        <w:tab/>
      </w:r>
      <w:r>
        <w:tab/>
        <w:t>&lt;gmd:distributorTransferOptions&gt;</w:t>
      </w:r>
    </w:p>
    <w:p w:rsidR="00821744" w:rsidRDefault="00821744" w:rsidP="00821744">
      <w:pPr>
        <w:pStyle w:val="XMLelement0"/>
      </w:pPr>
      <w:r>
        <w:tab/>
      </w:r>
      <w:r>
        <w:tab/>
      </w:r>
      <w:r>
        <w:tab/>
      </w:r>
      <w:r>
        <w:tab/>
      </w:r>
      <w:r>
        <w:tab/>
      </w:r>
      <w:r>
        <w:tab/>
        <w:t>&lt;gmd:MD_DigitalTransferOptions&gt;</w:t>
      </w:r>
    </w:p>
    <w:p w:rsidR="00821744" w:rsidRDefault="00821744" w:rsidP="00821744">
      <w:pPr>
        <w:pStyle w:val="XMLelement0"/>
      </w:pPr>
      <w:r>
        <w:tab/>
      </w:r>
      <w:r>
        <w:tab/>
      </w:r>
      <w:r>
        <w:tab/>
      </w:r>
      <w:r>
        <w:tab/>
      </w:r>
      <w:r>
        <w:tab/>
      </w:r>
      <w:r>
        <w:tab/>
      </w:r>
      <w:r>
        <w:tab/>
        <w:t>&lt;gmd:onLine&gt;</w:t>
      </w:r>
    </w:p>
    <w:p w:rsidR="00821744" w:rsidRDefault="00821744" w:rsidP="00821744">
      <w:pPr>
        <w:pStyle w:val="XMLelement0"/>
      </w:pPr>
      <w:r>
        <w:tab/>
      </w:r>
      <w:r>
        <w:tab/>
      </w:r>
      <w:r>
        <w:tab/>
      </w:r>
      <w:r>
        <w:tab/>
      </w:r>
      <w:r>
        <w:tab/>
      </w:r>
      <w:r>
        <w:tab/>
      </w:r>
      <w:r>
        <w:tab/>
      </w:r>
      <w:r>
        <w:tab/>
        <w:t>&lt;gmd:CI_OnlineResource&gt;</w:t>
      </w:r>
    </w:p>
    <w:p w:rsidR="00821744" w:rsidRDefault="00821744" w:rsidP="00821744">
      <w:pPr>
        <w:pStyle w:val="XMLelement0"/>
      </w:pPr>
      <w:r>
        <w:tab/>
      </w:r>
      <w:r>
        <w:tab/>
      </w:r>
      <w:r>
        <w:tab/>
      </w:r>
      <w:r>
        <w:tab/>
      </w:r>
      <w:r>
        <w:tab/>
      </w:r>
      <w:r>
        <w:tab/>
      </w:r>
      <w:r>
        <w:tab/>
      </w:r>
      <w:r>
        <w:tab/>
      </w:r>
      <w:r>
        <w:tab/>
        <w:t>&lt;gmd:linkage&gt;</w:t>
      </w:r>
    </w:p>
    <w:p w:rsidR="00821744" w:rsidRDefault="00B36C6D" w:rsidP="00B36C6D">
      <w:pPr>
        <w:pStyle w:val="XMLelement0"/>
        <w:ind w:left="1800" w:hanging="1300"/>
      </w:pPr>
      <w:r>
        <w:rPr>
          <w:rStyle w:val="XMLcommetnChar"/>
        </w:rPr>
        <w:t xml:space="preserve">                     </w:t>
      </w:r>
      <w:r w:rsidR="00821744" w:rsidRPr="00B36C6D">
        <w:rPr>
          <w:rStyle w:val="XMLcommetnChar"/>
        </w:rPr>
        <w:t xml:space="preserve">&lt;!-- The linkage element should contain the complete URL to access the resource direct-ly. CI_OnlineResource requires a Linkage element that is a gmd:URL. --&gt;                           </w:t>
      </w:r>
      <w:r w:rsidR="00821744">
        <w:t>&lt;gmd:URL&gt;</w:t>
      </w:r>
      <w:r w:rsidR="00821744" w:rsidRPr="00B36C6D">
        <w:rPr>
          <w:color w:val="auto"/>
        </w:rPr>
        <w:t>http://azgs.az.gov/resource/00C02E67-F1ED-473D-A240-068CCB041A73/borehole_report.pdf</w:t>
      </w:r>
      <w:r w:rsidR="00821744">
        <w:t>&lt;/gmd:URL&gt;</w:t>
      </w:r>
    </w:p>
    <w:p w:rsidR="00821744" w:rsidRDefault="00821744" w:rsidP="00821744">
      <w:pPr>
        <w:pStyle w:val="XMLelement0"/>
      </w:pPr>
      <w:r>
        <w:tab/>
      </w:r>
      <w:r>
        <w:tab/>
      </w:r>
      <w:r>
        <w:tab/>
      </w:r>
      <w:r>
        <w:tab/>
      </w:r>
      <w:r>
        <w:tab/>
      </w:r>
      <w:r>
        <w:tab/>
      </w:r>
      <w:r>
        <w:tab/>
      </w:r>
      <w:r>
        <w:tab/>
      </w:r>
      <w:r>
        <w:tab/>
        <w:t>&lt;/gmd:linkage&gt;</w:t>
      </w:r>
    </w:p>
    <w:p w:rsidR="00821744" w:rsidRDefault="00821744" w:rsidP="00821744">
      <w:pPr>
        <w:pStyle w:val="XMLelement0"/>
      </w:pPr>
      <w:r>
        <w:tab/>
      </w:r>
      <w:r>
        <w:tab/>
      </w:r>
      <w:r>
        <w:tab/>
      </w:r>
      <w:r>
        <w:tab/>
      </w:r>
      <w:r>
        <w:tab/>
      </w:r>
      <w:r>
        <w:tab/>
      </w:r>
      <w:r>
        <w:tab/>
      </w:r>
      <w:r>
        <w:tab/>
      </w:r>
      <w:r>
        <w:tab/>
        <w:t>&lt;gmd:protocol&gt;</w:t>
      </w:r>
    </w:p>
    <w:p w:rsidR="00821744" w:rsidRDefault="00B36C6D" w:rsidP="00B36C6D">
      <w:pPr>
        <w:pStyle w:val="XMLcommetn"/>
      </w:pPr>
      <w:r>
        <w:tab/>
      </w:r>
      <w:r>
        <w:tab/>
      </w:r>
      <w:r>
        <w:tab/>
      </w:r>
      <w:r>
        <w:tab/>
      </w:r>
      <w:r>
        <w:tab/>
      </w:r>
      <w:r>
        <w:tab/>
      </w:r>
      <w:r>
        <w:tab/>
      </w:r>
      <w:r>
        <w:tab/>
      </w:r>
      <w:r w:rsidR="00821744">
        <w:t>&lt;!-- The protocol element defines a valid internet protocol used to access the resource. Recommended best practice (NAP) is that the protocol mnemonic should be taken from the controlled list of Official Internet Protocol Standards at http://www.rfc-editor.org/rfcxx00.html or the Internet Assigned Numbers Authority (IANA) at http://www.iana.org/protocols. ‘ftp’ or ‘http’ are common values. --&gt;</w:t>
      </w:r>
    </w:p>
    <w:p w:rsidR="00821744" w:rsidRDefault="00821744" w:rsidP="00821744">
      <w:pPr>
        <w:pStyle w:val="XMLelement0"/>
      </w:pPr>
      <w:r>
        <w:tab/>
      </w:r>
      <w:r>
        <w:tab/>
      </w:r>
      <w:r>
        <w:tab/>
      </w:r>
      <w:r>
        <w:tab/>
      </w:r>
      <w:r>
        <w:tab/>
      </w:r>
      <w:r>
        <w:tab/>
      </w:r>
      <w:r>
        <w:tab/>
      </w:r>
      <w:r>
        <w:tab/>
      </w:r>
      <w:r>
        <w:tab/>
      </w:r>
      <w:r>
        <w:tab/>
        <w:t>&lt;gco:CharacterString&gt;</w:t>
      </w:r>
      <w:r w:rsidRPr="00B36C6D">
        <w:rPr>
          <w:color w:val="auto"/>
        </w:rPr>
        <w:t>http</w:t>
      </w:r>
      <w:r>
        <w:t>&lt;/gco:CharacterString&gt;</w:t>
      </w:r>
    </w:p>
    <w:p w:rsidR="00821744" w:rsidRDefault="00821744" w:rsidP="00821744">
      <w:pPr>
        <w:pStyle w:val="XMLelement0"/>
      </w:pPr>
      <w:r>
        <w:tab/>
      </w:r>
      <w:r>
        <w:tab/>
      </w:r>
      <w:r>
        <w:tab/>
      </w:r>
      <w:r>
        <w:tab/>
      </w:r>
      <w:r>
        <w:tab/>
      </w:r>
      <w:r>
        <w:tab/>
      </w:r>
      <w:r>
        <w:tab/>
      </w:r>
      <w:r>
        <w:tab/>
      </w:r>
      <w:r>
        <w:tab/>
        <w:t>&lt;/gmd:protocol&gt;</w:t>
      </w:r>
    </w:p>
    <w:p w:rsidR="00821744" w:rsidRDefault="00821744" w:rsidP="00821744">
      <w:pPr>
        <w:pStyle w:val="XMLelement0"/>
      </w:pPr>
      <w:r>
        <w:tab/>
      </w:r>
      <w:r>
        <w:tab/>
      </w:r>
      <w:r>
        <w:tab/>
      </w:r>
      <w:r>
        <w:tab/>
      </w:r>
      <w:r>
        <w:tab/>
      </w:r>
      <w:r>
        <w:tab/>
      </w:r>
      <w:r>
        <w:tab/>
      </w:r>
      <w:r>
        <w:tab/>
      </w:r>
      <w:r>
        <w:tab/>
        <w:t>&lt;gmd:name&gt;</w:t>
      </w:r>
    </w:p>
    <w:p w:rsidR="00821744" w:rsidRDefault="00B36C6D" w:rsidP="00B36C6D">
      <w:pPr>
        <w:pStyle w:val="XMLcommetn"/>
      </w:pPr>
      <w:r>
        <w:tab/>
      </w:r>
      <w:r>
        <w:tab/>
      </w:r>
      <w:r>
        <w:tab/>
      </w:r>
      <w:r>
        <w:tab/>
      </w:r>
      <w:r>
        <w:tab/>
      </w:r>
      <w:r>
        <w:tab/>
      </w:r>
      <w:r>
        <w:tab/>
      </w:r>
      <w:r w:rsidR="00821744">
        <w:t>&lt;!-- The CI_OnlineResource/name element may duplicate the file name if the URL is a link to a file, but it is recommended to provide a user-friendly label for the file for presenta-tion in a user interface.  --&gt;</w:t>
      </w:r>
    </w:p>
    <w:p w:rsidR="00821744" w:rsidRDefault="00821744" w:rsidP="00821744">
      <w:pPr>
        <w:pStyle w:val="XMLelement0"/>
      </w:pPr>
      <w:r>
        <w:tab/>
      </w:r>
      <w:r>
        <w:tab/>
      </w:r>
      <w:r>
        <w:tab/>
      </w:r>
      <w:r>
        <w:tab/>
      </w:r>
      <w:r>
        <w:tab/>
      </w:r>
      <w:r>
        <w:tab/>
      </w:r>
      <w:r>
        <w:tab/>
      </w:r>
      <w:r>
        <w:tab/>
      </w:r>
      <w:r>
        <w:tab/>
      </w:r>
      <w:r>
        <w:tab/>
        <w:t>&lt;gco:CharacterString&gt;</w:t>
      </w:r>
      <w:r w:rsidRPr="00B36C6D">
        <w:rPr>
          <w:color w:val="auto"/>
        </w:rPr>
        <w:t>borehole_report.pdf</w:t>
      </w:r>
      <w:r>
        <w:t>&lt;/gco:CharacterString&gt;</w:t>
      </w:r>
    </w:p>
    <w:p w:rsidR="00821744" w:rsidRDefault="00821744" w:rsidP="00821744">
      <w:pPr>
        <w:pStyle w:val="XMLelement0"/>
      </w:pPr>
      <w:r>
        <w:tab/>
      </w:r>
      <w:r>
        <w:tab/>
      </w:r>
      <w:r>
        <w:tab/>
      </w:r>
      <w:r>
        <w:tab/>
      </w:r>
      <w:r>
        <w:tab/>
      </w:r>
      <w:r>
        <w:tab/>
      </w:r>
      <w:r>
        <w:tab/>
      </w:r>
      <w:r>
        <w:tab/>
      </w:r>
      <w:r>
        <w:tab/>
        <w:t>&lt;/gmd:name&gt;</w:t>
      </w:r>
    </w:p>
    <w:p w:rsidR="0081372A" w:rsidRDefault="0081372A" w:rsidP="0081372A">
      <w:pPr>
        <w:pStyle w:val="XMLcommetn"/>
      </w:pPr>
      <w:r>
        <w:tab/>
      </w:r>
      <w:r>
        <w:tab/>
      </w:r>
      <w:r>
        <w:tab/>
      </w:r>
      <w:r>
        <w:tab/>
      </w:r>
      <w:r>
        <w:tab/>
      </w:r>
      <w:r>
        <w:tab/>
      </w:r>
      <w:r>
        <w:tab/>
        <w:t>&lt;!-- The CI_OnlineResource/description element may include a [[CDATA] section with key values pairs to provide additional necessary information. USGIN recommendataion is to encode these using JSON syntax. --&gt;</w:t>
      </w:r>
    </w:p>
    <w:p w:rsidR="00821744" w:rsidRDefault="00821744" w:rsidP="00821744">
      <w:pPr>
        <w:pStyle w:val="XMLelement0"/>
      </w:pPr>
      <w:r>
        <w:tab/>
      </w:r>
      <w:r>
        <w:tab/>
      </w:r>
      <w:r>
        <w:tab/>
      </w:r>
      <w:r>
        <w:tab/>
      </w:r>
      <w:r>
        <w:tab/>
      </w:r>
      <w:r>
        <w:tab/>
      </w:r>
      <w:r>
        <w:tab/>
      </w:r>
      <w:r>
        <w:tab/>
      </w:r>
      <w:r>
        <w:tab/>
        <w:t>&lt;gmd:description&gt;</w:t>
      </w:r>
    </w:p>
    <w:p w:rsidR="00821744" w:rsidRDefault="00821744" w:rsidP="00821744">
      <w:pPr>
        <w:pStyle w:val="XMLelement0"/>
      </w:pPr>
      <w:r>
        <w:tab/>
      </w:r>
      <w:r>
        <w:tab/>
      </w:r>
      <w:r>
        <w:tab/>
      </w:r>
      <w:r>
        <w:tab/>
      </w:r>
      <w:r>
        <w:tab/>
      </w:r>
      <w:r>
        <w:tab/>
      </w:r>
      <w:r>
        <w:tab/>
      </w:r>
      <w:r>
        <w:tab/>
      </w:r>
      <w:r>
        <w:tab/>
      </w:r>
      <w:r>
        <w:tab/>
        <w:t>&lt;gco:CharacterString&gt;</w:t>
      </w:r>
      <w:r w:rsidR="00B36C6D">
        <w:rPr>
          <w:color w:val="auto"/>
        </w:rPr>
        <w:t>Downloadable PDF doc</w:t>
      </w:r>
      <w:r w:rsidRPr="00B36C6D">
        <w:rPr>
          <w:color w:val="auto"/>
        </w:rPr>
        <w:t>ument</w:t>
      </w:r>
      <w:r>
        <w:t>&lt;/gco:CharacterString&gt;</w:t>
      </w:r>
    </w:p>
    <w:p w:rsidR="00821744" w:rsidRDefault="00821744" w:rsidP="00821744">
      <w:pPr>
        <w:pStyle w:val="XMLelement0"/>
      </w:pPr>
      <w:r>
        <w:tab/>
      </w:r>
      <w:r>
        <w:tab/>
      </w:r>
      <w:r>
        <w:tab/>
      </w:r>
      <w:r>
        <w:tab/>
      </w:r>
      <w:r>
        <w:tab/>
      </w:r>
      <w:r>
        <w:tab/>
      </w:r>
      <w:r>
        <w:tab/>
      </w:r>
      <w:r>
        <w:tab/>
      </w:r>
      <w:r>
        <w:tab/>
        <w:t>&lt;/gmd:description&gt;</w:t>
      </w:r>
    </w:p>
    <w:p w:rsidR="00821744" w:rsidRDefault="00B36C6D" w:rsidP="00B36C6D">
      <w:pPr>
        <w:pStyle w:val="XMLcommetn"/>
      </w:pPr>
      <w:r>
        <w:tab/>
      </w:r>
      <w:r>
        <w:tab/>
      </w:r>
      <w:r>
        <w:tab/>
      </w:r>
      <w:r>
        <w:tab/>
      </w:r>
      <w:r>
        <w:tab/>
      </w:r>
      <w:r>
        <w:tab/>
      </w:r>
      <w:r>
        <w:tab/>
      </w:r>
      <w:r w:rsidR="00821744">
        <w:t>&lt;!-- (O-C) Resource distributor online distribution function - CI_OnlineResource/function is required by USGIN to indicate how linkage is to be used. If the resource is accessible as a web service, the metadata for the service should be separate metadata record with the dataset(s) exposed through the service identified in the service metadata record as cou-pledResources. --&gt;</w:t>
      </w:r>
    </w:p>
    <w:p w:rsidR="00821744" w:rsidRDefault="00821744" w:rsidP="00821744">
      <w:pPr>
        <w:pStyle w:val="XMLelement0"/>
      </w:pPr>
      <w:r>
        <w:tab/>
      </w:r>
      <w:r>
        <w:tab/>
      </w:r>
      <w:r>
        <w:tab/>
      </w:r>
      <w:r>
        <w:tab/>
      </w:r>
      <w:r>
        <w:tab/>
      </w:r>
      <w:r>
        <w:tab/>
      </w:r>
      <w:r>
        <w:tab/>
      </w:r>
      <w:r>
        <w:tab/>
      </w:r>
      <w:r>
        <w:tab/>
        <w:t>&lt;gmd:function&gt;</w:t>
      </w:r>
    </w:p>
    <w:p w:rsidR="00821744" w:rsidRDefault="00B36C6D" w:rsidP="00B36C6D">
      <w:pPr>
        <w:pStyle w:val="XMLcommetn"/>
      </w:pPr>
      <w:r>
        <w:tab/>
      </w:r>
      <w:r>
        <w:tab/>
      </w:r>
      <w:r>
        <w:tab/>
      </w:r>
      <w:r>
        <w:tab/>
      </w:r>
      <w:r>
        <w:tab/>
      </w:r>
      <w:r>
        <w:tab/>
      </w:r>
      <w:r>
        <w:tab/>
      </w:r>
      <w:r w:rsidR="00821744">
        <w:t>&lt;!-- CI_OnlineFunctionCode names: {download, information, offlineAccess, order, search} --&gt;</w:t>
      </w:r>
    </w:p>
    <w:p w:rsidR="00821744" w:rsidRDefault="00821744" w:rsidP="00B36C6D">
      <w:pPr>
        <w:pStyle w:val="XMLelement0"/>
        <w:ind w:left="2100" w:hanging="2100"/>
      </w:pPr>
      <w:r>
        <w:tab/>
      </w:r>
      <w:r>
        <w:tab/>
      </w:r>
      <w:r>
        <w:tab/>
      </w:r>
      <w:r>
        <w:tab/>
      </w:r>
      <w:r>
        <w:tab/>
      </w:r>
      <w:r>
        <w:tab/>
      </w:r>
      <w:r>
        <w:tab/>
      </w:r>
      <w:r>
        <w:tab/>
      </w:r>
      <w:r>
        <w:tab/>
      </w:r>
      <w:r>
        <w:tab/>
        <w:t xml:space="preserve">&lt;gmd:CI_OnLineFunctionCode </w:t>
      </w:r>
      <w:r w:rsidRPr="00B36C6D">
        <w:rPr>
          <w:rStyle w:val="XMLattributeChar0"/>
        </w:rPr>
        <w:t>codeList</w:t>
      </w:r>
      <w:r w:rsidRPr="00B36C6D">
        <w:rPr>
          <w:color w:val="auto"/>
        </w:rPr>
        <w:t>=</w:t>
      </w:r>
      <w:r w:rsidRPr="00B36C6D">
        <w:rPr>
          <w:rStyle w:val="XMLattributeValueChar"/>
        </w:rPr>
        <w:t>"http://www.isotc211.org/2005/resources/Codelist/gmxCodelists.xml#CI_OnLineFunctionCode"</w:t>
      </w:r>
      <w:r>
        <w:t xml:space="preserve"> </w:t>
      </w:r>
      <w:r w:rsidRPr="00B36C6D">
        <w:rPr>
          <w:rStyle w:val="XMLattributeChar0"/>
        </w:rPr>
        <w:t>codeListValue</w:t>
      </w:r>
      <w:r w:rsidRPr="00B36C6D">
        <w:rPr>
          <w:color w:val="auto"/>
        </w:rPr>
        <w:t>=</w:t>
      </w:r>
      <w:r w:rsidRPr="00B36C6D">
        <w:rPr>
          <w:rStyle w:val="XMLattributeValueChar"/>
        </w:rPr>
        <w:t>"download"</w:t>
      </w:r>
      <w:r>
        <w:t>&gt;</w:t>
      </w:r>
      <w:r w:rsidRPr="00B36C6D">
        <w:rPr>
          <w:color w:val="auto"/>
        </w:rPr>
        <w:t>download</w:t>
      </w:r>
      <w:r>
        <w:t>&lt;/gmd:CI_OnLineFunctionCode&gt;</w:t>
      </w:r>
    </w:p>
    <w:p w:rsidR="00821744" w:rsidRDefault="00821744" w:rsidP="00821744">
      <w:pPr>
        <w:pStyle w:val="XMLelement0"/>
      </w:pPr>
      <w:r>
        <w:tab/>
      </w:r>
      <w:r>
        <w:tab/>
      </w:r>
      <w:r>
        <w:tab/>
      </w:r>
      <w:r>
        <w:tab/>
      </w:r>
      <w:r>
        <w:tab/>
      </w:r>
      <w:r>
        <w:tab/>
      </w:r>
      <w:r>
        <w:tab/>
      </w:r>
      <w:r>
        <w:tab/>
      </w:r>
      <w:r>
        <w:tab/>
        <w:t>&lt;/gmd:function&gt;</w:t>
      </w:r>
    </w:p>
    <w:p w:rsidR="00821744" w:rsidRDefault="00821744" w:rsidP="00821744">
      <w:pPr>
        <w:pStyle w:val="XMLelement0"/>
      </w:pPr>
      <w:r>
        <w:tab/>
      </w:r>
      <w:r>
        <w:tab/>
      </w:r>
      <w:r>
        <w:tab/>
      </w:r>
      <w:r>
        <w:tab/>
      </w:r>
      <w:r>
        <w:tab/>
      </w:r>
      <w:r>
        <w:tab/>
      </w:r>
      <w:r>
        <w:tab/>
      </w:r>
      <w:r>
        <w:tab/>
        <w:t>&lt;/gmd:CI_OnlineResource&gt;</w:t>
      </w:r>
    </w:p>
    <w:p w:rsidR="00821744" w:rsidRDefault="00821744" w:rsidP="00821744">
      <w:pPr>
        <w:pStyle w:val="XMLelement0"/>
      </w:pPr>
      <w:r>
        <w:tab/>
      </w:r>
      <w:r>
        <w:tab/>
      </w:r>
      <w:r>
        <w:tab/>
      </w:r>
      <w:r>
        <w:tab/>
      </w:r>
      <w:r>
        <w:tab/>
      </w:r>
      <w:r>
        <w:tab/>
      </w:r>
      <w:r>
        <w:tab/>
        <w:t>&lt;/gmd:onLine&gt;</w:t>
      </w:r>
    </w:p>
    <w:p w:rsidR="00821744" w:rsidRDefault="00821744" w:rsidP="00821744">
      <w:pPr>
        <w:pStyle w:val="XMLelement0"/>
      </w:pPr>
      <w:r>
        <w:tab/>
      </w:r>
      <w:r>
        <w:tab/>
      </w:r>
      <w:r>
        <w:tab/>
      </w:r>
      <w:r>
        <w:tab/>
      </w:r>
      <w:r>
        <w:tab/>
      </w:r>
      <w:r>
        <w:tab/>
        <w:t>&lt;/gmd:MD_DigitalTransferOptions&gt;</w:t>
      </w:r>
    </w:p>
    <w:p w:rsidR="00821744" w:rsidRDefault="00821744" w:rsidP="00821744">
      <w:pPr>
        <w:pStyle w:val="XMLelement0"/>
      </w:pPr>
      <w:r>
        <w:lastRenderedPageBreak/>
        <w:tab/>
      </w:r>
      <w:r>
        <w:tab/>
      </w:r>
      <w:r>
        <w:tab/>
      </w:r>
      <w:r>
        <w:tab/>
      </w:r>
      <w:r>
        <w:tab/>
        <w:t>&lt;/gmd:distributorTransferOptions&gt;</w:t>
      </w:r>
    </w:p>
    <w:p w:rsidR="00821744" w:rsidRDefault="00821744" w:rsidP="00821744">
      <w:pPr>
        <w:pStyle w:val="XMLelement0"/>
      </w:pPr>
      <w:r>
        <w:tab/>
      </w:r>
      <w:r>
        <w:tab/>
      </w:r>
      <w:r>
        <w:tab/>
      </w:r>
      <w:r>
        <w:tab/>
        <w:t>&lt;/gmd:MD_Distributor&gt;</w:t>
      </w:r>
    </w:p>
    <w:p w:rsidR="00821744" w:rsidRDefault="00821744" w:rsidP="00821744">
      <w:pPr>
        <w:pStyle w:val="XMLelement0"/>
      </w:pPr>
      <w:r>
        <w:tab/>
      </w:r>
      <w:r>
        <w:tab/>
      </w:r>
      <w:r>
        <w:tab/>
        <w:t>&lt;/gmd:distributor&gt;</w:t>
      </w:r>
    </w:p>
    <w:p w:rsidR="00821744" w:rsidRDefault="00821744" w:rsidP="00B36C6D">
      <w:pPr>
        <w:pStyle w:val="XMLcommetn"/>
      </w:pPr>
      <w:r>
        <w:tab/>
      </w:r>
      <w:r>
        <w:tab/>
      </w:r>
      <w:r w:rsidR="00B36C6D">
        <w:t xml:space="preserve">             </w:t>
      </w:r>
      <w:r>
        <w:tab/>
        <w:t>&lt;!-- (C-C) Resource distribution transfer options - MD_DigitalTransferOptions provides in-formation on digital distribution of resource. See USGIN Profile ‘Use of MD_Distribution and MD_Distributor’ for instructions on use of this element. Details on encoding for MD_DigitalTransferOptions are above in the distributorT</w:t>
      </w:r>
      <w:r w:rsidR="00B36C6D">
        <w:t>ransferOptions elements descrip</w:t>
      </w:r>
      <w:r>
        <w:t>tion. --&gt;</w:t>
      </w:r>
    </w:p>
    <w:p w:rsidR="00821744" w:rsidRDefault="00821744" w:rsidP="00821744">
      <w:pPr>
        <w:pStyle w:val="XMLelement0"/>
      </w:pPr>
      <w:r>
        <w:tab/>
      </w:r>
      <w:r>
        <w:tab/>
      </w:r>
      <w:r>
        <w:tab/>
        <w:t>&lt;gmd:transferOptions&gt;</w:t>
      </w:r>
    </w:p>
    <w:p w:rsidR="00821744" w:rsidRDefault="00821744" w:rsidP="00821744">
      <w:pPr>
        <w:pStyle w:val="XMLelement0"/>
      </w:pPr>
      <w:r>
        <w:tab/>
      </w:r>
      <w:r>
        <w:tab/>
      </w:r>
      <w:r>
        <w:tab/>
      </w:r>
      <w:r>
        <w:tab/>
        <w:t>&lt;gmd:MD_DigitalTransferOptions&gt;</w:t>
      </w:r>
    </w:p>
    <w:p w:rsidR="00821744" w:rsidRDefault="00821744" w:rsidP="00821744">
      <w:pPr>
        <w:pStyle w:val="XMLelement0"/>
      </w:pPr>
      <w:r>
        <w:tab/>
      </w:r>
      <w:r>
        <w:tab/>
      </w:r>
      <w:r>
        <w:tab/>
      </w:r>
      <w:r>
        <w:tab/>
      </w:r>
      <w:r>
        <w:tab/>
        <w:t>&lt;gmd:onLine&gt;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r>
      <w:r>
        <w:tab/>
      </w:r>
      <w:r>
        <w:tab/>
        <w:t>&lt;gmd:linkage&gt;</w:t>
      </w:r>
    </w:p>
    <w:p w:rsidR="00821744" w:rsidRDefault="00B36C6D" w:rsidP="00B36C6D">
      <w:pPr>
        <w:pStyle w:val="XMLcommetn"/>
      </w:pPr>
      <w:r>
        <w:tab/>
      </w:r>
      <w:r>
        <w:tab/>
      </w:r>
      <w:r>
        <w:tab/>
      </w:r>
      <w:r>
        <w:tab/>
      </w:r>
      <w:r>
        <w:tab/>
      </w:r>
      <w:r>
        <w:tab/>
      </w:r>
      <w:r w:rsidR="00821744">
        <w:tab/>
        <w:t>&lt;!-- The linkage element should contain the complete URL to access the resource directly. CI_Online-Resource requires a Linkage element that is a gmd:URL. --&gt;</w:t>
      </w:r>
    </w:p>
    <w:p w:rsidR="00821744" w:rsidRDefault="00821744" w:rsidP="00B36C6D">
      <w:pPr>
        <w:pStyle w:val="XMLelement0"/>
        <w:ind w:left="1700" w:hanging="1700"/>
      </w:pPr>
      <w:r>
        <w:tab/>
      </w:r>
      <w:r>
        <w:tab/>
      </w:r>
      <w:r>
        <w:tab/>
      </w:r>
      <w:r>
        <w:tab/>
      </w:r>
      <w:r>
        <w:tab/>
      </w:r>
      <w:r>
        <w:tab/>
      </w:r>
      <w:r>
        <w:tab/>
      </w:r>
      <w:r>
        <w:tab/>
        <w:t>&lt;gmd:URL&gt;</w:t>
      </w:r>
      <w:r w:rsidRPr="00B36C6D">
        <w:rPr>
          <w:color w:val="auto"/>
        </w:rPr>
        <w:t>http://azgs.az.gov/resource/00C02E67-F1ED-473D-A240-068CCB041A73/borehole_report.pdf</w:t>
      </w:r>
      <w:r>
        <w:t>&lt;/gmd:URL&gt;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t>&lt;gmd:protocol&gt;</w:t>
      </w:r>
    </w:p>
    <w:p w:rsidR="00821744" w:rsidRDefault="00821744" w:rsidP="00B36C6D">
      <w:pPr>
        <w:pStyle w:val="XMLcommetn"/>
      </w:pPr>
      <w:r>
        <w:tab/>
      </w:r>
      <w:r>
        <w:tab/>
      </w:r>
      <w:r>
        <w:tab/>
      </w:r>
      <w:r>
        <w:tab/>
      </w:r>
      <w:r>
        <w:tab/>
      </w:r>
      <w:r>
        <w:tab/>
      </w:r>
      <w:r>
        <w:tab/>
      </w:r>
      <w:r>
        <w:tab/>
        <w:t>&lt;!-- The protocol element defines a valid internet protocol used to access the resource. Recommended best practice (NAP) is that the protocol mnemonic should be taken from the controlled list of Official Internet Protocol Standards at http://www.rfc-editor.org/rfcxx00.html or the Internet Assigned Numbers Authority (IANA) at http://www.iana.org/protocols. ‘ftp’ or ‘http’ are common values. --&gt;</w:t>
      </w:r>
    </w:p>
    <w:p w:rsidR="00821744" w:rsidRDefault="00821744" w:rsidP="00821744">
      <w:pPr>
        <w:pStyle w:val="XMLelement0"/>
      </w:pPr>
      <w:r>
        <w:tab/>
      </w:r>
      <w:r>
        <w:tab/>
      </w:r>
      <w:r>
        <w:tab/>
      </w:r>
      <w:r>
        <w:tab/>
      </w:r>
      <w:r>
        <w:tab/>
      </w:r>
      <w:r>
        <w:tab/>
      </w:r>
      <w:r>
        <w:tab/>
      </w:r>
      <w:r>
        <w:tab/>
        <w:t>&lt;gco:CharacterString&gt;</w:t>
      </w:r>
      <w:r w:rsidRPr="00B36C6D">
        <w:rPr>
          <w:color w:val="auto"/>
        </w:rPr>
        <w:t>http</w:t>
      </w:r>
      <w:r>
        <w:t>&lt;/gco:CharacterString&gt;</w:t>
      </w:r>
    </w:p>
    <w:p w:rsidR="00821744" w:rsidRDefault="00821744" w:rsidP="00821744">
      <w:pPr>
        <w:pStyle w:val="XMLelement0"/>
      </w:pPr>
      <w:r>
        <w:tab/>
      </w:r>
      <w:r>
        <w:tab/>
      </w:r>
      <w:r>
        <w:tab/>
      </w:r>
      <w:r>
        <w:tab/>
      </w:r>
      <w:r>
        <w:tab/>
      </w:r>
      <w:r>
        <w:tab/>
      </w:r>
      <w:r>
        <w:tab/>
        <w:t>&lt;/gmd:protocol&gt;</w:t>
      </w:r>
    </w:p>
    <w:p w:rsidR="00821744" w:rsidRDefault="00821744" w:rsidP="00B36C6D">
      <w:pPr>
        <w:pStyle w:val="XMLcommetn"/>
      </w:pPr>
      <w:r>
        <w:tab/>
      </w:r>
      <w:r>
        <w:tab/>
      </w:r>
      <w:r>
        <w:tab/>
      </w:r>
      <w:r>
        <w:tab/>
      </w:r>
      <w:r>
        <w:tab/>
      </w:r>
      <w:r>
        <w:tab/>
      </w:r>
      <w:r>
        <w:tab/>
        <w:t>&lt;!-- (C-C) Resource distributor online distribution application profile - applicationProfile is required if the CI_OnlineResource/linkage does not connect to a web page, and another software application is needed to use the indicated file resource. The applicationProfile character string should specify the software using the following recommended syntax: “vendor:application name/application version”, e.g. “Microsoft:Word/2007”, or “ESRI:ArcGIS/9.3” --&gt;</w:t>
      </w:r>
    </w:p>
    <w:p w:rsidR="00821744" w:rsidRDefault="00821744" w:rsidP="00821744">
      <w:pPr>
        <w:pStyle w:val="XMLelement0"/>
      </w:pPr>
      <w:r>
        <w:tab/>
      </w:r>
      <w:r>
        <w:tab/>
      </w:r>
      <w:r>
        <w:tab/>
      </w:r>
      <w:r>
        <w:tab/>
      </w:r>
      <w:r>
        <w:tab/>
      </w:r>
      <w:r>
        <w:tab/>
      </w:r>
      <w:r>
        <w:tab/>
        <w:t>&lt;gmd:applicationProfile&gt;</w:t>
      </w:r>
    </w:p>
    <w:p w:rsidR="00821744" w:rsidRDefault="00821744" w:rsidP="00821744">
      <w:pPr>
        <w:pStyle w:val="XMLelement0"/>
      </w:pPr>
      <w:r>
        <w:tab/>
      </w:r>
      <w:r>
        <w:tab/>
      </w:r>
      <w:r>
        <w:tab/>
      </w:r>
      <w:r>
        <w:tab/>
      </w:r>
      <w:r>
        <w:tab/>
      </w:r>
      <w:r>
        <w:tab/>
      </w:r>
      <w:r>
        <w:tab/>
      </w:r>
      <w:r>
        <w:tab/>
        <w:t>&lt;gco:CharacterString&gt;</w:t>
      </w:r>
      <w:r w:rsidRPr="00B36C6D">
        <w:rPr>
          <w:color w:val="auto"/>
        </w:rPr>
        <w:t>Adobe:Acrobat/8.0</w:t>
      </w:r>
      <w:r>
        <w:t>&lt;/gco:CharacterString&gt;</w:t>
      </w:r>
    </w:p>
    <w:p w:rsidR="00821744" w:rsidRDefault="00821744" w:rsidP="00821744">
      <w:pPr>
        <w:pStyle w:val="XMLelement0"/>
      </w:pPr>
      <w:r>
        <w:tab/>
      </w:r>
      <w:r>
        <w:tab/>
      </w:r>
      <w:r>
        <w:tab/>
      </w:r>
      <w:r>
        <w:tab/>
      </w:r>
      <w:r>
        <w:tab/>
      </w:r>
      <w:r>
        <w:tab/>
      </w:r>
      <w:r>
        <w:tab/>
        <w:t>&lt;/gmd:applicationProfile&gt;</w:t>
      </w:r>
    </w:p>
    <w:p w:rsidR="00821744" w:rsidRDefault="00821744" w:rsidP="00821744">
      <w:pPr>
        <w:pStyle w:val="XMLelement0"/>
      </w:pPr>
      <w:r>
        <w:tab/>
      </w:r>
      <w:r>
        <w:tab/>
      </w:r>
      <w:r>
        <w:tab/>
      </w:r>
      <w:r>
        <w:tab/>
      </w:r>
      <w:r>
        <w:tab/>
      </w:r>
      <w:r>
        <w:tab/>
      </w:r>
      <w:r>
        <w:tab/>
        <w:t>&lt;gmd:name&gt;</w:t>
      </w:r>
    </w:p>
    <w:p w:rsidR="00821744" w:rsidRDefault="00821744" w:rsidP="00B36C6D">
      <w:pPr>
        <w:pStyle w:val="XMLcommetn"/>
      </w:pPr>
      <w:r>
        <w:tab/>
      </w:r>
      <w:r>
        <w:tab/>
      </w:r>
      <w:r>
        <w:tab/>
      </w:r>
      <w:r>
        <w:tab/>
      </w:r>
      <w:r>
        <w:tab/>
      </w:r>
      <w:r>
        <w:tab/>
      </w:r>
      <w:r>
        <w:tab/>
      </w:r>
      <w:r>
        <w:tab/>
        <w:t>&lt;!-- The CI_OnlineResource/name element may duplicate the file name if the URL is a link to a file, but it is recommended to provide a user-friendly label for the file that could be presented in a user interface.  --&gt;</w:t>
      </w:r>
    </w:p>
    <w:p w:rsidR="00821744" w:rsidRDefault="00821744" w:rsidP="00821744">
      <w:pPr>
        <w:pStyle w:val="XMLelement0"/>
      </w:pPr>
      <w:r>
        <w:tab/>
      </w:r>
      <w:r>
        <w:tab/>
      </w:r>
      <w:r>
        <w:tab/>
      </w:r>
      <w:r>
        <w:tab/>
      </w:r>
      <w:r>
        <w:tab/>
      </w:r>
      <w:r>
        <w:tab/>
      </w:r>
      <w:r>
        <w:tab/>
      </w:r>
      <w:r>
        <w:tab/>
        <w:t>&lt;gco:CharacterString&gt;</w:t>
      </w:r>
      <w:r w:rsidRPr="00B36C6D">
        <w:rPr>
          <w:color w:val="auto"/>
        </w:rPr>
        <w:t>borehole_report.pdf</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r>
      <w:r>
        <w:tab/>
        <w:t>&lt;gmd:description&gt;</w:t>
      </w:r>
    </w:p>
    <w:p w:rsidR="00821744" w:rsidRDefault="00821744" w:rsidP="00821744">
      <w:pPr>
        <w:pStyle w:val="XMLelement0"/>
      </w:pPr>
      <w:r>
        <w:tab/>
      </w:r>
      <w:r>
        <w:tab/>
      </w:r>
      <w:r>
        <w:tab/>
      </w:r>
      <w:r>
        <w:tab/>
      </w:r>
      <w:r>
        <w:tab/>
      </w:r>
      <w:r>
        <w:tab/>
      </w:r>
      <w:r>
        <w:tab/>
      </w:r>
      <w:r>
        <w:tab/>
        <w:t>&lt;gco:CharacterString&gt;</w:t>
      </w:r>
      <w:r w:rsidRPr="00B36C6D">
        <w:rPr>
          <w:color w:val="auto"/>
        </w:rPr>
        <w:t>Downloadable PDF d</w:t>
      </w:r>
      <w:r w:rsidR="00B36C6D">
        <w:rPr>
          <w:color w:val="auto"/>
        </w:rPr>
        <w:t>ocu</w:t>
      </w:r>
      <w:r w:rsidRPr="00B36C6D">
        <w:rPr>
          <w:color w:val="auto"/>
        </w:rPr>
        <w:t>ment</w:t>
      </w:r>
      <w:r>
        <w:t>&lt;/gco:CharacterString&gt;</w:t>
      </w:r>
    </w:p>
    <w:p w:rsidR="00821744" w:rsidRDefault="00821744" w:rsidP="00821744">
      <w:pPr>
        <w:pStyle w:val="XMLelement0"/>
      </w:pPr>
      <w:r>
        <w:tab/>
      </w:r>
      <w:r>
        <w:tab/>
      </w:r>
      <w:r>
        <w:tab/>
      </w:r>
      <w:r>
        <w:tab/>
      </w:r>
      <w:r>
        <w:tab/>
      </w:r>
      <w:r>
        <w:tab/>
      </w:r>
      <w:r>
        <w:tab/>
        <w:t>&lt;/gmd:description&gt;</w:t>
      </w:r>
    </w:p>
    <w:p w:rsidR="00821744" w:rsidRDefault="00821744" w:rsidP="00B36C6D">
      <w:pPr>
        <w:pStyle w:val="XMLcommetn"/>
      </w:pPr>
      <w:r>
        <w:tab/>
      </w:r>
      <w:r>
        <w:tab/>
      </w:r>
      <w:r>
        <w:tab/>
      </w:r>
      <w:r>
        <w:tab/>
      </w:r>
      <w:r>
        <w:tab/>
      </w:r>
      <w:r>
        <w:tab/>
      </w:r>
      <w:r>
        <w:tab/>
        <w:t>&lt;!-- (O-C) Resource distributor online distribution function - CI_OnlineResource/function is required by USGIN to indicate how linkage is to be used. If the resource is accessible as a web service, the metadata for the service should be separate metadata record with the dataset(s) exposed through the service identified in the service metadata record as cou-pledResources. --&gt;</w:t>
      </w:r>
    </w:p>
    <w:p w:rsidR="00821744" w:rsidRDefault="00821744" w:rsidP="00821744">
      <w:pPr>
        <w:pStyle w:val="XMLelement0"/>
      </w:pPr>
      <w:r>
        <w:tab/>
      </w:r>
      <w:r>
        <w:tab/>
      </w:r>
      <w:r>
        <w:tab/>
      </w:r>
      <w:r>
        <w:tab/>
      </w:r>
      <w:r>
        <w:tab/>
      </w:r>
      <w:r>
        <w:tab/>
      </w:r>
      <w:r>
        <w:tab/>
        <w:t>&lt;gmd:function&gt;</w:t>
      </w:r>
    </w:p>
    <w:p w:rsidR="00821744" w:rsidRDefault="00821744" w:rsidP="00B36C6D">
      <w:pPr>
        <w:pStyle w:val="XMLcommetn"/>
      </w:pPr>
      <w:r>
        <w:tab/>
      </w:r>
      <w:r>
        <w:tab/>
      </w:r>
      <w:r>
        <w:tab/>
      </w:r>
      <w:r>
        <w:tab/>
      </w:r>
      <w:r>
        <w:tab/>
      </w:r>
      <w:r>
        <w:tab/>
      </w:r>
      <w:r>
        <w:tab/>
      </w:r>
      <w:r>
        <w:tab/>
        <w:t>&lt;!-- CI_OnlineFunctionCode names: {download, information, offlineAccess, order, search}  --&gt;</w:t>
      </w:r>
    </w:p>
    <w:p w:rsidR="00821744" w:rsidRDefault="00821744" w:rsidP="00B36C6D">
      <w:pPr>
        <w:pStyle w:val="XMLelement0"/>
        <w:ind w:left="1700" w:hanging="1700"/>
      </w:pPr>
      <w:r>
        <w:lastRenderedPageBreak/>
        <w:tab/>
      </w:r>
      <w:r>
        <w:tab/>
      </w:r>
      <w:r>
        <w:tab/>
      </w:r>
      <w:r>
        <w:tab/>
      </w:r>
      <w:r>
        <w:tab/>
      </w:r>
      <w:r>
        <w:tab/>
      </w:r>
      <w:r>
        <w:tab/>
      </w:r>
      <w:r>
        <w:tab/>
        <w:t xml:space="preserve">&lt;gmd:CI_OnLineFunctionCode </w:t>
      </w:r>
      <w:r w:rsidRPr="00B36C6D">
        <w:rPr>
          <w:rStyle w:val="XMLattributeChar0"/>
        </w:rPr>
        <w:t>codeList</w:t>
      </w:r>
      <w:r w:rsidRPr="00B36C6D">
        <w:rPr>
          <w:color w:val="auto"/>
        </w:rPr>
        <w:t>=</w:t>
      </w:r>
      <w:r w:rsidRPr="00B36C6D">
        <w:rPr>
          <w:rStyle w:val="XMLattributeValueChar"/>
        </w:rPr>
        <w:t xml:space="preserve">"http://www.isotc211.org/2005/resources/Codelist/gmxCodelists.xml#CI_OnLineFunctionCode" </w:t>
      </w:r>
      <w:r w:rsidRPr="00B36C6D">
        <w:rPr>
          <w:rStyle w:val="XMLattributeChar0"/>
        </w:rPr>
        <w:t>codeListValue</w:t>
      </w:r>
      <w:r w:rsidRPr="00B36C6D">
        <w:rPr>
          <w:color w:val="auto"/>
        </w:rPr>
        <w:t>=</w:t>
      </w:r>
      <w:r w:rsidRPr="00B36C6D">
        <w:rPr>
          <w:rStyle w:val="XMLattributeValueChar"/>
        </w:rPr>
        <w:t>"download"</w:t>
      </w:r>
      <w:r>
        <w:t>&gt;</w:t>
      </w:r>
      <w:r w:rsidRPr="00B36C6D">
        <w:rPr>
          <w:color w:val="auto"/>
        </w:rPr>
        <w:t>download</w:t>
      </w:r>
      <w:r>
        <w:t>&lt;/gmd:CI_OnLineFunctionCode&gt;</w:t>
      </w:r>
    </w:p>
    <w:p w:rsidR="00821744" w:rsidRDefault="00821744" w:rsidP="00821744">
      <w:pPr>
        <w:pStyle w:val="XMLelement0"/>
      </w:pPr>
      <w:r>
        <w:tab/>
      </w:r>
      <w:r>
        <w:tab/>
      </w:r>
      <w:r>
        <w:tab/>
      </w:r>
      <w:r>
        <w:tab/>
      </w:r>
      <w:r>
        <w:tab/>
      </w:r>
      <w:r>
        <w:tab/>
      </w:r>
      <w:r>
        <w:tab/>
        <w:t>&lt;/gmd:function&gt;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t>&lt;/gmd:onLine&gt;</w:t>
      </w:r>
    </w:p>
    <w:p w:rsidR="00821744" w:rsidRDefault="00821744" w:rsidP="00821744">
      <w:pPr>
        <w:pStyle w:val="XMLelement0"/>
      </w:pPr>
      <w:r>
        <w:tab/>
      </w:r>
      <w:r>
        <w:tab/>
      </w:r>
      <w:r>
        <w:tab/>
      </w:r>
      <w:r>
        <w:tab/>
        <w:t>&lt;/gmd:MD_DigitalTransferOptions&gt;</w:t>
      </w:r>
    </w:p>
    <w:p w:rsidR="00821744" w:rsidRDefault="00821744" w:rsidP="00821744">
      <w:pPr>
        <w:pStyle w:val="XMLelement0"/>
      </w:pPr>
      <w:r>
        <w:tab/>
      </w:r>
      <w:r>
        <w:tab/>
      </w:r>
      <w:r>
        <w:tab/>
        <w:t>&lt;/gmd:transferOptions&gt;</w:t>
      </w:r>
    </w:p>
    <w:p w:rsidR="00821744" w:rsidRDefault="00821744" w:rsidP="00821744">
      <w:pPr>
        <w:pStyle w:val="XMLelement0"/>
      </w:pPr>
      <w:r>
        <w:tab/>
      </w:r>
      <w:r>
        <w:tab/>
        <w:t>&lt;/gmd:MD_Distribution&gt;</w:t>
      </w:r>
    </w:p>
    <w:p w:rsidR="00821744" w:rsidRDefault="00821744" w:rsidP="00821744">
      <w:pPr>
        <w:pStyle w:val="XMLelement0"/>
      </w:pPr>
      <w:r>
        <w:tab/>
        <w:t>&lt;/gmd:distributionInfo&gt;</w:t>
      </w:r>
    </w:p>
    <w:p w:rsidR="00821744" w:rsidRDefault="00821744" w:rsidP="00821744">
      <w:pPr>
        <w:pStyle w:val="XMLelement0"/>
      </w:pPr>
      <w:r>
        <w:tab/>
        <w:t>&lt;gmd:dataQualityInfo&gt;</w:t>
      </w:r>
    </w:p>
    <w:p w:rsidR="00821744" w:rsidRDefault="00821744" w:rsidP="00B36C6D">
      <w:pPr>
        <w:pStyle w:val="XMLcommetn"/>
      </w:pPr>
      <w:r>
        <w:tab/>
      </w:r>
      <w:r>
        <w:tab/>
      </w:r>
      <w:r w:rsidR="00B36C6D">
        <w:t xml:space="preserve">                </w:t>
      </w:r>
      <w:r>
        <w:t>&lt;!-- In this profile, data quality information is optional, but if included, the mandatory content for data quality information is a free text explanation of data quality considerations. The DQ_DataQuality[1]//report[1]//explanation/CharacterString element should contain a free text discussion/description of data quality considerations for the indicated scope. The use of any specific data quality element to contain this explanation is arbitrary and should not be considered meaningful in this context.  --&gt;</w:t>
      </w:r>
    </w:p>
    <w:p w:rsidR="00821744" w:rsidRDefault="00821744" w:rsidP="00821744">
      <w:pPr>
        <w:pStyle w:val="XMLelement0"/>
      </w:pPr>
      <w:r>
        <w:tab/>
      </w:r>
      <w:r>
        <w:tab/>
        <w:t>&lt;gmd:DQ_DataQuality&gt;</w:t>
      </w:r>
    </w:p>
    <w:p w:rsidR="00821744" w:rsidRDefault="00821744" w:rsidP="00821744">
      <w:pPr>
        <w:pStyle w:val="XMLelement0"/>
      </w:pPr>
      <w:r>
        <w:tab/>
      </w:r>
      <w:r>
        <w:tab/>
      </w:r>
      <w:r>
        <w:tab/>
        <w:t>&lt;gmd:scope&gt;</w:t>
      </w:r>
    </w:p>
    <w:p w:rsidR="00821744" w:rsidRDefault="00821744" w:rsidP="00821744">
      <w:pPr>
        <w:pStyle w:val="XMLelement0"/>
      </w:pPr>
      <w:r>
        <w:tab/>
      </w:r>
      <w:r>
        <w:tab/>
      </w:r>
      <w:r>
        <w:tab/>
      </w:r>
      <w:r>
        <w:tab/>
        <w:t>&lt;gmd:DQ_Scope&gt;</w:t>
      </w:r>
    </w:p>
    <w:p w:rsidR="00821744" w:rsidRDefault="00821744" w:rsidP="00821744">
      <w:pPr>
        <w:pStyle w:val="XMLelement0"/>
      </w:pPr>
      <w:r>
        <w:tab/>
      </w:r>
      <w:r>
        <w:tab/>
      </w:r>
      <w:r>
        <w:tab/>
      </w:r>
      <w:r>
        <w:tab/>
      </w:r>
      <w:r>
        <w:tab/>
        <w:t>&lt;gmd:level&gt;</w:t>
      </w:r>
    </w:p>
    <w:p w:rsidR="00821744" w:rsidRDefault="00821744" w:rsidP="00B36C6D">
      <w:pPr>
        <w:pStyle w:val="XMLcommetn"/>
      </w:pPr>
      <w:r>
        <w:tab/>
      </w:r>
      <w:r>
        <w:tab/>
      </w:r>
      <w:r>
        <w:tab/>
      </w:r>
      <w:r>
        <w:tab/>
      </w:r>
      <w:r>
        <w:tab/>
      </w:r>
      <w:r>
        <w:tab/>
      </w:r>
      <w:r w:rsidR="00B36C6D">
        <w:t xml:space="preserve">   </w:t>
      </w:r>
      <w:r>
        <w:t>&lt;!-- MD_ScopeCode values for discovery metadata: {collectionHardware, collec-tionSession, dataset, series, dimensionGroup, fieldSession, software, service, model, tile} --&gt;</w:t>
      </w:r>
    </w:p>
    <w:p w:rsidR="00821744" w:rsidRDefault="00821744" w:rsidP="00CD4E11">
      <w:pPr>
        <w:pStyle w:val="XMLelement0"/>
        <w:ind w:left="1300" w:hanging="1300"/>
      </w:pPr>
      <w:r>
        <w:tab/>
      </w:r>
      <w:r>
        <w:tab/>
      </w:r>
      <w:r>
        <w:tab/>
      </w:r>
      <w:r>
        <w:tab/>
      </w:r>
      <w:r>
        <w:tab/>
      </w:r>
      <w:r>
        <w:tab/>
        <w:t xml:space="preserve">&lt;gmd:MD_ScopeCode </w:t>
      </w:r>
      <w:r w:rsidRPr="00CD4E11">
        <w:rPr>
          <w:rStyle w:val="XMLattributeChar0"/>
        </w:rPr>
        <w:t>codeList</w:t>
      </w:r>
      <w:r w:rsidRPr="00CD4E11">
        <w:rPr>
          <w:color w:val="auto"/>
        </w:rPr>
        <w:t>=</w:t>
      </w:r>
      <w:r w:rsidRPr="00CD4E11">
        <w:rPr>
          <w:rStyle w:val="XMLattributeValueChar"/>
        </w:rPr>
        <w:t xml:space="preserve">"http://www.isotc211.org/2005/resources/Codelist/gmxCodelists.xml#MD_ScopeCode" </w:t>
      </w:r>
      <w:r w:rsidRPr="00B36C6D">
        <w:rPr>
          <w:rStyle w:val="XMLattributeChar0"/>
        </w:rPr>
        <w:t>codeListValue</w:t>
      </w:r>
      <w:r w:rsidRPr="00B36C6D">
        <w:rPr>
          <w:color w:val="auto"/>
        </w:rPr>
        <w:t>=</w:t>
      </w:r>
      <w:r w:rsidRPr="00B36C6D">
        <w:rPr>
          <w:rStyle w:val="XMLattributeValueChar"/>
        </w:rPr>
        <w:t>"dataset"</w:t>
      </w:r>
      <w:r>
        <w:t>&gt;</w:t>
      </w:r>
      <w:r w:rsidRPr="00B36C6D">
        <w:rPr>
          <w:color w:val="auto"/>
        </w:rPr>
        <w:t>dataset</w:t>
      </w:r>
      <w:r>
        <w:t>&lt;/gmd:MD_ScopeCode&gt;</w:t>
      </w:r>
    </w:p>
    <w:p w:rsidR="00821744" w:rsidRDefault="00821744" w:rsidP="00821744">
      <w:pPr>
        <w:pStyle w:val="XMLelement0"/>
      </w:pPr>
      <w:r>
        <w:tab/>
      </w:r>
      <w:r>
        <w:tab/>
      </w:r>
      <w:r>
        <w:tab/>
      </w:r>
      <w:r>
        <w:tab/>
      </w:r>
      <w:r>
        <w:tab/>
        <w:t>&lt;/gmd:level&gt;</w:t>
      </w:r>
    </w:p>
    <w:p w:rsidR="00821744" w:rsidRDefault="00821744" w:rsidP="00B36C6D">
      <w:pPr>
        <w:pStyle w:val="XMLcommetn"/>
      </w:pPr>
      <w:r>
        <w:tab/>
      </w:r>
      <w:r>
        <w:tab/>
      </w:r>
      <w:r>
        <w:tab/>
      </w:r>
      <w:r>
        <w:tab/>
      </w:r>
      <w:r>
        <w:tab/>
      </w:r>
      <w:r w:rsidR="00B36C6D">
        <w:t xml:space="preserve">      </w:t>
      </w:r>
      <w:r>
        <w:t>&lt;!-- (C-C) Data quality scope level description - Not used by USGIN --&gt;</w:t>
      </w:r>
    </w:p>
    <w:p w:rsidR="00821744" w:rsidRDefault="00821744" w:rsidP="00821744">
      <w:pPr>
        <w:pStyle w:val="XMLelement0"/>
      </w:pPr>
      <w:r>
        <w:tab/>
      </w:r>
      <w:r>
        <w:tab/>
      </w:r>
      <w:r>
        <w:tab/>
      </w:r>
      <w:r>
        <w:tab/>
        <w:t>&lt;/gmd:DQ_Scope&gt;</w:t>
      </w:r>
    </w:p>
    <w:p w:rsidR="00821744" w:rsidRDefault="00821744" w:rsidP="00821744">
      <w:pPr>
        <w:pStyle w:val="XMLelement0"/>
      </w:pPr>
      <w:r>
        <w:tab/>
      </w:r>
      <w:r>
        <w:tab/>
      </w:r>
      <w:r>
        <w:tab/>
        <w:t>&lt;/gmd:scope&gt;</w:t>
      </w:r>
    </w:p>
    <w:p w:rsidR="00821744" w:rsidRDefault="00821744" w:rsidP="00821744">
      <w:pPr>
        <w:pStyle w:val="XMLelement0"/>
      </w:pPr>
      <w:r>
        <w:tab/>
      </w:r>
      <w:r>
        <w:tab/>
      </w:r>
      <w:r>
        <w:tab/>
        <w:t>&lt;report&gt;</w:t>
      </w:r>
    </w:p>
    <w:p w:rsidR="00821744" w:rsidRDefault="00821744" w:rsidP="00CD4E11">
      <w:pPr>
        <w:pStyle w:val="XMLcommetn"/>
      </w:pPr>
      <w:r>
        <w:tab/>
      </w:r>
      <w:r>
        <w:tab/>
      </w:r>
      <w:r>
        <w:tab/>
      </w:r>
      <w:r>
        <w:tab/>
      </w:r>
      <w:r w:rsidR="00CD4E11">
        <w:t xml:space="preserve">         </w:t>
      </w:r>
      <w:r>
        <w:t>&lt;!-- This is a container for a free text discussion/description of data quality considerations for the indicated scope. The use of any specific data quality element (e.g. DQ_DomainConsistency here) to contain this explanation is arbitrary and should not be considered meaningful in this context.  --&gt;</w:t>
      </w:r>
    </w:p>
    <w:p w:rsidR="00821744" w:rsidRDefault="00821744" w:rsidP="00821744">
      <w:pPr>
        <w:pStyle w:val="XMLelement0"/>
      </w:pPr>
      <w:r>
        <w:tab/>
      </w:r>
      <w:r>
        <w:tab/>
      </w:r>
      <w:r>
        <w:tab/>
      </w:r>
      <w:r>
        <w:tab/>
        <w:t>&lt;DQ_DomainConsistency&gt;</w:t>
      </w:r>
    </w:p>
    <w:p w:rsidR="00821744" w:rsidRDefault="00821744" w:rsidP="00821744">
      <w:pPr>
        <w:pStyle w:val="XMLelement0"/>
      </w:pPr>
      <w:r>
        <w:tab/>
      </w:r>
      <w:r>
        <w:tab/>
      </w:r>
      <w:r>
        <w:tab/>
      </w:r>
      <w:r>
        <w:tab/>
      </w:r>
      <w:r>
        <w:tab/>
        <w:t>&lt;result&gt;</w:t>
      </w:r>
    </w:p>
    <w:p w:rsidR="00821744" w:rsidRDefault="00821744" w:rsidP="00821744">
      <w:pPr>
        <w:pStyle w:val="XMLelement0"/>
      </w:pPr>
      <w:r>
        <w:tab/>
      </w:r>
      <w:r>
        <w:tab/>
      </w:r>
      <w:r>
        <w:tab/>
      </w:r>
      <w:r>
        <w:tab/>
      </w:r>
      <w:r>
        <w:tab/>
      </w:r>
      <w:r>
        <w:tab/>
        <w:t>&lt;DQ_ConformanceResult&gt;</w:t>
      </w:r>
    </w:p>
    <w:p w:rsidR="00821744" w:rsidRDefault="00821744" w:rsidP="00821744">
      <w:pPr>
        <w:pStyle w:val="XMLelement0"/>
      </w:pPr>
      <w:r>
        <w:tab/>
      </w:r>
      <w:r>
        <w:tab/>
      </w:r>
      <w:r>
        <w:tab/>
      </w:r>
      <w:r>
        <w:tab/>
      </w:r>
      <w:r>
        <w:tab/>
      </w:r>
      <w:r>
        <w:tab/>
      </w:r>
      <w:r>
        <w:tab/>
        <w:t xml:space="preserve">&lt;specification </w:t>
      </w:r>
      <w:r w:rsidRPr="007C65B1">
        <w:rPr>
          <w:rStyle w:val="XMLattributeChar0"/>
        </w:rPr>
        <w:t>gco:nilReason</w:t>
      </w:r>
      <w:r w:rsidRPr="007C65B1">
        <w:rPr>
          <w:color w:val="auto"/>
        </w:rPr>
        <w:t>=</w:t>
      </w:r>
      <w:r w:rsidRPr="007C65B1">
        <w:rPr>
          <w:rStyle w:val="XMLattributeValueChar"/>
        </w:rPr>
        <w:t>"notApplicable"</w:t>
      </w:r>
      <w:r>
        <w:t>/&gt;</w:t>
      </w:r>
    </w:p>
    <w:p w:rsidR="00821744" w:rsidRDefault="00821744" w:rsidP="00821744">
      <w:pPr>
        <w:pStyle w:val="XMLelement0"/>
      </w:pPr>
      <w:r>
        <w:tab/>
      </w:r>
      <w:r>
        <w:tab/>
      </w:r>
      <w:r>
        <w:tab/>
      </w:r>
      <w:r>
        <w:tab/>
      </w:r>
      <w:r>
        <w:tab/>
      </w:r>
      <w:r>
        <w:tab/>
      </w:r>
      <w:r>
        <w:tab/>
        <w:t>&lt;explanation&gt;</w:t>
      </w:r>
    </w:p>
    <w:p w:rsidR="007C65B1" w:rsidRDefault="00821744" w:rsidP="007C65B1">
      <w:pPr>
        <w:pStyle w:val="XMLelement0"/>
        <w:ind w:left="1700" w:hanging="1700"/>
        <w:rPr>
          <w:color w:val="auto"/>
        </w:rPr>
      </w:pPr>
      <w:r>
        <w:tab/>
      </w:r>
      <w:r>
        <w:tab/>
      </w:r>
      <w:r>
        <w:tab/>
      </w:r>
      <w:r>
        <w:tab/>
      </w:r>
      <w:r>
        <w:tab/>
      </w:r>
      <w:r>
        <w:tab/>
      </w:r>
      <w:r>
        <w:tab/>
      </w:r>
      <w:r>
        <w:tab/>
        <w:t>&lt;gco:CharacterString&gt;</w:t>
      </w:r>
      <w:r w:rsidRPr="007C65B1">
        <w:rPr>
          <w:color w:val="auto"/>
        </w:rPr>
        <w:t>Quality Statement: Original paper quality was poor quality, parts of scan are difficult to read. Scan resolution is 300 dpi.</w:t>
      </w:r>
    </w:p>
    <w:p w:rsidR="00821744" w:rsidRDefault="007C65B1" w:rsidP="007C65B1">
      <w:pPr>
        <w:pStyle w:val="XMLelement0"/>
        <w:ind w:left="1700" w:hanging="1700"/>
      </w:pP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sidR="00821744">
        <w:t>&lt;/gco:CharacterString&gt;</w:t>
      </w:r>
    </w:p>
    <w:p w:rsidR="00821744" w:rsidRDefault="00821744" w:rsidP="00821744">
      <w:pPr>
        <w:pStyle w:val="XMLelement0"/>
      </w:pPr>
      <w:r>
        <w:tab/>
      </w:r>
      <w:r>
        <w:tab/>
      </w:r>
      <w:r>
        <w:tab/>
      </w:r>
      <w:r>
        <w:tab/>
      </w:r>
      <w:r>
        <w:tab/>
      </w:r>
      <w:r>
        <w:tab/>
      </w:r>
      <w:r>
        <w:tab/>
        <w:t>&lt;/explanation&gt;</w:t>
      </w:r>
    </w:p>
    <w:p w:rsidR="00821744" w:rsidRDefault="00821744" w:rsidP="00821744">
      <w:pPr>
        <w:pStyle w:val="XMLelement0"/>
      </w:pPr>
      <w:r>
        <w:tab/>
      </w:r>
      <w:r>
        <w:tab/>
      </w:r>
      <w:r>
        <w:tab/>
      </w:r>
      <w:r>
        <w:tab/>
      </w:r>
      <w:r>
        <w:tab/>
      </w:r>
      <w:r>
        <w:tab/>
      </w:r>
      <w:r>
        <w:tab/>
        <w:t xml:space="preserve">&lt;pass </w:t>
      </w:r>
      <w:r w:rsidRPr="007C65B1">
        <w:rPr>
          <w:rStyle w:val="XMLattributeChar0"/>
        </w:rPr>
        <w:t>gco:nilReason</w:t>
      </w:r>
      <w:r w:rsidRPr="007C65B1">
        <w:rPr>
          <w:color w:val="auto"/>
        </w:rPr>
        <w:t>=</w:t>
      </w:r>
      <w:r w:rsidRPr="007C65B1">
        <w:rPr>
          <w:rStyle w:val="XMLattributeValueChar"/>
        </w:rPr>
        <w:t>"inapplicable"</w:t>
      </w:r>
      <w:r>
        <w:t>/&gt;</w:t>
      </w:r>
    </w:p>
    <w:p w:rsidR="00821744" w:rsidRDefault="00821744" w:rsidP="00821744">
      <w:pPr>
        <w:pStyle w:val="XMLelement0"/>
      </w:pPr>
      <w:r>
        <w:tab/>
      </w:r>
      <w:r>
        <w:tab/>
      </w:r>
      <w:r>
        <w:tab/>
      </w:r>
      <w:r>
        <w:tab/>
      </w:r>
      <w:r>
        <w:tab/>
      </w:r>
      <w:r>
        <w:tab/>
        <w:t>&lt;/DQ_ConformanceResult&gt;</w:t>
      </w:r>
    </w:p>
    <w:p w:rsidR="00821744" w:rsidRDefault="00821744" w:rsidP="00821744">
      <w:pPr>
        <w:pStyle w:val="XMLelement0"/>
      </w:pPr>
      <w:r>
        <w:tab/>
      </w:r>
      <w:r>
        <w:tab/>
      </w:r>
      <w:r>
        <w:tab/>
      </w:r>
      <w:r>
        <w:tab/>
      </w:r>
      <w:r>
        <w:tab/>
        <w:t>&lt;/result&gt;</w:t>
      </w:r>
    </w:p>
    <w:p w:rsidR="00821744" w:rsidRDefault="00821744" w:rsidP="00821744">
      <w:pPr>
        <w:pStyle w:val="XMLelement0"/>
      </w:pPr>
      <w:r>
        <w:tab/>
      </w:r>
      <w:r>
        <w:tab/>
      </w:r>
      <w:r>
        <w:tab/>
      </w:r>
      <w:r>
        <w:tab/>
        <w:t>&lt;/DQ_DomainConsistency&gt;</w:t>
      </w:r>
    </w:p>
    <w:p w:rsidR="00821744" w:rsidRDefault="00821744" w:rsidP="00821744">
      <w:pPr>
        <w:pStyle w:val="XMLelement0"/>
      </w:pPr>
      <w:r>
        <w:tab/>
      </w:r>
      <w:r>
        <w:tab/>
      </w:r>
      <w:r>
        <w:tab/>
        <w:t>&lt;/report&gt;</w:t>
      </w:r>
    </w:p>
    <w:p w:rsidR="00821744" w:rsidRDefault="00821744" w:rsidP="007C65B1">
      <w:pPr>
        <w:pStyle w:val="XMLcommetn"/>
      </w:pPr>
      <w:r>
        <w:lastRenderedPageBreak/>
        <w:tab/>
      </w:r>
      <w:r>
        <w:tab/>
      </w:r>
      <w:r w:rsidR="007C65B1">
        <w:t xml:space="preserve">              </w:t>
      </w:r>
      <w:r>
        <w:tab/>
        <w:t xml:space="preserve">&lt;!-- (C-C) Resource lineage -  count(lineage/LI_Lineage/source + line-age/LI_Lineage/sourceStep + lineage/LI_Lineage/statement ) &gt;0  for spatial dataset and spatial dataset series. Not applicable to services. --&gt;         </w:t>
      </w:r>
    </w:p>
    <w:p w:rsidR="00821744" w:rsidRDefault="00821744" w:rsidP="00821744">
      <w:pPr>
        <w:pStyle w:val="XMLelement0"/>
      </w:pPr>
      <w:r>
        <w:tab/>
      </w:r>
      <w:r>
        <w:tab/>
      </w:r>
      <w:r>
        <w:tab/>
        <w:t>&lt;gmd:lineage&gt;</w:t>
      </w:r>
    </w:p>
    <w:p w:rsidR="00821744" w:rsidRDefault="00821744" w:rsidP="00821744">
      <w:pPr>
        <w:pStyle w:val="XMLelement0"/>
      </w:pPr>
      <w:r>
        <w:tab/>
      </w:r>
      <w:r>
        <w:tab/>
      </w:r>
      <w:r>
        <w:tab/>
      </w:r>
      <w:r>
        <w:tab/>
        <w:t>&lt;gmd:LI_Lineage&gt;</w:t>
      </w:r>
    </w:p>
    <w:p w:rsidR="00821744" w:rsidRDefault="00821744" w:rsidP="0043355B">
      <w:pPr>
        <w:pStyle w:val="XMLcommetn"/>
      </w:pPr>
      <w:r>
        <w:tab/>
      </w:r>
      <w:r>
        <w:tab/>
      </w:r>
      <w:r>
        <w:tab/>
      </w:r>
      <w:r>
        <w:tab/>
      </w:r>
      <w:r>
        <w:tab/>
      </w:r>
      <w:r w:rsidR="0043355B">
        <w:t xml:space="preserve">      </w:t>
      </w:r>
      <w:r>
        <w:t>&lt;!-- (C-C) Data quality lineage statement - General explanation of the data producer’s knowledge of the dataset lineage. This is probably the most useful thing to supply. --&gt;</w:t>
      </w:r>
    </w:p>
    <w:p w:rsidR="00821744" w:rsidRDefault="00821744" w:rsidP="00821744">
      <w:pPr>
        <w:pStyle w:val="XMLelement0"/>
      </w:pPr>
      <w:r>
        <w:tab/>
      </w:r>
      <w:r>
        <w:tab/>
      </w:r>
      <w:r>
        <w:tab/>
      </w:r>
      <w:r>
        <w:tab/>
      </w:r>
      <w:r>
        <w:tab/>
        <w:t>&lt;gmd:statement&gt;</w:t>
      </w:r>
    </w:p>
    <w:p w:rsidR="00821744" w:rsidRDefault="00821744" w:rsidP="00821744">
      <w:pPr>
        <w:pStyle w:val="XMLelement0"/>
      </w:pPr>
      <w:r>
        <w:tab/>
      </w:r>
      <w:r>
        <w:tab/>
      </w:r>
      <w:r>
        <w:tab/>
      </w:r>
      <w:r>
        <w:tab/>
      </w:r>
      <w:r>
        <w:tab/>
      </w:r>
      <w:r>
        <w:tab/>
        <w:t>&lt;gco:CharacterString&gt;</w:t>
      </w:r>
    </w:p>
    <w:p w:rsidR="00821744" w:rsidRPr="0043355B" w:rsidRDefault="00821744" w:rsidP="0043355B">
      <w:pPr>
        <w:pStyle w:val="XMLelement0"/>
        <w:ind w:left="1300" w:hanging="1300"/>
        <w:rPr>
          <w:color w:val="auto"/>
        </w:rPr>
      </w:pPr>
      <w:r>
        <w:tab/>
      </w:r>
      <w:r>
        <w:tab/>
      </w:r>
      <w:r>
        <w:tab/>
      </w:r>
      <w:r>
        <w:tab/>
      </w:r>
      <w:r>
        <w:tab/>
      </w:r>
      <w:r>
        <w:tab/>
      </w:r>
      <w:r>
        <w:tab/>
      </w:r>
      <w:r w:rsidRPr="0043355B">
        <w:rPr>
          <w:color w:val="auto"/>
        </w:rPr>
        <w:t xml:space="preserve">This dataset is maintained by the Arizona Geological Survey. Paper logs were obtained from the permitee and are on file at the Arizona Geological Survey. Logs were scanned in 2005 by S. J. Rauzi. Digital files are archived at the Arizona Geological Survey. </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&lt;/gmd:statement&gt;</w:t>
      </w:r>
    </w:p>
    <w:p w:rsidR="00821744" w:rsidRDefault="00821744" w:rsidP="0043355B">
      <w:pPr>
        <w:pStyle w:val="XMLcommetn"/>
      </w:pPr>
      <w:r>
        <w:tab/>
      </w:r>
      <w:r>
        <w:tab/>
      </w:r>
      <w:r>
        <w:tab/>
      </w:r>
      <w:r>
        <w:tab/>
      </w:r>
      <w:r>
        <w:tab/>
      </w:r>
      <w:r w:rsidR="0043355B">
        <w:t xml:space="preserve">      </w:t>
      </w:r>
      <w:r>
        <w:t>&lt;!-- (C-C) Data quality lineage process step - An event in the development of the dataset. Best practice recommended for USGIN is that source association from a process step is to inputs to a process, and processStep associations from a source element link an output resource to a process step that produced it.  --&gt;</w:t>
      </w:r>
    </w:p>
    <w:p w:rsidR="00821744" w:rsidRDefault="00821744" w:rsidP="00821744">
      <w:pPr>
        <w:pStyle w:val="XMLelement0"/>
      </w:pPr>
      <w:r>
        <w:tab/>
      </w:r>
      <w:r>
        <w:tab/>
      </w:r>
      <w:r>
        <w:tab/>
      </w:r>
      <w:r>
        <w:tab/>
      </w:r>
      <w:r>
        <w:tab/>
        <w:t>&lt;gmd:processStep&gt;</w:t>
      </w:r>
    </w:p>
    <w:p w:rsidR="00821744" w:rsidRDefault="00821744" w:rsidP="00821744">
      <w:pPr>
        <w:pStyle w:val="XMLelement0"/>
      </w:pPr>
      <w:r>
        <w:tab/>
      </w:r>
      <w:r>
        <w:tab/>
      </w:r>
      <w:r>
        <w:tab/>
      </w:r>
      <w:r>
        <w:tab/>
      </w:r>
      <w:r>
        <w:tab/>
      </w:r>
      <w:r>
        <w:tab/>
        <w:t>&lt;gmd:LI_ProcessStep&gt;</w:t>
      </w:r>
    </w:p>
    <w:p w:rsidR="00821744" w:rsidRDefault="00821744" w:rsidP="00821744">
      <w:pPr>
        <w:pStyle w:val="XMLelement0"/>
      </w:pPr>
      <w:r>
        <w:tab/>
      </w:r>
      <w:r>
        <w:tab/>
      </w:r>
      <w:r>
        <w:tab/>
      </w:r>
      <w:r>
        <w:tab/>
      </w:r>
      <w:r>
        <w:tab/>
      </w:r>
      <w:r>
        <w:tab/>
      </w:r>
      <w:r>
        <w:tab/>
        <w:t>&lt;gmd:description&gt;</w:t>
      </w:r>
    </w:p>
    <w:p w:rsidR="00821744" w:rsidRDefault="00C43FBA" w:rsidP="00C43FBA">
      <w:pPr>
        <w:pStyle w:val="XMLelement0"/>
        <w:ind w:left="1700" w:hanging="1700"/>
      </w:pPr>
      <w:r>
        <w:tab/>
      </w:r>
      <w:r>
        <w:tab/>
      </w:r>
      <w:r>
        <w:tab/>
      </w:r>
      <w:r>
        <w:tab/>
      </w:r>
      <w:r>
        <w:tab/>
      </w:r>
      <w:r>
        <w:tab/>
      </w:r>
      <w:r>
        <w:tab/>
      </w:r>
      <w:r>
        <w:tab/>
      </w:r>
      <w:r w:rsidR="00821744">
        <w:t>&lt;gco:CharacterString&gt;</w:t>
      </w:r>
      <w:r w:rsidR="00821744" w:rsidRPr="00C43FBA">
        <w:rPr>
          <w:color w:val="auto"/>
        </w:rPr>
        <w:t>A detailed description of the scanning</w:t>
      </w:r>
      <w:r>
        <w:rPr>
          <w:color w:val="auto"/>
        </w:rPr>
        <w:t xml:space="preserve"> process could be </w:t>
      </w:r>
      <w:r w:rsidR="00821744" w:rsidRPr="00C43FBA">
        <w:rPr>
          <w:color w:val="auto"/>
        </w:rPr>
        <w:t xml:space="preserve">included here. </w:t>
      </w:r>
      <w:r w:rsidR="00821744">
        <w:t>&lt;/gco:CharacterString&gt;</w:t>
      </w:r>
    </w:p>
    <w:p w:rsidR="00821744" w:rsidRDefault="00821744" w:rsidP="00821744">
      <w:pPr>
        <w:pStyle w:val="XMLelement0"/>
      </w:pPr>
      <w:r>
        <w:tab/>
      </w:r>
      <w:r>
        <w:tab/>
      </w:r>
      <w:r>
        <w:tab/>
      </w:r>
      <w:r>
        <w:tab/>
      </w:r>
      <w:r>
        <w:tab/>
      </w:r>
      <w:r>
        <w:tab/>
      </w:r>
      <w:r>
        <w:tab/>
        <w:t>&lt;/gmd:description&gt;</w:t>
      </w:r>
    </w:p>
    <w:p w:rsidR="00821744" w:rsidRDefault="00821744" w:rsidP="00821744">
      <w:pPr>
        <w:pStyle w:val="XMLelement0"/>
      </w:pPr>
      <w:r>
        <w:tab/>
      </w:r>
      <w:r>
        <w:tab/>
      </w:r>
      <w:r>
        <w:tab/>
      </w:r>
      <w:r>
        <w:tab/>
      </w:r>
      <w:r>
        <w:tab/>
      </w:r>
      <w:r>
        <w:tab/>
        <w:t>&lt;/gmd:LI_ProcessStep&gt;</w:t>
      </w:r>
    </w:p>
    <w:p w:rsidR="00821744" w:rsidRDefault="00821744" w:rsidP="00821744">
      <w:pPr>
        <w:pStyle w:val="XMLelement0"/>
      </w:pPr>
      <w:r>
        <w:tab/>
      </w:r>
      <w:r>
        <w:tab/>
      </w:r>
      <w:r>
        <w:tab/>
      </w:r>
      <w:r>
        <w:tab/>
      </w:r>
      <w:r>
        <w:tab/>
        <w:t>&lt;/gmd:processStep&gt;</w:t>
      </w:r>
    </w:p>
    <w:p w:rsidR="00821744" w:rsidRDefault="00821744" w:rsidP="00C43FBA">
      <w:pPr>
        <w:pStyle w:val="XMLcommetn"/>
      </w:pPr>
      <w:r>
        <w:tab/>
      </w:r>
      <w:r>
        <w:tab/>
      </w:r>
      <w:r>
        <w:tab/>
      </w:r>
      <w:r>
        <w:tab/>
      </w:r>
      <w:r>
        <w:tab/>
      </w:r>
      <w:r w:rsidR="00C43FBA">
        <w:t xml:space="preserve">      </w:t>
      </w:r>
      <w:r>
        <w:t>&lt;!-- (C-C) Data quality lineage source - not applicable in this example  --&gt;</w:t>
      </w:r>
    </w:p>
    <w:p w:rsidR="00821744" w:rsidRDefault="00821744" w:rsidP="00821744">
      <w:pPr>
        <w:pStyle w:val="XMLelement0"/>
      </w:pPr>
      <w:r>
        <w:tab/>
      </w:r>
      <w:r>
        <w:tab/>
      </w:r>
      <w:r>
        <w:tab/>
      </w:r>
      <w:r>
        <w:tab/>
      </w:r>
      <w:r>
        <w:tab/>
        <w:t>&lt;gmd:source/&gt;</w:t>
      </w:r>
    </w:p>
    <w:p w:rsidR="00821744" w:rsidRDefault="00821744" w:rsidP="00821744">
      <w:pPr>
        <w:pStyle w:val="XMLelement0"/>
      </w:pPr>
      <w:r>
        <w:tab/>
      </w:r>
      <w:r>
        <w:tab/>
      </w:r>
      <w:r>
        <w:tab/>
      </w:r>
      <w:r>
        <w:tab/>
        <w:t>&lt;/gmd:LI_Lineage&gt;</w:t>
      </w:r>
    </w:p>
    <w:p w:rsidR="00821744" w:rsidRDefault="00821744" w:rsidP="00821744">
      <w:pPr>
        <w:pStyle w:val="XMLelement0"/>
      </w:pPr>
      <w:r>
        <w:tab/>
      </w:r>
      <w:r>
        <w:tab/>
      </w:r>
      <w:r>
        <w:tab/>
        <w:t>&lt;/gmd:lineage&gt;</w:t>
      </w:r>
    </w:p>
    <w:p w:rsidR="00821744" w:rsidRDefault="00821744" w:rsidP="00821744">
      <w:pPr>
        <w:pStyle w:val="XMLelement0"/>
      </w:pPr>
      <w:r>
        <w:tab/>
      </w:r>
      <w:r>
        <w:tab/>
        <w:t>&lt;/gmd:DQ_DataQuality&gt;</w:t>
      </w:r>
    </w:p>
    <w:p w:rsidR="00821744" w:rsidRDefault="00821744" w:rsidP="00821744">
      <w:pPr>
        <w:pStyle w:val="XMLelement0"/>
      </w:pPr>
      <w:r>
        <w:tab/>
        <w:t>&lt;/gmd:dataQualityInfo&gt;</w:t>
      </w:r>
    </w:p>
    <w:p w:rsidR="00821744" w:rsidRDefault="00821744" w:rsidP="00C43FBA">
      <w:pPr>
        <w:pStyle w:val="XMLcommetn"/>
      </w:pPr>
      <w:r>
        <w:tab/>
      </w:r>
      <w:r w:rsidR="00C43FBA">
        <w:t xml:space="preserve">                  </w:t>
      </w:r>
      <w:r>
        <w:t>&lt;!-- (O-O) Metadata constraint information - This element specifies use constraints for access to the metadata record.  --&gt;</w:t>
      </w:r>
    </w:p>
    <w:p w:rsidR="00821744" w:rsidRDefault="00821744" w:rsidP="00821744">
      <w:pPr>
        <w:pStyle w:val="XMLelement0"/>
      </w:pPr>
      <w:commentRangeStart w:id="186"/>
      <w:r>
        <w:tab/>
        <w:t>&lt;gmd:metadataConstraints&gt;</w:t>
      </w:r>
    </w:p>
    <w:p w:rsidR="00821744" w:rsidRDefault="00821744" w:rsidP="00C43FBA">
      <w:pPr>
        <w:pStyle w:val="XMLcommetn"/>
      </w:pPr>
      <w:r>
        <w:tab/>
      </w:r>
      <w:r>
        <w:tab/>
      </w:r>
      <w:r w:rsidR="00C43FBA">
        <w:t xml:space="preserve">                </w:t>
      </w:r>
      <w:r>
        <w:t>&lt;!-- Constraints --&gt;</w:t>
      </w:r>
    </w:p>
    <w:p w:rsidR="00821744" w:rsidRDefault="00821744" w:rsidP="00821744">
      <w:pPr>
        <w:pStyle w:val="XMLelement0"/>
      </w:pPr>
      <w:r>
        <w:tab/>
      </w:r>
      <w:r>
        <w:tab/>
        <w:t>&lt;gmd:MD_Constraints&gt;</w:t>
      </w:r>
    </w:p>
    <w:p w:rsidR="00821744" w:rsidRDefault="00821744" w:rsidP="00C43FBA">
      <w:pPr>
        <w:pStyle w:val="XMLcommetn"/>
      </w:pPr>
      <w:r>
        <w:tab/>
      </w:r>
      <w:r>
        <w:tab/>
      </w:r>
      <w:r>
        <w:tab/>
      </w:r>
      <w:r w:rsidR="00C43FBA">
        <w:t xml:space="preserve">              </w:t>
      </w:r>
      <w:r>
        <w:t>&lt;!-- metadataConstraints/MD_Constraints/useLimitation is mandatory when MD_Constraints is used to specify metadataConstraints.  --&gt;</w:t>
      </w:r>
    </w:p>
    <w:p w:rsidR="00821744" w:rsidRDefault="00821744" w:rsidP="00821744">
      <w:pPr>
        <w:pStyle w:val="XMLelement0"/>
      </w:pPr>
      <w:r>
        <w:tab/>
      </w:r>
      <w:r>
        <w:tab/>
      </w:r>
      <w:r>
        <w:tab/>
        <w:t>&lt;gmd:useLimitation&gt;</w:t>
      </w:r>
    </w:p>
    <w:p w:rsidR="00821744" w:rsidRDefault="00821744" w:rsidP="00821744">
      <w:pPr>
        <w:pStyle w:val="XMLelement0"/>
      </w:pPr>
      <w:r>
        <w:tab/>
      </w:r>
      <w:r>
        <w:tab/>
      </w:r>
      <w:r>
        <w:tab/>
      </w:r>
      <w:r>
        <w:tab/>
        <w:t>&lt;gco:CharacterString&gt;</w:t>
      </w:r>
      <w:r w:rsidRPr="00C43FBA">
        <w:rPr>
          <w:color w:val="auto"/>
        </w:rPr>
        <w:t>fair use</w:t>
      </w:r>
      <w:r>
        <w:t>&lt;/gco:CharacterString&gt;</w:t>
      </w:r>
    </w:p>
    <w:p w:rsidR="00821744" w:rsidRDefault="00821744" w:rsidP="00821744">
      <w:pPr>
        <w:pStyle w:val="XMLelement0"/>
      </w:pPr>
      <w:r>
        <w:tab/>
      </w:r>
      <w:r>
        <w:tab/>
      </w:r>
      <w:r>
        <w:tab/>
        <w:t>&lt;/gmd:useLimitation&gt;</w:t>
      </w:r>
    </w:p>
    <w:p w:rsidR="00821744" w:rsidRDefault="00821744" w:rsidP="00821744">
      <w:pPr>
        <w:pStyle w:val="XMLelement0"/>
      </w:pPr>
      <w:r>
        <w:tab/>
      </w:r>
      <w:r>
        <w:tab/>
        <w:t>&lt;/gmd:MD_Constraints&gt;</w:t>
      </w:r>
    </w:p>
    <w:p w:rsidR="00821744" w:rsidRDefault="00821744" w:rsidP="00821744">
      <w:pPr>
        <w:pStyle w:val="XMLelement0"/>
      </w:pPr>
      <w:r>
        <w:tab/>
        <w:t>&lt;/gmd:metadataConstraints&gt;</w:t>
      </w:r>
    </w:p>
    <w:p w:rsidR="00821744" w:rsidRDefault="00821744" w:rsidP="00C43FBA">
      <w:pPr>
        <w:pStyle w:val="XMLcommetn"/>
      </w:pPr>
      <w:r>
        <w:tab/>
      </w:r>
      <w:r w:rsidR="00C43FBA">
        <w:t xml:space="preserve">                  </w:t>
      </w:r>
      <w:r>
        <w:t xml:space="preserve">&lt;!-- Legal constraint --&gt;   </w:t>
      </w:r>
    </w:p>
    <w:p w:rsidR="00821744" w:rsidRDefault="00821744" w:rsidP="00821744">
      <w:pPr>
        <w:pStyle w:val="XMLelement0"/>
      </w:pPr>
      <w:r>
        <w:tab/>
        <w:t>&lt;gmd:metadataConstraints&gt;</w:t>
      </w:r>
    </w:p>
    <w:p w:rsidR="00821744" w:rsidRDefault="00821744" w:rsidP="00821744">
      <w:pPr>
        <w:pStyle w:val="XMLelement0"/>
      </w:pPr>
      <w:r>
        <w:tab/>
      </w:r>
      <w:r>
        <w:tab/>
        <w:t>&lt;gmd:MD_LegalConstraints&gt;</w:t>
      </w:r>
      <w:commentRangeEnd w:id="186"/>
      <w:r w:rsidR="008807CA">
        <w:rPr>
          <w:rStyle w:val="CommentReference"/>
          <w:color w:val="000000" w:themeColor="text1"/>
        </w:rPr>
        <w:commentReference w:id="186"/>
      </w:r>
    </w:p>
    <w:p w:rsidR="00821744" w:rsidRDefault="00821744" w:rsidP="00C43FBA">
      <w:pPr>
        <w:pStyle w:val="XMLcommetn"/>
      </w:pPr>
      <w:r>
        <w:tab/>
      </w:r>
      <w:r>
        <w:tab/>
      </w:r>
      <w:r>
        <w:tab/>
      </w:r>
      <w:r w:rsidR="00C43FBA">
        <w:t xml:space="preserve">              </w:t>
      </w:r>
      <w:r>
        <w:t>&lt;!-- When one of the subtypes MD_LegalConstraints or MD_SecurityConstraints is used, useLimitation is optional. --&gt;</w:t>
      </w:r>
    </w:p>
    <w:p w:rsidR="00821744" w:rsidRDefault="00821744" w:rsidP="00821744">
      <w:pPr>
        <w:pStyle w:val="XMLelement0"/>
      </w:pPr>
      <w:r>
        <w:tab/>
      </w:r>
      <w:r>
        <w:tab/>
      </w:r>
      <w:r>
        <w:tab/>
        <w:t>&lt;gmd:useLimitation&gt;</w:t>
      </w:r>
    </w:p>
    <w:p w:rsidR="00821744" w:rsidRDefault="00821744" w:rsidP="00821744">
      <w:pPr>
        <w:pStyle w:val="XMLelement0"/>
      </w:pPr>
      <w:r>
        <w:lastRenderedPageBreak/>
        <w:tab/>
      </w:r>
      <w:r>
        <w:tab/>
      </w:r>
      <w:r>
        <w:tab/>
      </w:r>
      <w:r>
        <w:tab/>
        <w:t>&lt;gco:CharacterString&gt;</w:t>
      </w:r>
      <w:r w:rsidRPr="00C43FBA">
        <w:rPr>
          <w:color w:val="auto"/>
        </w:rPr>
        <w:t>one</w:t>
      </w:r>
      <w:r>
        <w:t>&lt;/gco:CharacterString&gt;</w:t>
      </w:r>
    </w:p>
    <w:p w:rsidR="00821744" w:rsidRDefault="00821744" w:rsidP="00821744">
      <w:pPr>
        <w:pStyle w:val="XMLelement0"/>
      </w:pPr>
      <w:r>
        <w:tab/>
      </w:r>
      <w:r>
        <w:tab/>
      </w:r>
      <w:r>
        <w:tab/>
        <w:t>&lt;/gmd:useLimitation&gt;</w:t>
      </w:r>
    </w:p>
    <w:p w:rsidR="00821744" w:rsidRDefault="00821744" w:rsidP="00821744">
      <w:pPr>
        <w:pStyle w:val="XMLelement0"/>
      </w:pPr>
      <w:r>
        <w:tab/>
      </w:r>
      <w:r>
        <w:tab/>
      </w:r>
      <w:r>
        <w:tab/>
        <w:t>&lt;gmd:accessConstraints&gt;</w:t>
      </w:r>
    </w:p>
    <w:p w:rsidR="00821744" w:rsidRDefault="00821744" w:rsidP="009C6063">
      <w:pPr>
        <w:pStyle w:val="XMLcommetn"/>
      </w:pPr>
      <w:r>
        <w:tab/>
      </w:r>
      <w:r>
        <w:tab/>
      </w:r>
      <w:r>
        <w:tab/>
      </w:r>
      <w:r>
        <w:tab/>
      </w:r>
      <w:r w:rsidR="009C6063">
        <w:t xml:space="preserve">         </w:t>
      </w:r>
      <w:r>
        <w:t>&lt;!-- MD_RestrictionCode names: {copyright, patent, patentPending, trademark, license, intellectualPropertyRights, restricted, otherRestrictions} - NAP expands with {licenseUnrestricted, licenseEndUser, licenseDistributor, privacy, statutory, confidential, sensitivity}. --&gt;</w:t>
      </w:r>
    </w:p>
    <w:p w:rsidR="00821744" w:rsidRDefault="00821744" w:rsidP="00613A2C">
      <w:pPr>
        <w:pStyle w:val="XMLelement0"/>
        <w:ind w:left="1000" w:hanging="1000"/>
      </w:pPr>
      <w:r>
        <w:tab/>
      </w:r>
      <w:r>
        <w:tab/>
      </w:r>
      <w:r>
        <w:tab/>
      </w:r>
      <w:r>
        <w:tab/>
        <w:t xml:space="preserve">&lt;gmd:MD_RestrictionCode </w:t>
      </w:r>
      <w:r w:rsidRPr="00FC0F25">
        <w:rPr>
          <w:rStyle w:val="XMLattributeChar0"/>
        </w:rPr>
        <w:t>codeList</w:t>
      </w:r>
      <w:r w:rsidRPr="009C6063">
        <w:rPr>
          <w:color w:val="auto"/>
        </w:rPr>
        <w:t>=</w:t>
      </w:r>
      <w:r w:rsidRPr="009C6063">
        <w:rPr>
          <w:rStyle w:val="XMLattributeValueChar"/>
        </w:rPr>
        <w:t>"http://www.isotc211.org/2005/resources/Codelist/gmxCodelists.xml#MD_RestrictionCode"</w:t>
      </w:r>
      <w:r>
        <w:t xml:space="preserve"> </w:t>
      </w:r>
      <w:r w:rsidRPr="009C6063">
        <w:rPr>
          <w:rStyle w:val="XMLattributeChar0"/>
        </w:rPr>
        <w:t>codeListValue</w:t>
      </w:r>
      <w:r w:rsidRPr="009C6063">
        <w:rPr>
          <w:color w:val="auto"/>
        </w:rPr>
        <w:t>=</w:t>
      </w:r>
      <w:r w:rsidRPr="009C6063">
        <w:rPr>
          <w:rStyle w:val="XMLattributeValueChar"/>
        </w:rPr>
        <w:t>"otherRestrictions"</w:t>
      </w:r>
      <w:r>
        <w:t>&gt;</w:t>
      </w:r>
      <w:r w:rsidRPr="009C6063">
        <w:rPr>
          <w:color w:val="auto"/>
        </w:rPr>
        <w:t>other restrictions</w:t>
      </w:r>
      <w:r>
        <w:t>&lt;/gmd:MD_RestrictionCode&gt;</w:t>
      </w:r>
    </w:p>
    <w:p w:rsidR="00821744" w:rsidRDefault="00821744" w:rsidP="00821744">
      <w:pPr>
        <w:pStyle w:val="XMLelement0"/>
      </w:pPr>
      <w:r>
        <w:tab/>
      </w:r>
      <w:r>
        <w:tab/>
      </w:r>
      <w:r>
        <w:tab/>
        <w:t>&lt;/gmd:accessConstraints&gt;</w:t>
      </w:r>
    </w:p>
    <w:p w:rsidR="00821744" w:rsidRDefault="00821744" w:rsidP="00821744">
      <w:pPr>
        <w:pStyle w:val="XMLelement0"/>
      </w:pPr>
      <w:r>
        <w:tab/>
      </w:r>
      <w:r>
        <w:tab/>
      </w:r>
      <w:r>
        <w:tab/>
        <w:t>&lt;gmd:useConstraints&gt;</w:t>
      </w:r>
    </w:p>
    <w:p w:rsidR="00821744" w:rsidRDefault="00821744" w:rsidP="00613A2C">
      <w:pPr>
        <w:pStyle w:val="XMLcommetn"/>
      </w:pPr>
      <w:r>
        <w:tab/>
      </w:r>
      <w:r>
        <w:tab/>
      </w:r>
      <w:r>
        <w:tab/>
      </w:r>
      <w:r>
        <w:tab/>
      </w:r>
      <w:r w:rsidR="00613A2C">
        <w:t xml:space="preserve">         </w:t>
      </w:r>
      <w:r>
        <w:t>&lt;!-- MD_RestrictionCode names: {copyright, patent, patentPending, trademark, license, intellectualPropertyRights, restricted, otherRestrictions} --&gt;</w:t>
      </w:r>
    </w:p>
    <w:p w:rsidR="00821744" w:rsidRDefault="00821744" w:rsidP="00613A2C">
      <w:pPr>
        <w:pStyle w:val="XMLelement0"/>
        <w:ind w:left="1000" w:hanging="1000"/>
      </w:pPr>
      <w:r>
        <w:tab/>
      </w:r>
      <w:r>
        <w:tab/>
      </w:r>
      <w:r>
        <w:tab/>
      </w:r>
      <w:r>
        <w:tab/>
        <w:t>&lt;gmd:MD_RestrictionCode</w:t>
      </w:r>
      <w:r w:rsidR="00613A2C">
        <w:t xml:space="preserve"> </w:t>
      </w:r>
      <w:r w:rsidRPr="00613A2C">
        <w:rPr>
          <w:rStyle w:val="XMLattributeChar0"/>
        </w:rPr>
        <w:t>codeList</w:t>
      </w:r>
      <w:r w:rsidRPr="00613A2C">
        <w:rPr>
          <w:rStyle w:val="XMLattributeValueChar"/>
        </w:rPr>
        <w:t>="http://www.isotc211.org/2005/resources/Codelist/</w:t>
      </w:r>
      <w:r w:rsidR="00613A2C">
        <w:rPr>
          <w:rStyle w:val="XMLattributeValueChar"/>
        </w:rPr>
        <w:t>gmxCodelists.xml#MD_RestrictionC</w:t>
      </w:r>
      <w:r w:rsidRPr="00613A2C">
        <w:rPr>
          <w:rStyle w:val="XMLattributeValueChar"/>
        </w:rPr>
        <w:t>ode"</w:t>
      </w:r>
      <w:r>
        <w:t xml:space="preserve"> </w:t>
      </w:r>
      <w:r w:rsidRPr="00613A2C">
        <w:rPr>
          <w:rStyle w:val="XMLattributeChar0"/>
        </w:rPr>
        <w:t>codeListValue</w:t>
      </w:r>
      <w:r w:rsidRPr="00613A2C">
        <w:rPr>
          <w:color w:val="auto"/>
        </w:rPr>
        <w:t>=</w:t>
      </w:r>
      <w:r w:rsidRPr="00613A2C">
        <w:rPr>
          <w:rStyle w:val="XMLattributeValueChar"/>
        </w:rPr>
        <w:t>"otherRestrictions"</w:t>
      </w:r>
      <w:r>
        <w:t>&gt;</w:t>
      </w:r>
      <w:r w:rsidRPr="00613A2C">
        <w:rPr>
          <w:color w:val="auto"/>
        </w:rPr>
        <w:t>other restrictions</w:t>
      </w:r>
      <w:r>
        <w:t>&lt;/gmd:MD_RestrictionCode&gt;</w:t>
      </w:r>
    </w:p>
    <w:p w:rsidR="00821744" w:rsidRDefault="00821744" w:rsidP="00821744">
      <w:pPr>
        <w:pStyle w:val="XMLelement0"/>
      </w:pPr>
      <w:r>
        <w:tab/>
      </w:r>
      <w:r>
        <w:tab/>
      </w:r>
      <w:r>
        <w:tab/>
        <w:t>&lt;/gmd:useConstraints&gt;</w:t>
      </w:r>
    </w:p>
    <w:p w:rsidR="00821744" w:rsidRDefault="00821744" w:rsidP="00613A2C">
      <w:pPr>
        <w:pStyle w:val="XMLcommetn"/>
      </w:pPr>
      <w:r>
        <w:tab/>
      </w:r>
      <w:r>
        <w:tab/>
      </w:r>
      <w:r>
        <w:tab/>
      </w:r>
      <w:r w:rsidR="00613A2C">
        <w:t xml:space="preserve">              </w:t>
      </w:r>
      <w:r>
        <w:t>&lt;!-- (C-C) otherConstraints is a free text element required by NAP if accessConstraints or useConstraints is set to "otherRestrictions." --&gt;</w:t>
      </w:r>
    </w:p>
    <w:p w:rsidR="00821744" w:rsidRDefault="00821744" w:rsidP="00821744">
      <w:pPr>
        <w:pStyle w:val="XMLelement0"/>
      </w:pPr>
      <w:r>
        <w:tab/>
      </w:r>
      <w:r>
        <w:tab/>
      </w:r>
      <w:r>
        <w:tab/>
        <w:t>&lt;gmd:otherConstraints&gt;</w:t>
      </w:r>
    </w:p>
    <w:p w:rsidR="00821744" w:rsidRDefault="00821744" w:rsidP="00821744">
      <w:pPr>
        <w:pStyle w:val="XMLelement0"/>
      </w:pPr>
      <w:r>
        <w:tab/>
      </w:r>
      <w:r>
        <w:tab/>
      </w:r>
      <w:r>
        <w:tab/>
      </w:r>
      <w:r>
        <w:tab/>
        <w:t>&lt;gco:CharacterString&gt;</w:t>
      </w:r>
    </w:p>
    <w:p w:rsidR="00821744" w:rsidRPr="00CD23C9" w:rsidRDefault="00821744" w:rsidP="00821744">
      <w:pPr>
        <w:pStyle w:val="XMLelement0"/>
        <w:rPr>
          <w:color w:val="auto"/>
        </w:rPr>
      </w:pPr>
      <w:r>
        <w:tab/>
      </w:r>
      <w:r>
        <w:tab/>
      </w:r>
      <w:r>
        <w:tab/>
      </w:r>
      <w:r>
        <w:tab/>
      </w:r>
      <w:r>
        <w:tab/>
      </w:r>
      <w:r w:rsidRPr="00CD23C9">
        <w:rPr>
          <w:color w:val="auto"/>
        </w:rPr>
        <w:t>Data only to be used for the purposes for which they were collected.</w:t>
      </w:r>
    </w:p>
    <w:p w:rsidR="00821744" w:rsidRDefault="00821744" w:rsidP="00821744">
      <w:pPr>
        <w:pStyle w:val="XMLelement0"/>
      </w:pPr>
      <w:r>
        <w:tab/>
      </w:r>
      <w:r>
        <w:tab/>
      </w:r>
      <w:r>
        <w:tab/>
      </w:r>
      <w:r>
        <w:tab/>
        <w:t>&lt;/gco:CharacterString&gt;</w:t>
      </w:r>
    </w:p>
    <w:p w:rsidR="00821744" w:rsidRDefault="00821744" w:rsidP="00821744">
      <w:pPr>
        <w:pStyle w:val="XMLelement0"/>
      </w:pPr>
      <w:r>
        <w:tab/>
      </w:r>
      <w:r>
        <w:tab/>
      </w:r>
      <w:r>
        <w:tab/>
        <w:t>&lt;/gmd:otherConstraints&gt;</w:t>
      </w:r>
    </w:p>
    <w:p w:rsidR="00821744" w:rsidRDefault="00821744" w:rsidP="00821744">
      <w:pPr>
        <w:pStyle w:val="XMLelement0"/>
      </w:pPr>
      <w:r>
        <w:tab/>
      </w:r>
      <w:r>
        <w:tab/>
        <w:t>&lt;/gmd:MD_LegalConstraints&gt;</w:t>
      </w:r>
    </w:p>
    <w:p w:rsidR="00821744" w:rsidRDefault="00821744" w:rsidP="00821744">
      <w:pPr>
        <w:pStyle w:val="XMLelement0"/>
      </w:pPr>
      <w:r>
        <w:tab/>
        <w:t>&lt;/gmd:metadataConstraints&gt;</w:t>
      </w:r>
    </w:p>
    <w:p w:rsidR="00821744" w:rsidRDefault="00821744" w:rsidP="00821744">
      <w:pPr>
        <w:pStyle w:val="XMLelement0"/>
      </w:pPr>
      <w:r>
        <w:tab/>
        <w:t>&lt;gmd:metadataConstraints&gt;</w:t>
      </w:r>
    </w:p>
    <w:p w:rsidR="00821744" w:rsidRDefault="00821744" w:rsidP="00CD23C9">
      <w:pPr>
        <w:pStyle w:val="XMLcommetn"/>
      </w:pPr>
      <w:r>
        <w:tab/>
      </w:r>
      <w:r>
        <w:tab/>
      </w:r>
      <w:r w:rsidR="00CD23C9">
        <w:t xml:space="preserve">         </w:t>
      </w:r>
      <w:r>
        <w:t>&lt;!-- Security constraints; in general these will be in applicable to USGIN resources --&gt;</w:t>
      </w:r>
    </w:p>
    <w:p w:rsidR="00821744" w:rsidRDefault="00821744" w:rsidP="00821744">
      <w:pPr>
        <w:pStyle w:val="XMLelement0"/>
      </w:pPr>
      <w:r>
        <w:tab/>
      </w:r>
      <w:r>
        <w:tab/>
        <w:t>&lt;gmd:MD_SecurityConstraints&gt;</w:t>
      </w:r>
    </w:p>
    <w:p w:rsidR="00821744" w:rsidRDefault="00821744" w:rsidP="00821744">
      <w:pPr>
        <w:pStyle w:val="XMLelement0"/>
      </w:pPr>
      <w:r>
        <w:tab/>
      </w:r>
      <w:r>
        <w:tab/>
      </w:r>
      <w:r>
        <w:tab/>
        <w:t>&lt;gmd:classification&gt;</w:t>
      </w:r>
    </w:p>
    <w:p w:rsidR="00821744" w:rsidRDefault="00821744" w:rsidP="00CD23C9">
      <w:pPr>
        <w:pStyle w:val="XMLcommetn"/>
      </w:pPr>
      <w:r>
        <w:tab/>
      </w:r>
      <w:r>
        <w:tab/>
      </w:r>
      <w:r>
        <w:tab/>
      </w:r>
      <w:r>
        <w:tab/>
      </w:r>
      <w:r w:rsidR="00CD23C9">
        <w:t xml:space="preserve">         </w:t>
      </w:r>
      <w:r>
        <w:t>&lt;!-- MD_SecurtyConstraints has various optional free text values, and a required MD_SecurityConstraints/classification from MD_ClassificationCode names: {unclassified, restricted, confidential, secret, topSecret}  --&gt;</w:t>
      </w:r>
    </w:p>
    <w:p w:rsidR="00821744" w:rsidRDefault="00821744" w:rsidP="0040053C">
      <w:pPr>
        <w:pStyle w:val="XMLelement0"/>
        <w:ind w:left="1000" w:hanging="1000"/>
      </w:pPr>
      <w:r>
        <w:tab/>
      </w:r>
      <w:r>
        <w:tab/>
      </w:r>
      <w:r>
        <w:tab/>
      </w:r>
      <w:r>
        <w:tab/>
        <w:t xml:space="preserve">&lt;gmd:MD_ClassificationCode </w:t>
      </w:r>
      <w:r w:rsidRPr="0040053C">
        <w:rPr>
          <w:rStyle w:val="XMLattributeChar0"/>
        </w:rPr>
        <w:t>codeList</w:t>
      </w:r>
      <w:r w:rsidRPr="0040053C">
        <w:rPr>
          <w:color w:val="auto"/>
        </w:rPr>
        <w:t>=</w:t>
      </w:r>
      <w:r w:rsidRPr="0040053C">
        <w:rPr>
          <w:rStyle w:val="XMLattributeValueChar"/>
        </w:rPr>
        <w:t>"http://www.isotc211.org/2005/resources/Codelist/gmxCodelists.xml#MD_ClassificationCode"</w:t>
      </w:r>
      <w:r>
        <w:t xml:space="preserve"> </w:t>
      </w:r>
      <w:r w:rsidRPr="0040053C">
        <w:rPr>
          <w:rStyle w:val="XMLattributeChar0"/>
        </w:rPr>
        <w:t>codeListValue</w:t>
      </w:r>
      <w:r w:rsidRPr="0040053C">
        <w:rPr>
          <w:color w:val="auto"/>
        </w:rPr>
        <w:t>=</w:t>
      </w:r>
      <w:r w:rsidRPr="0040053C">
        <w:rPr>
          <w:rStyle w:val="XMLattributeValueChar"/>
        </w:rPr>
        <w:t>"unclassified"</w:t>
      </w:r>
      <w:r>
        <w:t>&gt;</w:t>
      </w:r>
      <w:r w:rsidRPr="0040053C">
        <w:rPr>
          <w:color w:val="auto"/>
        </w:rPr>
        <w:t>unclassified</w:t>
      </w:r>
      <w:r>
        <w:t>&lt;/gmd:MD_ClassificationCode&gt;</w:t>
      </w:r>
    </w:p>
    <w:p w:rsidR="00821744" w:rsidRDefault="00821744" w:rsidP="00821744">
      <w:pPr>
        <w:pStyle w:val="XMLelement0"/>
      </w:pPr>
      <w:r>
        <w:tab/>
      </w:r>
      <w:r>
        <w:tab/>
      </w:r>
      <w:r>
        <w:tab/>
        <w:t>&lt;/gmd:classification&gt;</w:t>
      </w:r>
    </w:p>
    <w:p w:rsidR="00821744" w:rsidRDefault="00821744" w:rsidP="00821744">
      <w:pPr>
        <w:pStyle w:val="XMLelement0"/>
      </w:pPr>
      <w:r>
        <w:tab/>
      </w:r>
      <w:r>
        <w:tab/>
        <w:t>&lt;/gmd:MD_SecurityConstraints&gt;</w:t>
      </w:r>
    </w:p>
    <w:p w:rsidR="00821744" w:rsidRDefault="00821744" w:rsidP="00821744">
      <w:pPr>
        <w:pStyle w:val="XMLelement0"/>
      </w:pPr>
      <w:r>
        <w:tab/>
        <w:t>&lt;/gmd:metadataConstraints&gt;</w:t>
      </w:r>
    </w:p>
    <w:p w:rsidR="00821744" w:rsidRDefault="0040053C" w:rsidP="0040053C">
      <w:pPr>
        <w:pStyle w:val="XMLcommetn"/>
      </w:pPr>
      <w:r>
        <w:t xml:space="preserve">                     </w:t>
      </w:r>
      <w:r w:rsidR="00821744">
        <w:t>&lt;!-- (O-O) Metadata maintenance information - Th</w:t>
      </w:r>
      <w:r>
        <w:t xml:space="preserve">is element provides information </w:t>
      </w:r>
      <w:r w:rsidR="00821744">
        <w:t>about the maintenance schedule or history of the metadata record.  --&gt;</w:t>
      </w:r>
    </w:p>
    <w:p w:rsidR="00821744" w:rsidRDefault="00821744" w:rsidP="00821744">
      <w:pPr>
        <w:pStyle w:val="XMLelement0"/>
      </w:pPr>
      <w:r>
        <w:tab/>
        <w:t>&lt;gmd:metadataMaintenance&gt;</w:t>
      </w:r>
    </w:p>
    <w:p w:rsidR="00821744" w:rsidRDefault="00821744" w:rsidP="00821744">
      <w:pPr>
        <w:pStyle w:val="XMLelement0"/>
      </w:pPr>
      <w:r>
        <w:tab/>
      </w:r>
      <w:r>
        <w:tab/>
        <w:t>&lt;gmd:MD_MaintenanceInformation&gt;</w:t>
      </w:r>
    </w:p>
    <w:p w:rsidR="00821744" w:rsidRDefault="00821744" w:rsidP="00821744">
      <w:pPr>
        <w:pStyle w:val="XMLelement0"/>
      </w:pPr>
      <w:r>
        <w:tab/>
      </w:r>
      <w:r>
        <w:tab/>
      </w:r>
      <w:r>
        <w:tab/>
        <w:t>&lt;gmd:maintenanceAndUpdateFrequency&gt;</w:t>
      </w:r>
    </w:p>
    <w:p w:rsidR="00821744" w:rsidRDefault="00821744" w:rsidP="0040053C">
      <w:pPr>
        <w:pStyle w:val="XMLcommetn"/>
      </w:pPr>
      <w:r>
        <w:tab/>
      </w:r>
      <w:r>
        <w:tab/>
      </w:r>
      <w:r>
        <w:tab/>
      </w:r>
      <w:r>
        <w:tab/>
      </w:r>
      <w:r w:rsidR="0040053C">
        <w:t xml:space="preserve">         </w:t>
      </w:r>
      <w:r>
        <w:t>&lt;!-- Only one MD_MaintenanceInformation element may be included, with a required MD_MaintenanceFrequencyCode names: {continual, daily, weekly, fortnightly, monthly, quarterly, biannually, annually, asNeeded, irregular, not-Planned, unknown} --&gt;</w:t>
      </w:r>
    </w:p>
    <w:p w:rsidR="00821744" w:rsidRDefault="00821744" w:rsidP="00E1378B">
      <w:pPr>
        <w:pStyle w:val="XMLelement0"/>
        <w:ind w:left="1000" w:hanging="1000"/>
      </w:pPr>
      <w:r>
        <w:lastRenderedPageBreak/>
        <w:tab/>
      </w:r>
      <w:r>
        <w:tab/>
      </w:r>
      <w:r>
        <w:tab/>
      </w:r>
      <w:r>
        <w:tab/>
        <w:t xml:space="preserve">&lt;gmd:MD_MaintenanceFrequencyCode </w:t>
      </w:r>
      <w:r w:rsidRPr="00E1378B">
        <w:rPr>
          <w:rStyle w:val="XMLattributeChar0"/>
        </w:rPr>
        <w:t>codeList</w:t>
      </w:r>
      <w:r>
        <w:t>=</w:t>
      </w:r>
      <w:r w:rsidRPr="00E1378B">
        <w:rPr>
          <w:rStyle w:val="XMLattributeValueChar"/>
        </w:rPr>
        <w:t xml:space="preserve">"http://www.isotc211.org/2005/resources/Codelist/gmxCodelists.xml#MD_MaintenanceFrequencyCode" </w:t>
      </w:r>
      <w:r w:rsidRPr="00E1378B">
        <w:rPr>
          <w:rStyle w:val="XMLattributeChar0"/>
        </w:rPr>
        <w:t>codeListValue</w:t>
      </w:r>
      <w:r>
        <w:t>=</w:t>
      </w:r>
      <w:r w:rsidRPr="00E1378B">
        <w:rPr>
          <w:rStyle w:val="XMLattributeValueChar"/>
        </w:rPr>
        <w:t>"asNeeded"</w:t>
      </w:r>
      <w:r>
        <w:t>&gt;</w:t>
      </w:r>
      <w:r w:rsidRPr="00E1378B">
        <w:rPr>
          <w:color w:val="auto"/>
        </w:rPr>
        <w:t>as needed</w:t>
      </w:r>
      <w:r>
        <w:t>&lt;/gmd:MD_MaintenanceFrequencyCode&gt;</w:t>
      </w:r>
    </w:p>
    <w:p w:rsidR="00821744" w:rsidRDefault="00821744" w:rsidP="00821744">
      <w:pPr>
        <w:pStyle w:val="XMLelement0"/>
      </w:pPr>
      <w:r>
        <w:tab/>
      </w:r>
      <w:r>
        <w:tab/>
      </w:r>
      <w:r>
        <w:tab/>
        <w:t>&lt;/gmd:maintenanceAndUpdateFrequency&gt;</w:t>
      </w:r>
    </w:p>
    <w:p w:rsidR="00821744" w:rsidRDefault="00821744" w:rsidP="00821744">
      <w:pPr>
        <w:pStyle w:val="XMLelement0"/>
      </w:pPr>
      <w:r>
        <w:tab/>
      </w:r>
      <w:r>
        <w:tab/>
      </w:r>
      <w:r>
        <w:tab/>
        <w:t>&lt;gmd:maintenanceNote&gt;</w:t>
      </w:r>
    </w:p>
    <w:p w:rsidR="00821744" w:rsidRDefault="00821744" w:rsidP="00E1378B">
      <w:pPr>
        <w:pStyle w:val="XMLelement0"/>
        <w:ind w:left="1100" w:hanging="1100"/>
      </w:pPr>
      <w:r>
        <w:tab/>
      </w:r>
      <w:r>
        <w:tab/>
      </w:r>
      <w:r>
        <w:tab/>
      </w:r>
      <w:r>
        <w:tab/>
        <w:t>&lt;gco:CharacterString&gt;</w:t>
      </w:r>
      <w:r w:rsidRPr="00E1378B">
        <w:rPr>
          <w:color w:val="auto"/>
        </w:rPr>
        <w:t>This metadata record has been processed by the iso-19115-to-usgin-19115-data XSLT to ensure that all mandatory content for USGIN profile has been added.2013-04-04T12:00:00</w:t>
      </w:r>
      <w:r>
        <w:t>&lt;/gco:CharacterString&gt;</w:t>
      </w:r>
    </w:p>
    <w:p w:rsidR="00821744" w:rsidRDefault="00821744" w:rsidP="00821744">
      <w:pPr>
        <w:pStyle w:val="XMLelement0"/>
      </w:pPr>
      <w:r>
        <w:tab/>
      </w:r>
      <w:r>
        <w:tab/>
      </w:r>
      <w:r>
        <w:tab/>
        <w:t>&lt;/gmd:maintenanceNote&gt;</w:t>
      </w:r>
    </w:p>
    <w:p w:rsidR="00821744" w:rsidRDefault="00821744" w:rsidP="00821744">
      <w:pPr>
        <w:pStyle w:val="XMLelement0"/>
      </w:pPr>
      <w:r>
        <w:tab/>
      </w:r>
      <w:r>
        <w:tab/>
        <w:t>&lt;/gmd:MD_MaintenanceInformation&gt;</w:t>
      </w:r>
    </w:p>
    <w:p w:rsidR="00821744" w:rsidRDefault="00821744" w:rsidP="00821744">
      <w:pPr>
        <w:pStyle w:val="XMLelement0"/>
      </w:pPr>
      <w:r>
        <w:tab/>
        <w:t>&lt;/gmd:metadataMaintenance&gt;</w:t>
      </w:r>
    </w:p>
    <w:p w:rsidR="00C045A1" w:rsidRDefault="00821744" w:rsidP="00821744">
      <w:pPr>
        <w:pStyle w:val="XMLelement0"/>
      </w:pPr>
      <w:r>
        <w:t>&lt;/gmd:MD_Metadata&gt;</w:t>
      </w:r>
    </w:p>
    <w:p w:rsidR="005B4134" w:rsidRDefault="005B4134" w:rsidP="00821744">
      <w:pPr>
        <w:pStyle w:val="XMLelement0"/>
      </w:pPr>
    </w:p>
    <w:p w:rsidR="005B4134" w:rsidRDefault="005B4134" w:rsidP="00821744">
      <w:pPr>
        <w:pStyle w:val="XMLelement0"/>
      </w:pPr>
    </w:p>
    <w:p w:rsidR="005B4134" w:rsidRDefault="005B4134" w:rsidP="00821744">
      <w:pPr>
        <w:pStyle w:val="XMLelement0"/>
      </w:pPr>
    </w:p>
    <w:p w:rsidR="005B4134" w:rsidRDefault="005B4134" w:rsidP="00821744">
      <w:pPr>
        <w:pStyle w:val="XMLelement0"/>
      </w:pPr>
    </w:p>
    <w:p w:rsidR="005B4134" w:rsidRDefault="005B4134" w:rsidP="00821744">
      <w:pPr>
        <w:pStyle w:val="XMLelement0"/>
      </w:pPr>
    </w:p>
    <w:p w:rsidR="005B4134" w:rsidRPr="00684A56" w:rsidRDefault="005B4134" w:rsidP="00821744">
      <w:pPr>
        <w:pStyle w:val="XMLelement0"/>
      </w:pPr>
    </w:p>
    <w:p w:rsidR="00CB3EB8" w:rsidRPr="00B9035C" w:rsidRDefault="00CB3EB8" w:rsidP="009851E6">
      <w:pPr>
        <w:pStyle w:val="Heading2"/>
        <w:rPr>
          <w:rStyle w:val="LineNumber"/>
          <w:highlight w:val="yellow"/>
        </w:rPr>
      </w:pPr>
      <w:bookmarkStart w:id="187" w:name="_Ref358705078"/>
      <w:bookmarkStart w:id="188" w:name="_Toc381426803"/>
      <w:r w:rsidRPr="00B9035C">
        <w:rPr>
          <w:rStyle w:val="LineNumber"/>
          <w:highlight w:val="yellow"/>
        </w:rPr>
        <w:t>ISO19110 Feature Catalog example</w:t>
      </w:r>
      <w:bookmarkEnd w:id="187"/>
      <w:bookmarkEnd w:id="188"/>
    </w:p>
    <w:p w:rsidR="00CB3EB8" w:rsidRPr="00522388" w:rsidRDefault="00CB3EB8" w:rsidP="009851E6">
      <w:pPr>
        <w:rPr>
          <w:rStyle w:val="LineNumber"/>
          <w:highlight w:val="yellow"/>
        </w:rPr>
      </w:pPr>
      <w:r w:rsidRPr="00522388">
        <w:rPr>
          <w:rStyle w:val="LineNumber"/>
          <w:highlight w:val="yellow"/>
        </w:rPr>
        <w:t>Example encoding of entity attribute information using the xml implementation of ISO 19110. Comments in green provide some explanation.</w:t>
      </w:r>
    </w:p>
    <w:p w:rsidR="005839E4" w:rsidRPr="00522388" w:rsidRDefault="00CB3EB8" w:rsidP="005B4134">
      <w:pPr>
        <w:pStyle w:val="XMLelement0"/>
        <w:tabs>
          <w:tab w:val="clear" w:pos="144"/>
          <w:tab w:val="clear" w:pos="1080"/>
          <w:tab w:val="left" w:pos="1100"/>
        </w:tabs>
        <w:rPr>
          <w:highlight w:val="yellow"/>
        </w:rPr>
      </w:pPr>
      <w:r w:rsidRPr="00522388">
        <w:rPr>
          <w:highlight w:val="yellow"/>
        </w:rPr>
        <w:t xml:space="preserve">&lt;?xml </w:t>
      </w:r>
      <w:r w:rsidRPr="00522388">
        <w:rPr>
          <w:rStyle w:val="XMLattributeChar0"/>
          <w:highlight w:val="yellow"/>
        </w:rPr>
        <w:t>version</w:t>
      </w:r>
      <w:r w:rsidRPr="00522388">
        <w:rPr>
          <w:color w:val="auto"/>
          <w:highlight w:val="yellow"/>
        </w:rPr>
        <w:t>=</w:t>
      </w:r>
      <w:r w:rsidRPr="00522388">
        <w:rPr>
          <w:rStyle w:val="XMLattributeValueChar"/>
          <w:highlight w:val="yellow"/>
        </w:rPr>
        <w:t>"1.0"</w:t>
      </w:r>
      <w:r w:rsidRPr="00522388">
        <w:rPr>
          <w:highlight w:val="yellow"/>
        </w:rPr>
        <w:t xml:space="preserve"> </w:t>
      </w:r>
      <w:r w:rsidRPr="00522388">
        <w:rPr>
          <w:rStyle w:val="XMLattributeChar0"/>
          <w:highlight w:val="yellow"/>
        </w:rPr>
        <w:t>encoding</w:t>
      </w:r>
      <w:r w:rsidRPr="00522388">
        <w:rPr>
          <w:color w:val="auto"/>
          <w:highlight w:val="yellow"/>
        </w:rPr>
        <w:t>=</w:t>
      </w:r>
      <w:r w:rsidRPr="00522388">
        <w:rPr>
          <w:rStyle w:val="XMLattributeValueChar"/>
          <w:highlight w:val="yellow"/>
        </w:rPr>
        <w:t>"ISO-8859-1"</w:t>
      </w:r>
      <w:r w:rsidR="005839E4" w:rsidRPr="00522388">
        <w:rPr>
          <w:highlight w:val="yellow"/>
        </w:rPr>
        <w:t xml:space="preserve">?&gt; </w:t>
      </w:r>
    </w:p>
    <w:p w:rsidR="008A1EB0" w:rsidRPr="00522388" w:rsidRDefault="00CB3EB8" w:rsidP="005839E4">
      <w:pPr>
        <w:pStyle w:val="XMLelement0"/>
        <w:tabs>
          <w:tab w:val="clear" w:pos="144"/>
          <w:tab w:val="clear" w:pos="1080"/>
          <w:tab w:val="left" w:pos="1100"/>
        </w:tabs>
        <w:rPr>
          <w:highlight w:val="yellow"/>
        </w:rPr>
      </w:pPr>
      <w:r w:rsidRPr="00522388">
        <w:rPr>
          <w:highlight w:val="yellow"/>
        </w:rPr>
        <w:t>&lt;gfc:FC_FeatureCatalogue</w:t>
      </w:r>
      <w:r w:rsidR="005839E4" w:rsidRPr="00522388">
        <w:rPr>
          <w:highlight w:val="yellow"/>
        </w:rPr>
        <w:t xml:space="preserve"> </w:t>
      </w:r>
      <w:r w:rsidRPr="00522388">
        <w:rPr>
          <w:rStyle w:val="XMLattributeChar0"/>
          <w:highlight w:val="yellow"/>
        </w:rPr>
        <w:t>xmlns</w:t>
      </w:r>
      <w:r w:rsidRPr="00522388">
        <w:rPr>
          <w:rStyle w:val="XMLattributeChar0"/>
          <w:color w:val="auto"/>
          <w:highlight w:val="yellow"/>
        </w:rPr>
        <w:t>=</w:t>
      </w:r>
      <w:r w:rsidR="005839E4" w:rsidRPr="00522388">
        <w:rPr>
          <w:rStyle w:val="XMLattributeValueChar"/>
          <w:highlight w:val="yellow"/>
        </w:rPr>
        <w:t>”</w:t>
      </w:r>
      <w:hyperlink r:id="rId93" w:history="1">
        <w:r w:rsidR="005839E4" w:rsidRPr="00522388">
          <w:rPr>
            <w:rStyle w:val="XMLattributeValueChar"/>
            <w:highlight w:val="yellow"/>
          </w:rPr>
          <w:t>http://www.isotc211.org/2005/gfc</w:t>
        </w:r>
      </w:hyperlink>
      <w:r w:rsidR="005839E4" w:rsidRPr="00522388">
        <w:rPr>
          <w:rStyle w:val="XMLattributeValueChar"/>
          <w:highlight w:val="yellow"/>
        </w:rPr>
        <w:t xml:space="preserve">” </w:t>
      </w:r>
      <w:r w:rsidRPr="00522388">
        <w:rPr>
          <w:rStyle w:val="XMLattributeChar0"/>
          <w:highlight w:val="yellow"/>
        </w:rPr>
        <w:t>xmlns:gco</w:t>
      </w:r>
      <w:r w:rsidRPr="00522388">
        <w:rPr>
          <w:rStyle w:val="XMLattributeChar0"/>
          <w:color w:val="auto"/>
          <w:highlight w:val="yellow"/>
        </w:rPr>
        <w:t>=</w:t>
      </w:r>
      <w:r w:rsidRPr="00522388">
        <w:rPr>
          <w:rStyle w:val="XMLattributeValueChar"/>
          <w:highlight w:val="yellow"/>
        </w:rPr>
        <w:t>"http://www.isotc211.org/2005/gco"</w:t>
      </w:r>
      <w:r w:rsidRPr="00522388">
        <w:rPr>
          <w:highlight w:val="yellow"/>
        </w:rPr>
        <w:t xml:space="preserve"> </w:t>
      </w:r>
      <w:r w:rsidRPr="00522388">
        <w:rPr>
          <w:rStyle w:val="XMLattributeChar0"/>
          <w:highlight w:val="yellow"/>
        </w:rPr>
        <w:t>xmlns:gfc</w:t>
      </w:r>
      <w:r w:rsidRPr="00522388">
        <w:rPr>
          <w:rStyle w:val="XMLattributeChar0"/>
          <w:color w:val="auto"/>
          <w:highlight w:val="yellow"/>
        </w:rPr>
        <w:t>=</w:t>
      </w:r>
      <w:r w:rsidR="005839E4" w:rsidRPr="00522388">
        <w:rPr>
          <w:rStyle w:val="XMLattributeValueChar"/>
          <w:highlight w:val="yellow"/>
        </w:rPr>
        <w:t>”</w:t>
      </w:r>
      <w:hyperlink r:id="rId94" w:history="1">
        <w:r w:rsidR="005839E4" w:rsidRPr="00522388">
          <w:rPr>
            <w:rStyle w:val="XMLattributeValueChar"/>
            <w:highlight w:val="yellow"/>
          </w:rPr>
          <w:t>http://www.isotc211.org/2005/gfc</w:t>
        </w:r>
      </w:hyperlink>
      <w:r w:rsidR="005839E4" w:rsidRPr="00522388">
        <w:rPr>
          <w:rStyle w:val="XMLattributeValueChar"/>
          <w:highlight w:val="yellow"/>
        </w:rPr>
        <w:t xml:space="preserve">” </w:t>
      </w:r>
      <w:r w:rsidRPr="00522388">
        <w:rPr>
          <w:rStyle w:val="XMLattributeChar0"/>
          <w:highlight w:val="yellow"/>
        </w:rPr>
        <w:t>xmlns:gmd</w:t>
      </w:r>
      <w:r w:rsidRPr="00522388">
        <w:rPr>
          <w:rStyle w:val="XMLattributeChar0"/>
          <w:color w:val="auto"/>
          <w:highlight w:val="yellow"/>
        </w:rPr>
        <w:t>=</w:t>
      </w:r>
      <w:r w:rsidRPr="00522388">
        <w:rPr>
          <w:rStyle w:val="XMLattributeValueChar"/>
          <w:highlight w:val="yellow"/>
        </w:rPr>
        <w:t>"http://www.isotc211.org/2005/gmd"</w:t>
      </w:r>
      <w:r w:rsidRPr="00522388">
        <w:rPr>
          <w:highlight w:val="yellow"/>
        </w:rPr>
        <w:t xml:space="preserve"> </w:t>
      </w:r>
      <w:r w:rsidRPr="00522388">
        <w:rPr>
          <w:rStyle w:val="XMLattributeChar0"/>
          <w:highlight w:val="yellow"/>
        </w:rPr>
        <w:t>xmlns:gml</w:t>
      </w:r>
      <w:r w:rsidRPr="00522388">
        <w:rPr>
          <w:rStyle w:val="XMLattributeChar0"/>
          <w:color w:val="auto"/>
          <w:highlight w:val="yellow"/>
        </w:rPr>
        <w:t>=</w:t>
      </w:r>
      <w:r w:rsidR="005839E4" w:rsidRPr="00522388">
        <w:rPr>
          <w:rStyle w:val="XMLattributeValueChar"/>
          <w:highlight w:val="yellow"/>
        </w:rPr>
        <w:t>”</w:t>
      </w:r>
      <w:hyperlink r:id="rId95" w:history="1">
        <w:r w:rsidR="005839E4" w:rsidRPr="00522388">
          <w:rPr>
            <w:rStyle w:val="XMLattributeValueChar"/>
            <w:highlight w:val="yellow"/>
          </w:rPr>
          <w:t>http://www.opengis.net/gml/3.2</w:t>
        </w:r>
      </w:hyperlink>
      <w:r w:rsidR="005839E4" w:rsidRPr="00522388">
        <w:rPr>
          <w:rStyle w:val="XMLattributeValueChar"/>
          <w:highlight w:val="yellow"/>
        </w:rPr>
        <w:t xml:space="preserve">” </w:t>
      </w:r>
      <w:r w:rsidRPr="00522388">
        <w:rPr>
          <w:rStyle w:val="XMLattributeChar0"/>
          <w:highlight w:val="yellow"/>
        </w:rPr>
        <w:t>xmlns:gmx</w:t>
      </w:r>
      <w:r w:rsidRPr="00522388">
        <w:rPr>
          <w:rStyle w:val="XMLattributeChar0"/>
          <w:color w:val="auto"/>
          <w:highlight w:val="yellow"/>
        </w:rPr>
        <w:t>=</w:t>
      </w:r>
      <w:r w:rsidR="00D91142" w:rsidRPr="00522388">
        <w:rPr>
          <w:rStyle w:val="XMLattributeValueChar"/>
          <w:highlight w:val="yellow"/>
        </w:rPr>
        <w:t>”</w:t>
      </w:r>
      <w:hyperlink r:id="rId96" w:history="1">
        <w:r w:rsidR="00D91142" w:rsidRPr="00522388">
          <w:rPr>
            <w:rStyle w:val="XMLattributeValueChar"/>
            <w:highlight w:val="yellow"/>
          </w:rPr>
          <w:t>http://www.isotc211.org/2005/gmx</w:t>
        </w:r>
      </w:hyperlink>
      <w:r w:rsidR="00D91142" w:rsidRPr="00522388">
        <w:rPr>
          <w:rStyle w:val="XMLattributeValueChar"/>
          <w:highlight w:val="yellow"/>
        </w:rPr>
        <w:t>”</w:t>
      </w:r>
      <w:r w:rsidR="005839E4" w:rsidRPr="00522388">
        <w:rPr>
          <w:rStyle w:val="XMLattributeValueChar"/>
          <w:highlight w:val="yellow"/>
        </w:rPr>
        <w:t xml:space="preserve"> </w:t>
      </w:r>
      <w:r w:rsidRPr="00522388">
        <w:rPr>
          <w:rStyle w:val="XMLattributeChar0"/>
          <w:highlight w:val="yellow"/>
        </w:rPr>
        <w:t>xmlns:gsr</w:t>
      </w:r>
      <w:r w:rsidRPr="00522388">
        <w:rPr>
          <w:rStyle w:val="XMLattributeChar0"/>
          <w:color w:val="auto"/>
          <w:highlight w:val="yellow"/>
        </w:rPr>
        <w:t>=</w:t>
      </w:r>
      <w:r w:rsidRPr="00522388">
        <w:rPr>
          <w:rStyle w:val="XMLattributeValueChar"/>
          <w:highlight w:val="yellow"/>
        </w:rPr>
        <w:t>"http://www.isotc211.org/2005/gsr"</w:t>
      </w:r>
      <w:r w:rsidRPr="00522388">
        <w:rPr>
          <w:highlight w:val="yellow"/>
        </w:rPr>
        <w:br/>
      </w:r>
      <w:r w:rsidRPr="00522388">
        <w:rPr>
          <w:rStyle w:val="XMLattributeChar0"/>
          <w:highlight w:val="yellow"/>
        </w:rPr>
        <w:t>xmlns:gss</w:t>
      </w:r>
      <w:r w:rsidRPr="00522388">
        <w:rPr>
          <w:rStyle w:val="XMLattributeChar0"/>
          <w:color w:val="auto"/>
          <w:highlight w:val="yellow"/>
        </w:rPr>
        <w:t>=</w:t>
      </w:r>
      <w:r w:rsidRPr="00522388">
        <w:rPr>
          <w:rStyle w:val="XMLattributeValueChar"/>
          <w:highlight w:val="yellow"/>
        </w:rPr>
        <w:t>"http://www.isotc211.org/2005/gss"</w:t>
      </w:r>
      <w:r w:rsidRPr="00522388">
        <w:rPr>
          <w:highlight w:val="yellow"/>
        </w:rPr>
        <w:t xml:space="preserve"> </w:t>
      </w:r>
      <w:r w:rsidRPr="00522388">
        <w:rPr>
          <w:rStyle w:val="XMLattributeChar0"/>
          <w:highlight w:val="yellow"/>
        </w:rPr>
        <w:t>xmlns:gts</w:t>
      </w:r>
      <w:r w:rsidRPr="00522388">
        <w:rPr>
          <w:rStyle w:val="XMLattributeChar0"/>
          <w:color w:val="auto"/>
          <w:highlight w:val="yellow"/>
        </w:rPr>
        <w:t>=</w:t>
      </w:r>
      <w:r w:rsidRPr="00522388">
        <w:rPr>
          <w:rStyle w:val="XMLattributeValueChar"/>
          <w:highlight w:val="yellow"/>
        </w:rPr>
        <w:t>"http://www.isotc211.org/2005/gts"</w:t>
      </w:r>
      <w:r w:rsidRPr="00522388">
        <w:rPr>
          <w:highlight w:val="yellow"/>
        </w:rPr>
        <w:br/>
      </w:r>
      <w:r w:rsidRPr="00522388">
        <w:rPr>
          <w:rStyle w:val="XMLattributeChar0"/>
          <w:highlight w:val="yellow"/>
        </w:rPr>
        <w:t>xmlns:xlink</w:t>
      </w:r>
      <w:r w:rsidRPr="00522388">
        <w:rPr>
          <w:rStyle w:val="XMLattributeChar0"/>
          <w:color w:val="auto"/>
          <w:highlight w:val="yellow"/>
        </w:rPr>
        <w:t>=</w:t>
      </w:r>
      <w:r w:rsidRPr="00522388">
        <w:rPr>
          <w:rStyle w:val="XMLattributeValueChar"/>
          <w:highlight w:val="yellow"/>
        </w:rPr>
        <w:t>"http://www.w3.org/1999/xlink"</w:t>
      </w:r>
      <w:r w:rsidRPr="00522388">
        <w:rPr>
          <w:highlight w:val="yellow"/>
        </w:rPr>
        <w:t xml:space="preserve"> </w:t>
      </w:r>
      <w:r w:rsidRPr="00522388">
        <w:rPr>
          <w:rStyle w:val="XMLattributeChar0"/>
          <w:highlight w:val="yellow"/>
        </w:rPr>
        <w:t>xmlns:xsi</w:t>
      </w:r>
      <w:r w:rsidRPr="00522388">
        <w:rPr>
          <w:rStyle w:val="XMLattributeChar0"/>
          <w:color w:val="auto"/>
          <w:highlight w:val="yellow"/>
        </w:rPr>
        <w:t>=</w:t>
      </w:r>
      <w:r w:rsidR="00D91142" w:rsidRPr="00522388">
        <w:rPr>
          <w:rStyle w:val="XMLattributeValueChar"/>
          <w:highlight w:val="yellow"/>
        </w:rPr>
        <w:t>”</w:t>
      </w:r>
      <w:hyperlink r:id="rId97" w:history="1">
        <w:r w:rsidR="00D91142" w:rsidRPr="00522388">
          <w:rPr>
            <w:rStyle w:val="XMLattributeValueChar"/>
            <w:highlight w:val="yellow"/>
          </w:rPr>
          <w:t>http://www.w3.org/2001/XMLSchema-instance</w:t>
        </w:r>
      </w:hyperlink>
      <w:r w:rsidR="00D91142" w:rsidRPr="00522388">
        <w:rPr>
          <w:rStyle w:val="XMLattributeValueChar"/>
          <w:highlight w:val="yellow"/>
        </w:rPr>
        <w:t>”</w:t>
      </w:r>
      <w:r w:rsidR="00D91142" w:rsidRPr="00522388">
        <w:rPr>
          <w:highlight w:val="yellow"/>
        </w:rPr>
        <w:t xml:space="preserve"> </w:t>
      </w:r>
      <w:r w:rsidRPr="00522388">
        <w:rPr>
          <w:rStyle w:val="XMLattributeChar0"/>
          <w:highlight w:val="yellow"/>
        </w:rPr>
        <w:t>id</w:t>
      </w:r>
      <w:r w:rsidRPr="00522388">
        <w:rPr>
          <w:rStyle w:val="XMLattributeChar0"/>
          <w:color w:val="auto"/>
          <w:highlight w:val="yellow"/>
        </w:rPr>
        <w:t>=</w:t>
      </w:r>
      <w:r w:rsidRPr="00522388">
        <w:rPr>
          <w:rStyle w:val="XMLattributeValueChar"/>
          <w:highlight w:val="yellow"/>
        </w:rPr>
        <w:t>"FC001"</w:t>
      </w:r>
      <w:r w:rsidR="00D91142" w:rsidRPr="00522388">
        <w:rPr>
          <w:highlight w:val="yellow"/>
        </w:rPr>
        <w:t xml:space="preserve"> </w:t>
      </w:r>
      <w:r w:rsidRPr="00522388">
        <w:rPr>
          <w:rStyle w:val="XMLattributeChar0"/>
          <w:highlight w:val="yellow"/>
        </w:rPr>
        <w:t>xsi:schemaLocation</w:t>
      </w:r>
      <w:r w:rsidRPr="00522388">
        <w:rPr>
          <w:rStyle w:val="XMLattributeChar0"/>
          <w:color w:val="auto"/>
          <w:highlight w:val="yellow"/>
        </w:rPr>
        <w:t>=</w:t>
      </w:r>
      <w:r w:rsidR="00D91142" w:rsidRPr="00522388">
        <w:rPr>
          <w:rStyle w:val="XMLattributeValueChar"/>
          <w:highlight w:val="yellow"/>
        </w:rPr>
        <w:t>”</w:t>
      </w:r>
      <w:hyperlink r:id="rId98" w:history="1">
        <w:r w:rsidR="00D91142" w:rsidRPr="00522388">
          <w:rPr>
            <w:rStyle w:val="XMLattributeValueChar"/>
            <w:highlight w:val="yellow"/>
          </w:rPr>
          <w:t>http://www.isotc211.org/2005/gfc http://www.isotc211.org/2005/gfc/gfc.xsd</w:t>
        </w:r>
      </w:hyperlink>
      <w:r w:rsidR="00D91142" w:rsidRPr="00522388">
        <w:rPr>
          <w:rStyle w:val="XMLattributeValueChar"/>
          <w:highlight w:val="yellow"/>
        </w:rPr>
        <w:t xml:space="preserve">” </w:t>
      </w:r>
      <w:r w:rsidRPr="00522388">
        <w:rPr>
          <w:rStyle w:val="XMLattributeChar0"/>
          <w:highlight w:val="yellow"/>
        </w:rPr>
        <w:t>uuid</w:t>
      </w:r>
      <w:r w:rsidRPr="00522388">
        <w:rPr>
          <w:rStyle w:val="XMLattributeValueChar"/>
          <w:color w:val="auto"/>
          <w:highlight w:val="yellow"/>
        </w:rPr>
        <w:t>=</w:t>
      </w:r>
      <w:r w:rsidRPr="00522388">
        <w:rPr>
          <w:rStyle w:val="XMLattributeValueChar"/>
          <w:highlight w:val="yellow"/>
        </w:rPr>
        <w:t>"99ffdfd0-775a-11e0-a1f0-0800200c9a34"</w:t>
      </w:r>
      <w:r w:rsidRPr="00522388">
        <w:rPr>
          <w:highlight w:val="yellow"/>
        </w:rPr>
        <w:t>&gt;</w:t>
      </w:r>
      <w:r w:rsidRPr="00522388">
        <w:rPr>
          <w:highlight w:val="yellow"/>
        </w:rPr>
        <w:br/>
      </w:r>
      <w:r w:rsidRPr="00522388">
        <w:rPr>
          <w:highlight w:val="yellow"/>
        </w:rPr>
        <w:br/>
      </w:r>
      <w:r w:rsidRPr="00522388">
        <w:rPr>
          <w:rStyle w:val="XMLcommetnChar"/>
          <w:highlight w:val="yellow"/>
        </w:rPr>
        <w:t xml:space="preserve">    &lt;!-- mandatory --&gt;</w:t>
      </w:r>
      <w:r w:rsidRPr="00522388">
        <w:rPr>
          <w:highlight w:val="yellow"/>
        </w:rPr>
        <w:br/>
        <w:t xml:space="preserve">    &lt;gmx:name&gt;</w:t>
      </w:r>
      <w:r w:rsidRPr="00522388">
        <w:rPr>
          <w:highlight w:val="yellow"/>
        </w:rPr>
        <w:br/>
        <w:t xml:space="preserve">        &lt;gco:CharacterString&gt;</w:t>
      </w:r>
      <w:r w:rsidRPr="00522388">
        <w:rPr>
          <w:rStyle w:val="XMLelementValueChar"/>
          <w:b w:val="0"/>
          <w:highlight w:val="yellow"/>
        </w:rPr>
        <w:t>Feature Catalogue for Provisional Processed CTD Data from the Deepwater Horizon Incident Response in the Gulf of Mexico May 08, 2010 through November 15 ,2010</w:t>
      </w:r>
      <w:r w:rsidRPr="00522388">
        <w:rPr>
          <w:highlight w:val="yellow"/>
        </w:rPr>
        <w:br/>
        <w:t>&lt;/gco:CharacterString&gt;</w:t>
      </w:r>
      <w:r w:rsidRPr="00522388">
        <w:rPr>
          <w:highlight w:val="yellow"/>
        </w:rPr>
        <w:br/>
        <w:t xml:space="preserve">    &lt;/gmx:name&gt;</w:t>
      </w:r>
      <w:r w:rsidRPr="00522388">
        <w:rPr>
          <w:highlight w:val="yellow"/>
        </w:rPr>
        <w:br/>
        <w:t xml:space="preserve">    </w:t>
      </w:r>
      <w:r w:rsidRPr="00522388">
        <w:rPr>
          <w:rStyle w:val="XMLcommetnChar"/>
          <w:highlight w:val="yellow"/>
        </w:rPr>
        <w:t>&lt;!-- mandatory 1..* --&gt;</w:t>
      </w:r>
      <w:r w:rsidRPr="00522388">
        <w:rPr>
          <w:rStyle w:val="XMLcommetnChar"/>
          <w:highlight w:val="yellow"/>
        </w:rPr>
        <w:br/>
      </w:r>
      <w:r w:rsidRPr="00522388">
        <w:rPr>
          <w:highlight w:val="yellow"/>
        </w:rPr>
        <w:t xml:space="preserve">    &lt;gmx:scope </w:t>
      </w:r>
      <w:r w:rsidRPr="00522388">
        <w:rPr>
          <w:rStyle w:val="XMLattributeChar0"/>
          <w:highlight w:val="yellow"/>
        </w:rPr>
        <w:t>gco:nilReason</w:t>
      </w:r>
      <w:r w:rsidRPr="00522388">
        <w:rPr>
          <w:rStyle w:val="XMLattributeChar0"/>
          <w:color w:val="auto"/>
          <w:highlight w:val="yellow"/>
        </w:rPr>
        <w:t>=</w:t>
      </w:r>
      <w:r w:rsidRPr="00522388">
        <w:rPr>
          <w:rStyle w:val="XMLattributeValueChar"/>
          <w:highlight w:val="yellow"/>
        </w:rPr>
        <w:t>"unknown"</w:t>
      </w:r>
      <w:r w:rsidRPr="00522388">
        <w:rPr>
          <w:highlight w:val="yellow"/>
        </w:rPr>
        <w:t>/&gt;</w:t>
      </w:r>
      <w:r w:rsidRPr="00522388">
        <w:rPr>
          <w:highlight w:val="yellow"/>
        </w:rPr>
        <w:br/>
      </w:r>
      <w:r w:rsidRPr="00522388">
        <w:rPr>
          <w:highlight w:val="yellow"/>
        </w:rPr>
        <w:br/>
      </w:r>
      <w:r w:rsidRPr="00522388">
        <w:rPr>
          <w:rStyle w:val="XMLcommetnChar"/>
          <w:highlight w:val="yellow"/>
        </w:rPr>
        <w:t xml:space="preserve">    &lt;!-- mandatory --&gt;</w:t>
      </w:r>
      <w:r w:rsidRPr="00522388">
        <w:rPr>
          <w:highlight w:val="yellow"/>
        </w:rPr>
        <w:br/>
        <w:t xml:space="preserve">    &lt;gmx:versionNumber </w:t>
      </w:r>
      <w:r w:rsidR="000255A8" w:rsidRPr="00522388">
        <w:rPr>
          <w:rStyle w:val="XMLattributeChar0"/>
          <w:highlight w:val="yellow"/>
        </w:rPr>
        <w:t>gco:nilReason</w:t>
      </w:r>
      <w:r w:rsidR="000255A8" w:rsidRPr="00522388">
        <w:rPr>
          <w:rStyle w:val="XMLattributeChar0"/>
          <w:color w:val="auto"/>
          <w:highlight w:val="yellow"/>
        </w:rPr>
        <w:t>=</w:t>
      </w:r>
      <w:r w:rsidR="000255A8" w:rsidRPr="00522388">
        <w:rPr>
          <w:rStyle w:val="XMLattributeValueChar"/>
          <w:highlight w:val="yellow"/>
        </w:rPr>
        <w:t>"unknown"</w:t>
      </w:r>
      <w:r w:rsidRPr="00522388">
        <w:rPr>
          <w:highlight w:val="yellow"/>
        </w:rPr>
        <w:t>/&gt;</w:t>
      </w:r>
      <w:r w:rsidRPr="00522388">
        <w:rPr>
          <w:highlight w:val="yellow"/>
        </w:rPr>
        <w:br/>
      </w:r>
      <w:r w:rsidRPr="00522388">
        <w:rPr>
          <w:rStyle w:val="XMLcommetnChar"/>
          <w:highlight w:val="yellow"/>
        </w:rPr>
        <w:t xml:space="preserve">    &lt;!-- mandatory --&gt;</w:t>
      </w:r>
      <w:r w:rsidRPr="00522388">
        <w:rPr>
          <w:highlight w:val="yellow"/>
        </w:rPr>
        <w:br/>
        <w:t xml:space="preserve">    &lt;gmx:versionDate </w:t>
      </w:r>
      <w:r w:rsidR="000255A8" w:rsidRPr="00522388">
        <w:rPr>
          <w:rStyle w:val="XMLattributeChar0"/>
          <w:highlight w:val="yellow"/>
        </w:rPr>
        <w:t>gco:nilReason</w:t>
      </w:r>
      <w:r w:rsidR="000255A8" w:rsidRPr="00522388">
        <w:rPr>
          <w:rStyle w:val="XMLattributeChar0"/>
          <w:color w:val="auto"/>
          <w:highlight w:val="yellow"/>
        </w:rPr>
        <w:t>=</w:t>
      </w:r>
      <w:r w:rsidR="000255A8" w:rsidRPr="00522388">
        <w:rPr>
          <w:rStyle w:val="XMLattributeValueChar"/>
          <w:highlight w:val="yellow"/>
        </w:rPr>
        <w:t>"unknown"</w:t>
      </w:r>
      <w:r w:rsidRPr="00522388">
        <w:rPr>
          <w:highlight w:val="yellow"/>
        </w:rPr>
        <w:t>/&gt;</w:t>
      </w:r>
      <w:r w:rsidRPr="00522388">
        <w:rPr>
          <w:highlight w:val="yellow"/>
        </w:rPr>
        <w:br/>
        <w:t xml:space="preserve">    &lt;gmx:language&gt;</w:t>
      </w:r>
      <w:r w:rsidRPr="00522388">
        <w:rPr>
          <w:highlight w:val="yellow"/>
        </w:rPr>
        <w:br/>
        <w:t xml:space="preserve">        &lt;gco:CharacterString&gt;</w:t>
      </w:r>
      <w:r w:rsidRPr="00522388">
        <w:rPr>
          <w:rStyle w:val="XMLelementValueChar"/>
          <w:highlight w:val="yellow"/>
        </w:rPr>
        <w:t>eng</w:t>
      </w:r>
      <w:r w:rsidRPr="00522388">
        <w:rPr>
          <w:highlight w:val="yellow"/>
        </w:rPr>
        <w:t>&lt;/gco:CharacterString&gt;</w:t>
      </w:r>
      <w:r w:rsidRPr="00522388">
        <w:rPr>
          <w:highlight w:val="yellow"/>
        </w:rPr>
        <w:br/>
        <w:t xml:space="preserve">    &lt;/gmx:language&gt;</w:t>
      </w:r>
      <w:r w:rsidRPr="00522388">
        <w:rPr>
          <w:highlight w:val="yellow"/>
        </w:rPr>
        <w:br/>
      </w:r>
      <w:r w:rsidRPr="00522388">
        <w:rPr>
          <w:highlight w:val="yellow"/>
        </w:rPr>
        <w:lastRenderedPageBreak/>
        <w:t xml:space="preserve">    &lt;gmx:characterSet&gt;</w:t>
      </w:r>
      <w:r w:rsidRPr="00522388">
        <w:rPr>
          <w:highlight w:val="yellow"/>
        </w:rPr>
        <w:br/>
        <w:t xml:space="preserve">        &lt;gmd:MD_CharacterSetCode </w:t>
      </w:r>
    </w:p>
    <w:p w:rsidR="000255A8" w:rsidRPr="00522388" w:rsidRDefault="00CB3EB8" w:rsidP="000255A8">
      <w:pPr>
        <w:pStyle w:val="XMLelement0"/>
        <w:rPr>
          <w:highlight w:val="yellow"/>
        </w:rPr>
      </w:pPr>
      <w:r w:rsidRPr="00522388">
        <w:rPr>
          <w:rStyle w:val="XMLattributeChar0"/>
          <w:highlight w:val="yellow"/>
        </w:rPr>
        <w:t>codeList=</w:t>
      </w:r>
      <w:r w:rsidRPr="00522388">
        <w:rPr>
          <w:rStyle w:val="XMLattributeValueChar"/>
          <w:highlight w:val="yellow"/>
        </w:rPr>
        <w:t>"http://www.isotc211.org/2005/resources/Codelist/gmxCodelists.xml#MD_CharacterSetCode"</w:t>
      </w:r>
      <w:r w:rsidRPr="00522388">
        <w:rPr>
          <w:highlight w:val="yellow"/>
        </w:rPr>
        <w:t xml:space="preserve"> </w:t>
      </w:r>
      <w:r w:rsidR="000255A8" w:rsidRPr="00522388">
        <w:rPr>
          <w:rStyle w:val="XMLattributeChar0"/>
          <w:highlight w:val="yellow"/>
        </w:rPr>
        <w:t>-</w:t>
      </w:r>
      <w:r w:rsidRPr="00522388">
        <w:rPr>
          <w:highlight w:val="yellow"/>
        </w:rPr>
        <w:t>"utf8"</w:t>
      </w:r>
      <w:r w:rsidR="008A1EB0" w:rsidRPr="00522388">
        <w:rPr>
          <w:highlight w:val="yellow"/>
        </w:rPr>
        <w:t>&gt;</w:t>
      </w:r>
      <w:r w:rsidR="008A1EB0" w:rsidRPr="00522388">
        <w:rPr>
          <w:rStyle w:val="XMLelementValueChar"/>
          <w:highlight w:val="yellow"/>
        </w:rPr>
        <w:t>UTF-8</w:t>
      </w:r>
      <w:r w:rsidR="008A1EB0" w:rsidRPr="00522388">
        <w:rPr>
          <w:highlight w:val="yellow"/>
        </w:rPr>
        <w:t>&lt;/gmd:MD_CharacterSetCode&gt;</w:t>
      </w:r>
      <w:r w:rsidRPr="00522388">
        <w:rPr>
          <w:highlight w:val="yellow"/>
        </w:rPr>
        <w:br/>
        <w:t xml:space="preserve">    &lt;/gmx:characterSet&gt;</w:t>
      </w:r>
      <w:r w:rsidRPr="00522388">
        <w:rPr>
          <w:highlight w:val="yellow"/>
        </w:rPr>
        <w:br/>
      </w:r>
      <w:r w:rsidRPr="00522388">
        <w:rPr>
          <w:rStyle w:val="XMLcommetnChar"/>
          <w:highlight w:val="yellow"/>
        </w:rPr>
        <w:t xml:space="preserve">    &lt;!-- can put subCatalog here, but its unclear what the use case is --&gt;</w:t>
      </w:r>
      <w:r w:rsidRPr="00522388">
        <w:rPr>
          <w:rStyle w:val="XMLcommetnChar"/>
          <w:highlight w:val="yellow"/>
        </w:rPr>
        <w:br/>
        <w:t xml:space="preserve">    &lt;!-- mandatory --&gt;</w:t>
      </w:r>
      <w:r w:rsidRPr="00522388">
        <w:rPr>
          <w:rStyle w:val="XMLcommetnChar"/>
          <w:highlight w:val="yellow"/>
        </w:rPr>
        <w:br/>
      </w:r>
      <w:r w:rsidRPr="00522388">
        <w:rPr>
          <w:highlight w:val="yellow"/>
        </w:rPr>
        <w:t xml:space="preserve">    &lt;gfc:producer&gt;</w:t>
      </w:r>
      <w:r w:rsidRPr="00522388">
        <w:rPr>
          <w:highlight w:val="yellow"/>
        </w:rPr>
        <w:br/>
        <w:t xml:space="preserve"> </w:t>
      </w:r>
      <w:r w:rsidRPr="00522388">
        <w:rPr>
          <w:rStyle w:val="XMLcommetnChar"/>
          <w:highlight w:val="yellow"/>
        </w:rPr>
        <w:t xml:space="preserve">       &lt;!-- could use xlink:href to resource contact --&gt;</w:t>
      </w:r>
      <w:r w:rsidRPr="00522388">
        <w:rPr>
          <w:rStyle w:val="XMLcommetnChar"/>
          <w:highlight w:val="yellow"/>
        </w:rPr>
        <w:br/>
      </w:r>
      <w:r w:rsidRPr="00522388">
        <w:rPr>
          <w:highlight w:val="yellow"/>
        </w:rPr>
        <w:t xml:space="preserve">        &lt;gmd:CI_ResponsibleParty&gt;</w:t>
      </w:r>
      <w:r w:rsidRPr="00522388">
        <w:rPr>
          <w:highlight w:val="yellow"/>
        </w:rPr>
        <w:br/>
        <w:t xml:space="preserve">            &lt;gmd:individualName&gt;</w:t>
      </w:r>
      <w:r w:rsidRPr="00522388">
        <w:rPr>
          <w:highlight w:val="yellow"/>
        </w:rPr>
        <w:br/>
        <w:t xml:space="preserve">                &lt;gco:CharacterString&gt;</w:t>
      </w:r>
      <w:r w:rsidRPr="00522388">
        <w:rPr>
          <w:rStyle w:val="XMLelementValueChar"/>
          <w:highlight w:val="yellow"/>
        </w:rPr>
        <w:t>No Name Was Given</w:t>
      </w:r>
      <w:r w:rsidRPr="00522388">
        <w:rPr>
          <w:highlight w:val="yellow"/>
        </w:rPr>
        <w:t>&lt;/gco:CharacterString&gt;</w:t>
      </w:r>
      <w:r w:rsidRPr="00522388">
        <w:rPr>
          <w:highlight w:val="yellow"/>
        </w:rPr>
        <w:br/>
        <w:t xml:space="preserve">            &lt;/gmd:individualName&gt;</w:t>
      </w:r>
      <w:r w:rsidRPr="00522388">
        <w:rPr>
          <w:highlight w:val="yellow"/>
        </w:rPr>
        <w:br/>
        <w:t xml:space="preserve">            &lt;gmd:organisationName&gt;</w:t>
      </w:r>
      <w:r w:rsidRPr="00522388">
        <w:rPr>
          <w:highlight w:val="yellow"/>
        </w:rPr>
        <w:br/>
        <w:t xml:space="preserve">                &lt;gco:CharacterString&gt;</w:t>
      </w:r>
      <w:r w:rsidRPr="00522388">
        <w:rPr>
          <w:rStyle w:val="XMLelementValueChar"/>
          <w:highlight w:val="yellow"/>
        </w:rPr>
        <w:t>Arizona Geological Survey</w:t>
      </w:r>
      <w:r w:rsidRPr="00522388">
        <w:rPr>
          <w:highlight w:val="yellow"/>
        </w:rPr>
        <w:t>&lt;/gco:CharacterString&gt;</w:t>
      </w:r>
      <w:r w:rsidRPr="00522388">
        <w:rPr>
          <w:highlight w:val="yellow"/>
        </w:rPr>
        <w:br/>
        <w:t xml:space="preserve">            &lt;/gmd:organisationName&gt;</w:t>
      </w:r>
      <w:r w:rsidRPr="00522388">
        <w:rPr>
          <w:highlight w:val="yellow"/>
        </w:rPr>
        <w:br/>
        <w:t xml:space="preserve">            &lt;gmd:contactInfo&gt;</w:t>
      </w:r>
      <w:r w:rsidRPr="00522388">
        <w:rPr>
          <w:highlight w:val="yellow"/>
        </w:rPr>
        <w:br/>
        <w:t xml:space="preserve">                &lt;gmd:CI_Contact&gt;</w:t>
      </w:r>
      <w:r w:rsidRPr="00522388">
        <w:rPr>
          <w:highlight w:val="yellow"/>
        </w:rPr>
        <w:br/>
        <w:t xml:space="preserve">                    &lt;gmd:phone&gt;</w:t>
      </w:r>
      <w:r w:rsidRPr="00522388">
        <w:rPr>
          <w:highlight w:val="yellow"/>
        </w:rPr>
        <w:br/>
        <w:t xml:space="preserve">                        &lt;gmd:CI_Telephone&gt;</w:t>
      </w:r>
      <w:r w:rsidRPr="00522388">
        <w:rPr>
          <w:highlight w:val="yellow"/>
        </w:rPr>
        <w:br/>
        <w:t xml:space="preserve">                            &lt;gmd:voice&gt;</w:t>
      </w:r>
      <w:r w:rsidRPr="00522388">
        <w:rPr>
          <w:highlight w:val="yellow"/>
        </w:rPr>
        <w:br/>
        <w:t xml:space="preserve">                                &lt;gco:CharacterString&gt;</w:t>
      </w:r>
      <w:r w:rsidRPr="00522388">
        <w:rPr>
          <w:rStyle w:val="XMLelementValueChar"/>
          <w:highlight w:val="yellow"/>
        </w:rPr>
        <w:t>520-770-3500</w:t>
      </w:r>
      <w:r w:rsidRPr="00522388">
        <w:rPr>
          <w:highlight w:val="yellow"/>
        </w:rPr>
        <w:t>&lt;/gco:CharacterString&gt;</w:t>
      </w:r>
      <w:r w:rsidRPr="00522388">
        <w:rPr>
          <w:highlight w:val="yellow"/>
        </w:rPr>
        <w:br/>
        <w:t xml:space="preserve">                            &lt;/gmd:voice&gt;</w:t>
      </w:r>
      <w:r w:rsidRPr="00522388">
        <w:rPr>
          <w:highlight w:val="yellow"/>
        </w:rPr>
        <w:br/>
        <w:t xml:space="preserve">                        &lt;/gmd:CI_Telephone&gt;</w:t>
      </w:r>
      <w:r w:rsidRPr="00522388">
        <w:rPr>
          <w:highlight w:val="yellow"/>
        </w:rPr>
        <w:br/>
        <w:t xml:space="preserve">                    &lt;/gmd:phone&gt;</w:t>
      </w:r>
      <w:r w:rsidRPr="00522388">
        <w:rPr>
          <w:highlight w:val="yellow"/>
        </w:rPr>
        <w:br/>
        <w:t xml:space="preserve">                    &lt;gmd:address&gt;</w:t>
      </w:r>
      <w:r w:rsidRPr="00522388">
        <w:rPr>
          <w:highlight w:val="yellow"/>
        </w:rPr>
        <w:br/>
        <w:t xml:space="preserve">                        &lt;gmd:CI_Address&gt;</w:t>
      </w:r>
      <w:r w:rsidRPr="00522388">
        <w:rPr>
          <w:highlight w:val="yellow"/>
        </w:rPr>
        <w:br/>
        <w:t xml:space="preserve">                            &lt;gmd:deliveryPoint&gt;</w:t>
      </w:r>
      <w:r w:rsidRPr="00522388">
        <w:rPr>
          <w:highlight w:val="yellow"/>
        </w:rPr>
        <w:br/>
        <w:t xml:space="preserve">                       </w:t>
      </w:r>
      <w:r w:rsidR="000255A8" w:rsidRPr="00522388">
        <w:rPr>
          <w:highlight w:val="yellow"/>
        </w:rPr>
        <w:t xml:space="preserve">        </w:t>
      </w:r>
      <w:r w:rsidRPr="00522388">
        <w:rPr>
          <w:highlight w:val="yellow"/>
        </w:rPr>
        <w:t>&lt;gco:CharacterString&gt;</w:t>
      </w:r>
    </w:p>
    <w:p w:rsidR="000255A8" w:rsidRPr="00522388" w:rsidRDefault="000255A8" w:rsidP="000255A8">
      <w:pPr>
        <w:pStyle w:val="XMLelement0"/>
        <w:rPr>
          <w:rStyle w:val="XMLelementValueCha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 xml:space="preserve">416 W. Congress St., Suite </w:t>
      </w:r>
      <w:r w:rsidRPr="00522388">
        <w:rPr>
          <w:rStyle w:val="XMLelementValueChar"/>
          <w:highlight w:val="yellow"/>
        </w:rPr>
        <w:t>1</w:t>
      </w:r>
      <w:r w:rsidR="00CB3EB8" w:rsidRPr="00522388">
        <w:rPr>
          <w:rStyle w:val="XMLelementValueChar"/>
          <w:highlight w:val="yellow"/>
        </w:rPr>
        <w:t>00</w:t>
      </w:r>
      <w:r w:rsidRPr="00522388">
        <w:rPr>
          <w:rStyle w:val="XMLelementValueChar"/>
          <w:highlight w:val="yellow"/>
        </w:rPr>
        <w:t xml:space="preserve"> </w:t>
      </w:r>
    </w:p>
    <w:p w:rsidR="00134EBE" w:rsidRPr="00522388" w:rsidRDefault="000255A8" w:rsidP="000255A8">
      <w:pPr>
        <w:pStyle w:val="XMLelement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00D91142" w:rsidRPr="00522388">
        <w:rPr>
          <w:rStyle w:val="XMLelementValueChar"/>
          <w:highlight w:val="yellow"/>
        </w:rPr>
        <w:t xml:space="preserve">  </w:t>
      </w:r>
      <w:r w:rsidR="00CB3EB8" w:rsidRPr="00522388">
        <w:rPr>
          <w:highlight w:val="yellow"/>
        </w:rPr>
        <w:t>&lt;/gco:CharacterString&gt;</w:t>
      </w:r>
      <w:r w:rsidR="00CB3EB8" w:rsidRPr="00522388">
        <w:rPr>
          <w:highlight w:val="yellow"/>
        </w:rPr>
        <w:br/>
        <w:t xml:space="preserve">                            &lt;/gmd:deliveryPoint&gt;</w:t>
      </w:r>
      <w:r w:rsidR="00CB3EB8" w:rsidRPr="00522388">
        <w:rPr>
          <w:highlight w:val="yellow"/>
        </w:rPr>
        <w:br/>
        <w:t xml:space="preserve">                            &lt;gmd:city&gt;</w:t>
      </w:r>
      <w:r w:rsidR="00CB3EB8" w:rsidRPr="00522388">
        <w:rPr>
          <w:highlight w:val="yellow"/>
        </w:rPr>
        <w:br/>
        <w:t xml:space="preserve">                                &lt;gco:CharacterString&gt;</w:t>
      </w:r>
      <w:r w:rsidR="00CB3EB8" w:rsidRPr="00522388">
        <w:rPr>
          <w:rStyle w:val="XMLelementValueChar"/>
          <w:highlight w:val="yellow"/>
        </w:rPr>
        <w:t>Tucson</w:t>
      </w:r>
      <w:r w:rsidR="00CB3EB8" w:rsidRPr="00522388">
        <w:rPr>
          <w:highlight w:val="yellow"/>
        </w:rPr>
        <w:t>&lt;/gco:CharacterString&gt;</w:t>
      </w:r>
      <w:r w:rsidR="00CB3EB8" w:rsidRPr="00522388">
        <w:rPr>
          <w:highlight w:val="yellow"/>
        </w:rPr>
        <w:br/>
        <w:t xml:space="preserve">                            &lt;/gmd:city&gt;</w:t>
      </w:r>
      <w:r w:rsidR="00CB3EB8" w:rsidRPr="00522388">
        <w:rPr>
          <w:highlight w:val="yellow"/>
        </w:rPr>
        <w:br/>
        <w:t xml:space="preserve">                            &lt;gmd:administrativeArea&gt;</w:t>
      </w:r>
      <w:r w:rsidR="00CB3EB8" w:rsidRPr="00522388">
        <w:rPr>
          <w:highlight w:val="yellow"/>
        </w:rPr>
        <w:br/>
        <w:t xml:space="preserve">                                &lt;gco:CharacterString&gt;</w:t>
      </w:r>
      <w:r w:rsidR="00CB3EB8" w:rsidRPr="00522388">
        <w:rPr>
          <w:rStyle w:val="XMLelementValueChar"/>
          <w:highlight w:val="yellow"/>
        </w:rPr>
        <w:t>AZ</w:t>
      </w:r>
      <w:r w:rsidR="00CB3EB8" w:rsidRPr="00522388">
        <w:rPr>
          <w:highlight w:val="yellow"/>
        </w:rPr>
        <w:t>&lt;/gco:CharacterString&gt;</w:t>
      </w:r>
      <w:r w:rsidR="00CB3EB8" w:rsidRPr="00522388">
        <w:rPr>
          <w:highlight w:val="yellow"/>
        </w:rPr>
        <w:br/>
        <w:t xml:space="preserve">                            &lt;/gmd:administrativeArea&gt;</w:t>
      </w:r>
      <w:r w:rsidR="00CB3EB8" w:rsidRPr="00522388">
        <w:rPr>
          <w:highlight w:val="yellow"/>
        </w:rPr>
        <w:br/>
        <w:t xml:space="preserve">                            &lt;gmd:postalCode&gt;</w:t>
      </w:r>
      <w:r w:rsidR="00CB3EB8" w:rsidRPr="00522388">
        <w:rPr>
          <w:highlight w:val="yellow"/>
        </w:rPr>
        <w:br/>
        <w:t xml:space="preserve">                                &lt;gco:CharacterString&gt;</w:t>
      </w:r>
      <w:r w:rsidR="00CB3EB8" w:rsidRPr="00522388">
        <w:rPr>
          <w:rStyle w:val="XMLelementValueChar"/>
          <w:highlight w:val="yellow"/>
        </w:rPr>
        <w:t>85701</w:t>
      </w:r>
      <w:r w:rsidR="00CB3EB8" w:rsidRPr="00522388">
        <w:rPr>
          <w:highlight w:val="yellow"/>
        </w:rPr>
        <w:t>&lt;/gco:CharacterString&gt;</w:t>
      </w:r>
      <w:r w:rsidR="00CB3EB8" w:rsidRPr="00522388">
        <w:rPr>
          <w:highlight w:val="yellow"/>
        </w:rPr>
        <w:br/>
        <w:t xml:space="preserve">                            &lt;/gmd:postalCode&gt;</w:t>
      </w:r>
      <w:r w:rsidR="00CB3EB8" w:rsidRPr="00522388">
        <w:rPr>
          <w:highlight w:val="yellow"/>
        </w:rPr>
        <w:br/>
        <w:t xml:space="preserve">                            &lt;gmd:electronicMailAddress&gt;</w:t>
      </w:r>
      <w:r w:rsidR="00CB3EB8" w:rsidRPr="00522388">
        <w:rPr>
          <w:highlight w:val="yellow"/>
        </w:rPr>
        <w:br/>
        <w:t xml:space="preserve">                                &lt;gco:CharacterString&gt;</w:t>
      </w:r>
      <w:r w:rsidR="00CB3EB8" w:rsidRPr="00522388">
        <w:rPr>
          <w:rStyle w:val="XMLelementValueChar"/>
          <w:highlight w:val="yellow"/>
        </w:rPr>
        <w:t>metadata@azgs.az.gov</w:t>
      </w:r>
      <w:r w:rsidR="00CB3EB8" w:rsidRPr="00522388">
        <w:rPr>
          <w:highlight w:val="yellow"/>
        </w:rPr>
        <w:t>&lt;/gco:CharacterString&gt;</w:t>
      </w:r>
      <w:r w:rsidR="00CB3EB8" w:rsidRPr="00522388">
        <w:rPr>
          <w:highlight w:val="yellow"/>
        </w:rPr>
        <w:br/>
        <w:t xml:space="preserve">                            &lt;/gmd:electronicMailAddress&gt;</w:t>
      </w:r>
      <w:r w:rsidR="00CB3EB8" w:rsidRPr="00522388">
        <w:rPr>
          <w:highlight w:val="yellow"/>
        </w:rPr>
        <w:br/>
        <w:t xml:space="preserve">                        &lt;/gmd:CI_Address&gt;</w:t>
      </w:r>
      <w:r w:rsidR="00CB3EB8" w:rsidRPr="00522388">
        <w:rPr>
          <w:highlight w:val="yellow"/>
        </w:rPr>
        <w:br/>
        <w:t xml:space="preserve">                    &lt;/gmd:address&gt;</w:t>
      </w:r>
      <w:r w:rsidR="00CB3EB8" w:rsidRPr="00522388">
        <w:rPr>
          <w:highlight w:val="yellow"/>
        </w:rPr>
        <w:br/>
        <w:t xml:space="preserve">                &lt;/gmd:CI_Contact&gt;</w:t>
      </w:r>
      <w:r w:rsidR="00CB3EB8" w:rsidRPr="00522388">
        <w:rPr>
          <w:highlight w:val="yellow"/>
        </w:rPr>
        <w:br/>
        <w:t xml:space="preserve">            &lt;/gmd:contactInfo&gt;</w:t>
      </w:r>
      <w:r w:rsidR="00CB3EB8" w:rsidRPr="00522388">
        <w:rPr>
          <w:highlight w:val="yellow"/>
        </w:rPr>
        <w:br/>
        <w:t xml:space="preserve">            &lt;gmd:role&gt;</w:t>
      </w:r>
      <w:r w:rsidR="00CB3EB8" w:rsidRPr="00522388">
        <w:rPr>
          <w:highlight w:val="yellow"/>
        </w:rPr>
        <w:br/>
        <w:t xml:space="preserve">                &lt;gmd:CI_RoleCode </w:t>
      </w:r>
      <w:r w:rsidR="00CB3EB8" w:rsidRPr="00522388">
        <w:rPr>
          <w:rStyle w:val="XMLattributeChar0"/>
          <w:highlight w:val="yellow"/>
        </w:rPr>
        <w:t>codeList=</w:t>
      </w:r>
      <w:r w:rsidR="00CB3EB8" w:rsidRPr="00522388">
        <w:rPr>
          <w:rStyle w:val="XMLattributeValueChar"/>
          <w:highlight w:val="yellow"/>
        </w:rPr>
        <w:t>"</w:t>
      </w:r>
      <w:r w:rsidR="002A618A" w:rsidRPr="00522388">
        <w:rPr>
          <w:rStyle w:val="XMLattributeValueChar"/>
          <w:highlight w:val="yellow"/>
        </w:rPr>
        <w:t>http://www.isotc211.org/2005/resources/Codelist/gmxCodelists.xml</w:t>
      </w:r>
      <w:r w:rsidR="00CB3EB8" w:rsidRPr="00522388">
        <w:rPr>
          <w:rStyle w:val="XMLattributeValueChar"/>
          <w:highlight w:val="yellow"/>
        </w:rPr>
        <w:t>#CI_RoleCode"</w:t>
      </w:r>
      <w:r w:rsidR="00CB3EB8" w:rsidRPr="00522388">
        <w:rPr>
          <w:highlight w:val="yellow"/>
        </w:rPr>
        <w:t xml:space="preserve"> </w:t>
      </w:r>
      <w:r w:rsidR="00CB3EB8" w:rsidRPr="00522388">
        <w:rPr>
          <w:rStyle w:val="XMLattributeChar0"/>
          <w:highlight w:val="yellow"/>
        </w:rPr>
        <w:t>codeListValue=</w:t>
      </w:r>
      <w:r w:rsidR="00CB3EB8" w:rsidRPr="00522388">
        <w:rPr>
          <w:rStyle w:val="XMLattributeValueChar"/>
          <w:highlight w:val="yellow"/>
        </w:rPr>
        <w:t>"curator"</w:t>
      </w:r>
      <w:r w:rsidR="00CB3EB8" w:rsidRPr="00522388">
        <w:rPr>
          <w:highlight w:val="yellow"/>
        </w:rPr>
        <w:t>&gt;</w:t>
      </w:r>
      <w:r w:rsidR="00CB3EB8" w:rsidRPr="00522388">
        <w:rPr>
          <w:rStyle w:val="XMLelementValueChar"/>
          <w:highlight w:val="yellow"/>
        </w:rPr>
        <w:t>curator</w:t>
      </w:r>
      <w:r w:rsidR="00CB3EB8" w:rsidRPr="00522388">
        <w:rPr>
          <w:highlight w:val="yellow"/>
        </w:rPr>
        <w:t>&lt;/gmd:CI_RoleCode&gt;</w:t>
      </w:r>
      <w:r w:rsidR="00CB3EB8" w:rsidRPr="00522388">
        <w:rPr>
          <w:highlight w:val="yellow"/>
        </w:rPr>
        <w:br/>
      </w:r>
      <w:r w:rsidR="00CB3EB8" w:rsidRPr="00522388">
        <w:rPr>
          <w:highlight w:val="yellow"/>
        </w:rPr>
        <w:lastRenderedPageBreak/>
        <w:t xml:space="preserve">            &lt;/gmd:role&gt;</w:t>
      </w:r>
      <w:r w:rsidR="00CB3EB8" w:rsidRPr="00522388">
        <w:rPr>
          <w:highlight w:val="yellow"/>
        </w:rPr>
        <w:br/>
        <w:t xml:space="preserve">        &lt;/gmd:CI_ResponsibleParty&gt;</w:t>
      </w:r>
      <w:r w:rsidR="00CB3EB8" w:rsidRPr="00522388">
        <w:rPr>
          <w:highlight w:val="yellow"/>
        </w:rPr>
        <w:br/>
        <w:t xml:space="preserve">    &lt;/gfc:producer&gt;</w:t>
      </w:r>
      <w:r w:rsidR="00CB3EB8" w:rsidRPr="00522388">
        <w:rPr>
          <w:highlight w:val="yellow"/>
        </w:rPr>
        <w:br/>
      </w:r>
      <w:r w:rsidR="00CB3EB8" w:rsidRPr="00522388">
        <w:rPr>
          <w:rStyle w:val="XMLcommetnChar"/>
          <w:highlight w:val="yellow"/>
        </w:rPr>
        <w:t xml:space="preserve">    &lt;!-- mandatory 1..* --</w:t>
      </w:r>
      <w:r w:rsidR="00CB3EB8" w:rsidRPr="00522388">
        <w:rPr>
          <w:highlight w:val="yellow"/>
        </w:rPr>
        <w:t>&gt;</w:t>
      </w:r>
      <w:r w:rsidR="00CB3EB8" w:rsidRPr="00522388">
        <w:rPr>
          <w:highlight w:val="yellow"/>
        </w:rPr>
        <w:br/>
        <w:t xml:space="preserve">    &lt;gfc:featureType&gt;</w:t>
      </w:r>
      <w:r w:rsidR="00CB3EB8" w:rsidRPr="00522388">
        <w:rPr>
          <w:highlight w:val="yellow"/>
        </w:rPr>
        <w:br/>
      </w:r>
      <w:r w:rsidR="00CB3EB8" w:rsidRPr="00522388">
        <w:rPr>
          <w:rStyle w:val="XMLcommetnChar"/>
          <w:highlight w:val="yellow"/>
        </w:rPr>
        <w:t xml:space="preserve">        &lt;!-- the id attribute should be used as a fragment identifer in URLs for the feature catalog citation in ISO 19115 metadata --&gt;</w:t>
      </w:r>
      <w:r w:rsidR="00CB3EB8" w:rsidRPr="00522388">
        <w:rPr>
          <w:highlight w:val="yellow"/>
        </w:rPr>
        <w:br/>
        <w:t xml:space="preserve">        &lt;gfc:FC_FeatureType </w:t>
      </w:r>
      <w:r w:rsidR="00CB3EB8" w:rsidRPr="00522388">
        <w:rPr>
          <w:rStyle w:val="XMLattributeChar0"/>
          <w:highlight w:val="yellow"/>
        </w:rPr>
        <w:t>id=</w:t>
      </w:r>
      <w:r w:rsidR="00CB3EB8" w:rsidRPr="00522388">
        <w:rPr>
          <w:rStyle w:val="XMLattributeValueChar"/>
          <w:highlight w:val="yellow"/>
        </w:rPr>
        <w:t>"fragmentIdentifer"</w:t>
      </w:r>
      <w:r w:rsidR="00CB3EB8" w:rsidRPr="00522388">
        <w:rPr>
          <w:highlight w:val="yellow"/>
        </w:rPr>
        <w:t>&gt;</w:t>
      </w:r>
      <w:r w:rsidR="00CB3EB8" w:rsidRPr="00522388">
        <w:rPr>
          <w:highlight w:val="yellow"/>
        </w:rPr>
        <w:br/>
        <w:t xml:space="preserve">            &lt;!-- mandatory --&gt;</w:t>
      </w:r>
      <w:r w:rsidR="00CB3EB8" w:rsidRPr="00522388">
        <w:rPr>
          <w:highlight w:val="yellow"/>
        </w:rPr>
        <w:br/>
        <w:t xml:space="preserve">            &lt;gfc:typeName&gt;</w:t>
      </w:r>
      <w:r w:rsidR="00CB3EB8" w:rsidRPr="00522388">
        <w:rPr>
          <w:highlight w:val="yellow"/>
        </w:rPr>
        <w:br/>
        <w:t xml:space="preserve">                &lt;gco:LocalName&gt;</w:t>
      </w:r>
      <w:r w:rsidR="00CB3EB8" w:rsidRPr="00522388">
        <w:rPr>
          <w:rStyle w:val="XMLelementValueChar"/>
          <w:highlight w:val="yellow"/>
        </w:rPr>
        <w:t>Name of the feature</w:t>
      </w:r>
      <w:r w:rsidR="00CB3EB8" w:rsidRPr="00522388">
        <w:rPr>
          <w:highlight w:val="yellow"/>
        </w:rPr>
        <w:t>&lt;/gco:LocalName&gt;</w:t>
      </w:r>
      <w:r w:rsidR="00CB3EB8" w:rsidRPr="00522388">
        <w:rPr>
          <w:highlight w:val="yellow"/>
        </w:rPr>
        <w:br/>
        <w:t xml:space="preserve">            &lt;/gfc:typeName&gt;</w:t>
      </w:r>
      <w:r w:rsidR="00CB3EB8" w:rsidRPr="00522388">
        <w:rPr>
          <w:highlight w:val="yellow"/>
        </w:rPr>
        <w:br/>
        <w:t xml:space="preserve">            &lt;gfc:definition&gt;</w:t>
      </w:r>
      <w:r w:rsidR="00CB3EB8" w:rsidRPr="00522388">
        <w:rPr>
          <w:highlight w:val="yellow"/>
        </w:rPr>
        <w:br/>
        <w:t xml:space="preserve">                &lt;gco:CharacterString&gt;</w:t>
      </w:r>
      <w:r w:rsidR="00CB3EB8" w:rsidRPr="00522388">
        <w:rPr>
          <w:rStyle w:val="XMLelementValueChar"/>
          <w:highlight w:val="yellow"/>
        </w:rPr>
        <w:t>CTD Header Information</w:t>
      </w:r>
      <w:r w:rsidR="00CB3EB8" w:rsidRPr="00522388">
        <w:rPr>
          <w:highlight w:val="yellow"/>
        </w:rPr>
        <w:t>&lt;/gco:CharacterString&gt;</w:t>
      </w:r>
      <w:r w:rsidR="00CB3EB8" w:rsidRPr="00522388">
        <w:rPr>
          <w:highlight w:val="yellow"/>
        </w:rPr>
        <w:br/>
        <w:t xml:space="preserve">            &lt;/gfc:definition&gt;</w:t>
      </w:r>
      <w:r w:rsidR="00CB3EB8" w:rsidRPr="00522388">
        <w:rPr>
          <w:highlight w:val="yellow"/>
        </w:rPr>
        <w:br/>
        <w:t xml:space="preserve">            &lt;gfc:code&gt;</w:t>
      </w:r>
      <w:r w:rsidR="00CB3EB8" w:rsidRPr="00522388">
        <w:rPr>
          <w:highlight w:val="yellow"/>
        </w:rPr>
        <w:br/>
        <w:t xml:space="preserve">                &lt;gco:CharacterString&gt;</w:t>
      </w:r>
      <w:r w:rsidR="00CB3EB8" w:rsidRPr="00522388">
        <w:rPr>
          <w:rStyle w:val="XMLelementValueChar"/>
          <w:highlight w:val="yellow"/>
        </w:rPr>
        <w:t>URI for feature type--handy if there is a registry</w:t>
      </w:r>
      <w:r w:rsidR="00CB3EB8" w:rsidRPr="00522388">
        <w:rPr>
          <w:highlight w:val="yellow"/>
        </w:rPr>
        <w:t>&lt;/gco:CharacterString&gt;</w:t>
      </w:r>
      <w:r w:rsidR="00CB3EB8" w:rsidRPr="00522388">
        <w:rPr>
          <w:highlight w:val="yellow"/>
        </w:rPr>
        <w:br/>
        <w:t xml:space="preserve">            &lt;/gfc:code&gt;</w:t>
      </w:r>
      <w:r w:rsidR="00CB3EB8" w:rsidRPr="00522388">
        <w:rPr>
          <w:highlight w:val="yellow"/>
        </w:rPr>
        <w:br/>
        <w:t xml:space="preserve">            &lt;!-- mandatory. Indicates if the feature type is abstract or not. default is FALSE--&gt;</w:t>
      </w:r>
      <w:r w:rsidR="00CB3EB8" w:rsidRPr="00522388">
        <w:rPr>
          <w:highlight w:val="yellow"/>
        </w:rPr>
        <w:br/>
        <w:t xml:space="preserve">            &lt;gfc:isAbstract&gt;</w:t>
      </w:r>
      <w:r w:rsidR="00CB3EB8" w:rsidRPr="00522388">
        <w:rPr>
          <w:highlight w:val="yellow"/>
        </w:rPr>
        <w:br/>
        <w:t xml:space="preserve">                &lt;gco:Boolean&gt;</w:t>
      </w:r>
      <w:r w:rsidR="00CB3EB8" w:rsidRPr="00522388">
        <w:rPr>
          <w:rStyle w:val="XMLelementValueChar"/>
          <w:highlight w:val="yellow"/>
        </w:rPr>
        <w:t>false</w:t>
      </w:r>
      <w:r w:rsidR="00CB3EB8" w:rsidRPr="00522388">
        <w:rPr>
          <w:highlight w:val="yellow"/>
        </w:rPr>
        <w:t>&lt;/gco:Boolean&gt;</w:t>
      </w:r>
      <w:r w:rsidR="00CB3EB8" w:rsidRPr="00522388">
        <w:rPr>
          <w:highlight w:val="yellow"/>
        </w:rPr>
        <w:br/>
        <w:t xml:space="preserve">            &lt;/gfc:isAbstract&gt;</w:t>
      </w:r>
    </w:p>
    <w:p w:rsidR="00134EBE" w:rsidRPr="00522388" w:rsidRDefault="00CB3EB8" w:rsidP="000255A8">
      <w:pPr>
        <w:pStyle w:val="XMLelement0"/>
        <w:rPr>
          <w:highlight w:val="yellow"/>
        </w:rPr>
      </w:pPr>
      <w:r w:rsidRPr="00522388">
        <w:rPr>
          <w:rStyle w:val="XMLcommetnChar"/>
          <w:highlight w:val="yellow"/>
        </w:rPr>
        <w:t xml:space="preserve"> &lt;!-- mandatory. pointer to containing catalog; UUID is defined in root element for this catalog--&gt;</w:t>
      </w:r>
      <w:r w:rsidRPr="00522388">
        <w:rPr>
          <w:highlight w:val="yellow"/>
        </w:rPr>
        <w:br/>
        <w:t xml:space="preserve">            &lt;gfc:featureCatalogue </w:t>
      </w:r>
      <w:r w:rsidRPr="00522388">
        <w:rPr>
          <w:rStyle w:val="XMLattributeChar0"/>
          <w:highlight w:val="yellow"/>
        </w:rPr>
        <w:t>uuidref=</w:t>
      </w:r>
      <w:r w:rsidRPr="00522388">
        <w:rPr>
          <w:rStyle w:val="XMLattributeValueChar"/>
          <w:highlight w:val="yellow"/>
        </w:rPr>
        <w:t>"87ffdfd0-775a-11e0-a1f0-0800200c9a66"</w:t>
      </w:r>
      <w:r w:rsidRPr="00522388">
        <w:rPr>
          <w:highlight w:val="yellow"/>
        </w:rPr>
        <w:t>/&gt;</w:t>
      </w:r>
      <w:r w:rsidRPr="00522388">
        <w:rPr>
          <w:highlight w:val="yellow"/>
        </w:rPr>
        <w:br/>
        <w:t xml:space="preserve">            &lt;gfc:carrierOfCharacteristics&gt;</w:t>
      </w:r>
      <w:r w:rsidRPr="00522388">
        <w:rPr>
          <w:highlight w:val="yellow"/>
        </w:rPr>
        <w:br/>
        <w:t xml:space="preserve">                &lt;gfc:FC_FeatureAttribute&gt;</w:t>
      </w:r>
      <w:r w:rsidRPr="00522388">
        <w:rPr>
          <w:highlight w:val="yellow"/>
        </w:rPr>
        <w:br/>
      </w:r>
      <w:r w:rsidRPr="00522388">
        <w:rPr>
          <w:rStyle w:val="XMLcommetnChar"/>
          <w:highlight w:val="yellow"/>
        </w:rPr>
        <w:t xml:space="preserve">                    &lt;!-- mandatory --&gt;</w:t>
      </w:r>
      <w:r w:rsidRPr="00522388">
        <w:rPr>
          <w:highlight w:val="yellow"/>
        </w:rPr>
        <w:br/>
        <w:t xml:space="preserve">                    &lt;gfc:memberName&gt;</w:t>
      </w:r>
      <w:r w:rsidRPr="00522388">
        <w:rPr>
          <w:highlight w:val="yellow"/>
        </w:rPr>
        <w:br/>
        <w:t xml:space="preserve">                        &lt;gco:LocalName&gt;</w:t>
      </w:r>
      <w:r w:rsidRPr="00522388">
        <w:rPr>
          <w:rStyle w:val="XMLelementValueChar"/>
          <w:highlight w:val="yellow"/>
        </w:rPr>
        <w:t>Name of attribute1</w:t>
      </w:r>
      <w:r w:rsidRPr="00522388">
        <w:rPr>
          <w:highlight w:val="yellow"/>
        </w:rPr>
        <w:t>&lt;/gco:LocalName&gt;</w:t>
      </w:r>
      <w:r w:rsidRPr="00522388">
        <w:rPr>
          <w:highlight w:val="yellow"/>
        </w:rPr>
        <w:br/>
        <w:t xml:space="preserve">                    &lt;/gfc:memberName&gt;</w:t>
      </w:r>
      <w:r w:rsidRPr="00522388">
        <w:rPr>
          <w:highlight w:val="yellow"/>
        </w:rPr>
        <w:br/>
        <w:t xml:space="preserve">                    &lt;gfc:definition&gt;</w:t>
      </w:r>
      <w:r w:rsidRPr="00522388">
        <w:rPr>
          <w:highlight w:val="yellow"/>
        </w:rPr>
        <w:br/>
        <w:t xml:space="preserve">                        &lt;gco:CharacterString&gt;</w:t>
      </w:r>
      <w:r w:rsidRPr="00522388">
        <w:rPr>
          <w:rStyle w:val="XMLelementValueChar"/>
          <w:highlight w:val="yellow"/>
        </w:rPr>
        <w:t>explanation of attribute 1</w:t>
      </w:r>
      <w:r w:rsidRPr="00522388">
        <w:rPr>
          <w:highlight w:val="yellow"/>
        </w:rPr>
        <w:t>&lt;/gco:CharacterString&gt;</w:t>
      </w:r>
      <w:r w:rsidRPr="00522388">
        <w:rPr>
          <w:highlight w:val="yellow"/>
        </w:rPr>
        <w:br/>
        <w:t xml:space="preserve">                    &lt;/gfc:definition&gt;</w:t>
      </w:r>
      <w:r w:rsidRPr="00522388">
        <w:rPr>
          <w:highlight w:val="yellow"/>
        </w:rPr>
        <w:br/>
      </w:r>
      <w:r w:rsidRPr="00522388">
        <w:rPr>
          <w:rStyle w:val="XMLcommetnChar"/>
          <w:highlight w:val="yellow"/>
        </w:rPr>
        <w:t xml:space="preserve">                    &lt;!-- mandatory --&gt;</w:t>
      </w:r>
      <w:r w:rsidRPr="00522388">
        <w:rPr>
          <w:highlight w:val="yellow"/>
        </w:rPr>
        <w:br/>
        <w:t xml:space="preserve">                    &lt;gfc:cardinality&gt;</w:t>
      </w:r>
      <w:r w:rsidRPr="00522388">
        <w:rPr>
          <w:highlight w:val="yellow"/>
        </w:rPr>
        <w:br/>
        <w:t xml:space="preserve">                        &lt;gco:Multiplicity&gt;</w:t>
      </w:r>
      <w:r w:rsidRPr="00522388">
        <w:rPr>
          <w:highlight w:val="yellow"/>
        </w:rPr>
        <w:br/>
        <w:t xml:space="preserve">                            &lt;gco:range&gt;</w:t>
      </w:r>
      <w:r w:rsidRPr="00522388">
        <w:rPr>
          <w:highlight w:val="yellow"/>
        </w:rPr>
        <w:br/>
        <w:t xml:space="preserve">                                &lt;gco:MultiplicityRange&gt;</w:t>
      </w:r>
      <w:r w:rsidRPr="00522388">
        <w:rPr>
          <w:highlight w:val="yellow"/>
        </w:rPr>
        <w:br/>
        <w:t xml:space="preserve">                                    &lt;gco:lower&gt;</w:t>
      </w:r>
      <w:r w:rsidRPr="00522388">
        <w:rPr>
          <w:highlight w:val="yellow"/>
        </w:rPr>
        <w:br/>
        <w:t xml:space="preserve">                                        &lt;gco:Integer&gt;</w:t>
      </w:r>
      <w:r w:rsidRPr="00522388">
        <w:rPr>
          <w:rStyle w:val="XMLelementValueChar"/>
          <w:highlight w:val="yellow"/>
        </w:rPr>
        <w:t>0</w:t>
      </w:r>
      <w:r w:rsidRPr="00522388">
        <w:rPr>
          <w:highlight w:val="yellow"/>
        </w:rPr>
        <w:t>&lt;/gco:Integer&gt;</w:t>
      </w:r>
      <w:r w:rsidRPr="00522388">
        <w:rPr>
          <w:highlight w:val="yellow"/>
        </w:rPr>
        <w:br/>
        <w:t xml:space="preserve">                                    &lt;/gco:lower&gt;</w:t>
      </w:r>
      <w:r w:rsidRPr="00522388">
        <w:rPr>
          <w:highlight w:val="yellow"/>
        </w:rPr>
        <w:br/>
        <w:t xml:space="preserve">                                    &lt;gco:upper&gt;</w:t>
      </w:r>
      <w:r w:rsidRPr="00522388">
        <w:rPr>
          <w:highlight w:val="yellow"/>
        </w:rPr>
        <w:br/>
        <w:t xml:space="preserve">  </w:t>
      </w:r>
      <w:r w:rsidRPr="00522388">
        <w:rPr>
          <w:rStyle w:val="XMLcommetnChar"/>
          <w:highlight w:val="yellow"/>
        </w:rPr>
        <w:t xml:space="preserve"> &lt;!-- I guess this is how one would say as many as you want... --&gt;</w:t>
      </w:r>
      <w:r w:rsidRPr="00522388">
        <w:rPr>
          <w:highlight w:val="yellow"/>
        </w:rPr>
        <w:br/>
        <w:t xml:space="preserve">        </w:t>
      </w:r>
      <w:r w:rsidR="00134EBE" w:rsidRPr="00522388">
        <w:rPr>
          <w:highlight w:val="yellow"/>
        </w:rPr>
        <w:t xml:space="preserve">                              </w:t>
      </w:r>
      <w:r w:rsidRPr="00522388">
        <w:rPr>
          <w:highlight w:val="yellow"/>
        </w:rPr>
        <w:t xml:space="preserve">&lt;gco:UnlimitedInteger </w:t>
      </w:r>
      <w:r w:rsidR="00134EBE" w:rsidRPr="00522388">
        <w:rPr>
          <w:highlight w:val="yellow"/>
        </w:rPr>
        <w:t>i</w:t>
      </w:r>
      <w:r w:rsidRPr="00522388">
        <w:rPr>
          <w:highlight w:val="yellow"/>
        </w:rPr>
        <w:t>sInfinite="true"&gt;</w:t>
      </w:r>
      <w:r w:rsidR="00134EBE" w:rsidRPr="00522388">
        <w:rPr>
          <w:highlight w:val="yellow"/>
        </w:rPr>
        <w:t xml:space="preserve"> </w:t>
      </w:r>
    </w:p>
    <w:p w:rsidR="00134EBE" w:rsidRPr="00522388" w:rsidRDefault="00134EBE"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5</w:t>
      </w:r>
      <w:r w:rsidR="00CB3EB8" w:rsidRPr="00522388">
        <w:rPr>
          <w:highlight w:val="yellow"/>
        </w:rPr>
        <w:t>&lt;/gco:UnlimitedInteger&gt;</w:t>
      </w:r>
      <w:r w:rsidR="00CB3EB8" w:rsidRPr="00522388">
        <w:rPr>
          <w:highlight w:val="yellow"/>
        </w:rPr>
        <w:br/>
        <w:t xml:space="preserve">                                    &lt;/gco:upper&gt;</w:t>
      </w:r>
      <w:r w:rsidR="00CB3EB8" w:rsidRPr="00522388">
        <w:rPr>
          <w:highlight w:val="yellow"/>
        </w:rPr>
        <w:br/>
        <w:t xml:space="preserve">                                &lt;/gco:MultiplicityRange&gt;</w:t>
      </w:r>
      <w:r w:rsidR="00CB3EB8" w:rsidRPr="00522388">
        <w:rPr>
          <w:highlight w:val="yellow"/>
        </w:rPr>
        <w:br/>
        <w:t xml:space="preserve">                            &lt;/gco:range&gt;</w:t>
      </w:r>
      <w:r w:rsidR="00CB3EB8" w:rsidRPr="00522388">
        <w:rPr>
          <w:highlight w:val="yellow"/>
        </w:rPr>
        <w:br/>
        <w:t xml:space="preserve">                        &lt;/gco:Multiplicity&gt;</w:t>
      </w:r>
      <w:r w:rsidR="00CB3EB8" w:rsidRPr="00522388">
        <w:rPr>
          <w:highlight w:val="yellow"/>
        </w:rPr>
        <w:br/>
        <w:t xml:space="preserve">                    &lt;/gfc:cardinality&gt;</w:t>
      </w:r>
      <w:r w:rsidR="00CB3EB8" w:rsidRPr="00522388">
        <w:rPr>
          <w:highlight w:val="yellow"/>
        </w:rPr>
        <w:br/>
        <w:t xml:space="preserve">     </w:t>
      </w:r>
      <w:r w:rsidR="00CB3EB8" w:rsidRPr="00522388">
        <w:rPr>
          <w:rStyle w:val="XMLcommetnChar"/>
          <w:highlight w:val="yellow"/>
        </w:rPr>
        <w:t xml:space="preserve">               &lt;!-- optional --&gt;</w:t>
      </w:r>
      <w:r w:rsidR="00CB3EB8" w:rsidRPr="00522388">
        <w:rPr>
          <w:highlight w:val="yellow"/>
        </w:rPr>
        <w:br/>
      </w:r>
      <w:r w:rsidR="00CB3EB8" w:rsidRPr="00522388">
        <w:rPr>
          <w:highlight w:val="yellow"/>
        </w:rPr>
        <w:lastRenderedPageBreak/>
        <w:t xml:space="preserve">                    &lt;gfc:definitionReference&gt;</w:t>
      </w:r>
      <w:r w:rsidR="00CB3EB8" w:rsidRPr="00522388">
        <w:rPr>
          <w:highlight w:val="yellow"/>
        </w:rPr>
        <w:br/>
        <w:t xml:space="preserve">                        &lt;gfc:FC_DefinitionReference&gt;</w:t>
      </w:r>
      <w:r w:rsidR="00CB3EB8" w:rsidRPr="00522388">
        <w:rPr>
          <w:highlight w:val="yellow"/>
        </w:rPr>
        <w:br/>
        <w:t xml:space="preserve">                            &lt;gfc:definitionSource&gt;</w:t>
      </w:r>
      <w:r w:rsidR="00CB3EB8" w:rsidRPr="00522388">
        <w:rPr>
          <w:highlight w:val="yellow"/>
        </w:rPr>
        <w:br/>
        <w:t xml:space="preserve">                                &lt;gfc:FC_DefinitionSource&gt;</w:t>
      </w:r>
      <w:r w:rsidR="000255A8" w:rsidRPr="00522388">
        <w:rPr>
          <w:highlight w:val="yellow"/>
        </w:rPr>
        <w:br/>
        <w:t xml:space="preserve">            </w:t>
      </w:r>
      <w:r w:rsidR="00CB3EB8" w:rsidRPr="00522388">
        <w:rPr>
          <w:rStyle w:val="XMLcommetnChar"/>
          <w:highlight w:val="yellow"/>
        </w:rPr>
        <w:t>&lt;!-- most likely this will be the same as the citation for the catalog producer --&gt;</w:t>
      </w:r>
      <w:r w:rsidR="00CB3EB8" w:rsidRPr="00522388">
        <w:rPr>
          <w:highlight w:val="yellow"/>
        </w:rPr>
        <w:br/>
        <w:t xml:space="preserve">                                    &lt;gfc:source</w:t>
      </w:r>
      <w:r w:rsidR="00CB3EB8" w:rsidRPr="00522388">
        <w:rPr>
          <w:highlight w:val="yellow"/>
        </w:rPr>
        <w:br/>
        <w:t xml:space="preserve">                                        </w:t>
      </w:r>
      <w:r w:rsidR="00CB3EB8" w:rsidRPr="00522388">
        <w:rPr>
          <w:rStyle w:val="XMLattributeChar0"/>
          <w:highlight w:val="yellow"/>
        </w:rPr>
        <w:t>xlink:href=</w:t>
      </w:r>
      <w:r w:rsidR="00CB3EB8" w:rsidRPr="00522388">
        <w:rPr>
          <w:rStyle w:val="XMLattributeValueChar"/>
          <w:highlight w:val="yellow"/>
        </w:rPr>
        <w:t>"#UUID of citation for containing catalog"</w:t>
      </w:r>
      <w:r w:rsidR="00CB3EB8" w:rsidRPr="00522388">
        <w:rPr>
          <w:highlight w:val="yellow"/>
        </w:rPr>
        <w:t>/&gt;</w:t>
      </w:r>
      <w:r w:rsidR="00CB3EB8" w:rsidRPr="00522388">
        <w:rPr>
          <w:highlight w:val="yellow"/>
        </w:rPr>
        <w:br/>
        <w:t xml:space="preserve">                                &lt;/gfc:FC_DefinitionSource&gt;</w:t>
      </w:r>
      <w:r w:rsidR="00CB3EB8" w:rsidRPr="00522388">
        <w:rPr>
          <w:highlight w:val="yellow"/>
        </w:rPr>
        <w:br/>
        <w:t xml:space="preserve">                            &lt;/gfc:definitionSource&gt;</w:t>
      </w:r>
      <w:r w:rsidR="00CB3EB8" w:rsidRPr="00522388">
        <w:rPr>
          <w:highlight w:val="yellow"/>
        </w:rPr>
        <w:br/>
        <w:t xml:space="preserve">                        &lt;/gfc:FC_DefinitionReference&gt;</w:t>
      </w:r>
      <w:r w:rsidR="00CB3EB8" w:rsidRPr="00522388">
        <w:rPr>
          <w:highlight w:val="yellow"/>
        </w:rPr>
        <w:br/>
        <w:t xml:space="preserve">                    &lt;/gfc:definitionReference&gt;</w:t>
      </w:r>
      <w:r w:rsidR="00CB3EB8" w:rsidRPr="00522388">
        <w:rPr>
          <w:highlight w:val="yellow"/>
        </w:rPr>
        <w:br/>
        <w:t xml:space="preserve">                </w:t>
      </w:r>
      <w:r w:rsidR="00CB3EB8" w:rsidRPr="00522388">
        <w:rPr>
          <w:rStyle w:val="XMLcommetnChar"/>
          <w:highlight w:val="yellow"/>
        </w:rPr>
        <w:t>&lt;!-- optional --&gt;</w:t>
      </w:r>
      <w:r w:rsidR="00CB3EB8" w:rsidRPr="00522388">
        <w:rPr>
          <w:highlight w:val="yellow"/>
        </w:rPr>
        <w:br/>
        <w:t xml:space="preserve">                    &lt;code&gt;</w:t>
      </w:r>
      <w:r w:rsidR="000255A8" w:rsidRPr="00522388">
        <w:rPr>
          <w:highlight w:val="yellow"/>
        </w:rPr>
        <w:br/>
        <w:t xml:space="preserve">                      </w:t>
      </w:r>
      <w:r w:rsidR="00CB3EB8" w:rsidRPr="00522388">
        <w:rPr>
          <w:highlight w:val="yellow"/>
        </w:rPr>
        <w:t>&lt;gco:CharacterString&gt;</w:t>
      </w:r>
    </w:p>
    <w:p w:rsidR="00134EBE" w:rsidRPr="00522388" w:rsidRDefault="00134EBE" w:rsidP="00715102">
      <w:pPr>
        <w:rPr>
          <w:rStyle w:val="XMLelementValueChar"/>
          <w:rFonts w:cs="Arial"/>
          <w:szCs w:val="22"/>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rFonts w:cs="Arial"/>
          <w:szCs w:val="22"/>
          <w:highlight w:val="yellow"/>
        </w:rPr>
        <w:t>URI for this attribute if it is registered somewhere</w:t>
      </w:r>
    </w:p>
    <w:p w:rsidR="00134EBE" w:rsidRPr="00522388" w:rsidRDefault="00134EBE" w:rsidP="000255A8">
      <w:pPr>
        <w:pStyle w:val="XMLelement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t xml:space="preserve"> </w:t>
      </w:r>
      <w:r w:rsidR="00CB3EB8" w:rsidRPr="00522388">
        <w:rPr>
          <w:highlight w:val="yellow"/>
        </w:rPr>
        <w:t>&lt;/gco:CharacterString&gt;</w:t>
      </w:r>
      <w:r w:rsidR="00CB3EB8" w:rsidRPr="00522388">
        <w:rPr>
          <w:highlight w:val="yellow"/>
        </w:rPr>
        <w:br/>
        <w:t xml:space="preserve">                    &lt;/code&gt;</w:t>
      </w:r>
      <w:r w:rsidR="00CB3EB8" w:rsidRPr="00522388">
        <w:rPr>
          <w:highlight w:val="yellow"/>
        </w:rPr>
        <w:br/>
        <w:t xml:space="preserve">                      &lt;/gfc:valueMeasurementUnit&gt;</w:t>
      </w:r>
      <w:r w:rsidR="00CB3EB8" w:rsidRPr="00522388">
        <w:rPr>
          <w:highlight w:val="yellow"/>
        </w:rPr>
        <w:br/>
        <w:t xml:space="preserve">               </w:t>
      </w:r>
      <w:r w:rsidR="00CB3EB8" w:rsidRPr="00522388">
        <w:rPr>
          <w:rStyle w:val="XMLcommetnChar"/>
          <w:highlight w:val="yellow"/>
        </w:rPr>
        <w:t>&lt;!-- optional --&gt;</w:t>
      </w:r>
      <w:r w:rsidR="00CB3EB8" w:rsidRPr="00522388">
        <w:rPr>
          <w:highlight w:val="yellow"/>
        </w:rPr>
        <w:br/>
        <w:t xml:space="preserve">                    &lt;valueType&gt;</w:t>
      </w:r>
      <w:r w:rsidR="00CB3EB8" w:rsidRPr="00522388">
        <w:rPr>
          <w:highlight w:val="yellow"/>
        </w:rPr>
        <w:br/>
        <w:t xml:space="preserve">                        &lt;gco:TypeName&gt;</w:t>
      </w:r>
      <w:r w:rsidR="000255A8" w:rsidRPr="00522388">
        <w:rPr>
          <w:highlight w:val="yellow"/>
        </w:rPr>
        <w:br/>
        <w:t xml:space="preserve">              </w:t>
      </w:r>
      <w:r w:rsidR="00CB3EB8" w:rsidRPr="00522388">
        <w:rPr>
          <w:highlight w:val="yellow"/>
        </w:rPr>
        <w:t xml:space="preserve"> </w:t>
      </w:r>
      <w:r w:rsidR="00CB3EB8" w:rsidRPr="00522388">
        <w:rPr>
          <w:rStyle w:val="XMLcommetnChar"/>
          <w:highlight w:val="yellow"/>
        </w:rPr>
        <w:t>&lt;!-- its unclear how this scheme is supposed to be used for complex datatypes --&gt;</w:t>
      </w:r>
      <w:r w:rsidR="00CB3EB8" w:rsidRPr="00522388">
        <w:rPr>
          <w:highlight w:val="yellow"/>
        </w:rPr>
        <w:br/>
        <w:t xml:space="preserve">  </w:t>
      </w:r>
      <w:r w:rsidR="005839E4" w:rsidRPr="00522388">
        <w:rPr>
          <w:highlight w:val="yellow"/>
        </w:rPr>
        <w:t xml:space="preserve">                          &lt;gco:</w:t>
      </w:r>
      <w:r w:rsidR="00CB3EB8" w:rsidRPr="00522388">
        <w:rPr>
          <w:highlight w:val="yellow"/>
        </w:rPr>
        <w:t>Name&gt;</w:t>
      </w:r>
      <w:r w:rsidR="00CB3EB8" w:rsidRPr="00522388">
        <w:rPr>
          <w:highlight w:val="yellow"/>
        </w:rPr>
        <w:br/>
        <w:t xml:space="preserve">                                &lt;gco:CharacterString&gt;</w:t>
      </w:r>
    </w:p>
    <w:p w:rsidR="00134EBE" w:rsidRPr="00522388" w:rsidRDefault="00134EBE" w:rsidP="000255A8">
      <w:pPr>
        <w:pStyle w:val="XMLelement0"/>
        <w:rPr>
          <w:rStyle w:val="XMLelementValueCha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datatype name for quantifying this attribute</w:t>
      </w:r>
      <w:r w:rsidRPr="00522388">
        <w:rPr>
          <w:rStyle w:val="XMLelementValueChar"/>
          <w:highlight w:val="yellow"/>
        </w:rPr>
        <w:t xml:space="preserve"> </w:t>
      </w:r>
      <w:r w:rsidR="00CB3EB8" w:rsidRPr="00522388">
        <w:rPr>
          <w:rStyle w:val="XMLelementValueChar"/>
          <w:highlight w:val="yellow"/>
        </w:rPr>
        <w:t>suggest using xs:types if applicable, but might be URI for a complex element</w:t>
      </w:r>
    </w:p>
    <w:p w:rsidR="000255A8" w:rsidRPr="00522388" w:rsidRDefault="00134EBE" w:rsidP="000255A8">
      <w:pPr>
        <w:pStyle w:val="XMLelement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00CB3EB8" w:rsidRPr="00522388">
        <w:rPr>
          <w:highlight w:val="yellow"/>
        </w:rPr>
        <w:t>&lt;/gco:CharacterString&gt;</w:t>
      </w:r>
      <w:r w:rsidR="00CB3EB8" w:rsidRPr="00522388">
        <w:rPr>
          <w:highlight w:val="yellow"/>
        </w:rPr>
        <w:br/>
        <w:t xml:space="preserve">   </w:t>
      </w:r>
      <w:r w:rsidR="005839E4" w:rsidRPr="00522388">
        <w:rPr>
          <w:highlight w:val="yellow"/>
        </w:rPr>
        <w:t xml:space="preserve">                         &lt;/gco:</w:t>
      </w:r>
      <w:r w:rsidR="00CB3EB8" w:rsidRPr="00522388">
        <w:rPr>
          <w:highlight w:val="yellow"/>
        </w:rPr>
        <w:t>Name&gt;</w:t>
      </w:r>
      <w:r w:rsidR="00CB3EB8" w:rsidRPr="00522388">
        <w:rPr>
          <w:highlight w:val="yellow"/>
        </w:rPr>
        <w:br/>
        <w:t xml:space="preserve">                        &lt;/gco:TypeName&gt;</w:t>
      </w:r>
      <w:r w:rsidR="00CB3EB8" w:rsidRPr="00522388">
        <w:rPr>
          <w:highlight w:val="yellow"/>
        </w:rPr>
        <w:br/>
        <w:t xml:space="preserve">                    &lt;/valueType&gt;</w:t>
      </w:r>
      <w:r w:rsidR="00CB3EB8" w:rsidRPr="00522388">
        <w:rPr>
          <w:highlight w:val="yellow"/>
        </w:rPr>
        <w:br/>
      </w:r>
      <w:r w:rsidR="00CB3EB8" w:rsidRPr="00522388">
        <w:rPr>
          <w:rStyle w:val="XMLcommetnChar"/>
          <w:highlight w:val="yellow"/>
        </w:rPr>
        <w:t>&lt;!-- if valueType is an enumeration, there may be collection of FC_listedValues documenting the choices  --&gt;</w:t>
      </w:r>
      <w:r w:rsidR="00CB3EB8" w:rsidRPr="00522388">
        <w:rPr>
          <w:highlight w:val="yellow"/>
        </w:rPr>
        <w:br/>
        <w:t xml:space="preserve">                &lt;/gfc:FC_FeatureAttribute&gt;</w:t>
      </w:r>
      <w:r w:rsidR="00CB3EB8" w:rsidRPr="00522388">
        <w:rPr>
          <w:highlight w:val="yellow"/>
        </w:rPr>
        <w:br/>
        <w:t xml:space="preserve">            &lt;/gfc:carrierOfCharacteristics&gt;</w:t>
      </w:r>
      <w:r w:rsidR="00CB3EB8" w:rsidRPr="00522388">
        <w:rPr>
          <w:highlight w:val="yellow"/>
        </w:rPr>
        <w:br/>
        <w:t xml:space="preserve">            &lt;carrierOfCharacteristics&gt;</w:t>
      </w:r>
      <w:r w:rsidR="00CB3EB8" w:rsidRPr="00522388">
        <w:rPr>
          <w:highlight w:val="yellow"/>
        </w:rPr>
        <w:br/>
        <w:t xml:space="preserve">                &lt;FC_FeatureAttribute&gt;</w:t>
      </w:r>
      <w:r w:rsidR="00CB3EB8" w:rsidRPr="00522388">
        <w:rPr>
          <w:highlight w:val="yellow"/>
        </w:rPr>
        <w:br/>
        <w:t xml:space="preserve">                    &lt;memberName&gt;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highlight w:val="yellow"/>
        </w:rPr>
        <w:t xml:space="preserve">&lt;gco:LocalName </w:t>
      </w:r>
      <w:r w:rsidR="00CB3EB8" w:rsidRPr="00522388">
        <w:rPr>
          <w:rStyle w:val="XMLattributeChar0"/>
          <w:highlight w:val="yellow"/>
        </w:rPr>
        <w:t>codeSpace=</w:t>
      </w:r>
      <w:r w:rsidR="00CB3EB8" w:rsidRPr="00522388">
        <w:rPr>
          <w:rStyle w:val="XMLattributeValueChar"/>
          <w:highlight w:val="yellow"/>
        </w:rPr>
        <w:t>"http://stategeothermaldata.org/uri-gin/aasg/xmlschema/activefault/1.2"</w:t>
      </w:r>
      <w:r w:rsidR="00CB3EB8" w:rsidRPr="00522388">
        <w:rPr>
          <w:highlight w:val="yellow"/>
        </w:rPr>
        <w:t>&gt;</w:t>
      </w:r>
      <w:r w:rsidR="00CB3EB8" w:rsidRPr="00522388">
        <w:rPr>
          <w:rStyle w:val="XMLelementValueChar"/>
          <w:highlight w:val="yellow"/>
        </w:rPr>
        <w:t>FeatureURI</w:t>
      </w:r>
      <w:r w:rsidR="00CB3EB8" w:rsidRPr="00522388">
        <w:rPr>
          <w:highlight w:val="yellow"/>
        </w:rPr>
        <w:t>&lt;/gco:LocalName&gt;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t xml:space="preserve"> </w:t>
      </w:r>
      <w:r w:rsidR="00CB3EB8" w:rsidRPr="00522388">
        <w:rPr>
          <w:highlight w:val="yellow"/>
        </w:rPr>
        <w:t>&lt;/memberName&gt;</w:t>
      </w:r>
      <w:r w:rsidR="00CB3EB8" w:rsidRPr="00522388">
        <w:rPr>
          <w:highlight w:val="yellow"/>
        </w:rPr>
        <w:br/>
        <w:t xml:space="preserve">                    &lt;definition&gt;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highlight w:val="yellow"/>
        </w:rPr>
        <w:t>&lt;gco:CharacterString&gt;</w:t>
      </w:r>
    </w:p>
    <w:p w:rsidR="000255A8" w:rsidRPr="00522388" w:rsidRDefault="000255A8" w:rsidP="000255A8">
      <w:pPr>
        <w:pStyle w:val="XMLelement0"/>
        <w:ind w:left="2340" w:hanging="2340"/>
        <w:rPr>
          <w:rStyle w:val="XMLelementValueCha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unique identifier for this feature. Best practice is to define an http URI that will dereference to a normative description of the feature</w:t>
      </w:r>
    </w:p>
    <w:p w:rsidR="000255A8" w:rsidRPr="00522388" w:rsidRDefault="000255A8" w:rsidP="000255A8">
      <w:pPr>
        <w:pStyle w:val="XMLelement0"/>
        <w:ind w:left="2340" w:hanging="234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00CB3EB8" w:rsidRPr="00522388">
        <w:rPr>
          <w:highlight w:val="yellow"/>
        </w:rPr>
        <w:t>&lt;/gco:CharacterString&gt;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t xml:space="preserve"> </w:t>
      </w:r>
      <w:r w:rsidR="00CB3EB8" w:rsidRPr="00522388">
        <w:rPr>
          <w:highlight w:val="yellow"/>
        </w:rPr>
        <w:t>&lt;/definition&gt;</w:t>
      </w:r>
      <w:r w:rsidR="00CB3EB8" w:rsidRPr="00522388">
        <w:rPr>
          <w:highlight w:val="yellow"/>
        </w:rPr>
        <w:br/>
        <w:t xml:space="preserve">                    &lt;cardinality&gt;</w:t>
      </w:r>
      <w:r w:rsidR="00CB3EB8" w:rsidRPr="00522388">
        <w:rPr>
          <w:highlight w:val="yellow"/>
        </w:rPr>
        <w:br/>
        <w:t xml:space="preserve">                        &lt;gco:Multiplicity&gt;</w:t>
      </w:r>
      <w:r w:rsidR="00CB3EB8" w:rsidRPr="00522388">
        <w:rPr>
          <w:highlight w:val="yellow"/>
        </w:rPr>
        <w:br/>
        <w:t xml:space="preserve">                            &lt;gco:range&gt;</w:t>
      </w:r>
      <w:r w:rsidR="00CB3EB8" w:rsidRPr="00522388">
        <w:rPr>
          <w:highlight w:val="yellow"/>
        </w:rPr>
        <w:br/>
        <w:t xml:space="preserve">                                &lt;gco:MultiplicityRange&gt;</w:t>
      </w:r>
      <w:r w:rsidR="00CB3EB8" w:rsidRPr="00522388">
        <w:rPr>
          <w:highlight w:val="yellow"/>
        </w:rPr>
        <w:br/>
      </w:r>
      <w:r w:rsidR="00CB3EB8" w:rsidRPr="00522388">
        <w:rPr>
          <w:highlight w:val="yellow"/>
        </w:rPr>
        <w:lastRenderedPageBreak/>
        <w:t xml:space="preserve">                                    &lt;gco:lower&gt;</w:t>
      </w:r>
      <w:r w:rsidR="00CB3EB8" w:rsidRPr="00522388">
        <w:rPr>
          <w:highlight w:val="yellow"/>
        </w:rPr>
        <w:br/>
        <w:t xml:space="preserve">                                        &lt;gco:Integer&gt;</w:t>
      </w:r>
      <w:r w:rsidR="00CB3EB8" w:rsidRPr="00522388">
        <w:rPr>
          <w:rStyle w:val="XMLelementValueChar"/>
          <w:highlight w:val="yellow"/>
        </w:rPr>
        <w:t>1</w:t>
      </w:r>
      <w:r w:rsidR="00CB3EB8" w:rsidRPr="00522388">
        <w:rPr>
          <w:highlight w:val="yellow"/>
        </w:rPr>
        <w:t>&lt;/gco:Integer&gt;</w:t>
      </w:r>
      <w:r w:rsidR="00CB3EB8" w:rsidRPr="00522388">
        <w:rPr>
          <w:highlight w:val="yellow"/>
        </w:rPr>
        <w:br/>
        <w:t xml:space="preserve">                                    &lt;/gco:lower&gt;</w:t>
      </w:r>
      <w:r w:rsidR="00CB3EB8" w:rsidRPr="00522388">
        <w:rPr>
          <w:highlight w:val="yellow"/>
        </w:rPr>
        <w:br/>
        <w:t xml:space="preserve">                                    &lt;gco:upper&gt;</w:t>
      </w:r>
      <w:r w:rsidR="00CB3EB8" w:rsidRPr="00522388">
        <w:rPr>
          <w:highlight w:val="yellow"/>
        </w:rPr>
        <w:br/>
        <w:t xml:space="preserve">                                        &lt;gco:UnlimitedInteger&gt;</w:t>
      </w:r>
      <w:r w:rsidR="00CB3EB8" w:rsidRPr="00522388">
        <w:rPr>
          <w:rStyle w:val="XMLelementValueChar"/>
          <w:highlight w:val="yellow"/>
        </w:rPr>
        <w:t>1</w:t>
      </w:r>
      <w:r w:rsidR="00CB3EB8" w:rsidRPr="00522388">
        <w:rPr>
          <w:highlight w:val="yellow"/>
        </w:rPr>
        <w:t>&lt;/gco:UnlimitedInteger&gt;</w:t>
      </w:r>
      <w:r w:rsidR="00CB3EB8" w:rsidRPr="00522388">
        <w:rPr>
          <w:highlight w:val="yellow"/>
        </w:rPr>
        <w:br/>
        <w:t xml:space="preserve">                                    &lt;/gco:upper&gt;</w:t>
      </w:r>
      <w:r w:rsidR="00CB3EB8" w:rsidRPr="00522388">
        <w:rPr>
          <w:highlight w:val="yellow"/>
        </w:rPr>
        <w:br/>
        <w:t xml:space="preserve">                                &lt;/gco:MultiplicityRange&gt;</w:t>
      </w:r>
      <w:r w:rsidR="00CB3EB8" w:rsidRPr="00522388">
        <w:rPr>
          <w:highlight w:val="yellow"/>
        </w:rPr>
        <w:br/>
        <w:t xml:space="preserve">                            &lt;/gco:range&gt;</w:t>
      </w:r>
      <w:r w:rsidR="00CB3EB8" w:rsidRPr="00522388">
        <w:rPr>
          <w:highlight w:val="yellow"/>
        </w:rPr>
        <w:br/>
        <w:t xml:space="preserve">                        &lt;/gco:Multiplicity&gt;</w:t>
      </w:r>
      <w:r w:rsidR="00CB3EB8" w:rsidRPr="00522388">
        <w:rPr>
          <w:highlight w:val="yellow"/>
        </w:rPr>
        <w:br/>
        <w:t xml:space="preserve">                    &lt;/cardinality&gt;</w:t>
      </w:r>
      <w:r w:rsidR="00CB3EB8" w:rsidRPr="00522388">
        <w:rPr>
          <w:highlight w:val="yellow"/>
        </w:rPr>
        <w:br/>
        <w:t xml:space="preserve">                    &lt;valueType&gt;</w:t>
      </w:r>
      <w:r w:rsidR="00CB3EB8" w:rsidRPr="00522388">
        <w:rPr>
          <w:highlight w:val="yellow"/>
        </w:rPr>
        <w:br/>
        <w:t xml:space="preserve">                        &lt;gco:TypeName&gt;</w:t>
      </w:r>
      <w:r w:rsidR="00CB3EB8" w:rsidRPr="00522388">
        <w:rPr>
          <w:highlight w:val="yellow"/>
        </w:rPr>
        <w:br/>
        <w:t xml:space="preserve">                           </w:t>
      </w:r>
      <w:r w:rsidRPr="00522388">
        <w:rPr>
          <w:highlight w:val="yellow"/>
        </w:rPr>
        <w:t>&lt;</w:t>
      </w:r>
      <w:r w:rsidR="005839E4" w:rsidRPr="00522388">
        <w:rPr>
          <w:highlight w:val="yellow"/>
        </w:rPr>
        <w:t>gco:</w:t>
      </w:r>
      <w:r w:rsidR="00CB3EB8" w:rsidRPr="00522388">
        <w:rPr>
          <w:highlight w:val="yellow"/>
        </w:rPr>
        <w:t>Name&gt;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highlight w:val="yellow"/>
        </w:rPr>
        <w:t>&lt;gco:CharacterString&gt;</w:t>
      </w:r>
      <w:r w:rsidR="00CB3EB8" w:rsidRPr="00522388">
        <w:rPr>
          <w:rStyle w:val="XMLelementValueChar"/>
          <w:highlight w:val="yellow"/>
        </w:rPr>
        <w:t>xs:string</w:t>
      </w:r>
      <w:r w:rsidR="00CB3EB8" w:rsidRPr="00522388">
        <w:rPr>
          <w:highlight w:val="yellow"/>
        </w:rPr>
        <w:t>&lt;/gco:CharacterString&gt;</w:t>
      </w:r>
    </w:p>
    <w:p w:rsidR="00CB3EB8" w:rsidRDefault="000255A8" w:rsidP="000255A8">
      <w:pPr>
        <w:pStyle w:val="XMLelement0"/>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5839E4" w:rsidRPr="00522388">
        <w:rPr>
          <w:highlight w:val="yellow"/>
        </w:rPr>
        <w:t>&lt;/gco:</w:t>
      </w:r>
      <w:r w:rsidR="00CB3EB8" w:rsidRPr="00522388">
        <w:rPr>
          <w:highlight w:val="yellow"/>
        </w:rPr>
        <w:t>Name&gt;</w:t>
      </w:r>
      <w:r w:rsidR="00CB3EB8" w:rsidRPr="00522388">
        <w:rPr>
          <w:highlight w:val="yellow"/>
        </w:rPr>
        <w:br/>
        <w:t xml:space="preserve">                        &lt;/gco:TypeName&gt;</w:t>
      </w:r>
      <w:r w:rsidR="00CB3EB8" w:rsidRPr="00522388">
        <w:rPr>
          <w:highlight w:val="yellow"/>
        </w:rPr>
        <w:br/>
        <w:t xml:space="preserve">                    &lt;/valueType&gt;</w:t>
      </w:r>
      <w:r w:rsidR="00CB3EB8" w:rsidRPr="00522388">
        <w:rPr>
          <w:highlight w:val="yellow"/>
        </w:rPr>
        <w:br/>
        <w:t xml:space="preserve">                &lt;/FC_FeatureAttribute&gt;</w:t>
      </w:r>
      <w:r w:rsidR="00CB3EB8" w:rsidRPr="00522388">
        <w:rPr>
          <w:highlight w:val="yellow"/>
        </w:rPr>
        <w:br/>
        <w:t xml:space="preserve">            &lt;/carrierOfCharacteristics&gt;</w:t>
      </w:r>
      <w:r w:rsidR="00CB3EB8" w:rsidRPr="00522388">
        <w:rPr>
          <w:highlight w:val="yellow"/>
        </w:rPr>
        <w:br/>
        <w:t xml:space="preserve">           </w:t>
      </w:r>
      <w:r w:rsidR="00CB3EB8" w:rsidRPr="00522388">
        <w:rPr>
          <w:rStyle w:val="XMLcommetnChar"/>
          <w:highlight w:val="yellow"/>
        </w:rPr>
        <w:t xml:space="preserve"> &lt;!-- other attributes  --&gt;</w:t>
      </w:r>
      <w:r w:rsidR="00CB3EB8" w:rsidRPr="00522388">
        <w:rPr>
          <w:highlight w:val="yellow"/>
        </w:rPr>
        <w:br/>
        <w:t xml:space="preserve">        &lt;/gfc:FC_FeatureType&gt;</w:t>
      </w:r>
      <w:r w:rsidR="00CB3EB8" w:rsidRPr="00522388">
        <w:rPr>
          <w:highlight w:val="yellow"/>
        </w:rPr>
        <w:br/>
        <w:t xml:space="preserve">    &lt;/gfc:featureType&gt;</w:t>
      </w:r>
      <w:r w:rsidR="00CB3EB8" w:rsidRPr="00522388">
        <w:rPr>
          <w:highlight w:val="yellow"/>
        </w:rPr>
        <w:br/>
        <w:t xml:space="preserve">   </w:t>
      </w:r>
      <w:r w:rsidR="00CB3EB8" w:rsidRPr="00522388">
        <w:rPr>
          <w:rStyle w:val="XMLcommetnChar"/>
          <w:highlight w:val="yellow"/>
        </w:rPr>
        <w:t xml:space="preserve"> &lt;!-- the catalog may document many feature types --&gt;</w:t>
      </w:r>
      <w:r w:rsidR="00CB3EB8" w:rsidRPr="00522388">
        <w:rPr>
          <w:highlight w:val="yellow"/>
        </w:rPr>
        <w:br/>
        <w:t>&lt;/gfc:FC_FeatureCatalogue&gt;</w:t>
      </w:r>
    </w:p>
    <w:p w:rsidR="00532705" w:rsidRPr="000255A8" w:rsidRDefault="00532705" w:rsidP="000255A8">
      <w:pPr>
        <w:pStyle w:val="XMLelement0"/>
        <w:rPr>
          <w:rStyle w:val="LineNumber"/>
          <w:rFonts w:cs="Courier New"/>
        </w:rPr>
      </w:pPr>
    </w:p>
    <w:sectPr w:rsidR="00532705" w:rsidRPr="000255A8" w:rsidSect="0004205C">
      <w:pgSz w:w="12240" w:h="15840" w:code="1"/>
      <w:pgMar w:top="1440" w:right="1440" w:bottom="72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0" w:author="Stephen Richard" w:date="2014-03-02T12:10:00Z" w:initials="smr">
    <w:p w:rsidR="0052336D" w:rsidRDefault="0052336D">
      <w:pPr>
        <w:pStyle w:val="CommentText"/>
      </w:pPr>
      <w:r>
        <w:rPr>
          <w:rStyle w:val="CommentReference"/>
        </w:rPr>
        <w:annotationRef/>
      </w:r>
      <w:r>
        <w:t>NOTE! unfortunately this doesn't match what's actually being used, which is OGC:WMS…</w:t>
      </w:r>
    </w:p>
  </w:comment>
  <w:comment w:id="186" w:author="Stephen Richard" w:date="2014-03-01T08:42:00Z" w:initials="smr">
    <w:p w:rsidR="00C1044C" w:rsidRDefault="00C1044C">
      <w:pPr>
        <w:pStyle w:val="CommentText"/>
      </w:pPr>
      <w:r>
        <w:rPr>
          <w:rStyle w:val="CommentReference"/>
        </w:rPr>
        <w:annotationRef/>
      </w:r>
      <w:r>
        <w:t>This section needs review; distinguish metadata constratints from resource constraints more clearly.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5EB5" w:rsidRDefault="006B5EB5">
      <w:r>
        <w:separator/>
      </w:r>
    </w:p>
    <w:p w:rsidR="006B5EB5" w:rsidRDefault="006B5EB5"/>
    <w:p w:rsidR="006B5EB5" w:rsidRDefault="006B5EB5"/>
    <w:p w:rsidR="006B5EB5" w:rsidRDefault="006B5EB5"/>
    <w:p w:rsidR="006B5EB5" w:rsidRDefault="006B5EB5"/>
    <w:p w:rsidR="006B5EB5" w:rsidRDefault="006B5EB5"/>
    <w:p w:rsidR="006B5EB5" w:rsidRDefault="006B5EB5"/>
    <w:p w:rsidR="006B5EB5" w:rsidRDefault="006B5EB5"/>
    <w:p w:rsidR="006B5EB5" w:rsidRDefault="006B5EB5"/>
  </w:endnote>
  <w:endnote w:type="continuationSeparator" w:id="0">
    <w:p w:rsidR="006B5EB5" w:rsidRDefault="006B5EB5">
      <w:r>
        <w:continuationSeparator/>
      </w:r>
    </w:p>
    <w:p w:rsidR="006B5EB5" w:rsidRDefault="006B5EB5"/>
    <w:p w:rsidR="006B5EB5" w:rsidRDefault="006B5EB5"/>
    <w:p w:rsidR="006B5EB5" w:rsidRDefault="006B5EB5"/>
    <w:p w:rsidR="006B5EB5" w:rsidRDefault="006B5EB5"/>
    <w:p w:rsidR="006B5EB5" w:rsidRDefault="006B5EB5"/>
    <w:p w:rsidR="006B5EB5" w:rsidRDefault="006B5EB5"/>
    <w:p w:rsidR="006B5EB5" w:rsidRDefault="006B5EB5"/>
    <w:p w:rsidR="006B5EB5" w:rsidRDefault="006B5E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embedRegular r:id="rId1" w:subsetted="1" w:fontKey="{F92CF21E-A160-443A-A2B4-DEEC655155AB}"/>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2" w:fontKey="{0EE14709-13B0-45CC-AB48-CD3E745510B2}"/>
    <w:embedBold r:id="rId3" w:fontKey="{F9A31AA1-D202-4B9F-AC8C-ADE9146EF5C6}"/>
    <w:embedItalic r:id="rId4" w:fontKey="{54C9112E-EA08-4D26-AF54-65503C07C441}"/>
    <w:embedBoldItalic r:id="rId5" w:fontKey="{8044F8DE-2C39-42A4-ABB3-7F0245234CFC}"/>
  </w:font>
  <w:font w:name="Courier New">
    <w:panose1 w:val="02070309020205020404"/>
    <w:charset w:val="00"/>
    <w:family w:val="modern"/>
    <w:pitch w:val="fixed"/>
    <w:sig w:usb0="E0002AFF" w:usb1="C0007843" w:usb2="00000009" w:usb3="00000000" w:csb0="000001FF" w:csb1="00000000"/>
    <w:embedRegular r:id="rId6" w:fontKey="{40B806D3-CDE6-4B09-A2B7-209D0A1EC835}"/>
    <w:embedBold r:id="rId7" w:fontKey="{818C8CF8-119E-43A5-8313-E930AB52C678}"/>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embedRegular r:id="rId8" w:fontKey="{614E70BB-5675-4AD5-8F3A-CFA56A66E57F}"/>
    <w:embedItalic r:id="rId9" w:fontKey="{55A7382C-665B-44B1-9CD4-C3A597434A67}"/>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embedRegular r:id="rId10" w:subsetted="1" w:fontKey="{B07E76EA-2921-45C3-B0D2-9E1FC998FD81}"/>
  </w:font>
  <w:font w:name="Arial-Italic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44C" w:rsidRDefault="00C1044C">
    <w:pPr>
      <w:pStyle w:val="Footer"/>
      <w:tabs>
        <w:tab w:val="clear" w:pos="8640"/>
        <w:tab w:val="right" w:pos="9360"/>
      </w:tabs>
      <w:spacing w:after="0"/>
      <w:rPr>
        <w:sz w:val="16"/>
        <w:szCs w:val="16"/>
        <w:lang w:eastAsia="ja-JP"/>
      </w:rPr>
    </w:pPr>
    <w:r>
      <w:rPr>
        <w:rStyle w:val="Hyperlink"/>
        <w:color w:val="auto"/>
        <w:lang w:eastAsia="ja-JP"/>
      </w:rPr>
      <w:t>usgin_iso_metadata_1.2.x</w:t>
    </w:r>
    <w:r>
      <w:rPr>
        <w:sz w:val="16"/>
        <w:szCs w:val="16"/>
      </w:rPr>
      <w:tab/>
    </w:r>
    <w:r>
      <w:rPr>
        <w:sz w:val="16"/>
        <w:szCs w:val="16"/>
        <w:lang w:eastAsia="ja-JP"/>
      </w:rPr>
      <w:fldChar w:fldCharType="begin"/>
    </w:r>
    <w:r>
      <w:rPr>
        <w:sz w:val="16"/>
        <w:szCs w:val="16"/>
        <w:lang w:eastAsia="ja-JP"/>
      </w:rPr>
      <w:instrText xml:space="preserve"> SAVEDATE  \@ "d MMMM yyyy"  \* MERGEFORMAT </w:instrText>
    </w:r>
    <w:r>
      <w:rPr>
        <w:sz w:val="16"/>
        <w:szCs w:val="16"/>
        <w:lang w:eastAsia="ja-JP"/>
      </w:rPr>
      <w:fldChar w:fldCharType="separate"/>
    </w:r>
    <w:ins w:id="4" w:author="Stephen Richard" w:date="2014-03-02T12:04:00Z">
      <w:r w:rsidR="0052336D">
        <w:rPr>
          <w:noProof/>
          <w:sz w:val="16"/>
          <w:szCs w:val="16"/>
          <w:lang w:eastAsia="ja-JP"/>
        </w:rPr>
        <w:t>1 March 2014</w:t>
      </w:r>
    </w:ins>
    <w:del w:id="5" w:author="Stephen Richard" w:date="2014-03-02T12:04:00Z">
      <w:r w:rsidDel="0052336D">
        <w:rPr>
          <w:noProof/>
          <w:sz w:val="16"/>
          <w:szCs w:val="16"/>
          <w:lang w:eastAsia="ja-JP"/>
        </w:rPr>
        <w:delText>23 January 2014</w:delText>
      </w:r>
    </w:del>
    <w:r>
      <w:rPr>
        <w:sz w:val="16"/>
        <w:szCs w:val="16"/>
        <w:lang w:eastAsia="ja-JP"/>
      </w:rPr>
      <w:fldChar w:fldCharType="end"/>
    </w:r>
  </w:p>
  <w:p w:rsidR="00C1044C" w:rsidRDefault="00C1044C">
    <w:pPr>
      <w:pStyle w:val="Footer"/>
      <w:tabs>
        <w:tab w:val="clear" w:pos="8640"/>
        <w:tab w:val="right" w:pos="9360"/>
      </w:tabs>
      <w:spacing w:before="0" w:after="0"/>
    </w:pPr>
    <w:r>
      <w:rPr>
        <w:sz w:val="16"/>
        <w:szCs w:val="16"/>
      </w:rPr>
      <w:t xml:space="preserve">Copyright </w:t>
    </w:r>
    <w:r>
      <w:rPr>
        <w:rFonts w:cs="Arial"/>
        <w:sz w:val="16"/>
        <w:szCs w:val="16"/>
      </w:rPr>
      <w:t>©</w:t>
    </w:r>
    <w:r>
      <w:rPr>
        <w:sz w:val="16"/>
        <w:szCs w:val="16"/>
      </w:rPr>
      <w:t xml:space="preserve"> USGIN 2008–2013. All Rights Reserved. USGIN IPR and other policies apply.</w:t>
    </w:r>
    <w:r>
      <w:rPr>
        <w:sz w:val="16"/>
        <w:szCs w:val="16"/>
      </w:rPr>
      <w:tab/>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sidR="0052336D">
      <w:rPr>
        <w:rStyle w:val="PageNumber"/>
        <w:noProof/>
        <w:sz w:val="16"/>
        <w:szCs w:val="16"/>
      </w:rPr>
      <w:t>90</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sidR="0052336D">
      <w:rPr>
        <w:rStyle w:val="PageNumber"/>
        <w:noProof/>
        <w:sz w:val="16"/>
        <w:szCs w:val="16"/>
      </w:rPr>
      <w:t>129</w:t>
    </w:r>
    <w:r>
      <w:rPr>
        <w:rStyle w:val="PageNumber"/>
        <w:sz w:val="16"/>
        <w:szCs w:val="16"/>
      </w:rPr>
      <w:fldChar w:fldCharType="end"/>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44C" w:rsidRDefault="00C1044C">
    <w:pPr>
      <w:pStyle w:val="Footer"/>
      <w:tabs>
        <w:tab w:val="clear" w:pos="8640"/>
        <w:tab w:val="right" w:pos="9180"/>
      </w:tabs>
      <w:rPr>
        <w:sz w:val="16"/>
        <w:szCs w:val="16"/>
      </w:rPr>
    </w:pPr>
    <w:r>
      <w:rPr>
        <w:sz w:val="16"/>
        <w:szCs w:val="16"/>
      </w:rPr>
      <w:fldChar w:fldCharType="begin"/>
    </w:r>
    <w:r>
      <w:rPr>
        <w:sz w:val="16"/>
        <w:szCs w:val="16"/>
      </w:rPr>
      <w:instrText xml:space="preserve"> MACROBUTTON  NoMacro [document identifier] </w:instrText>
    </w:r>
    <w:r>
      <w:rPr>
        <w:sz w:val="16"/>
        <w:szCs w:val="16"/>
      </w:rPr>
      <w:fldChar w:fldCharType="end"/>
    </w:r>
    <w:r>
      <w:rPr>
        <w:sz w:val="16"/>
        <w:szCs w:val="16"/>
      </w:rPr>
      <w:tab/>
    </w:r>
    <w:r>
      <w:rPr>
        <w:sz w:val="16"/>
        <w:szCs w:val="16"/>
      </w:rPr>
      <w:tab/>
    </w:r>
    <w:r>
      <w:rPr>
        <w:sz w:val="16"/>
        <w:szCs w:val="16"/>
      </w:rPr>
      <w:fldChar w:fldCharType="begin"/>
    </w:r>
    <w:r>
      <w:rPr>
        <w:sz w:val="16"/>
        <w:szCs w:val="16"/>
      </w:rPr>
      <w:instrText xml:space="preserve"> MACROBUTTON NoMacro [specification date] </w:instrText>
    </w:r>
    <w:r>
      <w:rPr>
        <w:sz w:val="16"/>
        <w:szCs w:val="16"/>
      </w:rPr>
      <w:fldChar w:fldCharType="end"/>
    </w:r>
  </w:p>
  <w:p w:rsidR="00C1044C" w:rsidRDefault="00C1044C">
    <w:pPr>
      <w:pStyle w:val="Footer"/>
      <w:tabs>
        <w:tab w:val="clear" w:pos="8640"/>
        <w:tab w:val="right" w:pos="9180"/>
      </w:tabs>
      <w:rPr>
        <w:sz w:val="16"/>
        <w:szCs w:val="16"/>
      </w:rPr>
    </w:pPr>
    <w:r>
      <w:rPr>
        <w:sz w:val="16"/>
        <w:szCs w:val="16"/>
      </w:rPr>
      <w:t xml:space="preserve">Copyright </w:t>
    </w:r>
    <w:r>
      <w:rPr>
        <w:rFonts w:cs="Arial"/>
        <w:sz w:val="16"/>
        <w:szCs w:val="16"/>
      </w:rPr>
      <w:t>©</w:t>
    </w:r>
    <w:r>
      <w:rPr>
        <w:sz w:val="16"/>
        <w:szCs w:val="16"/>
      </w:rPr>
      <w:t xml:space="preserve"> OASIS Open 2004.All Rights Reserved. </w:t>
    </w:r>
    <w:r>
      <w:rPr>
        <w:sz w:val="16"/>
        <w:szCs w:val="16"/>
      </w:rPr>
      <w:tab/>
    </w:r>
    <w:r>
      <w:rPr>
        <w:rStyle w:val="PageNumber"/>
        <w:sz w:val="16"/>
        <w:szCs w:val="16"/>
      </w:rPr>
      <w:tab/>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noProof/>
        <w:sz w:val="16"/>
        <w:szCs w:val="16"/>
      </w:rPr>
      <w:t>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Pr>
        <w:rStyle w:val="PageNumber"/>
        <w:noProof/>
        <w:sz w:val="16"/>
        <w:szCs w:val="16"/>
      </w:rPr>
      <w:t>135</w:t>
    </w:r>
    <w:r>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5EB5" w:rsidRDefault="006B5EB5">
      <w:r>
        <w:separator/>
      </w:r>
    </w:p>
    <w:p w:rsidR="006B5EB5" w:rsidRDefault="006B5EB5"/>
    <w:p w:rsidR="006B5EB5" w:rsidRDefault="006B5EB5"/>
    <w:p w:rsidR="006B5EB5" w:rsidRDefault="006B5EB5"/>
    <w:p w:rsidR="006B5EB5" w:rsidRDefault="006B5EB5"/>
    <w:p w:rsidR="006B5EB5" w:rsidRDefault="006B5EB5"/>
    <w:p w:rsidR="006B5EB5" w:rsidRDefault="006B5EB5"/>
    <w:p w:rsidR="006B5EB5" w:rsidRDefault="006B5EB5"/>
    <w:p w:rsidR="006B5EB5" w:rsidRDefault="006B5EB5"/>
  </w:footnote>
  <w:footnote w:type="continuationSeparator" w:id="0">
    <w:p w:rsidR="006B5EB5" w:rsidRDefault="006B5EB5">
      <w:r>
        <w:continuationSeparator/>
      </w:r>
    </w:p>
    <w:p w:rsidR="006B5EB5" w:rsidRDefault="006B5EB5"/>
    <w:p w:rsidR="006B5EB5" w:rsidRDefault="006B5EB5"/>
    <w:p w:rsidR="006B5EB5" w:rsidRDefault="006B5EB5"/>
    <w:p w:rsidR="006B5EB5" w:rsidRDefault="006B5EB5"/>
    <w:p w:rsidR="006B5EB5" w:rsidRDefault="006B5EB5"/>
    <w:p w:rsidR="006B5EB5" w:rsidRDefault="006B5EB5"/>
    <w:p w:rsidR="006B5EB5" w:rsidRDefault="006B5EB5"/>
    <w:p w:rsidR="006B5EB5" w:rsidRDefault="006B5EB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44C" w:rsidRDefault="00C1044C"/>
  <w:p w:rsidR="00C1044C" w:rsidRDefault="00C1044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44C" w:rsidRDefault="00C1044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44C" w:rsidRDefault="00C1044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7B0D0FC"/>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9948CB24"/>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75F48780"/>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E7A8987C"/>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4E267AA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CBE96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2DCAB0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C703C70"/>
    <w:lvl w:ilvl="0">
      <w:start w:val="1"/>
      <w:numFmt w:val="bullet"/>
      <w:lvlText w:val="–"/>
      <w:lvlJc w:val="left"/>
      <w:pPr>
        <w:tabs>
          <w:tab w:val="num" w:pos="720"/>
        </w:tabs>
        <w:ind w:left="720" w:hanging="360"/>
      </w:pPr>
      <w:rPr>
        <w:rFonts w:hAnsi="Arial" w:hint="default"/>
      </w:rPr>
    </w:lvl>
  </w:abstractNum>
  <w:abstractNum w:abstractNumId="8">
    <w:nsid w:val="FFFFFF88"/>
    <w:multiLevelType w:val="singleLevel"/>
    <w:tmpl w:val="3E1408D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806B11A"/>
    <w:lvl w:ilvl="0">
      <w:start w:val="1"/>
      <w:numFmt w:val="bullet"/>
      <w:lvlText w:val=""/>
      <w:lvlJc w:val="left"/>
      <w:pPr>
        <w:tabs>
          <w:tab w:val="num" w:pos="360"/>
        </w:tabs>
        <w:ind w:left="360" w:hanging="360"/>
      </w:pPr>
      <w:rPr>
        <w:rFonts w:ascii="Symbol" w:hAnsi="Symbol" w:hint="default"/>
      </w:rPr>
    </w:lvl>
  </w:abstractNum>
  <w:abstractNum w:abstractNumId="10">
    <w:nsid w:val="0B6374A5"/>
    <w:multiLevelType w:val="hybridMultilevel"/>
    <w:tmpl w:val="55CE344C"/>
    <w:lvl w:ilvl="0" w:tplc="AA48F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1810AC"/>
    <w:multiLevelType w:val="hybridMultilevel"/>
    <w:tmpl w:val="7728A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756CA3"/>
    <w:multiLevelType w:val="hybridMultilevel"/>
    <w:tmpl w:val="D1507C12"/>
    <w:lvl w:ilvl="0" w:tplc="B552A3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E77117"/>
    <w:multiLevelType w:val="hybridMultilevel"/>
    <w:tmpl w:val="9DBE1E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D991D12"/>
    <w:multiLevelType w:val="hybridMultilevel"/>
    <w:tmpl w:val="C4D0FE84"/>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21A3316E"/>
    <w:multiLevelType w:val="hybridMultilevel"/>
    <w:tmpl w:val="7A80F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1E0D77"/>
    <w:multiLevelType w:val="hybridMultilevel"/>
    <w:tmpl w:val="7D3E45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68866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296E2E20"/>
    <w:multiLevelType w:val="hybridMultilevel"/>
    <w:tmpl w:val="9C5AB28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2E78726D"/>
    <w:multiLevelType w:val="hybridMultilevel"/>
    <w:tmpl w:val="608097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30468E0"/>
    <w:multiLevelType w:val="hybridMultilevel"/>
    <w:tmpl w:val="5A9098B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43D4647"/>
    <w:multiLevelType w:val="hybridMultilevel"/>
    <w:tmpl w:val="C2E09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1C3035"/>
    <w:multiLevelType w:val="hybridMultilevel"/>
    <w:tmpl w:val="356E0E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60C32A3"/>
    <w:multiLevelType w:val="hybridMultilevel"/>
    <w:tmpl w:val="8A5C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593955"/>
    <w:multiLevelType w:val="hybridMultilevel"/>
    <w:tmpl w:val="52445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761275F"/>
    <w:multiLevelType w:val="hybridMultilevel"/>
    <w:tmpl w:val="2AF8E6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1405699"/>
    <w:multiLevelType w:val="hybridMultilevel"/>
    <w:tmpl w:val="F5D6DE1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53E614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58684F8C"/>
    <w:multiLevelType w:val="hybridMultilevel"/>
    <w:tmpl w:val="078271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5847C0"/>
    <w:multiLevelType w:val="hybridMultilevel"/>
    <w:tmpl w:val="9A7CF770"/>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nsid w:val="5AE70745"/>
    <w:multiLevelType w:val="hybridMultilevel"/>
    <w:tmpl w:val="3AC86D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E63451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5FB31357"/>
    <w:multiLevelType w:val="multilevel"/>
    <w:tmpl w:val="9FEA42FE"/>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suff w:val="space"/>
      <w:lvlText w:val="%1.%2"/>
      <w:lvlJc w:val="left"/>
      <w:pPr>
        <w:ind w:left="576" w:hanging="576"/>
      </w:pPr>
      <w:rPr>
        <w:rFonts w:cs="Times New Roman" w:hint="default"/>
      </w:rPr>
    </w:lvl>
    <w:lvl w:ilvl="2">
      <w:start w:val="1"/>
      <w:numFmt w:val="decimal"/>
      <w:pStyle w:val="Heading3"/>
      <w:suff w:val="space"/>
      <w:lvlText w:val="%1.%2.%3"/>
      <w:lvlJc w:val="left"/>
      <w:pPr>
        <w:ind w:left="1260" w:hanging="720"/>
      </w:pPr>
      <w:rPr>
        <w:rFonts w:cs="Times New Roman" w:hint="default"/>
      </w:rPr>
    </w:lvl>
    <w:lvl w:ilvl="3">
      <w:start w:val="1"/>
      <w:numFmt w:val="decimal"/>
      <w:pStyle w:val="Heading4"/>
      <w:suff w:val="space"/>
      <w:lvlText w:val="%1.%2.%3.%4"/>
      <w:lvlJc w:val="left"/>
      <w:pPr>
        <w:ind w:left="864" w:hanging="864"/>
      </w:pPr>
      <w:rPr>
        <w:rFonts w:cs="Times New Roman" w:hint="default"/>
      </w:rPr>
    </w:lvl>
    <w:lvl w:ilvl="4">
      <w:start w:val="1"/>
      <w:numFmt w:val="decimal"/>
      <w:pStyle w:val="Heading5"/>
      <w:suff w:val="space"/>
      <w:lvlText w:val="%1.%2.%3.%4.%5"/>
      <w:lvlJc w:val="left"/>
      <w:pPr>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33">
    <w:nsid w:val="6420711D"/>
    <w:multiLevelType w:val="multilevel"/>
    <w:tmpl w:val="E09A30FE"/>
    <w:lvl w:ilvl="0">
      <w:start w:val="1"/>
      <w:numFmt w:val="upperLetter"/>
      <w:pStyle w:val="AppendixHeading1"/>
      <w:lvlText w:val="%1."/>
      <w:lvlJc w:val="left"/>
      <w:pPr>
        <w:tabs>
          <w:tab w:val="num" w:pos="432"/>
        </w:tabs>
        <w:ind w:left="432" w:hanging="432"/>
      </w:pPr>
      <w:rPr>
        <w:rFonts w:cs="Times New Roman" w:hint="default"/>
      </w:rPr>
    </w:lvl>
    <w:lvl w:ilvl="1">
      <w:start w:val="1"/>
      <w:numFmt w:val="decimal"/>
      <w:pStyle w:val="AppendixHeading2"/>
      <w:suff w:val="space"/>
      <w:lvlText w:val="%1.%2"/>
      <w:lvlJc w:val="left"/>
      <w:pPr>
        <w:ind w:left="576" w:hanging="576"/>
      </w:pPr>
      <w:rPr>
        <w:rFonts w:cs="Times New Roman" w:hint="default"/>
      </w:rPr>
    </w:lvl>
    <w:lvl w:ilvl="2">
      <w:start w:val="1"/>
      <w:numFmt w:val="decimal"/>
      <w:suff w:val="space"/>
      <w:lvlText w:val="%1.%2.%3"/>
      <w:lvlJc w:val="left"/>
      <w:pPr>
        <w:ind w:left="108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4">
    <w:nsid w:val="697D3408"/>
    <w:multiLevelType w:val="hybridMultilevel"/>
    <w:tmpl w:val="AC188DF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DF80CD9"/>
    <w:multiLevelType w:val="hybridMultilevel"/>
    <w:tmpl w:val="3BEAF5C8"/>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70360D4E"/>
    <w:multiLevelType w:val="hybridMultilevel"/>
    <w:tmpl w:val="1170398C"/>
    <w:lvl w:ilvl="0" w:tplc="9F503E12">
      <w:start w:val="1"/>
      <w:numFmt w:val="decimal"/>
      <w:lvlText w:val="%1)"/>
      <w:lvlJc w:val="left"/>
      <w:pPr>
        <w:tabs>
          <w:tab w:val="num" w:pos="560"/>
        </w:tabs>
        <w:ind w:left="560" w:hanging="360"/>
      </w:pPr>
      <w:rPr>
        <w:rFonts w:cs="Times New Roman" w:hint="eastAsia"/>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7">
    <w:nsid w:val="720E5B45"/>
    <w:multiLevelType w:val="hybridMultilevel"/>
    <w:tmpl w:val="6BEA757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2950428"/>
    <w:multiLevelType w:val="hybridMultilevel"/>
    <w:tmpl w:val="25FA41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29A47A7"/>
    <w:multiLevelType w:val="singleLevel"/>
    <w:tmpl w:val="8CBCA630"/>
    <w:lvl w:ilvl="0">
      <w:start w:val="1"/>
      <w:numFmt w:val="none"/>
      <w:lvlText w:val="[Note End]"/>
      <w:legacy w:legacy="1" w:legacySpace="0" w:legacyIndent="0"/>
      <w:lvlJc w:val="left"/>
      <w:rPr>
        <w:rFonts w:ascii="Courier" w:hAnsi="Courier" w:cs="Times New Roman" w:hint="default"/>
        <w:b w:val="0"/>
        <w:i w:val="0"/>
        <w:sz w:val="24"/>
      </w:rPr>
    </w:lvl>
  </w:abstractNum>
  <w:abstractNum w:abstractNumId="40">
    <w:nsid w:val="73F6031C"/>
    <w:multiLevelType w:val="hybridMultilevel"/>
    <w:tmpl w:val="DB0E5E6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54A5642"/>
    <w:multiLevelType w:val="hybridMultilevel"/>
    <w:tmpl w:val="DE781EEE"/>
    <w:lvl w:ilvl="0" w:tplc="AE2C74EC">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nsid w:val="75AD4031"/>
    <w:multiLevelType w:val="hybridMultilevel"/>
    <w:tmpl w:val="A2A8B2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5AF176F"/>
    <w:multiLevelType w:val="hybridMultilevel"/>
    <w:tmpl w:val="7AD81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73332E7"/>
    <w:multiLevelType w:val="hybridMultilevel"/>
    <w:tmpl w:val="0ACA65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A9625A8"/>
    <w:multiLevelType w:val="multilevel"/>
    <w:tmpl w:val="9FEA42FE"/>
    <w:lvl w:ilvl="0">
      <w:start w:val="1"/>
      <w:numFmt w:val="decimal"/>
      <w:lvlText w:val="%1"/>
      <w:lvlJc w:val="left"/>
      <w:pPr>
        <w:tabs>
          <w:tab w:val="num" w:pos="432"/>
        </w:tabs>
        <w:ind w:left="432" w:hanging="432"/>
      </w:pPr>
      <w:rPr>
        <w:rFonts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126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46">
    <w:nsid w:val="7B373209"/>
    <w:multiLevelType w:val="hybridMultilevel"/>
    <w:tmpl w:val="7B6C8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9"/>
  </w:num>
  <w:num w:numId="4">
    <w:abstractNumId w:val="7"/>
  </w:num>
  <w:num w:numId="5">
    <w:abstractNumId w:val="9"/>
  </w:num>
  <w:num w:numId="6">
    <w:abstractNumId w:val="7"/>
  </w:num>
  <w:num w:numId="7">
    <w:abstractNumId w:val="9"/>
  </w:num>
  <w:num w:numId="8">
    <w:abstractNumId w:val="32"/>
  </w:num>
  <w:num w:numId="9">
    <w:abstractNumId w:val="7"/>
  </w:num>
  <w:num w:numId="10">
    <w:abstractNumId w:val="41"/>
  </w:num>
  <w:num w:numId="11">
    <w:abstractNumId w:val="33"/>
  </w:num>
  <w:num w:numId="12">
    <w:abstractNumId w:val="39"/>
  </w:num>
  <w:num w:numId="13">
    <w:abstractNumId w:val="30"/>
  </w:num>
  <w:num w:numId="14">
    <w:abstractNumId w:val="14"/>
  </w:num>
  <w:num w:numId="15">
    <w:abstractNumId w:val="29"/>
  </w:num>
  <w:num w:numId="16">
    <w:abstractNumId w:val="40"/>
  </w:num>
  <w:num w:numId="17">
    <w:abstractNumId w:val="37"/>
  </w:num>
  <w:num w:numId="18">
    <w:abstractNumId w:val="26"/>
  </w:num>
  <w:num w:numId="19">
    <w:abstractNumId w:val="16"/>
  </w:num>
  <w:num w:numId="20">
    <w:abstractNumId w:val="20"/>
  </w:num>
  <w:num w:numId="21">
    <w:abstractNumId w:val="34"/>
  </w:num>
  <w:num w:numId="22">
    <w:abstractNumId w:val="35"/>
  </w:num>
  <w:num w:numId="23">
    <w:abstractNumId w:val="36"/>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44"/>
  </w:num>
  <w:num w:numId="33">
    <w:abstractNumId w:val="19"/>
  </w:num>
  <w:num w:numId="34">
    <w:abstractNumId w:val="46"/>
  </w:num>
  <w:num w:numId="35">
    <w:abstractNumId w:val="28"/>
  </w:num>
  <w:num w:numId="36">
    <w:abstractNumId w:val="11"/>
  </w:num>
  <w:num w:numId="37">
    <w:abstractNumId w:val="22"/>
  </w:num>
  <w:num w:numId="38">
    <w:abstractNumId w:val="23"/>
  </w:num>
  <w:num w:numId="39">
    <w:abstractNumId w:val="45"/>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num>
  <w:num w:numId="42">
    <w:abstractNumId w:val="27"/>
  </w:num>
  <w:num w:numId="43">
    <w:abstractNumId w:val="31"/>
  </w:num>
  <w:num w:numId="44">
    <w:abstractNumId w:val="43"/>
  </w:num>
  <w:num w:numId="45">
    <w:abstractNumId w:val="42"/>
  </w:num>
  <w:num w:numId="46">
    <w:abstractNumId w:val="13"/>
  </w:num>
  <w:num w:numId="47">
    <w:abstractNumId w:val="25"/>
  </w:num>
  <w:num w:numId="48">
    <w:abstractNumId w:val="38"/>
  </w:num>
  <w:num w:numId="49">
    <w:abstractNumId w:val="24"/>
  </w:num>
  <w:num w:numId="50">
    <w:abstractNumId w:val="18"/>
  </w:num>
  <w:num w:numId="51">
    <w:abstractNumId w:val="15"/>
  </w:num>
  <w:num w:numId="52">
    <w:abstractNumId w:val="21"/>
  </w:num>
  <w:num w:numId="53">
    <w:abstractNumId w:val="12"/>
  </w:num>
  <w:num w:numId="54">
    <w:abstractNumId w:val="1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TrueTypeFonts/>
  <w:embedSystemFonts/>
  <w:saveSubsetFonts/>
  <w:hideSpellingErrors/>
  <w:hideGrammaticalErrors/>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hyphenationZone w:val="144"/>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8F6"/>
    <w:rsid w:val="00004373"/>
    <w:rsid w:val="00004EEF"/>
    <w:rsid w:val="000118C7"/>
    <w:rsid w:val="0001341A"/>
    <w:rsid w:val="00014815"/>
    <w:rsid w:val="00014D55"/>
    <w:rsid w:val="0001723A"/>
    <w:rsid w:val="00017684"/>
    <w:rsid w:val="000178F8"/>
    <w:rsid w:val="0002031D"/>
    <w:rsid w:val="00020A11"/>
    <w:rsid w:val="00024446"/>
    <w:rsid w:val="000255A8"/>
    <w:rsid w:val="00025ECE"/>
    <w:rsid w:val="000269EF"/>
    <w:rsid w:val="00026FBC"/>
    <w:rsid w:val="000302AB"/>
    <w:rsid w:val="0003066A"/>
    <w:rsid w:val="00031CAA"/>
    <w:rsid w:val="00031DA7"/>
    <w:rsid w:val="00031E07"/>
    <w:rsid w:val="00033667"/>
    <w:rsid w:val="00033D84"/>
    <w:rsid w:val="00036AA0"/>
    <w:rsid w:val="00037BFD"/>
    <w:rsid w:val="000408F1"/>
    <w:rsid w:val="00040BA4"/>
    <w:rsid w:val="00040F33"/>
    <w:rsid w:val="0004205C"/>
    <w:rsid w:val="00044651"/>
    <w:rsid w:val="00045AD4"/>
    <w:rsid w:val="00051D5F"/>
    <w:rsid w:val="00052170"/>
    <w:rsid w:val="000578AC"/>
    <w:rsid w:val="000615A5"/>
    <w:rsid w:val="00063E56"/>
    <w:rsid w:val="000653B2"/>
    <w:rsid w:val="000663A6"/>
    <w:rsid w:val="00067853"/>
    <w:rsid w:val="000679B0"/>
    <w:rsid w:val="00072A35"/>
    <w:rsid w:val="00072C67"/>
    <w:rsid w:val="00073E94"/>
    <w:rsid w:val="00073EB3"/>
    <w:rsid w:val="00075BE9"/>
    <w:rsid w:val="000770C9"/>
    <w:rsid w:val="000772E4"/>
    <w:rsid w:val="00080C6B"/>
    <w:rsid w:val="00081A4C"/>
    <w:rsid w:val="00081BA7"/>
    <w:rsid w:val="0008310B"/>
    <w:rsid w:val="00083910"/>
    <w:rsid w:val="00083B4E"/>
    <w:rsid w:val="00085176"/>
    <w:rsid w:val="0008581B"/>
    <w:rsid w:val="00093B6F"/>
    <w:rsid w:val="00095045"/>
    <w:rsid w:val="000A0EDF"/>
    <w:rsid w:val="000A18AD"/>
    <w:rsid w:val="000A2655"/>
    <w:rsid w:val="000A53D7"/>
    <w:rsid w:val="000A55BC"/>
    <w:rsid w:val="000A64DA"/>
    <w:rsid w:val="000A7A61"/>
    <w:rsid w:val="000B1B02"/>
    <w:rsid w:val="000B22CD"/>
    <w:rsid w:val="000B42E3"/>
    <w:rsid w:val="000B4FCB"/>
    <w:rsid w:val="000B7581"/>
    <w:rsid w:val="000C1C69"/>
    <w:rsid w:val="000C42B9"/>
    <w:rsid w:val="000C51A9"/>
    <w:rsid w:val="000C55D4"/>
    <w:rsid w:val="000C7093"/>
    <w:rsid w:val="000C7931"/>
    <w:rsid w:val="000D0DD2"/>
    <w:rsid w:val="000D0E7F"/>
    <w:rsid w:val="000D1A31"/>
    <w:rsid w:val="000D2DCD"/>
    <w:rsid w:val="000D3F95"/>
    <w:rsid w:val="000D444C"/>
    <w:rsid w:val="000D77C4"/>
    <w:rsid w:val="000D7AF5"/>
    <w:rsid w:val="000E0072"/>
    <w:rsid w:val="000E1C54"/>
    <w:rsid w:val="000E34AE"/>
    <w:rsid w:val="000E361D"/>
    <w:rsid w:val="000E528C"/>
    <w:rsid w:val="000E70F1"/>
    <w:rsid w:val="000F0E8F"/>
    <w:rsid w:val="000F0FF2"/>
    <w:rsid w:val="000F1EA0"/>
    <w:rsid w:val="000F42A0"/>
    <w:rsid w:val="000F63C7"/>
    <w:rsid w:val="000F7F2F"/>
    <w:rsid w:val="00101C4B"/>
    <w:rsid w:val="00102D07"/>
    <w:rsid w:val="001039C9"/>
    <w:rsid w:val="001044DF"/>
    <w:rsid w:val="00105C5E"/>
    <w:rsid w:val="00105DA9"/>
    <w:rsid w:val="00106821"/>
    <w:rsid w:val="00106DF2"/>
    <w:rsid w:val="001103D2"/>
    <w:rsid w:val="00111C2A"/>
    <w:rsid w:val="001125A7"/>
    <w:rsid w:val="00112B4A"/>
    <w:rsid w:val="00112F21"/>
    <w:rsid w:val="00112F3F"/>
    <w:rsid w:val="001136DA"/>
    <w:rsid w:val="001150E6"/>
    <w:rsid w:val="00115965"/>
    <w:rsid w:val="00120039"/>
    <w:rsid w:val="0012226D"/>
    <w:rsid w:val="00124809"/>
    <w:rsid w:val="001268A5"/>
    <w:rsid w:val="00127542"/>
    <w:rsid w:val="00127B22"/>
    <w:rsid w:val="0013177C"/>
    <w:rsid w:val="001336BF"/>
    <w:rsid w:val="00133D8C"/>
    <w:rsid w:val="00134EBE"/>
    <w:rsid w:val="0013587E"/>
    <w:rsid w:val="0013708D"/>
    <w:rsid w:val="00137279"/>
    <w:rsid w:val="00140FD6"/>
    <w:rsid w:val="00142632"/>
    <w:rsid w:val="00142C20"/>
    <w:rsid w:val="0014378B"/>
    <w:rsid w:val="00144B9D"/>
    <w:rsid w:val="00144EEF"/>
    <w:rsid w:val="001450EE"/>
    <w:rsid w:val="001457A2"/>
    <w:rsid w:val="0014590C"/>
    <w:rsid w:val="00145C8B"/>
    <w:rsid w:val="0014672A"/>
    <w:rsid w:val="001467C6"/>
    <w:rsid w:val="00151818"/>
    <w:rsid w:val="001537E3"/>
    <w:rsid w:val="001542DD"/>
    <w:rsid w:val="001547B6"/>
    <w:rsid w:val="00155285"/>
    <w:rsid w:val="0015706C"/>
    <w:rsid w:val="00157A5C"/>
    <w:rsid w:val="001603C6"/>
    <w:rsid w:val="001606E9"/>
    <w:rsid w:val="001609D6"/>
    <w:rsid w:val="00162CF1"/>
    <w:rsid w:val="00163B44"/>
    <w:rsid w:val="00164632"/>
    <w:rsid w:val="00164D0C"/>
    <w:rsid w:val="001678DB"/>
    <w:rsid w:val="0016799D"/>
    <w:rsid w:val="0017161B"/>
    <w:rsid w:val="00171DD2"/>
    <w:rsid w:val="0017236D"/>
    <w:rsid w:val="00172547"/>
    <w:rsid w:val="001725E5"/>
    <w:rsid w:val="00174D51"/>
    <w:rsid w:val="00175C6F"/>
    <w:rsid w:val="00180DD5"/>
    <w:rsid w:val="0018144D"/>
    <w:rsid w:val="0018146B"/>
    <w:rsid w:val="0018154D"/>
    <w:rsid w:val="001837C4"/>
    <w:rsid w:val="00184201"/>
    <w:rsid w:val="001844C5"/>
    <w:rsid w:val="00185543"/>
    <w:rsid w:val="00190181"/>
    <w:rsid w:val="00190248"/>
    <w:rsid w:val="001902C6"/>
    <w:rsid w:val="001908C1"/>
    <w:rsid w:val="00191C96"/>
    <w:rsid w:val="0019343E"/>
    <w:rsid w:val="00193C94"/>
    <w:rsid w:val="00193F9F"/>
    <w:rsid w:val="00197BC0"/>
    <w:rsid w:val="00197D6D"/>
    <w:rsid w:val="001A1846"/>
    <w:rsid w:val="001A1907"/>
    <w:rsid w:val="001A36F9"/>
    <w:rsid w:val="001A50C9"/>
    <w:rsid w:val="001A6229"/>
    <w:rsid w:val="001A6235"/>
    <w:rsid w:val="001B025D"/>
    <w:rsid w:val="001B188A"/>
    <w:rsid w:val="001B3F53"/>
    <w:rsid w:val="001B5FB0"/>
    <w:rsid w:val="001B670E"/>
    <w:rsid w:val="001B797A"/>
    <w:rsid w:val="001B7A3A"/>
    <w:rsid w:val="001C0767"/>
    <w:rsid w:val="001C0B42"/>
    <w:rsid w:val="001C3038"/>
    <w:rsid w:val="001C3B10"/>
    <w:rsid w:val="001C5020"/>
    <w:rsid w:val="001C5D3C"/>
    <w:rsid w:val="001C659B"/>
    <w:rsid w:val="001C66BA"/>
    <w:rsid w:val="001C7332"/>
    <w:rsid w:val="001C7E98"/>
    <w:rsid w:val="001C7FDC"/>
    <w:rsid w:val="001D0477"/>
    <w:rsid w:val="001D0F02"/>
    <w:rsid w:val="001D13E2"/>
    <w:rsid w:val="001D1B0B"/>
    <w:rsid w:val="001D1D3E"/>
    <w:rsid w:val="001D24C9"/>
    <w:rsid w:val="001D2FCF"/>
    <w:rsid w:val="001D47D8"/>
    <w:rsid w:val="001D5F27"/>
    <w:rsid w:val="001E0A70"/>
    <w:rsid w:val="001E201A"/>
    <w:rsid w:val="001E263F"/>
    <w:rsid w:val="001E30F1"/>
    <w:rsid w:val="001E3419"/>
    <w:rsid w:val="001E3FA7"/>
    <w:rsid w:val="001E7FF4"/>
    <w:rsid w:val="001F1121"/>
    <w:rsid w:val="001F5888"/>
    <w:rsid w:val="001F60C2"/>
    <w:rsid w:val="001F64B6"/>
    <w:rsid w:val="001F6800"/>
    <w:rsid w:val="002006EF"/>
    <w:rsid w:val="00200B30"/>
    <w:rsid w:val="00200D9E"/>
    <w:rsid w:val="002020E1"/>
    <w:rsid w:val="002026DB"/>
    <w:rsid w:val="0020545C"/>
    <w:rsid w:val="0020550D"/>
    <w:rsid w:val="00206938"/>
    <w:rsid w:val="00206C2A"/>
    <w:rsid w:val="002072A5"/>
    <w:rsid w:val="00207414"/>
    <w:rsid w:val="00207B04"/>
    <w:rsid w:val="00210084"/>
    <w:rsid w:val="0021140D"/>
    <w:rsid w:val="00212AB2"/>
    <w:rsid w:val="00212BB1"/>
    <w:rsid w:val="00212D0F"/>
    <w:rsid w:val="00213015"/>
    <w:rsid w:val="00214F1B"/>
    <w:rsid w:val="0022241D"/>
    <w:rsid w:val="00223E22"/>
    <w:rsid w:val="0022584A"/>
    <w:rsid w:val="00230AB4"/>
    <w:rsid w:val="00232E36"/>
    <w:rsid w:val="00234081"/>
    <w:rsid w:val="00234E5D"/>
    <w:rsid w:val="002350ED"/>
    <w:rsid w:val="00236915"/>
    <w:rsid w:val="00236A36"/>
    <w:rsid w:val="00240C78"/>
    <w:rsid w:val="00240CEF"/>
    <w:rsid w:val="002421FF"/>
    <w:rsid w:val="0024517D"/>
    <w:rsid w:val="00245F58"/>
    <w:rsid w:val="002474C8"/>
    <w:rsid w:val="00247944"/>
    <w:rsid w:val="0025067F"/>
    <w:rsid w:val="002509E6"/>
    <w:rsid w:val="00254321"/>
    <w:rsid w:val="00254AD6"/>
    <w:rsid w:val="00254F82"/>
    <w:rsid w:val="00255C7B"/>
    <w:rsid w:val="0025660E"/>
    <w:rsid w:val="00256D0B"/>
    <w:rsid w:val="00264146"/>
    <w:rsid w:val="0026503C"/>
    <w:rsid w:val="0026512D"/>
    <w:rsid w:val="00265B93"/>
    <w:rsid w:val="0026607F"/>
    <w:rsid w:val="00266852"/>
    <w:rsid w:val="0026691D"/>
    <w:rsid w:val="00267439"/>
    <w:rsid w:val="00270713"/>
    <w:rsid w:val="00271F02"/>
    <w:rsid w:val="002755C3"/>
    <w:rsid w:val="0027571D"/>
    <w:rsid w:val="00280F5F"/>
    <w:rsid w:val="002828B1"/>
    <w:rsid w:val="002838B4"/>
    <w:rsid w:val="00284B69"/>
    <w:rsid w:val="00285B92"/>
    <w:rsid w:val="00286C3A"/>
    <w:rsid w:val="00287363"/>
    <w:rsid w:val="00291AA9"/>
    <w:rsid w:val="0029236E"/>
    <w:rsid w:val="00292C91"/>
    <w:rsid w:val="00293519"/>
    <w:rsid w:val="002945AC"/>
    <w:rsid w:val="00295028"/>
    <w:rsid w:val="00295732"/>
    <w:rsid w:val="0029589F"/>
    <w:rsid w:val="002A1495"/>
    <w:rsid w:val="002A291F"/>
    <w:rsid w:val="002A2B36"/>
    <w:rsid w:val="002A50B3"/>
    <w:rsid w:val="002A618A"/>
    <w:rsid w:val="002A6B79"/>
    <w:rsid w:val="002B082E"/>
    <w:rsid w:val="002B1F74"/>
    <w:rsid w:val="002B2879"/>
    <w:rsid w:val="002B3102"/>
    <w:rsid w:val="002B4628"/>
    <w:rsid w:val="002B46C6"/>
    <w:rsid w:val="002B4BE3"/>
    <w:rsid w:val="002B6B1D"/>
    <w:rsid w:val="002B70DE"/>
    <w:rsid w:val="002B78B0"/>
    <w:rsid w:val="002C0025"/>
    <w:rsid w:val="002C02E9"/>
    <w:rsid w:val="002C0A6A"/>
    <w:rsid w:val="002C0F30"/>
    <w:rsid w:val="002C1CA4"/>
    <w:rsid w:val="002C2C3E"/>
    <w:rsid w:val="002C4612"/>
    <w:rsid w:val="002C4BA3"/>
    <w:rsid w:val="002C4BF0"/>
    <w:rsid w:val="002C508D"/>
    <w:rsid w:val="002C544A"/>
    <w:rsid w:val="002C568B"/>
    <w:rsid w:val="002C6E7F"/>
    <w:rsid w:val="002D0AE3"/>
    <w:rsid w:val="002D0E36"/>
    <w:rsid w:val="002D2FC8"/>
    <w:rsid w:val="002D343C"/>
    <w:rsid w:val="002D5359"/>
    <w:rsid w:val="002D7F71"/>
    <w:rsid w:val="002E2AA1"/>
    <w:rsid w:val="002E30BA"/>
    <w:rsid w:val="002E705A"/>
    <w:rsid w:val="002E70D7"/>
    <w:rsid w:val="002F0149"/>
    <w:rsid w:val="002F140E"/>
    <w:rsid w:val="002F3815"/>
    <w:rsid w:val="002F5BF1"/>
    <w:rsid w:val="002F6BD7"/>
    <w:rsid w:val="003015EF"/>
    <w:rsid w:val="00301862"/>
    <w:rsid w:val="00301E67"/>
    <w:rsid w:val="00304799"/>
    <w:rsid w:val="00310B0E"/>
    <w:rsid w:val="00310C7A"/>
    <w:rsid w:val="00310D67"/>
    <w:rsid w:val="003123A6"/>
    <w:rsid w:val="003135DF"/>
    <w:rsid w:val="00313D0B"/>
    <w:rsid w:val="003155A6"/>
    <w:rsid w:val="00315A44"/>
    <w:rsid w:val="0031737D"/>
    <w:rsid w:val="003210AB"/>
    <w:rsid w:val="0032122C"/>
    <w:rsid w:val="0032123C"/>
    <w:rsid w:val="0032148F"/>
    <w:rsid w:val="00322137"/>
    <w:rsid w:val="003266F8"/>
    <w:rsid w:val="003313F7"/>
    <w:rsid w:val="003324AB"/>
    <w:rsid w:val="0033262B"/>
    <w:rsid w:val="00332C20"/>
    <w:rsid w:val="00332EB8"/>
    <w:rsid w:val="00334B91"/>
    <w:rsid w:val="00336C1B"/>
    <w:rsid w:val="00337AA2"/>
    <w:rsid w:val="00337D98"/>
    <w:rsid w:val="003400DD"/>
    <w:rsid w:val="00340F2E"/>
    <w:rsid w:val="00343B0E"/>
    <w:rsid w:val="003464A1"/>
    <w:rsid w:val="00346861"/>
    <w:rsid w:val="00346989"/>
    <w:rsid w:val="003475FA"/>
    <w:rsid w:val="00347F9C"/>
    <w:rsid w:val="0035002E"/>
    <w:rsid w:val="00351604"/>
    <w:rsid w:val="00352762"/>
    <w:rsid w:val="003538F0"/>
    <w:rsid w:val="00354C75"/>
    <w:rsid w:val="00356E98"/>
    <w:rsid w:val="003606F9"/>
    <w:rsid w:val="003638E4"/>
    <w:rsid w:val="00365798"/>
    <w:rsid w:val="0036644B"/>
    <w:rsid w:val="00366642"/>
    <w:rsid w:val="00366C9B"/>
    <w:rsid w:val="00367378"/>
    <w:rsid w:val="00370757"/>
    <w:rsid w:val="00370F49"/>
    <w:rsid w:val="00372961"/>
    <w:rsid w:val="0037780D"/>
    <w:rsid w:val="00377C18"/>
    <w:rsid w:val="00377FD3"/>
    <w:rsid w:val="003802E0"/>
    <w:rsid w:val="00380743"/>
    <w:rsid w:val="003822A9"/>
    <w:rsid w:val="00383BF8"/>
    <w:rsid w:val="00383D3C"/>
    <w:rsid w:val="00384367"/>
    <w:rsid w:val="003856CF"/>
    <w:rsid w:val="00386B8C"/>
    <w:rsid w:val="003872A3"/>
    <w:rsid w:val="00387ABB"/>
    <w:rsid w:val="00390A2C"/>
    <w:rsid w:val="00391A24"/>
    <w:rsid w:val="0039337D"/>
    <w:rsid w:val="0039510D"/>
    <w:rsid w:val="00395CD5"/>
    <w:rsid w:val="00397CA6"/>
    <w:rsid w:val="003A011E"/>
    <w:rsid w:val="003A2164"/>
    <w:rsid w:val="003A5871"/>
    <w:rsid w:val="003A726B"/>
    <w:rsid w:val="003B122D"/>
    <w:rsid w:val="003B274D"/>
    <w:rsid w:val="003B3CDD"/>
    <w:rsid w:val="003B4215"/>
    <w:rsid w:val="003B6545"/>
    <w:rsid w:val="003B695B"/>
    <w:rsid w:val="003B6A9D"/>
    <w:rsid w:val="003B7BAB"/>
    <w:rsid w:val="003C099B"/>
    <w:rsid w:val="003C0DE9"/>
    <w:rsid w:val="003C2363"/>
    <w:rsid w:val="003C2BD6"/>
    <w:rsid w:val="003C42FB"/>
    <w:rsid w:val="003C5140"/>
    <w:rsid w:val="003C53A2"/>
    <w:rsid w:val="003C54F2"/>
    <w:rsid w:val="003C5B50"/>
    <w:rsid w:val="003C5EC0"/>
    <w:rsid w:val="003C6775"/>
    <w:rsid w:val="003C7E86"/>
    <w:rsid w:val="003D1227"/>
    <w:rsid w:val="003D272E"/>
    <w:rsid w:val="003D2AF7"/>
    <w:rsid w:val="003D2B1D"/>
    <w:rsid w:val="003D452A"/>
    <w:rsid w:val="003D4D57"/>
    <w:rsid w:val="003D7CFD"/>
    <w:rsid w:val="003E02E6"/>
    <w:rsid w:val="003E039F"/>
    <w:rsid w:val="003E1931"/>
    <w:rsid w:val="003E1B75"/>
    <w:rsid w:val="003E3886"/>
    <w:rsid w:val="003E724C"/>
    <w:rsid w:val="003F107C"/>
    <w:rsid w:val="003F198D"/>
    <w:rsid w:val="003F2B45"/>
    <w:rsid w:val="003F3D43"/>
    <w:rsid w:val="003F56EE"/>
    <w:rsid w:val="003F6231"/>
    <w:rsid w:val="003F785E"/>
    <w:rsid w:val="0040053C"/>
    <w:rsid w:val="00400D49"/>
    <w:rsid w:val="0040148F"/>
    <w:rsid w:val="00401A4D"/>
    <w:rsid w:val="00401E9C"/>
    <w:rsid w:val="00402B36"/>
    <w:rsid w:val="00404EEA"/>
    <w:rsid w:val="0040562F"/>
    <w:rsid w:val="0040622F"/>
    <w:rsid w:val="00406999"/>
    <w:rsid w:val="0041079A"/>
    <w:rsid w:val="00411ED3"/>
    <w:rsid w:val="00411F9F"/>
    <w:rsid w:val="00414E37"/>
    <w:rsid w:val="00415AF7"/>
    <w:rsid w:val="00416834"/>
    <w:rsid w:val="00416B99"/>
    <w:rsid w:val="00417414"/>
    <w:rsid w:val="0042034B"/>
    <w:rsid w:val="00420D6E"/>
    <w:rsid w:val="00421934"/>
    <w:rsid w:val="00421BD0"/>
    <w:rsid w:val="00422CFB"/>
    <w:rsid w:val="00424F3D"/>
    <w:rsid w:val="0042550F"/>
    <w:rsid w:val="00425838"/>
    <w:rsid w:val="004258C2"/>
    <w:rsid w:val="004261BB"/>
    <w:rsid w:val="00427843"/>
    <w:rsid w:val="00432026"/>
    <w:rsid w:val="0043355B"/>
    <w:rsid w:val="0043436A"/>
    <w:rsid w:val="0043465E"/>
    <w:rsid w:val="00434C04"/>
    <w:rsid w:val="00435785"/>
    <w:rsid w:val="00435C51"/>
    <w:rsid w:val="0044331A"/>
    <w:rsid w:val="0044386C"/>
    <w:rsid w:val="0044473B"/>
    <w:rsid w:val="00445759"/>
    <w:rsid w:val="00446C28"/>
    <w:rsid w:val="00446ED2"/>
    <w:rsid w:val="00447B54"/>
    <w:rsid w:val="004508AC"/>
    <w:rsid w:val="0045178D"/>
    <w:rsid w:val="004572D9"/>
    <w:rsid w:val="00457550"/>
    <w:rsid w:val="00462857"/>
    <w:rsid w:val="00462CB7"/>
    <w:rsid w:val="004636CA"/>
    <w:rsid w:val="00464793"/>
    <w:rsid w:val="004651FB"/>
    <w:rsid w:val="00465F39"/>
    <w:rsid w:val="00465F45"/>
    <w:rsid w:val="00466F90"/>
    <w:rsid w:val="004704A1"/>
    <w:rsid w:val="00471BF3"/>
    <w:rsid w:val="00471EA5"/>
    <w:rsid w:val="00474023"/>
    <w:rsid w:val="00476940"/>
    <w:rsid w:val="00476F78"/>
    <w:rsid w:val="00482C0E"/>
    <w:rsid w:val="00482E91"/>
    <w:rsid w:val="004832C3"/>
    <w:rsid w:val="00485664"/>
    <w:rsid w:val="00486A88"/>
    <w:rsid w:val="004878F6"/>
    <w:rsid w:val="004903F9"/>
    <w:rsid w:val="00490C8D"/>
    <w:rsid w:val="00490CD5"/>
    <w:rsid w:val="00492983"/>
    <w:rsid w:val="00492E77"/>
    <w:rsid w:val="00492F96"/>
    <w:rsid w:val="00493145"/>
    <w:rsid w:val="004A1772"/>
    <w:rsid w:val="004A26C2"/>
    <w:rsid w:val="004A2CA3"/>
    <w:rsid w:val="004A30AA"/>
    <w:rsid w:val="004A39DF"/>
    <w:rsid w:val="004A4A10"/>
    <w:rsid w:val="004A584E"/>
    <w:rsid w:val="004A6147"/>
    <w:rsid w:val="004A728E"/>
    <w:rsid w:val="004A734D"/>
    <w:rsid w:val="004B07DB"/>
    <w:rsid w:val="004B4139"/>
    <w:rsid w:val="004B4C92"/>
    <w:rsid w:val="004B6EEA"/>
    <w:rsid w:val="004C11C2"/>
    <w:rsid w:val="004C3272"/>
    <w:rsid w:val="004C4529"/>
    <w:rsid w:val="004C518A"/>
    <w:rsid w:val="004C57A3"/>
    <w:rsid w:val="004C6E22"/>
    <w:rsid w:val="004C6FCB"/>
    <w:rsid w:val="004D0871"/>
    <w:rsid w:val="004D1EB1"/>
    <w:rsid w:val="004D25AF"/>
    <w:rsid w:val="004D2BB6"/>
    <w:rsid w:val="004D38CB"/>
    <w:rsid w:val="004D3E7F"/>
    <w:rsid w:val="004D7070"/>
    <w:rsid w:val="004E0506"/>
    <w:rsid w:val="004E113A"/>
    <w:rsid w:val="004E3944"/>
    <w:rsid w:val="004E7E45"/>
    <w:rsid w:val="004F0620"/>
    <w:rsid w:val="004F3158"/>
    <w:rsid w:val="004F34D0"/>
    <w:rsid w:val="004F50C2"/>
    <w:rsid w:val="004F6886"/>
    <w:rsid w:val="004F7666"/>
    <w:rsid w:val="00500F7A"/>
    <w:rsid w:val="00501469"/>
    <w:rsid w:val="005026DE"/>
    <w:rsid w:val="00506041"/>
    <w:rsid w:val="00506BB5"/>
    <w:rsid w:val="00507053"/>
    <w:rsid w:val="0051093A"/>
    <w:rsid w:val="00510B56"/>
    <w:rsid w:val="0051207F"/>
    <w:rsid w:val="00513D38"/>
    <w:rsid w:val="005165F9"/>
    <w:rsid w:val="00516A3D"/>
    <w:rsid w:val="00517019"/>
    <w:rsid w:val="00520DD3"/>
    <w:rsid w:val="00521030"/>
    <w:rsid w:val="00521F41"/>
    <w:rsid w:val="00522388"/>
    <w:rsid w:val="00522BCA"/>
    <w:rsid w:val="0052336D"/>
    <w:rsid w:val="005247FC"/>
    <w:rsid w:val="00524AAF"/>
    <w:rsid w:val="00524D67"/>
    <w:rsid w:val="00526240"/>
    <w:rsid w:val="00526444"/>
    <w:rsid w:val="005274E5"/>
    <w:rsid w:val="0053159E"/>
    <w:rsid w:val="00532705"/>
    <w:rsid w:val="00532828"/>
    <w:rsid w:val="00532847"/>
    <w:rsid w:val="00534011"/>
    <w:rsid w:val="00535784"/>
    <w:rsid w:val="0053799F"/>
    <w:rsid w:val="00540212"/>
    <w:rsid w:val="0054090A"/>
    <w:rsid w:val="00540B83"/>
    <w:rsid w:val="00541754"/>
    <w:rsid w:val="00541917"/>
    <w:rsid w:val="00541C99"/>
    <w:rsid w:val="005446EB"/>
    <w:rsid w:val="00544B44"/>
    <w:rsid w:val="0054633B"/>
    <w:rsid w:val="0054670D"/>
    <w:rsid w:val="00546806"/>
    <w:rsid w:val="00546D26"/>
    <w:rsid w:val="00550453"/>
    <w:rsid w:val="00551F06"/>
    <w:rsid w:val="005520B2"/>
    <w:rsid w:val="00557335"/>
    <w:rsid w:val="005576BF"/>
    <w:rsid w:val="0056069E"/>
    <w:rsid w:val="00561363"/>
    <w:rsid w:val="005650C3"/>
    <w:rsid w:val="005655A9"/>
    <w:rsid w:val="0056738D"/>
    <w:rsid w:val="0056790A"/>
    <w:rsid w:val="00570EA4"/>
    <w:rsid w:val="0057112F"/>
    <w:rsid w:val="00573D8C"/>
    <w:rsid w:val="00574DDE"/>
    <w:rsid w:val="00575831"/>
    <w:rsid w:val="00575AA5"/>
    <w:rsid w:val="00575AB1"/>
    <w:rsid w:val="005761EE"/>
    <w:rsid w:val="00576A45"/>
    <w:rsid w:val="005816C7"/>
    <w:rsid w:val="00582AEB"/>
    <w:rsid w:val="005831E5"/>
    <w:rsid w:val="005839E4"/>
    <w:rsid w:val="00583A0B"/>
    <w:rsid w:val="005849EB"/>
    <w:rsid w:val="005870B4"/>
    <w:rsid w:val="0058723A"/>
    <w:rsid w:val="00587E1E"/>
    <w:rsid w:val="00590B5E"/>
    <w:rsid w:val="005915FB"/>
    <w:rsid w:val="005918A2"/>
    <w:rsid w:val="005923AB"/>
    <w:rsid w:val="0059257F"/>
    <w:rsid w:val="005928B7"/>
    <w:rsid w:val="0059295F"/>
    <w:rsid w:val="00592AA7"/>
    <w:rsid w:val="00593A52"/>
    <w:rsid w:val="0059434A"/>
    <w:rsid w:val="005957CF"/>
    <w:rsid w:val="005A340C"/>
    <w:rsid w:val="005A7A1B"/>
    <w:rsid w:val="005B1314"/>
    <w:rsid w:val="005B270A"/>
    <w:rsid w:val="005B2A5C"/>
    <w:rsid w:val="005B3953"/>
    <w:rsid w:val="005B4071"/>
    <w:rsid w:val="005B4134"/>
    <w:rsid w:val="005B6016"/>
    <w:rsid w:val="005B6640"/>
    <w:rsid w:val="005B6F98"/>
    <w:rsid w:val="005B78EF"/>
    <w:rsid w:val="005C073E"/>
    <w:rsid w:val="005C10C8"/>
    <w:rsid w:val="005C3C13"/>
    <w:rsid w:val="005C4B3E"/>
    <w:rsid w:val="005C4C53"/>
    <w:rsid w:val="005C66E4"/>
    <w:rsid w:val="005C6B1F"/>
    <w:rsid w:val="005C6BE2"/>
    <w:rsid w:val="005C6F51"/>
    <w:rsid w:val="005C756B"/>
    <w:rsid w:val="005D1804"/>
    <w:rsid w:val="005D331A"/>
    <w:rsid w:val="005D3732"/>
    <w:rsid w:val="005D5042"/>
    <w:rsid w:val="005D5655"/>
    <w:rsid w:val="005D62F3"/>
    <w:rsid w:val="005E3C53"/>
    <w:rsid w:val="005E3FE2"/>
    <w:rsid w:val="005F0403"/>
    <w:rsid w:val="005F0DA3"/>
    <w:rsid w:val="005F2366"/>
    <w:rsid w:val="005F2DD6"/>
    <w:rsid w:val="005F6E33"/>
    <w:rsid w:val="00602179"/>
    <w:rsid w:val="006038C1"/>
    <w:rsid w:val="006045F9"/>
    <w:rsid w:val="00606837"/>
    <w:rsid w:val="0061197D"/>
    <w:rsid w:val="00612080"/>
    <w:rsid w:val="00613A2C"/>
    <w:rsid w:val="0061661E"/>
    <w:rsid w:val="00621769"/>
    <w:rsid w:val="00621DFA"/>
    <w:rsid w:val="00622E42"/>
    <w:rsid w:val="006261AC"/>
    <w:rsid w:val="00630C72"/>
    <w:rsid w:val="00631691"/>
    <w:rsid w:val="006319E8"/>
    <w:rsid w:val="0063446C"/>
    <w:rsid w:val="0063463A"/>
    <w:rsid w:val="006359EB"/>
    <w:rsid w:val="00636857"/>
    <w:rsid w:val="00637CA1"/>
    <w:rsid w:val="00640586"/>
    <w:rsid w:val="0064195F"/>
    <w:rsid w:val="00644C6E"/>
    <w:rsid w:val="00646160"/>
    <w:rsid w:val="00646548"/>
    <w:rsid w:val="00646D48"/>
    <w:rsid w:val="00647152"/>
    <w:rsid w:val="00647615"/>
    <w:rsid w:val="0065207F"/>
    <w:rsid w:val="006543F8"/>
    <w:rsid w:val="00655363"/>
    <w:rsid w:val="00655AE9"/>
    <w:rsid w:val="00656AB9"/>
    <w:rsid w:val="0066556B"/>
    <w:rsid w:val="00666BFD"/>
    <w:rsid w:val="00673BA2"/>
    <w:rsid w:val="00673BDB"/>
    <w:rsid w:val="00673D7F"/>
    <w:rsid w:val="00673F76"/>
    <w:rsid w:val="00674005"/>
    <w:rsid w:val="00675565"/>
    <w:rsid w:val="006756D3"/>
    <w:rsid w:val="00676B3D"/>
    <w:rsid w:val="00676DED"/>
    <w:rsid w:val="00680CE1"/>
    <w:rsid w:val="0068327E"/>
    <w:rsid w:val="00683FD5"/>
    <w:rsid w:val="00684A56"/>
    <w:rsid w:val="00685016"/>
    <w:rsid w:val="00685B8B"/>
    <w:rsid w:val="00687679"/>
    <w:rsid w:val="006877A7"/>
    <w:rsid w:val="00687C26"/>
    <w:rsid w:val="006903D4"/>
    <w:rsid w:val="0069492C"/>
    <w:rsid w:val="00696D4D"/>
    <w:rsid w:val="006A0909"/>
    <w:rsid w:val="006A18AB"/>
    <w:rsid w:val="006A24DF"/>
    <w:rsid w:val="006A56EE"/>
    <w:rsid w:val="006A670D"/>
    <w:rsid w:val="006A7D30"/>
    <w:rsid w:val="006A7D69"/>
    <w:rsid w:val="006A7DED"/>
    <w:rsid w:val="006B199A"/>
    <w:rsid w:val="006B2BCD"/>
    <w:rsid w:val="006B3DD3"/>
    <w:rsid w:val="006B3F63"/>
    <w:rsid w:val="006B4C9E"/>
    <w:rsid w:val="006B5EB5"/>
    <w:rsid w:val="006B668F"/>
    <w:rsid w:val="006C0D98"/>
    <w:rsid w:val="006C159E"/>
    <w:rsid w:val="006C2E36"/>
    <w:rsid w:val="006C5BC7"/>
    <w:rsid w:val="006C65CD"/>
    <w:rsid w:val="006C6740"/>
    <w:rsid w:val="006C7080"/>
    <w:rsid w:val="006D003B"/>
    <w:rsid w:val="006D3BD9"/>
    <w:rsid w:val="006D3CAB"/>
    <w:rsid w:val="006D487C"/>
    <w:rsid w:val="006D6FB0"/>
    <w:rsid w:val="006D708B"/>
    <w:rsid w:val="006D7BC4"/>
    <w:rsid w:val="006E141F"/>
    <w:rsid w:val="006E2601"/>
    <w:rsid w:val="006E2A47"/>
    <w:rsid w:val="006E2AC2"/>
    <w:rsid w:val="006E3D05"/>
    <w:rsid w:val="006E5549"/>
    <w:rsid w:val="006F02A0"/>
    <w:rsid w:val="006F05AF"/>
    <w:rsid w:val="006F1046"/>
    <w:rsid w:val="006F2427"/>
    <w:rsid w:val="006F46DC"/>
    <w:rsid w:val="006F598A"/>
    <w:rsid w:val="006F59D2"/>
    <w:rsid w:val="006F7DDC"/>
    <w:rsid w:val="00705B7D"/>
    <w:rsid w:val="00707A96"/>
    <w:rsid w:val="0071061D"/>
    <w:rsid w:val="0071072C"/>
    <w:rsid w:val="00710D1A"/>
    <w:rsid w:val="007137CE"/>
    <w:rsid w:val="007138B6"/>
    <w:rsid w:val="00715102"/>
    <w:rsid w:val="0071625E"/>
    <w:rsid w:val="007172AD"/>
    <w:rsid w:val="00717650"/>
    <w:rsid w:val="00720036"/>
    <w:rsid w:val="00720D7F"/>
    <w:rsid w:val="00722050"/>
    <w:rsid w:val="007267F6"/>
    <w:rsid w:val="0072747F"/>
    <w:rsid w:val="007308F9"/>
    <w:rsid w:val="007328C5"/>
    <w:rsid w:val="007358DF"/>
    <w:rsid w:val="0073592C"/>
    <w:rsid w:val="00735C35"/>
    <w:rsid w:val="00737691"/>
    <w:rsid w:val="00737787"/>
    <w:rsid w:val="00737AD3"/>
    <w:rsid w:val="00741766"/>
    <w:rsid w:val="0074397A"/>
    <w:rsid w:val="007455C4"/>
    <w:rsid w:val="007468C1"/>
    <w:rsid w:val="00750EB3"/>
    <w:rsid w:val="00751443"/>
    <w:rsid w:val="007527F5"/>
    <w:rsid w:val="00753342"/>
    <w:rsid w:val="00754251"/>
    <w:rsid w:val="007559C2"/>
    <w:rsid w:val="00755CF7"/>
    <w:rsid w:val="00757FA9"/>
    <w:rsid w:val="007615CB"/>
    <w:rsid w:val="0076175D"/>
    <w:rsid w:val="00762EB6"/>
    <w:rsid w:val="0076401E"/>
    <w:rsid w:val="00764948"/>
    <w:rsid w:val="00766E84"/>
    <w:rsid w:val="00767414"/>
    <w:rsid w:val="007702D7"/>
    <w:rsid w:val="00770329"/>
    <w:rsid w:val="007713B2"/>
    <w:rsid w:val="00773F51"/>
    <w:rsid w:val="007745CA"/>
    <w:rsid w:val="00774649"/>
    <w:rsid w:val="00774C16"/>
    <w:rsid w:val="00774D58"/>
    <w:rsid w:val="00775456"/>
    <w:rsid w:val="007765AB"/>
    <w:rsid w:val="00776664"/>
    <w:rsid w:val="00776B46"/>
    <w:rsid w:val="00777FA1"/>
    <w:rsid w:val="007805C9"/>
    <w:rsid w:val="007813B2"/>
    <w:rsid w:val="00783A5B"/>
    <w:rsid w:val="0078469C"/>
    <w:rsid w:val="007908D0"/>
    <w:rsid w:val="00790CF7"/>
    <w:rsid w:val="00790FE9"/>
    <w:rsid w:val="0079322B"/>
    <w:rsid w:val="0079383E"/>
    <w:rsid w:val="0079480A"/>
    <w:rsid w:val="007960EB"/>
    <w:rsid w:val="00797E97"/>
    <w:rsid w:val="007A0843"/>
    <w:rsid w:val="007A1E0D"/>
    <w:rsid w:val="007A31E0"/>
    <w:rsid w:val="007A3D7D"/>
    <w:rsid w:val="007A4D4D"/>
    <w:rsid w:val="007A4DD6"/>
    <w:rsid w:val="007B29DB"/>
    <w:rsid w:val="007B3CCA"/>
    <w:rsid w:val="007B4BA3"/>
    <w:rsid w:val="007B4D4D"/>
    <w:rsid w:val="007B4FC9"/>
    <w:rsid w:val="007B53D2"/>
    <w:rsid w:val="007B5793"/>
    <w:rsid w:val="007B5DC4"/>
    <w:rsid w:val="007B6061"/>
    <w:rsid w:val="007B6123"/>
    <w:rsid w:val="007B6D17"/>
    <w:rsid w:val="007B7259"/>
    <w:rsid w:val="007C0148"/>
    <w:rsid w:val="007C0B9D"/>
    <w:rsid w:val="007C0FFA"/>
    <w:rsid w:val="007C1A45"/>
    <w:rsid w:val="007C2B94"/>
    <w:rsid w:val="007C2BDB"/>
    <w:rsid w:val="007C5215"/>
    <w:rsid w:val="007C5372"/>
    <w:rsid w:val="007C65B1"/>
    <w:rsid w:val="007C6A67"/>
    <w:rsid w:val="007D013E"/>
    <w:rsid w:val="007D061C"/>
    <w:rsid w:val="007D2230"/>
    <w:rsid w:val="007D3BFB"/>
    <w:rsid w:val="007D43DB"/>
    <w:rsid w:val="007D5B78"/>
    <w:rsid w:val="007D7155"/>
    <w:rsid w:val="007D73A9"/>
    <w:rsid w:val="007E08DA"/>
    <w:rsid w:val="007E0BA5"/>
    <w:rsid w:val="007E1064"/>
    <w:rsid w:val="007E2356"/>
    <w:rsid w:val="007E2D3E"/>
    <w:rsid w:val="007E3AD4"/>
    <w:rsid w:val="007E3CBF"/>
    <w:rsid w:val="007E4AAE"/>
    <w:rsid w:val="007E577C"/>
    <w:rsid w:val="007E5A95"/>
    <w:rsid w:val="007E5B2F"/>
    <w:rsid w:val="007E6F3B"/>
    <w:rsid w:val="007E751D"/>
    <w:rsid w:val="007F0951"/>
    <w:rsid w:val="007F14E7"/>
    <w:rsid w:val="007F25B0"/>
    <w:rsid w:val="007F2E72"/>
    <w:rsid w:val="007F3643"/>
    <w:rsid w:val="007F45D4"/>
    <w:rsid w:val="007F5914"/>
    <w:rsid w:val="00800316"/>
    <w:rsid w:val="00800E67"/>
    <w:rsid w:val="00800EDD"/>
    <w:rsid w:val="00801863"/>
    <w:rsid w:val="00802683"/>
    <w:rsid w:val="00802FD9"/>
    <w:rsid w:val="00803DF1"/>
    <w:rsid w:val="00803EF4"/>
    <w:rsid w:val="00804859"/>
    <w:rsid w:val="00804BF2"/>
    <w:rsid w:val="00807341"/>
    <w:rsid w:val="00812403"/>
    <w:rsid w:val="00812E0F"/>
    <w:rsid w:val="0081372A"/>
    <w:rsid w:val="00816309"/>
    <w:rsid w:val="00820C96"/>
    <w:rsid w:val="00820CB1"/>
    <w:rsid w:val="00821744"/>
    <w:rsid w:val="00821AF7"/>
    <w:rsid w:val="00822100"/>
    <w:rsid w:val="00822299"/>
    <w:rsid w:val="00822C00"/>
    <w:rsid w:val="00823AA9"/>
    <w:rsid w:val="0082487B"/>
    <w:rsid w:val="008263D0"/>
    <w:rsid w:val="00826C8B"/>
    <w:rsid w:val="00826E31"/>
    <w:rsid w:val="0082742E"/>
    <w:rsid w:val="00830AF0"/>
    <w:rsid w:val="008314E9"/>
    <w:rsid w:val="00831858"/>
    <w:rsid w:val="008318FC"/>
    <w:rsid w:val="008329E1"/>
    <w:rsid w:val="00840785"/>
    <w:rsid w:val="00840D90"/>
    <w:rsid w:val="00843E22"/>
    <w:rsid w:val="008445E0"/>
    <w:rsid w:val="0084514F"/>
    <w:rsid w:val="00845B97"/>
    <w:rsid w:val="00850DC3"/>
    <w:rsid w:val="0085122B"/>
    <w:rsid w:val="008529AF"/>
    <w:rsid w:val="00852EB0"/>
    <w:rsid w:val="0085388E"/>
    <w:rsid w:val="00853B0A"/>
    <w:rsid w:val="00853B5A"/>
    <w:rsid w:val="00853FCF"/>
    <w:rsid w:val="0085484E"/>
    <w:rsid w:val="00854C60"/>
    <w:rsid w:val="00856D7A"/>
    <w:rsid w:val="0086244B"/>
    <w:rsid w:val="00862897"/>
    <w:rsid w:val="00862DFC"/>
    <w:rsid w:val="008639C2"/>
    <w:rsid w:val="00865651"/>
    <w:rsid w:val="008673DE"/>
    <w:rsid w:val="008673E5"/>
    <w:rsid w:val="00867787"/>
    <w:rsid w:val="00870588"/>
    <w:rsid w:val="00870A88"/>
    <w:rsid w:val="00871122"/>
    <w:rsid w:val="00872799"/>
    <w:rsid w:val="00872880"/>
    <w:rsid w:val="00874CE3"/>
    <w:rsid w:val="00877A5A"/>
    <w:rsid w:val="00877F9F"/>
    <w:rsid w:val="008807CA"/>
    <w:rsid w:val="00880B98"/>
    <w:rsid w:val="00881BF8"/>
    <w:rsid w:val="008834A5"/>
    <w:rsid w:val="0088489B"/>
    <w:rsid w:val="008857F3"/>
    <w:rsid w:val="00886C5E"/>
    <w:rsid w:val="00887022"/>
    <w:rsid w:val="008873FC"/>
    <w:rsid w:val="00887B14"/>
    <w:rsid w:val="00887CD6"/>
    <w:rsid w:val="008903A5"/>
    <w:rsid w:val="00891808"/>
    <w:rsid w:val="0089267E"/>
    <w:rsid w:val="00893105"/>
    <w:rsid w:val="008939A5"/>
    <w:rsid w:val="00893EF8"/>
    <w:rsid w:val="00894727"/>
    <w:rsid w:val="0089690E"/>
    <w:rsid w:val="00896D64"/>
    <w:rsid w:val="008A0416"/>
    <w:rsid w:val="008A0954"/>
    <w:rsid w:val="008A09A6"/>
    <w:rsid w:val="008A0D18"/>
    <w:rsid w:val="008A1B2E"/>
    <w:rsid w:val="008A1EB0"/>
    <w:rsid w:val="008A2EE3"/>
    <w:rsid w:val="008A3D09"/>
    <w:rsid w:val="008A4954"/>
    <w:rsid w:val="008A5AED"/>
    <w:rsid w:val="008B0CA4"/>
    <w:rsid w:val="008B3741"/>
    <w:rsid w:val="008B4323"/>
    <w:rsid w:val="008B5EE4"/>
    <w:rsid w:val="008B5FF0"/>
    <w:rsid w:val="008B7D51"/>
    <w:rsid w:val="008C0098"/>
    <w:rsid w:val="008C0475"/>
    <w:rsid w:val="008C11CB"/>
    <w:rsid w:val="008C201F"/>
    <w:rsid w:val="008C338D"/>
    <w:rsid w:val="008C4FEE"/>
    <w:rsid w:val="008C56C5"/>
    <w:rsid w:val="008C6F73"/>
    <w:rsid w:val="008C7CC9"/>
    <w:rsid w:val="008D526D"/>
    <w:rsid w:val="008D58E5"/>
    <w:rsid w:val="008D5C55"/>
    <w:rsid w:val="008D6679"/>
    <w:rsid w:val="008D68F0"/>
    <w:rsid w:val="008D6F13"/>
    <w:rsid w:val="008D7D72"/>
    <w:rsid w:val="008E1AAD"/>
    <w:rsid w:val="008E1DE0"/>
    <w:rsid w:val="008E27BD"/>
    <w:rsid w:val="008E6D12"/>
    <w:rsid w:val="008E73A0"/>
    <w:rsid w:val="008F07AB"/>
    <w:rsid w:val="008F1123"/>
    <w:rsid w:val="008F1532"/>
    <w:rsid w:val="008F2831"/>
    <w:rsid w:val="008F3282"/>
    <w:rsid w:val="008F60FB"/>
    <w:rsid w:val="00900452"/>
    <w:rsid w:val="00901E85"/>
    <w:rsid w:val="00902365"/>
    <w:rsid w:val="00903B11"/>
    <w:rsid w:val="00904DF5"/>
    <w:rsid w:val="00904F38"/>
    <w:rsid w:val="00906374"/>
    <w:rsid w:val="0091178F"/>
    <w:rsid w:val="0091251E"/>
    <w:rsid w:val="00912AB8"/>
    <w:rsid w:val="0091312F"/>
    <w:rsid w:val="00913420"/>
    <w:rsid w:val="009134AC"/>
    <w:rsid w:val="00913600"/>
    <w:rsid w:val="0091380B"/>
    <w:rsid w:val="00913B46"/>
    <w:rsid w:val="00913FCF"/>
    <w:rsid w:val="009141A8"/>
    <w:rsid w:val="00914B7D"/>
    <w:rsid w:val="00915B7E"/>
    <w:rsid w:val="00917B36"/>
    <w:rsid w:val="00917E6F"/>
    <w:rsid w:val="00920036"/>
    <w:rsid w:val="00920164"/>
    <w:rsid w:val="00921685"/>
    <w:rsid w:val="0092399E"/>
    <w:rsid w:val="00925561"/>
    <w:rsid w:val="00927FE2"/>
    <w:rsid w:val="00930B44"/>
    <w:rsid w:val="00932CA7"/>
    <w:rsid w:val="00932CC6"/>
    <w:rsid w:val="00933BEA"/>
    <w:rsid w:val="0093468A"/>
    <w:rsid w:val="00935EF3"/>
    <w:rsid w:val="00941BDA"/>
    <w:rsid w:val="00944126"/>
    <w:rsid w:val="0094535C"/>
    <w:rsid w:val="0094658D"/>
    <w:rsid w:val="00947019"/>
    <w:rsid w:val="00950394"/>
    <w:rsid w:val="00954128"/>
    <w:rsid w:val="009552BB"/>
    <w:rsid w:val="009556AB"/>
    <w:rsid w:val="00955E3E"/>
    <w:rsid w:val="00955E53"/>
    <w:rsid w:val="009601AB"/>
    <w:rsid w:val="009611B8"/>
    <w:rsid w:val="0096258F"/>
    <w:rsid w:val="0096310D"/>
    <w:rsid w:val="00964B2C"/>
    <w:rsid w:val="00964CAA"/>
    <w:rsid w:val="00964F6C"/>
    <w:rsid w:val="009655B7"/>
    <w:rsid w:val="00967C5A"/>
    <w:rsid w:val="00970506"/>
    <w:rsid w:val="00971448"/>
    <w:rsid w:val="00971F57"/>
    <w:rsid w:val="00972569"/>
    <w:rsid w:val="009745F5"/>
    <w:rsid w:val="00974BCE"/>
    <w:rsid w:val="0098070E"/>
    <w:rsid w:val="009818D0"/>
    <w:rsid w:val="00981EB1"/>
    <w:rsid w:val="00982BED"/>
    <w:rsid w:val="00983F8E"/>
    <w:rsid w:val="0098447B"/>
    <w:rsid w:val="009848F6"/>
    <w:rsid w:val="009851B3"/>
    <w:rsid w:val="009851E6"/>
    <w:rsid w:val="0098738E"/>
    <w:rsid w:val="00990C8E"/>
    <w:rsid w:val="009933C6"/>
    <w:rsid w:val="00994079"/>
    <w:rsid w:val="00994B66"/>
    <w:rsid w:val="00996503"/>
    <w:rsid w:val="009968AD"/>
    <w:rsid w:val="0099696A"/>
    <w:rsid w:val="009A0D20"/>
    <w:rsid w:val="009A227C"/>
    <w:rsid w:val="009A4B29"/>
    <w:rsid w:val="009A4C90"/>
    <w:rsid w:val="009A7B3E"/>
    <w:rsid w:val="009B0D4E"/>
    <w:rsid w:val="009B22FC"/>
    <w:rsid w:val="009B2BBD"/>
    <w:rsid w:val="009B4008"/>
    <w:rsid w:val="009C374E"/>
    <w:rsid w:val="009C5675"/>
    <w:rsid w:val="009C6063"/>
    <w:rsid w:val="009D0119"/>
    <w:rsid w:val="009D0148"/>
    <w:rsid w:val="009D18D9"/>
    <w:rsid w:val="009D2EC6"/>
    <w:rsid w:val="009D3549"/>
    <w:rsid w:val="009D3AEB"/>
    <w:rsid w:val="009D3F71"/>
    <w:rsid w:val="009D41FB"/>
    <w:rsid w:val="009D6CF2"/>
    <w:rsid w:val="009E1FEF"/>
    <w:rsid w:val="009E344A"/>
    <w:rsid w:val="009E58B3"/>
    <w:rsid w:val="009E5D61"/>
    <w:rsid w:val="009E6A4D"/>
    <w:rsid w:val="009E7B1C"/>
    <w:rsid w:val="009F0C72"/>
    <w:rsid w:val="009F1118"/>
    <w:rsid w:val="009F1220"/>
    <w:rsid w:val="009F34F7"/>
    <w:rsid w:val="009F3950"/>
    <w:rsid w:val="009F5B3C"/>
    <w:rsid w:val="00A02510"/>
    <w:rsid w:val="00A04FFE"/>
    <w:rsid w:val="00A0514C"/>
    <w:rsid w:val="00A10631"/>
    <w:rsid w:val="00A122F0"/>
    <w:rsid w:val="00A12BD6"/>
    <w:rsid w:val="00A13391"/>
    <w:rsid w:val="00A1482C"/>
    <w:rsid w:val="00A14AD1"/>
    <w:rsid w:val="00A14E71"/>
    <w:rsid w:val="00A1512C"/>
    <w:rsid w:val="00A21BB1"/>
    <w:rsid w:val="00A231E4"/>
    <w:rsid w:val="00A26232"/>
    <w:rsid w:val="00A273CD"/>
    <w:rsid w:val="00A27A20"/>
    <w:rsid w:val="00A30C80"/>
    <w:rsid w:val="00A31265"/>
    <w:rsid w:val="00A3173E"/>
    <w:rsid w:val="00A336A8"/>
    <w:rsid w:val="00A34CBF"/>
    <w:rsid w:val="00A35206"/>
    <w:rsid w:val="00A35715"/>
    <w:rsid w:val="00A357C8"/>
    <w:rsid w:val="00A36A31"/>
    <w:rsid w:val="00A3788F"/>
    <w:rsid w:val="00A37CF7"/>
    <w:rsid w:val="00A44DF2"/>
    <w:rsid w:val="00A45BBD"/>
    <w:rsid w:val="00A45BCD"/>
    <w:rsid w:val="00A46740"/>
    <w:rsid w:val="00A5071E"/>
    <w:rsid w:val="00A51BCE"/>
    <w:rsid w:val="00A5294A"/>
    <w:rsid w:val="00A53E06"/>
    <w:rsid w:val="00A5519B"/>
    <w:rsid w:val="00A55682"/>
    <w:rsid w:val="00A558C2"/>
    <w:rsid w:val="00A57F8A"/>
    <w:rsid w:val="00A65209"/>
    <w:rsid w:val="00A65CE1"/>
    <w:rsid w:val="00A65EB8"/>
    <w:rsid w:val="00A66629"/>
    <w:rsid w:val="00A66D79"/>
    <w:rsid w:val="00A70613"/>
    <w:rsid w:val="00A7119C"/>
    <w:rsid w:val="00A7271D"/>
    <w:rsid w:val="00A72D42"/>
    <w:rsid w:val="00A73C84"/>
    <w:rsid w:val="00A81B58"/>
    <w:rsid w:val="00A822F6"/>
    <w:rsid w:val="00A842D8"/>
    <w:rsid w:val="00A843D5"/>
    <w:rsid w:val="00A8764A"/>
    <w:rsid w:val="00A90BBF"/>
    <w:rsid w:val="00A91EE9"/>
    <w:rsid w:val="00A925B0"/>
    <w:rsid w:val="00A943E5"/>
    <w:rsid w:val="00A9724F"/>
    <w:rsid w:val="00AA3A30"/>
    <w:rsid w:val="00AA4637"/>
    <w:rsid w:val="00AA5CF8"/>
    <w:rsid w:val="00AA6DA4"/>
    <w:rsid w:val="00AA7062"/>
    <w:rsid w:val="00AA7D7B"/>
    <w:rsid w:val="00AB3B2D"/>
    <w:rsid w:val="00AB490E"/>
    <w:rsid w:val="00AB5538"/>
    <w:rsid w:val="00AB6036"/>
    <w:rsid w:val="00AB75CE"/>
    <w:rsid w:val="00AB7811"/>
    <w:rsid w:val="00AB7FD7"/>
    <w:rsid w:val="00AC0FD5"/>
    <w:rsid w:val="00AC592B"/>
    <w:rsid w:val="00AC6FA4"/>
    <w:rsid w:val="00AC7477"/>
    <w:rsid w:val="00AD01D6"/>
    <w:rsid w:val="00AD2294"/>
    <w:rsid w:val="00AD376D"/>
    <w:rsid w:val="00AD3A1B"/>
    <w:rsid w:val="00AD403A"/>
    <w:rsid w:val="00AD5E58"/>
    <w:rsid w:val="00AD72C4"/>
    <w:rsid w:val="00AD7CC2"/>
    <w:rsid w:val="00AE034B"/>
    <w:rsid w:val="00AE24E4"/>
    <w:rsid w:val="00AE498A"/>
    <w:rsid w:val="00AE4A8B"/>
    <w:rsid w:val="00AE5407"/>
    <w:rsid w:val="00AE5701"/>
    <w:rsid w:val="00AE6021"/>
    <w:rsid w:val="00AF0132"/>
    <w:rsid w:val="00AF015A"/>
    <w:rsid w:val="00AF301E"/>
    <w:rsid w:val="00AF392B"/>
    <w:rsid w:val="00AF4FA9"/>
    <w:rsid w:val="00AF5C35"/>
    <w:rsid w:val="00AF7EA2"/>
    <w:rsid w:val="00B03A04"/>
    <w:rsid w:val="00B03FAE"/>
    <w:rsid w:val="00B04527"/>
    <w:rsid w:val="00B0471A"/>
    <w:rsid w:val="00B157E0"/>
    <w:rsid w:val="00B15ACF"/>
    <w:rsid w:val="00B16269"/>
    <w:rsid w:val="00B1667A"/>
    <w:rsid w:val="00B20680"/>
    <w:rsid w:val="00B24B0F"/>
    <w:rsid w:val="00B2537F"/>
    <w:rsid w:val="00B2636D"/>
    <w:rsid w:val="00B30131"/>
    <w:rsid w:val="00B30372"/>
    <w:rsid w:val="00B307E1"/>
    <w:rsid w:val="00B31893"/>
    <w:rsid w:val="00B31E2E"/>
    <w:rsid w:val="00B34526"/>
    <w:rsid w:val="00B36C6D"/>
    <w:rsid w:val="00B37068"/>
    <w:rsid w:val="00B37634"/>
    <w:rsid w:val="00B406CC"/>
    <w:rsid w:val="00B40A0B"/>
    <w:rsid w:val="00B43A9F"/>
    <w:rsid w:val="00B445CC"/>
    <w:rsid w:val="00B44C21"/>
    <w:rsid w:val="00B45E04"/>
    <w:rsid w:val="00B47236"/>
    <w:rsid w:val="00B50190"/>
    <w:rsid w:val="00B520EC"/>
    <w:rsid w:val="00B53769"/>
    <w:rsid w:val="00B5488E"/>
    <w:rsid w:val="00B62728"/>
    <w:rsid w:val="00B638FB"/>
    <w:rsid w:val="00B646BD"/>
    <w:rsid w:val="00B70301"/>
    <w:rsid w:val="00B70588"/>
    <w:rsid w:val="00B70FA7"/>
    <w:rsid w:val="00B71963"/>
    <w:rsid w:val="00B72A09"/>
    <w:rsid w:val="00B75EF9"/>
    <w:rsid w:val="00B81C73"/>
    <w:rsid w:val="00B833C7"/>
    <w:rsid w:val="00B858F0"/>
    <w:rsid w:val="00B877E0"/>
    <w:rsid w:val="00B87FD7"/>
    <w:rsid w:val="00B87FE8"/>
    <w:rsid w:val="00B90074"/>
    <w:rsid w:val="00B90241"/>
    <w:rsid w:val="00B9035C"/>
    <w:rsid w:val="00B90B08"/>
    <w:rsid w:val="00B90C08"/>
    <w:rsid w:val="00B90CBC"/>
    <w:rsid w:val="00B93E08"/>
    <w:rsid w:val="00B96A80"/>
    <w:rsid w:val="00BA05F1"/>
    <w:rsid w:val="00BA15E7"/>
    <w:rsid w:val="00BA1EB9"/>
    <w:rsid w:val="00BA256D"/>
    <w:rsid w:val="00BA28C1"/>
    <w:rsid w:val="00BA33D9"/>
    <w:rsid w:val="00BA4EAF"/>
    <w:rsid w:val="00BA687F"/>
    <w:rsid w:val="00BA7BCC"/>
    <w:rsid w:val="00BA7DC5"/>
    <w:rsid w:val="00BB370F"/>
    <w:rsid w:val="00BB3728"/>
    <w:rsid w:val="00BB4983"/>
    <w:rsid w:val="00BB7608"/>
    <w:rsid w:val="00BB785C"/>
    <w:rsid w:val="00BB7C40"/>
    <w:rsid w:val="00BC0B83"/>
    <w:rsid w:val="00BC2D0D"/>
    <w:rsid w:val="00BC2FD3"/>
    <w:rsid w:val="00BC3CF4"/>
    <w:rsid w:val="00BC43D0"/>
    <w:rsid w:val="00BC5582"/>
    <w:rsid w:val="00BC5E47"/>
    <w:rsid w:val="00BC634A"/>
    <w:rsid w:val="00BC68BB"/>
    <w:rsid w:val="00BC6C44"/>
    <w:rsid w:val="00BD0114"/>
    <w:rsid w:val="00BD10EA"/>
    <w:rsid w:val="00BD16FF"/>
    <w:rsid w:val="00BD1A4A"/>
    <w:rsid w:val="00BD243B"/>
    <w:rsid w:val="00BD3568"/>
    <w:rsid w:val="00BD4E80"/>
    <w:rsid w:val="00BD608C"/>
    <w:rsid w:val="00BD63BB"/>
    <w:rsid w:val="00BD7054"/>
    <w:rsid w:val="00BE1299"/>
    <w:rsid w:val="00BE270D"/>
    <w:rsid w:val="00BE2F6B"/>
    <w:rsid w:val="00BE3014"/>
    <w:rsid w:val="00BE31DC"/>
    <w:rsid w:val="00BE4263"/>
    <w:rsid w:val="00BE4AAF"/>
    <w:rsid w:val="00BE6E9D"/>
    <w:rsid w:val="00BE7D1A"/>
    <w:rsid w:val="00BF0093"/>
    <w:rsid w:val="00BF1E47"/>
    <w:rsid w:val="00BF4377"/>
    <w:rsid w:val="00BF4BAC"/>
    <w:rsid w:val="00BF4C80"/>
    <w:rsid w:val="00BF5877"/>
    <w:rsid w:val="00BF6EE8"/>
    <w:rsid w:val="00C0079E"/>
    <w:rsid w:val="00C045A1"/>
    <w:rsid w:val="00C06453"/>
    <w:rsid w:val="00C1044C"/>
    <w:rsid w:val="00C10585"/>
    <w:rsid w:val="00C11577"/>
    <w:rsid w:val="00C13B83"/>
    <w:rsid w:val="00C1636F"/>
    <w:rsid w:val="00C163E4"/>
    <w:rsid w:val="00C16BDF"/>
    <w:rsid w:val="00C172EC"/>
    <w:rsid w:val="00C17556"/>
    <w:rsid w:val="00C2218D"/>
    <w:rsid w:val="00C23FBD"/>
    <w:rsid w:val="00C2578B"/>
    <w:rsid w:val="00C30D0D"/>
    <w:rsid w:val="00C31EC6"/>
    <w:rsid w:val="00C334DB"/>
    <w:rsid w:val="00C336A0"/>
    <w:rsid w:val="00C34314"/>
    <w:rsid w:val="00C403AF"/>
    <w:rsid w:val="00C41287"/>
    <w:rsid w:val="00C424A4"/>
    <w:rsid w:val="00C42F77"/>
    <w:rsid w:val="00C43FBA"/>
    <w:rsid w:val="00C45971"/>
    <w:rsid w:val="00C45F84"/>
    <w:rsid w:val="00C478BF"/>
    <w:rsid w:val="00C51573"/>
    <w:rsid w:val="00C528FE"/>
    <w:rsid w:val="00C544E9"/>
    <w:rsid w:val="00C54635"/>
    <w:rsid w:val="00C547D6"/>
    <w:rsid w:val="00C55311"/>
    <w:rsid w:val="00C56170"/>
    <w:rsid w:val="00C61578"/>
    <w:rsid w:val="00C63B14"/>
    <w:rsid w:val="00C65704"/>
    <w:rsid w:val="00C65A1F"/>
    <w:rsid w:val="00C65DDB"/>
    <w:rsid w:val="00C660CD"/>
    <w:rsid w:val="00C6628C"/>
    <w:rsid w:val="00C67B11"/>
    <w:rsid w:val="00C7013F"/>
    <w:rsid w:val="00C70B61"/>
    <w:rsid w:val="00C718D2"/>
    <w:rsid w:val="00C7287E"/>
    <w:rsid w:val="00C74322"/>
    <w:rsid w:val="00C76CF2"/>
    <w:rsid w:val="00C77761"/>
    <w:rsid w:val="00C80916"/>
    <w:rsid w:val="00C84406"/>
    <w:rsid w:val="00C85703"/>
    <w:rsid w:val="00C85E1F"/>
    <w:rsid w:val="00C866EB"/>
    <w:rsid w:val="00C86EAE"/>
    <w:rsid w:val="00C90615"/>
    <w:rsid w:val="00C90760"/>
    <w:rsid w:val="00C914FE"/>
    <w:rsid w:val="00C93170"/>
    <w:rsid w:val="00C940F2"/>
    <w:rsid w:val="00C94272"/>
    <w:rsid w:val="00C96670"/>
    <w:rsid w:val="00C9793B"/>
    <w:rsid w:val="00CA3212"/>
    <w:rsid w:val="00CA4825"/>
    <w:rsid w:val="00CA4F0C"/>
    <w:rsid w:val="00CA6330"/>
    <w:rsid w:val="00CA72B7"/>
    <w:rsid w:val="00CA7B0F"/>
    <w:rsid w:val="00CB0170"/>
    <w:rsid w:val="00CB22E9"/>
    <w:rsid w:val="00CB27F9"/>
    <w:rsid w:val="00CB2F1D"/>
    <w:rsid w:val="00CB2F3D"/>
    <w:rsid w:val="00CB3EB8"/>
    <w:rsid w:val="00CB475F"/>
    <w:rsid w:val="00CB66E5"/>
    <w:rsid w:val="00CB775D"/>
    <w:rsid w:val="00CC0620"/>
    <w:rsid w:val="00CC0E5C"/>
    <w:rsid w:val="00CC2570"/>
    <w:rsid w:val="00CC4B58"/>
    <w:rsid w:val="00CC4C6A"/>
    <w:rsid w:val="00CC6A75"/>
    <w:rsid w:val="00CD0D68"/>
    <w:rsid w:val="00CD23C9"/>
    <w:rsid w:val="00CD2E57"/>
    <w:rsid w:val="00CD39A3"/>
    <w:rsid w:val="00CD4E11"/>
    <w:rsid w:val="00CD51A9"/>
    <w:rsid w:val="00CD5A72"/>
    <w:rsid w:val="00CE044F"/>
    <w:rsid w:val="00CE0D79"/>
    <w:rsid w:val="00CE1443"/>
    <w:rsid w:val="00CE1E1F"/>
    <w:rsid w:val="00CE271A"/>
    <w:rsid w:val="00CE2853"/>
    <w:rsid w:val="00CE5A06"/>
    <w:rsid w:val="00CE65A5"/>
    <w:rsid w:val="00CE6E7D"/>
    <w:rsid w:val="00CF251F"/>
    <w:rsid w:val="00CF3B85"/>
    <w:rsid w:val="00CF4114"/>
    <w:rsid w:val="00CF5E13"/>
    <w:rsid w:val="00CF6804"/>
    <w:rsid w:val="00CF79F2"/>
    <w:rsid w:val="00D04228"/>
    <w:rsid w:val="00D05239"/>
    <w:rsid w:val="00D10864"/>
    <w:rsid w:val="00D11B39"/>
    <w:rsid w:val="00D13109"/>
    <w:rsid w:val="00D159A1"/>
    <w:rsid w:val="00D15CBB"/>
    <w:rsid w:val="00D165BC"/>
    <w:rsid w:val="00D202C2"/>
    <w:rsid w:val="00D21C28"/>
    <w:rsid w:val="00D236EF"/>
    <w:rsid w:val="00D240E5"/>
    <w:rsid w:val="00D26676"/>
    <w:rsid w:val="00D26E41"/>
    <w:rsid w:val="00D277E6"/>
    <w:rsid w:val="00D303A1"/>
    <w:rsid w:val="00D32736"/>
    <w:rsid w:val="00D32982"/>
    <w:rsid w:val="00D32B8D"/>
    <w:rsid w:val="00D34800"/>
    <w:rsid w:val="00D35EEC"/>
    <w:rsid w:val="00D371AD"/>
    <w:rsid w:val="00D37EDC"/>
    <w:rsid w:val="00D40B22"/>
    <w:rsid w:val="00D42CAE"/>
    <w:rsid w:val="00D44E7D"/>
    <w:rsid w:val="00D50D13"/>
    <w:rsid w:val="00D512FE"/>
    <w:rsid w:val="00D518C4"/>
    <w:rsid w:val="00D52254"/>
    <w:rsid w:val="00D551B8"/>
    <w:rsid w:val="00D56E79"/>
    <w:rsid w:val="00D57C99"/>
    <w:rsid w:val="00D6198D"/>
    <w:rsid w:val="00D6205E"/>
    <w:rsid w:val="00D6218E"/>
    <w:rsid w:val="00D62876"/>
    <w:rsid w:val="00D64BCD"/>
    <w:rsid w:val="00D65D66"/>
    <w:rsid w:val="00D70FC9"/>
    <w:rsid w:val="00D7165A"/>
    <w:rsid w:val="00D7379C"/>
    <w:rsid w:val="00D7438E"/>
    <w:rsid w:val="00D744C2"/>
    <w:rsid w:val="00D7667F"/>
    <w:rsid w:val="00D778D7"/>
    <w:rsid w:val="00D844BD"/>
    <w:rsid w:val="00D84B8B"/>
    <w:rsid w:val="00D850B3"/>
    <w:rsid w:val="00D90A17"/>
    <w:rsid w:val="00D91142"/>
    <w:rsid w:val="00D939AD"/>
    <w:rsid w:val="00D93CF1"/>
    <w:rsid w:val="00D94CB7"/>
    <w:rsid w:val="00D9564B"/>
    <w:rsid w:val="00D9568E"/>
    <w:rsid w:val="00DA08E3"/>
    <w:rsid w:val="00DA1228"/>
    <w:rsid w:val="00DA1738"/>
    <w:rsid w:val="00DA1CCF"/>
    <w:rsid w:val="00DA23E4"/>
    <w:rsid w:val="00DA2706"/>
    <w:rsid w:val="00DA377C"/>
    <w:rsid w:val="00DA3A78"/>
    <w:rsid w:val="00DA4E30"/>
    <w:rsid w:val="00DA4F03"/>
    <w:rsid w:val="00DA551F"/>
    <w:rsid w:val="00DA5679"/>
    <w:rsid w:val="00DA56A7"/>
    <w:rsid w:val="00DA5775"/>
    <w:rsid w:val="00DA713C"/>
    <w:rsid w:val="00DA7533"/>
    <w:rsid w:val="00DB061E"/>
    <w:rsid w:val="00DB31D8"/>
    <w:rsid w:val="00DB44BC"/>
    <w:rsid w:val="00DB5D27"/>
    <w:rsid w:val="00DB76D3"/>
    <w:rsid w:val="00DC23B9"/>
    <w:rsid w:val="00DC29AB"/>
    <w:rsid w:val="00DC35BE"/>
    <w:rsid w:val="00DC3ADD"/>
    <w:rsid w:val="00DC4E45"/>
    <w:rsid w:val="00DC5963"/>
    <w:rsid w:val="00DD1CDB"/>
    <w:rsid w:val="00DD660F"/>
    <w:rsid w:val="00DE27DC"/>
    <w:rsid w:val="00DE353D"/>
    <w:rsid w:val="00DE4B79"/>
    <w:rsid w:val="00DE66D8"/>
    <w:rsid w:val="00DE7579"/>
    <w:rsid w:val="00DF30A0"/>
    <w:rsid w:val="00DF5270"/>
    <w:rsid w:val="00DF5CE1"/>
    <w:rsid w:val="00DF7169"/>
    <w:rsid w:val="00E00919"/>
    <w:rsid w:val="00E034AC"/>
    <w:rsid w:val="00E07079"/>
    <w:rsid w:val="00E07B71"/>
    <w:rsid w:val="00E10687"/>
    <w:rsid w:val="00E10B86"/>
    <w:rsid w:val="00E1378B"/>
    <w:rsid w:val="00E1384A"/>
    <w:rsid w:val="00E139D7"/>
    <w:rsid w:val="00E23CF7"/>
    <w:rsid w:val="00E23F3D"/>
    <w:rsid w:val="00E249CE"/>
    <w:rsid w:val="00E2562C"/>
    <w:rsid w:val="00E26F97"/>
    <w:rsid w:val="00E30906"/>
    <w:rsid w:val="00E3129D"/>
    <w:rsid w:val="00E3132E"/>
    <w:rsid w:val="00E31FD0"/>
    <w:rsid w:val="00E3274D"/>
    <w:rsid w:val="00E32F04"/>
    <w:rsid w:val="00E33291"/>
    <w:rsid w:val="00E3380D"/>
    <w:rsid w:val="00E3493B"/>
    <w:rsid w:val="00E35A26"/>
    <w:rsid w:val="00E36D70"/>
    <w:rsid w:val="00E37789"/>
    <w:rsid w:val="00E42708"/>
    <w:rsid w:val="00E42E0C"/>
    <w:rsid w:val="00E45A20"/>
    <w:rsid w:val="00E47815"/>
    <w:rsid w:val="00E47BEF"/>
    <w:rsid w:val="00E510AC"/>
    <w:rsid w:val="00E5340E"/>
    <w:rsid w:val="00E54293"/>
    <w:rsid w:val="00E56E0E"/>
    <w:rsid w:val="00E57D49"/>
    <w:rsid w:val="00E57E9D"/>
    <w:rsid w:val="00E6021B"/>
    <w:rsid w:val="00E62B09"/>
    <w:rsid w:val="00E64AEF"/>
    <w:rsid w:val="00E6692A"/>
    <w:rsid w:val="00E66C13"/>
    <w:rsid w:val="00E66E57"/>
    <w:rsid w:val="00E714C2"/>
    <w:rsid w:val="00E716D2"/>
    <w:rsid w:val="00E7301C"/>
    <w:rsid w:val="00E7329E"/>
    <w:rsid w:val="00E82B75"/>
    <w:rsid w:val="00E8303E"/>
    <w:rsid w:val="00E84E64"/>
    <w:rsid w:val="00E86C35"/>
    <w:rsid w:val="00E8715A"/>
    <w:rsid w:val="00E9024B"/>
    <w:rsid w:val="00E9261D"/>
    <w:rsid w:val="00E95472"/>
    <w:rsid w:val="00E96799"/>
    <w:rsid w:val="00E96DD0"/>
    <w:rsid w:val="00E97320"/>
    <w:rsid w:val="00E97E4D"/>
    <w:rsid w:val="00E97F46"/>
    <w:rsid w:val="00EA102F"/>
    <w:rsid w:val="00EA193E"/>
    <w:rsid w:val="00EB0D80"/>
    <w:rsid w:val="00EB14C1"/>
    <w:rsid w:val="00EB2468"/>
    <w:rsid w:val="00EB31D1"/>
    <w:rsid w:val="00EB3CC2"/>
    <w:rsid w:val="00EB5E42"/>
    <w:rsid w:val="00EB6363"/>
    <w:rsid w:val="00EB682C"/>
    <w:rsid w:val="00EB7DFB"/>
    <w:rsid w:val="00EB7F29"/>
    <w:rsid w:val="00EC2851"/>
    <w:rsid w:val="00EC35F3"/>
    <w:rsid w:val="00EC413F"/>
    <w:rsid w:val="00ED1666"/>
    <w:rsid w:val="00ED19E0"/>
    <w:rsid w:val="00ED1F1E"/>
    <w:rsid w:val="00ED2925"/>
    <w:rsid w:val="00ED2BDE"/>
    <w:rsid w:val="00ED3B4C"/>
    <w:rsid w:val="00ED4990"/>
    <w:rsid w:val="00ED4FBF"/>
    <w:rsid w:val="00ED5CAB"/>
    <w:rsid w:val="00ED6D35"/>
    <w:rsid w:val="00ED6F83"/>
    <w:rsid w:val="00EE0367"/>
    <w:rsid w:val="00EE09FD"/>
    <w:rsid w:val="00EE3269"/>
    <w:rsid w:val="00EE6EBE"/>
    <w:rsid w:val="00EF35F2"/>
    <w:rsid w:val="00EF3983"/>
    <w:rsid w:val="00EF4AFD"/>
    <w:rsid w:val="00EF4F4E"/>
    <w:rsid w:val="00EF713F"/>
    <w:rsid w:val="00F01966"/>
    <w:rsid w:val="00F01FB0"/>
    <w:rsid w:val="00F029B5"/>
    <w:rsid w:val="00F03A6C"/>
    <w:rsid w:val="00F03D0F"/>
    <w:rsid w:val="00F0469A"/>
    <w:rsid w:val="00F11E8B"/>
    <w:rsid w:val="00F133DC"/>
    <w:rsid w:val="00F158E2"/>
    <w:rsid w:val="00F21004"/>
    <w:rsid w:val="00F230FD"/>
    <w:rsid w:val="00F239AB"/>
    <w:rsid w:val="00F26244"/>
    <w:rsid w:val="00F30B1C"/>
    <w:rsid w:val="00F323AA"/>
    <w:rsid w:val="00F32625"/>
    <w:rsid w:val="00F32F42"/>
    <w:rsid w:val="00F331E8"/>
    <w:rsid w:val="00F33A33"/>
    <w:rsid w:val="00F3538E"/>
    <w:rsid w:val="00F368F7"/>
    <w:rsid w:val="00F37909"/>
    <w:rsid w:val="00F4284F"/>
    <w:rsid w:val="00F4474A"/>
    <w:rsid w:val="00F45141"/>
    <w:rsid w:val="00F47B84"/>
    <w:rsid w:val="00F53BDB"/>
    <w:rsid w:val="00F55070"/>
    <w:rsid w:val="00F57979"/>
    <w:rsid w:val="00F616FB"/>
    <w:rsid w:val="00F61F44"/>
    <w:rsid w:val="00F62DEE"/>
    <w:rsid w:val="00F63B3A"/>
    <w:rsid w:val="00F641E8"/>
    <w:rsid w:val="00F679E3"/>
    <w:rsid w:val="00F705AD"/>
    <w:rsid w:val="00F72860"/>
    <w:rsid w:val="00F72DC4"/>
    <w:rsid w:val="00F735A5"/>
    <w:rsid w:val="00F7371F"/>
    <w:rsid w:val="00F76837"/>
    <w:rsid w:val="00F81FF4"/>
    <w:rsid w:val="00F8347D"/>
    <w:rsid w:val="00F83A21"/>
    <w:rsid w:val="00F85015"/>
    <w:rsid w:val="00F92018"/>
    <w:rsid w:val="00F92DB0"/>
    <w:rsid w:val="00F92DDF"/>
    <w:rsid w:val="00F945EF"/>
    <w:rsid w:val="00F95952"/>
    <w:rsid w:val="00F959C7"/>
    <w:rsid w:val="00F975EE"/>
    <w:rsid w:val="00F9762A"/>
    <w:rsid w:val="00F97B78"/>
    <w:rsid w:val="00FA095B"/>
    <w:rsid w:val="00FA16A0"/>
    <w:rsid w:val="00FA25D0"/>
    <w:rsid w:val="00FA3257"/>
    <w:rsid w:val="00FA5531"/>
    <w:rsid w:val="00FA6349"/>
    <w:rsid w:val="00FB0712"/>
    <w:rsid w:val="00FB0BF1"/>
    <w:rsid w:val="00FB0EAD"/>
    <w:rsid w:val="00FB23B0"/>
    <w:rsid w:val="00FB2D36"/>
    <w:rsid w:val="00FB306D"/>
    <w:rsid w:val="00FB33B9"/>
    <w:rsid w:val="00FB6A7A"/>
    <w:rsid w:val="00FC07B9"/>
    <w:rsid w:val="00FC0F25"/>
    <w:rsid w:val="00FC1015"/>
    <w:rsid w:val="00FC126C"/>
    <w:rsid w:val="00FC1808"/>
    <w:rsid w:val="00FC1F89"/>
    <w:rsid w:val="00FC28FF"/>
    <w:rsid w:val="00FC3E65"/>
    <w:rsid w:val="00FC4F5C"/>
    <w:rsid w:val="00FD0E3A"/>
    <w:rsid w:val="00FD2311"/>
    <w:rsid w:val="00FD2CEA"/>
    <w:rsid w:val="00FD616F"/>
    <w:rsid w:val="00FD6B16"/>
    <w:rsid w:val="00FD6B7E"/>
    <w:rsid w:val="00FD7F60"/>
    <w:rsid w:val="00FE1B43"/>
    <w:rsid w:val="00FE320C"/>
    <w:rsid w:val="00FE4898"/>
    <w:rsid w:val="00FE4C4D"/>
    <w:rsid w:val="00FE4DB7"/>
    <w:rsid w:val="00FE6932"/>
    <w:rsid w:val="00FE7100"/>
    <w:rsid w:val="00FE73C1"/>
    <w:rsid w:val="00FE74CF"/>
    <w:rsid w:val="00FE7EF5"/>
    <w:rsid w:val="00FF0D24"/>
    <w:rsid w:val="00FF1737"/>
    <w:rsid w:val="00FF1E21"/>
    <w:rsid w:val="00FF2349"/>
    <w:rsid w:val="00FF324D"/>
    <w:rsid w:val="00FF3830"/>
    <w:rsid w:val="00FF3DAD"/>
    <w:rsid w:val="00FF3FFF"/>
    <w:rsid w:val="00FF4068"/>
    <w:rsid w:val="00FF4644"/>
    <w:rsid w:val="00FF649F"/>
    <w:rsid w:val="00FF6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lsdException w:name="Emphasis" w:locked="1"/>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XMLValue"/>
    <w:qFormat/>
    <w:rsid w:val="00715102"/>
    <w:pPr>
      <w:spacing w:before="80" w:after="80"/>
    </w:pPr>
    <w:rPr>
      <w:rFonts w:ascii="Arial" w:hAnsi="Arial"/>
      <w:color w:val="000000" w:themeColor="text1"/>
      <w:sz w:val="22"/>
      <w:szCs w:val="24"/>
    </w:rPr>
  </w:style>
  <w:style w:type="paragraph" w:styleId="Heading1">
    <w:name w:val="heading 1"/>
    <w:basedOn w:val="Normal"/>
    <w:next w:val="Normal"/>
    <w:link w:val="Heading1Char"/>
    <w:qFormat/>
    <w:rsid w:val="00C85703"/>
    <w:pPr>
      <w:keepNext/>
      <w:pageBreakBefore/>
      <w:numPr>
        <w:numId w:val="8"/>
      </w:numPr>
      <w:pBdr>
        <w:top w:val="single" w:sz="4" w:space="6" w:color="808080"/>
      </w:pBdr>
      <w:spacing w:before="480" w:after="120"/>
      <w:outlineLvl w:val="0"/>
    </w:pPr>
    <w:rPr>
      <w:rFonts w:cs="Arial"/>
      <w:b/>
      <w:bCs/>
      <w:kern w:val="32"/>
      <w:sz w:val="36"/>
      <w:szCs w:val="36"/>
    </w:rPr>
  </w:style>
  <w:style w:type="paragraph" w:styleId="Heading2">
    <w:name w:val="heading 2"/>
    <w:aliases w:val="H2"/>
    <w:basedOn w:val="Heading1"/>
    <w:next w:val="Normal"/>
    <w:link w:val="Heading2Char"/>
    <w:qFormat/>
    <w:rsid w:val="0001341A"/>
    <w:pPr>
      <w:pageBreakBefore w:val="0"/>
      <w:numPr>
        <w:ilvl w:val="1"/>
      </w:numPr>
      <w:pBdr>
        <w:top w:val="none" w:sz="0" w:space="0" w:color="auto"/>
      </w:pBdr>
      <w:tabs>
        <w:tab w:val="num" w:pos="720"/>
      </w:tabs>
      <w:spacing w:before="240"/>
      <w:outlineLvl w:val="1"/>
    </w:pPr>
    <w:rPr>
      <w:bCs w:val="0"/>
      <w:iCs/>
      <w:sz w:val="28"/>
      <w:szCs w:val="28"/>
    </w:rPr>
  </w:style>
  <w:style w:type="paragraph" w:styleId="Heading3">
    <w:name w:val="heading 3"/>
    <w:aliases w:val="H3"/>
    <w:basedOn w:val="Heading2"/>
    <w:next w:val="Normal"/>
    <w:link w:val="Heading3Char"/>
    <w:qFormat/>
    <w:rsid w:val="0001341A"/>
    <w:pPr>
      <w:numPr>
        <w:ilvl w:val="2"/>
      </w:numPr>
      <w:tabs>
        <w:tab w:val="num" w:pos="720"/>
      </w:tabs>
      <w:outlineLvl w:val="2"/>
    </w:pPr>
    <w:rPr>
      <w:bCs/>
      <w:sz w:val="26"/>
      <w:szCs w:val="26"/>
    </w:rPr>
  </w:style>
  <w:style w:type="paragraph" w:styleId="Heading4">
    <w:name w:val="heading 4"/>
    <w:aliases w:val="H4"/>
    <w:basedOn w:val="Heading3"/>
    <w:next w:val="Normal"/>
    <w:link w:val="Heading4Char"/>
    <w:qFormat/>
    <w:rsid w:val="0001341A"/>
    <w:pPr>
      <w:numPr>
        <w:ilvl w:val="3"/>
      </w:numPr>
      <w:tabs>
        <w:tab w:val="num" w:pos="720"/>
      </w:tabs>
      <w:outlineLvl w:val="3"/>
    </w:pPr>
    <w:rPr>
      <w:bCs w:val="0"/>
      <w:sz w:val="24"/>
      <w:szCs w:val="28"/>
    </w:rPr>
  </w:style>
  <w:style w:type="paragraph" w:styleId="Heading5">
    <w:name w:val="heading 5"/>
    <w:basedOn w:val="Heading4"/>
    <w:next w:val="Normal"/>
    <w:link w:val="Heading5Char"/>
    <w:qFormat/>
    <w:rsid w:val="0001341A"/>
    <w:pPr>
      <w:numPr>
        <w:ilvl w:val="4"/>
      </w:numPr>
      <w:tabs>
        <w:tab w:val="num" w:pos="720"/>
      </w:tabs>
      <w:outlineLvl w:val="4"/>
    </w:pPr>
    <w:rPr>
      <w:bCs/>
      <w:iCs w:val="0"/>
      <w:szCs w:val="26"/>
    </w:rPr>
  </w:style>
  <w:style w:type="paragraph" w:styleId="Heading6">
    <w:name w:val="heading 6"/>
    <w:basedOn w:val="Heading5"/>
    <w:next w:val="Normal"/>
    <w:link w:val="Heading6Char"/>
    <w:qFormat/>
    <w:rsid w:val="0001341A"/>
    <w:pPr>
      <w:numPr>
        <w:ilvl w:val="5"/>
      </w:numPr>
      <w:tabs>
        <w:tab w:val="num" w:pos="720"/>
      </w:tabs>
      <w:outlineLvl w:val="5"/>
    </w:pPr>
    <w:rPr>
      <w:bCs w:val="0"/>
      <w:sz w:val="22"/>
      <w:szCs w:val="22"/>
    </w:rPr>
  </w:style>
  <w:style w:type="paragraph" w:styleId="Heading7">
    <w:name w:val="heading 7"/>
    <w:basedOn w:val="Heading6"/>
    <w:next w:val="Normal"/>
    <w:link w:val="Heading7Char"/>
    <w:qFormat/>
    <w:rsid w:val="0001341A"/>
    <w:pPr>
      <w:numPr>
        <w:ilvl w:val="6"/>
      </w:numPr>
      <w:tabs>
        <w:tab w:val="num" w:pos="720"/>
        <w:tab w:val="num" w:pos="1152"/>
      </w:tabs>
      <w:outlineLvl w:val="6"/>
    </w:pPr>
  </w:style>
  <w:style w:type="paragraph" w:styleId="Heading8">
    <w:name w:val="heading 8"/>
    <w:basedOn w:val="Heading7"/>
    <w:next w:val="Normal"/>
    <w:link w:val="Heading8Char"/>
    <w:qFormat/>
    <w:rsid w:val="0001341A"/>
    <w:pPr>
      <w:numPr>
        <w:ilvl w:val="7"/>
      </w:numPr>
      <w:tabs>
        <w:tab w:val="num" w:pos="720"/>
        <w:tab w:val="num" w:pos="1152"/>
      </w:tabs>
      <w:outlineLvl w:val="7"/>
    </w:pPr>
    <w:rPr>
      <w:i/>
      <w:iCs/>
    </w:rPr>
  </w:style>
  <w:style w:type="paragraph" w:styleId="Heading9">
    <w:name w:val="heading 9"/>
    <w:basedOn w:val="Heading8"/>
    <w:next w:val="Normal"/>
    <w:link w:val="Heading9Char"/>
    <w:qFormat/>
    <w:rsid w:val="0001341A"/>
    <w:pPr>
      <w:numPr>
        <w:ilvl w:val="8"/>
      </w:numPr>
      <w:tabs>
        <w:tab w:val="num" w:pos="720"/>
        <w:tab w:val="num" w:pos="1152"/>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E320C"/>
    <w:rPr>
      <w:rFonts w:ascii="Arial" w:eastAsia="MS Mincho" w:hAnsi="Arial" w:cs="Arial"/>
      <w:b/>
      <w:bCs/>
      <w:kern w:val="32"/>
      <w:sz w:val="36"/>
      <w:szCs w:val="36"/>
      <w:lang w:val="en-US" w:eastAsia="en-US" w:bidi="ar-SA"/>
    </w:rPr>
  </w:style>
  <w:style w:type="character" w:customStyle="1" w:styleId="Heading2Char">
    <w:name w:val="Heading 2 Char"/>
    <w:aliases w:val="H2 Char"/>
    <w:link w:val="Heading2"/>
    <w:locked/>
    <w:rsid w:val="00FE320C"/>
    <w:rPr>
      <w:rFonts w:ascii="Arial" w:eastAsia="MS Mincho" w:hAnsi="Arial" w:cs="Arial"/>
      <w:b/>
      <w:iCs/>
      <w:kern w:val="32"/>
      <w:sz w:val="28"/>
      <w:szCs w:val="28"/>
      <w:lang w:val="en-US" w:eastAsia="en-US" w:bidi="ar-SA"/>
    </w:rPr>
  </w:style>
  <w:style w:type="character" w:customStyle="1" w:styleId="Heading3Char">
    <w:name w:val="Heading 3 Char"/>
    <w:aliases w:val="H3 Char"/>
    <w:link w:val="Heading3"/>
    <w:locked/>
    <w:rsid w:val="00FE320C"/>
    <w:rPr>
      <w:rFonts w:ascii="Arial" w:eastAsia="MS Mincho" w:hAnsi="Arial" w:cs="Arial"/>
      <w:b/>
      <w:bCs/>
      <w:iCs/>
      <w:kern w:val="32"/>
      <w:sz w:val="26"/>
      <w:szCs w:val="26"/>
      <w:lang w:val="en-US" w:eastAsia="en-US" w:bidi="ar-SA"/>
    </w:rPr>
  </w:style>
  <w:style w:type="character" w:customStyle="1" w:styleId="Heading4Char">
    <w:name w:val="Heading 4 Char"/>
    <w:aliases w:val="H4 Char"/>
    <w:link w:val="Heading4"/>
    <w:locked/>
    <w:rsid w:val="00FE320C"/>
    <w:rPr>
      <w:rFonts w:ascii="Arial" w:eastAsia="MS Mincho" w:hAnsi="Arial" w:cs="Arial"/>
      <w:b/>
      <w:iCs/>
      <w:kern w:val="32"/>
      <w:sz w:val="24"/>
      <w:szCs w:val="28"/>
      <w:lang w:val="en-US" w:eastAsia="en-US" w:bidi="ar-SA"/>
    </w:rPr>
  </w:style>
  <w:style w:type="character" w:customStyle="1" w:styleId="Heading5Char">
    <w:name w:val="Heading 5 Char"/>
    <w:link w:val="Heading5"/>
    <w:locked/>
    <w:rsid w:val="00FE320C"/>
    <w:rPr>
      <w:rFonts w:ascii="Arial" w:eastAsia="MS Mincho" w:hAnsi="Arial" w:cs="Arial"/>
      <w:b/>
      <w:bCs/>
      <w:kern w:val="32"/>
      <w:sz w:val="24"/>
      <w:szCs w:val="26"/>
      <w:lang w:val="en-US" w:eastAsia="en-US" w:bidi="ar-SA"/>
    </w:rPr>
  </w:style>
  <w:style w:type="character" w:customStyle="1" w:styleId="Heading6Char">
    <w:name w:val="Heading 6 Char"/>
    <w:link w:val="Heading6"/>
    <w:locked/>
    <w:rsid w:val="00FE320C"/>
    <w:rPr>
      <w:rFonts w:ascii="Arial" w:eastAsia="MS Mincho" w:hAnsi="Arial" w:cs="Arial"/>
      <w:b/>
      <w:kern w:val="32"/>
      <w:sz w:val="22"/>
      <w:szCs w:val="22"/>
      <w:lang w:val="en-US" w:eastAsia="en-US" w:bidi="ar-SA"/>
    </w:rPr>
  </w:style>
  <w:style w:type="character" w:customStyle="1" w:styleId="Heading7Char">
    <w:name w:val="Heading 7 Char"/>
    <w:link w:val="Heading7"/>
    <w:locked/>
    <w:rsid w:val="00FE320C"/>
    <w:rPr>
      <w:rFonts w:ascii="Arial" w:eastAsia="MS Mincho" w:hAnsi="Arial" w:cs="Arial"/>
      <w:b/>
      <w:kern w:val="32"/>
      <w:sz w:val="22"/>
      <w:szCs w:val="22"/>
      <w:lang w:val="en-US" w:eastAsia="en-US" w:bidi="ar-SA"/>
    </w:rPr>
  </w:style>
  <w:style w:type="character" w:customStyle="1" w:styleId="Heading8Char">
    <w:name w:val="Heading 8 Char"/>
    <w:link w:val="Heading8"/>
    <w:locked/>
    <w:rsid w:val="00FE320C"/>
    <w:rPr>
      <w:rFonts w:ascii="Arial" w:eastAsia="MS Mincho" w:hAnsi="Arial" w:cs="Arial"/>
      <w:b/>
      <w:i/>
      <w:iCs/>
      <w:kern w:val="32"/>
      <w:sz w:val="22"/>
      <w:szCs w:val="22"/>
      <w:lang w:val="en-US" w:eastAsia="en-US" w:bidi="ar-SA"/>
    </w:rPr>
  </w:style>
  <w:style w:type="character" w:customStyle="1" w:styleId="Heading9Char">
    <w:name w:val="Heading 9 Char"/>
    <w:link w:val="Heading9"/>
    <w:locked/>
    <w:rsid w:val="00FE320C"/>
    <w:rPr>
      <w:rFonts w:ascii="Arial" w:eastAsia="MS Mincho" w:hAnsi="Arial" w:cs="Arial"/>
      <w:b/>
      <w:i/>
      <w:iCs/>
      <w:kern w:val="32"/>
      <w:sz w:val="22"/>
      <w:szCs w:val="22"/>
      <w:lang w:val="en-US" w:eastAsia="en-US" w:bidi="ar-SA"/>
    </w:rPr>
  </w:style>
  <w:style w:type="paragraph" w:styleId="Title">
    <w:name w:val="Title"/>
    <w:basedOn w:val="Normal"/>
    <w:link w:val="TitleChar"/>
    <w:qFormat/>
    <w:rsid w:val="00C85703"/>
    <w:pPr>
      <w:pBdr>
        <w:top w:val="single" w:sz="4" w:space="1" w:color="808080"/>
      </w:pBdr>
      <w:spacing w:before="0" w:after="240"/>
    </w:pPr>
    <w:rPr>
      <w:rFonts w:cs="Arial"/>
      <w:b/>
      <w:bCs/>
      <w:kern w:val="28"/>
      <w:sz w:val="48"/>
      <w:szCs w:val="48"/>
    </w:rPr>
  </w:style>
  <w:style w:type="character" w:customStyle="1" w:styleId="TitleChar">
    <w:name w:val="Title Char"/>
    <w:link w:val="Title"/>
    <w:locked/>
    <w:rsid w:val="00FE320C"/>
    <w:rPr>
      <w:rFonts w:ascii="Cambria" w:hAnsi="Cambria" w:cs="Times New Roman"/>
      <w:b/>
      <w:bCs/>
      <w:kern w:val="28"/>
      <w:sz w:val="32"/>
      <w:szCs w:val="32"/>
    </w:rPr>
  </w:style>
  <w:style w:type="paragraph" w:styleId="Subtitle">
    <w:name w:val="Subtitle"/>
    <w:basedOn w:val="Title"/>
    <w:link w:val="SubtitleChar"/>
    <w:qFormat/>
    <w:rsid w:val="00C85703"/>
    <w:rPr>
      <w:sz w:val="36"/>
      <w:szCs w:val="36"/>
    </w:rPr>
  </w:style>
  <w:style w:type="character" w:customStyle="1" w:styleId="SubtitleChar">
    <w:name w:val="Subtitle Char"/>
    <w:link w:val="Subtitle"/>
    <w:locked/>
    <w:rsid w:val="00FE320C"/>
    <w:rPr>
      <w:rFonts w:ascii="Cambria" w:hAnsi="Cambria" w:cs="Times New Roman"/>
      <w:sz w:val="24"/>
      <w:szCs w:val="24"/>
    </w:rPr>
  </w:style>
  <w:style w:type="paragraph" w:customStyle="1" w:styleId="Titlepageinfo">
    <w:name w:val="Title page info"/>
    <w:basedOn w:val="Normal"/>
    <w:next w:val="Titlepageinfodescription"/>
    <w:rsid w:val="00C85703"/>
    <w:pPr>
      <w:keepNext/>
      <w:spacing w:before="0" w:after="0"/>
    </w:pPr>
    <w:rPr>
      <w:b/>
      <w:szCs w:val="20"/>
    </w:rPr>
  </w:style>
  <w:style w:type="paragraph" w:customStyle="1" w:styleId="Titlepageinfodescription">
    <w:name w:val="Title page info description"/>
    <w:basedOn w:val="Titlepageinfo"/>
    <w:next w:val="Titlepageinfo"/>
    <w:rsid w:val="0001341A"/>
    <w:pPr>
      <w:keepNext w:val="0"/>
      <w:spacing w:after="80"/>
      <w:ind w:left="720"/>
      <w:contextualSpacing/>
    </w:pPr>
    <w:rPr>
      <w:b w:val="0"/>
    </w:rPr>
  </w:style>
  <w:style w:type="paragraph" w:customStyle="1" w:styleId="Contributor">
    <w:name w:val="Contributor"/>
    <w:basedOn w:val="Titlepageinfodescription"/>
    <w:rsid w:val="0001341A"/>
  </w:style>
  <w:style w:type="paragraph" w:customStyle="1" w:styleId="Legalnotice">
    <w:name w:val="Legal notice"/>
    <w:basedOn w:val="Titlepageinfodescription"/>
    <w:rsid w:val="0001341A"/>
    <w:pPr>
      <w:spacing w:before="240"/>
      <w:ind w:left="0"/>
    </w:pPr>
  </w:style>
  <w:style w:type="character" w:customStyle="1" w:styleId="Datatype">
    <w:name w:val="Datatype"/>
    <w:rsid w:val="0001341A"/>
    <w:rPr>
      <w:rFonts w:ascii="Courier New" w:hAnsi="Courier New" w:cs="Times New Roman"/>
    </w:rPr>
  </w:style>
  <w:style w:type="character" w:styleId="Hyperlink">
    <w:name w:val="Hyperlink"/>
    <w:uiPriority w:val="99"/>
    <w:rsid w:val="0001341A"/>
    <w:rPr>
      <w:rFonts w:cs="Times New Roman"/>
      <w:color w:val="0000EE"/>
      <w:u w:val="none"/>
    </w:rPr>
  </w:style>
  <w:style w:type="paragraph" w:styleId="TOC1">
    <w:name w:val="toc 1"/>
    <w:basedOn w:val="Normal"/>
    <w:next w:val="Normal"/>
    <w:autoRedefine/>
    <w:uiPriority w:val="39"/>
    <w:rsid w:val="0001341A"/>
    <w:pPr>
      <w:spacing w:before="60" w:after="60"/>
    </w:pPr>
  </w:style>
  <w:style w:type="paragraph" w:styleId="TOC2">
    <w:name w:val="toc 2"/>
    <w:basedOn w:val="Normal"/>
    <w:next w:val="Normal"/>
    <w:autoRedefine/>
    <w:uiPriority w:val="39"/>
    <w:rsid w:val="0001341A"/>
    <w:pPr>
      <w:spacing w:before="60" w:after="60"/>
      <w:ind w:left="240"/>
    </w:pPr>
  </w:style>
  <w:style w:type="paragraph" w:styleId="TOC3">
    <w:name w:val="toc 3"/>
    <w:basedOn w:val="Normal"/>
    <w:next w:val="Normal"/>
    <w:autoRedefine/>
    <w:uiPriority w:val="39"/>
    <w:rsid w:val="0001341A"/>
    <w:pPr>
      <w:spacing w:before="60" w:after="60"/>
      <w:ind w:left="480"/>
    </w:pPr>
  </w:style>
  <w:style w:type="paragraph" w:customStyle="1" w:styleId="Code">
    <w:name w:val="Code"/>
    <w:basedOn w:val="Normal"/>
    <w:rsid w:val="0001341A"/>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Heading2"/>
    <w:rsid w:val="00C85703"/>
    <w:pPr>
      <w:numPr>
        <w:numId w:val="11"/>
      </w:numPr>
      <w:tabs>
        <w:tab w:val="num" w:pos="720"/>
      </w:tabs>
      <w:ind w:left="720" w:hanging="360"/>
    </w:pPr>
  </w:style>
  <w:style w:type="character" w:styleId="FollowedHyperlink">
    <w:name w:val="FollowedHyperlink"/>
    <w:rsid w:val="0001341A"/>
    <w:rPr>
      <w:rFonts w:cs="Times New Roman"/>
      <w:color w:val="800080"/>
      <w:u w:val="single"/>
    </w:rPr>
  </w:style>
  <w:style w:type="character" w:customStyle="1" w:styleId="Element">
    <w:name w:val="Element"/>
    <w:rsid w:val="0001341A"/>
    <w:rPr>
      <w:rFonts w:ascii="Courier New" w:hAnsi="Courier New" w:cs="Times New Roman"/>
      <w:sz w:val="20"/>
    </w:rPr>
  </w:style>
  <w:style w:type="character" w:customStyle="1" w:styleId="Attribute">
    <w:name w:val="Attribute"/>
    <w:rsid w:val="0001341A"/>
    <w:rPr>
      <w:rFonts w:ascii="Courier New" w:hAnsi="Courier New" w:cs="Times New Roman"/>
      <w:sz w:val="20"/>
    </w:rPr>
  </w:style>
  <w:style w:type="character" w:customStyle="1" w:styleId="Keyword">
    <w:name w:val="Keyword"/>
    <w:basedOn w:val="Element"/>
    <w:rsid w:val="0001341A"/>
    <w:rPr>
      <w:rFonts w:ascii="Courier New" w:hAnsi="Courier New" w:cs="Times New Roman"/>
      <w:sz w:val="20"/>
    </w:rPr>
  </w:style>
  <w:style w:type="paragraph" w:styleId="NormalWeb">
    <w:name w:val="Normal (Web)"/>
    <w:basedOn w:val="Normal"/>
    <w:rsid w:val="0001341A"/>
    <w:pPr>
      <w:spacing w:before="100" w:beforeAutospacing="1" w:after="100" w:afterAutospacing="1"/>
    </w:pPr>
    <w:rPr>
      <w:rFonts w:ascii="Arial Unicode MS" w:eastAsia="Arial Unicode MS" w:hAnsi="Arial Unicode MS" w:cs="Arial Unicode MS"/>
    </w:rPr>
  </w:style>
  <w:style w:type="character" w:styleId="Emphasis">
    <w:name w:val="Emphasis"/>
    <w:rsid w:val="0001341A"/>
    <w:rPr>
      <w:rFonts w:cs="Times New Roman"/>
      <w:i/>
      <w:iCs/>
    </w:rPr>
  </w:style>
  <w:style w:type="character" w:styleId="HTMLTypewriter">
    <w:name w:val="HTML Typewriter"/>
    <w:rsid w:val="0001341A"/>
    <w:rPr>
      <w:rFonts w:ascii="Arial Unicode MS" w:eastAsia="Arial Unicode MS" w:hAnsi="Arial Unicode MS" w:cs="Arial Unicode MS"/>
      <w:sz w:val="20"/>
      <w:szCs w:val="20"/>
    </w:rPr>
  </w:style>
  <w:style w:type="paragraph" w:styleId="HTMLPreformatted">
    <w:name w:val="HTML Preformatted"/>
    <w:basedOn w:val="Normal"/>
    <w:link w:val="HTMLPreformattedChar"/>
    <w:rsid w:val="00013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PreformattedChar">
    <w:name w:val="HTML Preformatted Char"/>
    <w:link w:val="HTMLPreformatted"/>
    <w:semiHidden/>
    <w:locked/>
    <w:rsid w:val="00FE320C"/>
    <w:rPr>
      <w:rFonts w:ascii="Courier New" w:hAnsi="Courier New" w:cs="Courier New"/>
      <w:sz w:val="20"/>
      <w:szCs w:val="20"/>
    </w:rPr>
  </w:style>
  <w:style w:type="paragraph" w:styleId="NoteHeading">
    <w:name w:val="Note Heading"/>
    <w:basedOn w:val="Normal"/>
    <w:next w:val="Normal"/>
    <w:link w:val="NoteHeadingChar"/>
    <w:rsid w:val="0001341A"/>
  </w:style>
  <w:style w:type="character" w:customStyle="1" w:styleId="NoteHeadingChar">
    <w:name w:val="Note Heading Char"/>
    <w:link w:val="NoteHeading"/>
    <w:semiHidden/>
    <w:locked/>
    <w:rsid w:val="00FE320C"/>
    <w:rPr>
      <w:rFonts w:ascii="Arial" w:hAnsi="Arial" w:cs="Times New Roman"/>
      <w:sz w:val="24"/>
      <w:szCs w:val="24"/>
    </w:rPr>
  </w:style>
  <w:style w:type="paragraph" w:customStyle="1" w:styleId="Note">
    <w:name w:val="Note"/>
    <w:basedOn w:val="Normal"/>
    <w:next w:val="Normal"/>
    <w:rsid w:val="0001341A"/>
    <w:pPr>
      <w:spacing w:before="120" w:after="120"/>
      <w:ind w:left="720" w:right="720"/>
    </w:pPr>
  </w:style>
  <w:style w:type="paragraph" w:customStyle="1" w:styleId="Definitionterm">
    <w:name w:val="Definition term"/>
    <w:basedOn w:val="Normal"/>
    <w:next w:val="Definition"/>
    <w:rsid w:val="0001341A"/>
    <w:pPr>
      <w:ind w:right="2880"/>
    </w:pPr>
    <w:rPr>
      <w:rFonts w:eastAsia="Arial Unicode MS"/>
      <w:b/>
    </w:rPr>
  </w:style>
  <w:style w:type="paragraph" w:customStyle="1" w:styleId="Definition">
    <w:name w:val="Definition"/>
    <w:basedOn w:val="Normal"/>
    <w:next w:val="Definitionterm"/>
    <w:rsid w:val="0001341A"/>
    <w:pPr>
      <w:spacing w:after="120"/>
      <w:ind w:left="720"/>
    </w:pPr>
    <w:rPr>
      <w:rFonts w:eastAsia="Arial Unicode MS"/>
    </w:rPr>
  </w:style>
  <w:style w:type="paragraph" w:customStyle="1" w:styleId="Ref">
    <w:name w:val="Ref"/>
    <w:basedOn w:val="Normal"/>
    <w:autoRedefine/>
    <w:rsid w:val="007B7259"/>
    <w:pPr>
      <w:spacing w:before="40" w:after="40"/>
      <w:ind w:left="700" w:hanging="340"/>
    </w:pPr>
    <w:rPr>
      <w:bCs/>
      <w:color w:val="000000"/>
    </w:rPr>
  </w:style>
  <w:style w:type="paragraph" w:styleId="Header">
    <w:name w:val="header"/>
    <w:basedOn w:val="Normal"/>
    <w:link w:val="HeaderChar"/>
    <w:rsid w:val="0001341A"/>
    <w:pPr>
      <w:tabs>
        <w:tab w:val="center" w:pos="4320"/>
        <w:tab w:val="right" w:pos="8640"/>
      </w:tabs>
    </w:pPr>
  </w:style>
  <w:style w:type="character" w:customStyle="1" w:styleId="HeaderChar">
    <w:name w:val="Header Char"/>
    <w:link w:val="Header"/>
    <w:semiHidden/>
    <w:locked/>
    <w:rsid w:val="00FE320C"/>
    <w:rPr>
      <w:rFonts w:ascii="Arial" w:hAnsi="Arial" w:cs="Times New Roman"/>
      <w:sz w:val="24"/>
      <w:szCs w:val="24"/>
    </w:rPr>
  </w:style>
  <w:style w:type="paragraph" w:styleId="Footer">
    <w:name w:val="footer"/>
    <w:basedOn w:val="Normal"/>
    <w:link w:val="FooterChar"/>
    <w:rsid w:val="0001341A"/>
    <w:pPr>
      <w:tabs>
        <w:tab w:val="center" w:pos="4320"/>
        <w:tab w:val="right" w:pos="8640"/>
      </w:tabs>
    </w:pPr>
  </w:style>
  <w:style w:type="character" w:customStyle="1" w:styleId="FooterChar">
    <w:name w:val="Footer Char"/>
    <w:link w:val="Footer"/>
    <w:semiHidden/>
    <w:locked/>
    <w:rsid w:val="00FE320C"/>
    <w:rPr>
      <w:rFonts w:ascii="Arial" w:hAnsi="Arial" w:cs="Times New Roman"/>
      <w:sz w:val="24"/>
      <w:szCs w:val="24"/>
    </w:rPr>
  </w:style>
  <w:style w:type="character" w:styleId="PageNumber">
    <w:name w:val="page number"/>
    <w:rsid w:val="0001341A"/>
    <w:rPr>
      <w:rFonts w:cs="Times New Roman"/>
    </w:rPr>
  </w:style>
  <w:style w:type="paragraph" w:customStyle="1" w:styleId="AppendixHeading1">
    <w:name w:val="AppendixHeading1"/>
    <w:basedOn w:val="Heading1"/>
    <w:next w:val="Normal"/>
    <w:rsid w:val="00C85703"/>
    <w:pPr>
      <w:numPr>
        <w:numId w:val="11"/>
      </w:numPr>
      <w:tabs>
        <w:tab w:val="num" w:pos="720"/>
      </w:tabs>
      <w:spacing w:before="100" w:beforeAutospacing="1" w:after="100" w:afterAutospacing="1"/>
      <w:ind w:left="720" w:hanging="360"/>
    </w:pPr>
    <w:rPr>
      <w:kern w:val="36"/>
    </w:rPr>
  </w:style>
  <w:style w:type="character" w:customStyle="1" w:styleId="Refterm">
    <w:name w:val="Ref term"/>
    <w:rsid w:val="0001341A"/>
    <w:rPr>
      <w:rFonts w:cs="Times New Roman"/>
      <w:b/>
    </w:rPr>
  </w:style>
  <w:style w:type="character" w:styleId="LineNumber">
    <w:name w:val="line number"/>
    <w:rsid w:val="0001341A"/>
    <w:rPr>
      <w:rFonts w:cs="Times New Roman"/>
    </w:rPr>
  </w:style>
  <w:style w:type="paragraph" w:styleId="TOC7">
    <w:name w:val="toc 7"/>
    <w:basedOn w:val="Normal"/>
    <w:next w:val="Normal"/>
    <w:autoRedefine/>
    <w:semiHidden/>
    <w:rsid w:val="0001341A"/>
    <w:pPr>
      <w:spacing w:before="0" w:after="120"/>
      <w:ind w:left="1440"/>
    </w:pPr>
  </w:style>
  <w:style w:type="paragraph" w:customStyle="1" w:styleId="Example">
    <w:name w:val="Example"/>
    <w:basedOn w:val="Code"/>
    <w:rsid w:val="0001341A"/>
    <w:pPr>
      <w:pBdr>
        <w:top w:val="none" w:sz="0" w:space="0" w:color="auto"/>
        <w:bottom w:val="none" w:sz="0" w:space="0" w:color="auto"/>
      </w:pBdr>
      <w:shd w:val="clear" w:color="auto" w:fill="E6E6E6"/>
    </w:pPr>
  </w:style>
  <w:style w:type="character" w:customStyle="1" w:styleId="codelist">
    <w:name w:val="codelist"/>
    <w:rsid w:val="0001341A"/>
    <w:rPr>
      <w:rFonts w:ascii="Courier New" w:hAnsi="Courier New"/>
      <w:sz w:val="20"/>
    </w:rPr>
  </w:style>
  <w:style w:type="paragraph" w:customStyle="1" w:styleId="Codesmall">
    <w:name w:val="Code small"/>
    <w:basedOn w:val="Code"/>
    <w:rsid w:val="0001341A"/>
    <w:pPr>
      <w:shd w:val="clear" w:color="auto" w:fill="E6E6E6"/>
    </w:pPr>
    <w:rPr>
      <w:sz w:val="16"/>
    </w:rPr>
  </w:style>
  <w:style w:type="paragraph" w:customStyle="1" w:styleId="Examplesmall">
    <w:name w:val="Example small"/>
    <w:basedOn w:val="Example"/>
    <w:rsid w:val="0001341A"/>
    <w:rPr>
      <w:sz w:val="16"/>
    </w:rPr>
  </w:style>
  <w:style w:type="paragraph" w:styleId="ListBullet">
    <w:name w:val="List Bullet"/>
    <w:basedOn w:val="Normal"/>
    <w:rsid w:val="0001341A"/>
    <w:pPr>
      <w:tabs>
        <w:tab w:val="num" w:pos="360"/>
      </w:tabs>
      <w:ind w:left="360" w:hanging="360"/>
    </w:pPr>
  </w:style>
  <w:style w:type="paragraph" w:styleId="TOC4">
    <w:name w:val="toc 4"/>
    <w:basedOn w:val="TOC3"/>
    <w:next w:val="Normal"/>
    <w:autoRedefine/>
    <w:semiHidden/>
    <w:rsid w:val="0001341A"/>
    <w:pPr>
      <w:ind w:left="720"/>
    </w:pPr>
    <w:rPr>
      <w:sz w:val="18"/>
    </w:rPr>
  </w:style>
  <w:style w:type="character" w:customStyle="1" w:styleId="Variable">
    <w:name w:val="Variable"/>
    <w:rsid w:val="0001341A"/>
    <w:rPr>
      <w:rFonts w:cs="Times New Roman"/>
      <w:i/>
    </w:rPr>
  </w:style>
  <w:style w:type="paragraph" w:styleId="TOC5">
    <w:name w:val="toc 5"/>
    <w:basedOn w:val="TOC4"/>
    <w:next w:val="Normal"/>
    <w:autoRedefine/>
    <w:semiHidden/>
    <w:rsid w:val="0001341A"/>
    <w:pPr>
      <w:ind w:left="960"/>
    </w:pPr>
  </w:style>
  <w:style w:type="paragraph" w:styleId="TOC6">
    <w:name w:val="toc 6"/>
    <w:basedOn w:val="Normal"/>
    <w:next w:val="Normal"/>
    <w:autoRedefine/>
    <w:semiHidden/>
    <w:rsid w:val="0001341A"/>
    <w:pPr>
      <w:ind w:left="1200"/>
    </w:pPr>
    <w:rPr>
      <w:sz w:val="18"/>
    </w:rPr>
  </w:style>
  <w:style w:type="paragraph" w:styleId="BodyText">
    <w:name w:val="Body Text"/>
    <w:basedOn w:val="Normal"/>
    <w:link w:val="BodyTextChar1"/>
    <w:rsid w:val="0001341A"/>
    <w:pPr>
      <w:widowControl w:val="0"/>
      <w:spacing w:before="0" w:after="0"/>
      <w:ind w:firstLineChars="100" w:firstLine="100"/>
      <w:jc w:val="both"/>
    </w:pPr>
    <w:rPr>
      <w:rFonts w:ascii="Century" w:hAnsi="Century"/>
      <w:kern w:val="2"/>
      <w:sz w:val="21"/>
      <w:szCs w:val="20"/>
      <w:lang w:eastAsia="ja-JP"/>
    </w:rPr>
  </w:style>
  <w:style w:type="character" w:customStyle="1" w:styleId="BodyTextChar1">
    <w:name w:val="Body Text Char1"/>
    <w:link w:val="BodyText"/>
    <w:locked/>
    <w:rsid w:val="00B45E04"/>
    <w:rPr>
      <w:rFonts w:ascii="Century" w:hAnsi="Century" w:cs="Times New Roman"/>
      <w:kern w:val="2"/>
      <w:sz w:val="21"/>
      <w:lang w:eastAsia="ja-JP"/>
    </w:rPr>
  </w:style>
  <w:style w:type="character" w:customStyle="1" w:styleId="BodyTextChar">
    <w:name w:val="Body Text Char"/>
    <w:semiHidden/>
    <w:locked/>
    <w:rsid w:val="00FE320C"/>
    <w:rPr>
      <w:rFonts w:ascii="Arial" w:hAnsi="Arial" w:cs="Times New Roman"/>
      <w:sz w:val="24"/>
      <w:szCs w:val="24"/>
    </w:rPr>
  </w:style>
  <w:style w:type="paragraph" w:styleId="Caption">
    <w:name w:val="caption"/>
    <w:basedOn w:val="Normal"/>
    <w:next w:val="Normal"/>
    <w:autoRedefine/>
    <w:qFormat/>
    <w:rsid w:val="0008310B"/>
    <w:pPr>
      <w:keepNext/>
      <w:spacing w:before="120" w:after="120"/>
    </w:pPr>
    <w:rPr>
      <w:bCs/>
      <w:i/>
      <w:szCs w:val="20"/>
      <w:lang w:eastAsia="ja-JP"/>
    </w:rPr>
  </w:style>
  <w:style w:type="paragraph" w:styleId="ListBullet2">
    <w:name w:val="List Bullet 2"/>
    <w:basedOn w:val="Normal"/>
    <w:rsid w:val="0001341A"/>
    <w:pPr>
      <w:tabs>
        <w:tab w:val="num" w:pos="720"/>
      </w:tabs>
      <w:ind w:left="720" w:hanging="360"/>
    </w:pPr>
  </w:style>
  <w:style w:type="paragraph" w:customStyle="1" w:styleId="RelatedWork">
    <w:name w:val="Related Work"/>
    <w:basedOn w:val="Titlepageinfodescription"/>
    <w:rsid w:val="0001341A"/>
    <w:pPr>
      <w:tabs>
        <w:tab w:val="num" w:pos="720"/>
        <w:tab w:val="num" w:pos="1440"/>
      </w:tabs>
      <w:ind w:left="1440" w:hanging="360"/>
    </w:pPr>
  </w:style>
  <w:style w:type="paragraph" w:customStyle="1" w:styleId="Abstract">
    <w:name w:val="Abstract"/>
    <w:basedOn w:val="Titlepageinfodescription"/>
    <w:rsid w:val="0001341A"/>
    <w:pPr>
      <w:contextualSpacing w:val="0"/>
    </w:pPr>
  </w:style>
  <w:style w:type="paragraph" w:customStyle="1" w:styleId="Notices">
    <w:name w:val="Notices"/>
    <w:basedOn w:val="Subtitle"/>
    <w:next w:val="TextBody"/>
    <w:rsid w:val="00B833C7"/>
    <w:pPr>
      <w:pageBreakBefore/>
    </w:pPr>
  </w:style>
  <w:style w:type="paragraph" w:customStyle="1" w:styleId="TextBody">
    <w:name w:val="Text Body"/>
    <w:basedOn w:val="Abstract"/>
    <w:rsid w:val="0001341A"/>
    <w:pPr>
      <w:ind w:left="0"/>
    </w:pPr>
  </w:style>
  <w:style w:type="paragraph" w:customStyle="1" w:styleId="AppendixHeading3">
    <w:name w:val="AppendixHeading3"/>
    <w:basedOn w:val="Heading3"/>
    <w:rsid w:val="00C85703"/>
    <w:pPr>
      <w:numPr>
        <w:ilvl w:val="0"/>
        <w:numId w:val="0"/>
      </w:numPr>
      <w:tabs>
        <w:tab w:val="num" w:pos="720"/>
      </w:tabs>
      <w:ind w:left="1080" w:hanging="360"/>
    </w:pPr>
  </w:style>
  <w:style w:type="paragraph" w:customStyle="1" w:styleId="OutlinedNumberd">
    <w:name w:val="Outlined Numberd"/>
    <w:basedOn w:val="Normal"/>
    <w:rsid w:val="0001341A"/>
    <w:pPr>
      <w:tabs>
        <w:tab w:val="num" w:pos="720"/>
      </w:tabs>
      <w:spacing w:before="240" w:after="0" w:line="240" w:lineRule="exact"/>
      <w:ind w:left="720" w:hanging="360"/>
    </w:pPr>
    <w:rPr>
      <w:rFonts w:ascii="Courier" w:hAnsi="Courier"/>
      <w:sz w:val="24"/>
      <w:szCs w:val="20"/>
      <w:lang w:val="en-GB"/>
    </w:rPr>
  </w:style>
  <w:style w:type="paragraph" w:styleId="PlainText">
    <w:name w:val="Plain Text"/>
    <w:basedOn w:val="Normal"/>
    <w:link w:val="PlainTextChar"/>
    <w:rsid w:val="0001341A"/>
    <w:pPr>
      <w:spacing w:before="0" w:after="0"/>
    </w:pPr>
    <w:rPr>
      <w:rFonts w:ascii="Consolas" w:eastAsia="Arial Unicode MS" w:hAnsi="Consolas" w:cs="Arial Unicode MS"/>
      <w:sz w:val="21"/>
      <w:szCs w:val="21"/>
      <w:lang w:eastAsia="ja-JP"/>
    </w:rPr>
  </w:style>
  <w:style w:type="character" w:customStyle="1" w:styleId="PlainTextChar">
    <w:name w:val="Plain Text Char"/>
    <w:link w:val="PlainText"/>
    <w:semiHidden/>
    <w:locked/>
    <w:rsid w:val="00FE320C"/>
    <w:rPr>
      <w:rFonts w:ascii="Courier New" w:hAnsi="Courier New" w:cs="Courier New"/>
      <w:sz w:val="20"/>
      <w:szCs w:val="20"/>
    </w:rPr>
  </w:style>
  <w:style w:type="paragraph" w:styleId="BalloonText">
    <w:name w:val="Balloon Text"/>
    <w:basedOn w:val="Normal"/>
    <w:link w:val="BalloonTextChar"/>
    <w:semiHidden/>
    <w:rsid w:val="00D04228"/>
    <w:rPr>
      <w:rFonts w:ascii="Tahoma" w:hAnsi="Tahoma" w:cs="Tahoma"/>
      <w:sz w:val="16"/>
      <w:szCs w:val="16"/>
    </w:rPr>
  </w:style>
  <w:style w:type="character" w:customStyle="1" w:styleId="BalloonTextChar">
    <w:name w:val="Balloon Text Char"/>
    <w:link w:val="BalloonText"/>
    <w:semiHidden/>
    <w:locked/>
    <w:rsid w:val="00FE320C"/>
    <w:rPr>
      <w:rFonts w:cs="Times New Roman"/>
      <w:sz w:val="2"/>
    </w:rPr>
  </w:style>
  <w:style w:type="table" w:styleId="TableGrid">
    <w:name w:val="Table Grid"/>
    <w:basedOn w:val="TableNormal"/>
    <w:rsid w:val="002838B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Columns1">
    <w:name w:val="Table Columns 1"/>
    <w:basedOn w:val="TableNormal"/>
    <w:rsid w:val="002838B4"/>
    <w:pPr>
      <w:spacing w:before="80" w:after="8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character" w:styleId="CommentReference">
    <w:name w:val="annotation reference"/>
    <w:rsid w:val="003155A6"/>
    <w:rPr>
      <w:rFonts w:cs="Times New Roman"/>
      <w:sz w:val="16"/>
      <w:szCs w:val="16"/>
    </w:rPr>
  </w:style>
  <w:style w:type="paragraph" w:styleId="CommentText">
    <w:name w:val="annotation text"/>
    <w:basedOn w:val="Normal"/>
    <w:link w:val="CommentTextChar1"/>
    <w:rsid w:val="003155A6"/>
    <w:rPr>
      <w:szCs w:val="20"/>
    </w:rPr>
  </w:style>
  <w:style w:type="character" w:customStyle="1" w:styleId="CommentTextChar1">
    <w:name w:val="Comment Text Char1"/>
    <w:link w:val="CommentText"/>
    <w:locked/>
    <w:rsid w:val="003155A6"/>
    <w:rPr>
      <w:rFonts w:ascii="Arial" w:hAnsi="Arial" w:cs="Times New Roman"/>
    </w:rPr>
  </w:style>
  <w:style w:type="character" w:customStyle="1" w:styleId="CommentTextChar">
    <w:name w:val="Comment Text Char"/>
    <w:semiHidden/>
    <w:locked/>
    <w:rsid w:val="00FE320C"/>
    <w:rPr>
      <w:rFonts w:ascii="Arial" w:hAnsi="Arial" w:cs="Times New Roman"/>
      <w:sz w:val="20"/>
      <w:szCs w:val="20"/>
    </w:rPr>
  </w:style>
  <w:style w:type="paragraph" w:styleId="CommentSubject">
    <w:name w:val="annotation subject"/>
    <w:basedOn w:val="CommentText"/>
    <w:next w:val="CommentText"/>
    <w:link w:val="CommentSubjectChar1"/>
    <w:rsid w:val="003155A6"/>
    <w:rPr>
      <w:b/>
      <w:bCs/>
    </w:rPr>
  </w:style>
  <w:style w:type="character" w:customStyle="1" w:styleId="CommentSubjectChar1">
    <w:name w:val="Comment Subject Char1"/>
    <w:link w:val="CommentSubject"/>
    <w:locked/>
    <w:rsid w:val="003155A6"/>
    <w:rPr>
      <w:rFonts w:ascii="Arial" w:hAnsi="Arial" w:cs="Times New Roman"/>
      <w:b/>
      <w:bCs/>
    </w:rPr>
  </w:style>
  <w:style w:type="character" w:customStyle="1" w:styleId="CommentSubjectChar">
    <w:name w:val="Comment Subject Char"/>
    <w:semiHidden/>
    <w:locked/>
    <w:rsid w:val="00FE320C"/>
    <w:rPr>
      <w:rFonts w:ascii="Arial" w:hAnsi="Arial" w:cs="Times New Roman"/>
      <w:b/>
      <w:bCs/>
      <w:sz w:val="20"/>
      <w:szCs w:val="20"/>
    </w:rPr>
  </w:style>
  <w:style w:type="table" w:customStyle="1" w:styleId="USGINTable">
    <w:name w:val="USGIN Table"/>
    <w:rsid w:val="00040BA4"/>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style>
  <w:style w:type="character" w:customStyle="1" w:styleId="ElementxPath">
    <w:name w:val="Element/xPath"/>
    <w:qFormat/>
    <w:rsid w:val="001E30F1"/>
    <w:rPr>
      <w:rFonts w:ascii="Consolas" w:hAnsi="Consolas" w:cs="Times New Roman"/>
      <w:sz w:val="18"/>
      <w:shd w:val="pct10" w:color="auto" w:fill="auto"/>
    </w:rPr>
  </w:style>
  <w:style w:type="character" w:styleId="Strong">
    <w:name w:val="Strong"/>
    <w:rsid w:val="009C374E"/>
    <w:rPr>
      <w:rFonts w:cs="Times New Roman"/>
      <w:b/>
      <w:bCs/>
    </w:rPr>
  </w:style>
  <w:style w:type="paragraph" w:customStyle="1" w:styleId="Tableentry">
    <w:name w:val="Table entry"/>
    <w:basedOn w:val="Normal"/>
    <w:link w:val="TableentryChar"/>
    <w:rsid w:val="008C338D"/>
    <w:pPr>
      <w:spacing w:before="0" w:after="0"/>
    </w:pPr>
    <w:rPr>
      <w:szCs w:val="20"/>
    </w:rPr>
  </w:style>
  <w:style w:type="paragraph" w:customStyle="1" w:styleId="Tableheading">
    <w:name w:val="Table heading"/>
    <w:basedOn w:val="Normal"/>
    <w:rsid w:val="00FF4644"/>
    <w:pPr>
      <w:spacing w:before="0" w:after="0"/>
    </w:pPr>
    <w:rPr>
      <w:b/>
      <w:szCs w:val="20"/>
    </w:rPr>
  </w:style>
  <w:style w:type="character" w:customStyle="1" w:styleId="arrow">
    <w:name w:val="arrow"/>
    <w:rsid w:val="00C76CF2"/>
    <w:rPr>
      <w:rFonts w:cs="Times New Roman"/>
    </w:rPr>
  </w:style>
  <w:style w:type="character" w:styleId="HTMLCite">
    <w:name w:val="HTML Cite"/>
    <w:rsid w:val="001C0B42"/>
    <w:rPr>
      <w:i/>
      <w:iCs/>
    </w:rPr>
  </w:style>
  <w:style w:type="paragraph" w:styleId="TOC8">
    <w:name w:val="toc 8"/>
    <w:basedOn w:val="Normal"/>
    <w:next w:val="Normal"/>
    <w:autoRedefine/>
    <w:semiHidden/>
    <w:locked/>
    <w:rsid w:val="0016799D"/>
    <w:pPr>
      <w:spacing w:before="0" w:after="0"/>
      <w:ind w:left="1680"/>
    </w:pPr>
    <w:rPr>
      <w:rFonts w:ascii="Times New Roman" w:eastAsia="Times New Roman" w:hAnsi="Times New Roman"/>
      <w:sz w:val="24"/>
    </w:rPr>
  </w:style>
  <w:style w:type="paragraph" w:styleId="TOC9">
    <w:name w:val="toc 9"/>
    <w:basedOn w:val="Normal"/>
    <w:next w:val="Normal"/>
    <w:autoRedefine/>
    <w:semiHidden/>
    <w:locked/>
    <w:rsid w:val="0016799D"/>
    <w:pPr>
      <w:spacing w:before="0" w:after="0"/>
      <w:ind w:left="1920"/>
    </w:pPr>
    <w:rPr>
      <w:rFonts w:ascii="Times New Roman" w:eastAsia="Times New Roman" w:hAnsi="Times New Roman"/>
      <w:sz w:val="24"/>
    </w:rPr>
  </w:style>
  <w:style w:type="paragraph" w:styleId="Revision">
    <w:name w:val="Revision"/>
    <w:hidden/>
    <w:uiPriority w:val="99"/>
    <w:semiHidden/>
    <w:rsid w:val="00526240"/>
    <w:rPr>
      <w:rFonts w:ascii="Arial" w:hAnsi="Arial"/>
      <w:szCs w:val="24"/>
    </w:rPr>
  </w:style>
  <w:style w:type="paragraph" w:customStyle="1" w:styleId="XMLExample">
    <w:name w:val="XMLExample"/>
    <w:basedOn w:val="Normal"/>
    <w:link w:val="XMLExampleChar"/>
    <w:qFormat/>
    <w:rsid w:val="00B0471A"/>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s>
      <w:spacing w:before="0" w:after="20"/>
    </w:pPr>
    <w:rPr>
      <w:rFonts w:ascii="Courier New" w:hAnsi="Courier New" w:cs="Courier New"/>
      <w:bCs/>
      <w:color w:val="000000"/>
      <w:sz w:val="20"/>
      <w:szCs w:val="20"/>
    </w:rPr>
  </w:style>
  <w:style w:type="character" w:customStyle="1" w:styleId="TableentryChar">
    <w:name w:val="Table entry Char"/>
    <w:link w:val="Tableentry"/>
    <w:rsid w:val="008C338D"/>
    <w:rPr>
      <w:rFonts w:ascii="Arial" w:hAnsi="Arial"/>
    </w:rPr>
  </w:style>
  <w:style w:type="paragraph" w:customStyle="1" w:styleId="xmlElement">
    <w:name w:val="xmlElement"/>
    <w:basedOn w:val="Normal"/>
    <w:link w:val="xmlElementChar"/>
    <w:rsid w:val="00B03FAE"/>
    <w:pPr>
      <w:keepNext/>
      <w:autoSpaceDE w:val="0"/>
      <w:autoSpaceDN w:val="0"/>
      <w:adjustRightInd w:val="0"/>
      <w:spacing w:before="0" w:after="0"/>
    </w:pPr>
    <w:rPr>
      <w:rFonts w:ascii="ArialMT" w:eastAsia="Times New Roman" w:hAnsi="ArialMT" w:cs="ArialMT"/>
      <w:color w:val="810000"/>
      <w:sz w:val="16"/>
      <w:szCs w:val="16"/>
    </w:rPr>
  </w:style>
  <w:style w:type="character" w:customStyle="1" w:styleId="xmlElementChar">
    <w:name w:val="xmlElement Char"/>
    <w:link w:val="xmlElement"/>
    <w:rsid w:val="00B03FAE"/>
    <w:rPr>
      <w:rFonts w:ascii="ArialMT" w:hAnsi="ArialMT" w:cs="ArialMT"/>
      <w:color w:val="810000"/>
      <w:sz w:val="16"/>
      <w:szCs w:val="16"/>
      <w:lang w:val="en-US" w:eastAsia="en-US" w:bidi="ar-SA"/>
    </w:rPr>
  </w:style>
  <w:style w:type="paragraph" w:customStyle="1" w:styleId="xmlAttribute">
    <w:name w:val="xmlAttribute"/>
    <w:basedOn w:val="Normal"/>
    <w:link w:val="xmlAttributeChar"/>
    <w:rsid w:val="00B03FAE"/>
    <w:pPr>
      <w:autoSpaceDE w:val="0"/>
      <w:autoSpaceDN w:val="0"/>
      <w:adjustRightInd w:val="0"/>
      <w:spacing w:before="0" w:after="0"/>
    </w:pPr>
    <w:rPr>
      <w:rFonts w:ascii="ArialMT" w:eastAsia="Times New Roman" w:hAnsi="ArialMT" w:cs="ArialMT"/>
      <w:szCs w:val="20"/>
    </w:rPr>
  </w:style>
  <w:style w:type="character" w:customStyle="1" w:styleId="xmlAttributeChar">
    <w:name w:val="xmlAttribute Char"/>
    <w:link w:val="xmlAttribute"/>
    <w:rsid w:val="00B03FAE"/>
    <w:rPr>
      <w:rFonts w:ascii="ArialMT" w:hAnsi="ArialMT" w:cs="ArialMT"/>
      <w:lang w:val="en-US" w:eastAsia="en-US" w:bidi="ar-SA"/>
    </w:rPr>
  </w:style>
  <w:style w:type="character" w:customStyle="1" w:styleId="table0020entrychar">
    <w:name w:val="table_0020entry__char"/>
    <w:basedOn w:val="DefaultParagraphFont"/>
    <w:rsid w:val="001457A2"/>
  </w:style>
  <w:style w:type="character" w:customStyle="1" w:styleId="element002fxpathchar">
    <w:name w:val="element_002fxpath__char"/>
    <w:basedOn w:val="DefaultParagraphFont"/>
    <w:rsid w:val="001457A2"/>
  </w:style>
  <w:style w:type="paragraph" w:styleId="TableofFigures">
    <w:name w:val="table of figures"/>
    <w:basedOn w:val="Normal"/>
    <w:next w:val="Normal"/>
    <w:uiPriority w:val="99"/>
    <w:rsid w:val="00990C8E"/>
  </w:style>
  <w:style w:type="character" w:customStyle="1" w:styleId="XMLExampleChar0">
    <w:name w:val="XML Example Char"/>
    <w:link w:val="XMLExample0"/>
    <w:rsid w:val="00CB3EB8"/>
    <w:rPr>
      <w:rFonts w:ascii="Courier New" w:hAnsi="Courier New" w:cs="Courier New"/>
      <w:sz w:val="16"/>
    </w:rPr>
  </w:style>
  <w:style w:type="character" w:customStyle="1" w:styleId="ns1">
    <w:name w:val="ns1"/>
    <w:rsid w:val="00185543"/>
    <w:rPr>
      <w:color w:val="FF0000"/>
    </w:rPr>
  </w:style>
  <w:style w:type="character" w:customStyle="1" w:styleId="m1">
    <w:name w:val="m1"/>
    <w:rsid w:val="00185543"/>
    <w:rPr>
      <w:color w:val="0000FF"/>
    </w:rPr>
  </w:style>
  <w:style w:type="paragraph" w:customStyle="1" w:styleId="xpath">
    <w:name w:val="xpath"/>
    <w:basedOn w:val="Normal"/>
    <w:link w:val="xpathChar"/>
    <w:rsid w:val="0037780D"/>
    <w:pPr>
      <w:spacing w:before="0" w:after="0"/>
    </w:pPr>
  </w:style>
  <w:style w:type="character" w:customStyle="1" w:styleId="attributeValue">
    <w:name w:val="attributeValue"/>
    <w:uiPriority w:val="1"/>
    <w:qFormat/>
    <w:rsid w:val="00D6205E"/>
    <w:rPr>
      <w:b/>
      <w:bCs/>
      <w:color w:val="8000FF"/>
    </w:rPr>
  </w:style>
  <w:style w:type="character" w:customStyle="1" w:styleId="xpathChar">
    <w:name w:val="xpath Char"/>
    <w:link w:val="xpath"/>
    <w:rsid w:val="0037780D"/>
    <w:rPr>
      <w:rFonts w:ascii="Arial" w:hAnsi="Arial"/>
      <w:szCs w:val="24"/>
    </w:rPr>
  </w:style>
  <w:style w:type="character" w:customStyle="1" w:styleId="CodelistValue">
    <w:name w:val="CodelistValue"/>
    <w:basedOn w:val="codelist"/>
    <w:uiPriority w:val="1"/>
    <w:qFormat/>
    <w:rsid w:val="00826C8B"/>
    <w:rPr>
      <w:rFonts w:ascii="Courier New" w:hAnsi="Courier New"/>
      <w:sz w:val="20"/>
    </w:rPr>
  </w:style>
  <w:style w:type="character" w:customStyle="1" w:styleId="Hyperlink1">
    <w:name w:val="Hyperlink1"/>
    <w:uiPriority w:val="1"/>
    <w:qFormat/>
    <w:rsid w:val="004B6EEA"/>
    <w:rPr>
      <w:rFonts w:ascii="ArialMT" w:hAnsi="ArialMT" w:cs="ArialMT"/>
      <w:szCs w:val="20"/>
    </w:rPr>
  </w:style>
  <w:style w:type="paragraph" w:customStyle="1" w:styleId="XMLExample0">
    <w:name w:val="XML Example"/>
    <w:basedOn w:val="Normal"/>
    <w:link w:val="XMLExampleChar0"/>
    <w:qFormat/>
    <w:rsid w:val="00C045A1"/>
    <w:pPr>
      <w:pBdr>
        <w:top w:val="single" w:sz="4" w:space="1" w:color="auto"/>
        <w:left w:val="single" w:sz="4" w:space="4" w:color="auto"/>
        <w:bottom w:val="single" w:sz="4" w:space="1" w:color="auto"/>
        <w:right w:val="single" w:sz="4" w:space="4" w:color="auto"/>
      </w:pBdr>
      <w:tabs>
        <w:tab w:val="left" w:pos="144"/>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s>
      <w:suppressAutoHyphens/>
      <w:autoSpaceDE w:val="0"/>
      <w:autoSpaceDN w:val="0"/>
      <w:adjustRightInd w:val="0"/>
      <w:spacing w:before="0" w:after="0"/>
      <w:contextualSpacing/>
      <w:textboxTightWrap w:val="allLines"/>
    </w:pPr>
    <w:rPr>
      <w:rFonts w:ascii="Courier New" w:hAnsi="Courier New" w:cs="Courier New"/>
      <w:sz w:val="16"/>
      <w:szCs w:val="20"/>
    </w:rPr>
  </w:style>
  <w:style w:type="character" w:customStyle="1" w:styleId="XMLExampleChar">
    <w:name w:val="XMLExample Char"/>
    <w:link w:val="XMLExample"/>
    <w:rsid w:val="00B0471A"/>
    <w:rPr>
      <w:rFonts w:ascii="Courier New" w:hAnsi="Courier New" w:cs="Courier New"/>
      <w:bCs/>
      <w:color w:val="000000"/>
    </w:rPr>
  </w:style>
  <w:style w:type="paragraph" w:customStyle="1" w:styleId="StylexmlAttributeCourierNew10ptRed">
    <w:name w:val="Style xmlAttribute + Courier New 10 pt Red"/>
    <w:basedOn w:val="xmlAttribute"/>
    <w:rsid w:val="009851E6"/>
    <w:rPr>
      <w:rFonts w:ascii="Courier New" w:hAnsi="Courier New"/>
      <w:color w:val="FF0000"/>
      <w:sz w:val="16"/>
    </w:rPr>
  </w:style>
  <w:style w:type="character" w:customStyle="1" w:styleId="StylexmlAttributeCourierNew10ptRed1">
    <w:name w:val="Style xmlAttribute + Courier New 10 pt Red1"/>
    <w:uiPriority w:val="1"/>
    <w:rsid w:val="009851E6"/>
    <w:rPr>
      <w:rFonts w:ascii="Courier New" w:hAnsi="Courier New" w:cs="ArialMT"/>
      <w:color w:val="FF0000"/>
      <w:sz w:val="16"/>
      <w:lang w:val="en-US" w:eastAsia="en-US" w:bidi="ar-SA"/>
    </w:rPr>
  </w:style>
  <w:style w:type="paragraph" w:customStyle="1" w:styleId="XMLelement0">
    <w:name w:val="XMLelement"/>
    <w:basedOn w:val="XMLExample0"/>
    <w:link w:val="XMLelementChar0"/>
    <w:qFormat/>
    <w:rsid w:val="003D1227"/>
    <w:pPr>
      <w:pBdr>
        <w:top w:val="none" w:sz="0" w:space="0" w:color="auto"/>
        <w:left w:val="none" w:sz="0" w:space="0" w:color="auto"/>
        <w:bottom w:val="none" w:sz="0" w:space="0" w:color="auto"/>
        <w:right w:val="none" w:sz="0" w:space="0" w:color="auto"/>
      </w:pBdr>
    </w:pPr>
    <w:rPr>
      <w:rFonts w:ascii="Arial" w:hAnsi="Arial"/>
      <w:color w:val="0000FF"/>
      <w:sz w:val="22"/>
    </w:rPr>
  </w:style>
  <w:style w:type="paragraph" w:customStyle="1" w:styleId="XMLcommetn">
    <w:name w:val="XMLcommetn"/>
    <w:basedOn w:val="XMLExample0"/>
    <w:link w:val="XMLcommetnChar"/>
    <w:autoRedefine/>
    <w:qFormat/>
    <w:rsid w:val="00256D0B"/>
    <w:pPr>
      <w:pBdr>
        <w:top w:val="none" w:sz="0" w:space="0" w:color="auto"/>
        <w:left w:val="none" w:sz="0" w:space="0" w:color="auto"/>
        <w:bottom w:val="none" w:sz="0" w:space="0" w:color="auto"/>
        <w:right w:val="none" w:sz="0" w:space="0" w:color="auto"/>
      </w:pBdr>
      <w:tabs>
        <w:tab w:val="clear" w:pos="360"/>
        <w:tab w:val="clear" w:pos="540"/>
        <w:tab w:val="left" w:pos="300"/>
        <w:tab w:val="left" w:pos="400"/>
      </w:tabs>
      <w:ind w:left="1300" w:hanging="1300"/>
    </w:pPr>
    <w:rPr>
      <w:rFonts w:ascii="Arial" w:hAnsi="Arial"/>
      <w:color w:val="008000"/>
      <w:sz w:val="22"/>
    </w:rPr>
  </w:style>
  <w:style w:type="character" w:customStyle="1" w:styleId="XMLelementChar0">
    <w:name w:val="XMLelement Char"/>
    <w:link w:val="XMLelement0"/>
    <w:rsid w:val="003D1227"/>
    <w:rPr>
      <w:rFonts w:ascii="Arial" w:hAnsi="Arial" w:cs="Courier New"/>
      <w:color w:val="0000FF"/>
      <w:sz w:val="22"/>
    </w:rPr>
  </w:style>
  <w:style w:type="paragraph" w:customStyle="1" w:styleId="XMLelementValue">
    <w:name w:val="XMLelementValue"/>
    <w:basedOn w:val="XMLExample0"/>
    <w:link w:val="XMLelementValueChar"/>
    <w:qFormat/>
    <w:rsid w:val="00522388"/>
    <w:pPr>
      <w:pBdr>
        <w:top w:val="none" w:sz="0" w:space="0" w:color="auto"/>
        <w:left w:val="none" w:sz="0" w:space="0" w:color="auto"/>
        <w:bottom w:val="none" w:sz="0" w:space="0" w:color="auto"/>
        <w:right w:val="none" w:sz="0" w:space="0" w:color="auto"/>
      </w:pBdr>
    </w:pPr>
    <w:rPr>
      <w:rFonts w:ascii="Arial" w:hAnsi="Arial"/>
      <w:b/>
      <w:bCs/>
      <w:color w:val="000000"/>
      <w:sz w:val="22"/>
    </w:rPr>
  </w:style>
  <w:style w:type="character" w:customStyle="1" w:styleId="XMLcommetnChar">
    <w:name w:val="XMLcommetn Char"/>
    <w:link w:val="XMLcommetn"/>
    <w:rsid w:val="00256D0B"/>
    <w:rPr>
      <w:rFonts w:ascii="Arial" w:hAnsi="Arial" w:cs="Courier New"/>
      <w:color w:val="008000"/>
      <w:sz w:val="22"/>
    </w:rPr>
  </w:style>
  <w:style w:type="paragraph" w:customStyle="1" w:styleId="XMLattributeValue">
    <w:name w:val="XMLattributeValue"/>
    <w:basedOn w:val="XMLExample0"/>
    <w:link w:val="XMLattributeValueChar"/>
    <w:qFormat/>
    <w:rsid w:val="0085388E"/>
    <w:pPr>
      <w:pBdr>
        <w:top w:val="none" w:sz="0" w:space="0" w:color="auto"/>
        <w:left w:val="none" w:sz="0" w:space="0" w:color="auto"/>
        <w:bottom w:val="none" w:sz="0" w:space="0" w:color="auto"/>
        <w:right w:val="none" w:sz="0" w:space="0" w:color="auto"/>
      </w:pBdr>
    </w:pPr>
    <w:rPr>
      <w:rFonts w:ascii="Arial" w:hAnsi="Arial"/>
      <w:bCs/>
      <w:color w:val="8000FF"/>
      <w:sz w:val="22"/>
    </w:rPr>
  </w:style>
  <w:style w:type="character" w:customStyle="1" w:styleId="XMLelementValueChar">
    <w:name w:val="XMLelementValue Char"/>
    <w:link w:val="XMLelementValue"/>
    <w:rsid w:val="00522388"/>
    <w:rPr>
      <w:rFonts w:ascii="Arial" w:hAnsi="Arial" w:cs="Courier New"/>
      <w:b/>
      <w:bCs/>
      <w:color w:val="000000"/>
      <w:sz w:val="22"/>
    </w:rPr>
  </w:style>
  <w:style w:type="paragraph" w:customStyle="1" w:styleId="XMLattribute0">
    <w:name w:val="XMLattribute"/>
    <w:basedOn w:val="XMLExample0"/>
    <w:link w:val="XMLattributeChar0"/>
    <w:qFormat/>
    <w:rsid w:val="003D1227"/>
    <w:pPr>
      <w:pBdr>
        <w:top w:val="none" w:sz="0" w:space="0" w:color="auto"/>
        <w:left w:val="none" w:sz="0" w:space="0" w:color="auto"/>
        <w:bottom w:val="none" w:sz="0" w:space="0" w:color="auto"/>
        <w:right w:val="none" w:sz="0" w:space="0" w:color="auto"/>
      </w:pBdr>
    </w:pPr>
    <w:rPr>
      <w:rFonts w:ascii="Arial" w:hAnsi="Arial"/>
      <w:color w:val="FF0000"/>
      <w:sz w:val="22"/>
    </w:rPr>
  </w:style>
  <w:style w:type="character" w:customStyle="1" w:styleId="XMLattributeValueChar">
    <w:name w:val="XMLattributeValue Char"/>
    <w:link w:val="XMLattributeValue"/>
    <w:rsid w:val="0085388E"/>
    <w:rPr>
      <w:rFonts w:ascii="Arial" w:hAnsi="Arial" w:cs="Courier New"/>
      <w:bCs/>
      <w:color w:val="8000FF"/>
      <w:sz w:val="22"/>
    </w:rPr>
  </w:style>
  <w:style w:type="paragraph" w:customStyle="1" w:styleId="XMLcommentIndent">
    <w:name w:val="XMLcommentIndent"/>
    <w:basedOn w:val="XMLcommetn"/>
    <w:link w:val="XMLcommentIndentChar"/>
    <w:qFormat/>
    <w:rsid w:val="00FB0EAD"/>
    <w:pPr>
      <w:ind w:left="360" w:hanging="360"/>
    </w:pPr>
  </w:style>
  <w:style w:type="character" w:customStyle="1" w:styleId="XMLattributeChar0">
    <w:name w:val="XMLattribute Char"/>
    <w:link w:val="XMLattribute0"/>
    <w:rsid w:val="003D1227"/>
    <w:rPr>
      <w:rFonts w:ascii="Arial" w:hAnsi="Arial" w:cs="Courier New"/>
      <w:color w:val="FF0000"/>
      <w:sz w:val="22"/>
    </w:rPr>
  </w:style>
  <w:style w:type="character" w:customStyle="1" w:styleId="XMLcommentIndentChar">
    <w:name w:val="XMLcommentIndent Char"/>
    <w:link w:val="XMLcommentIndent"/>
    <w:rsid w:val="00FB0EAD"/>
    <w:rPr>
      <w:rFonts w:ascii="Courier New" w:hAnsi="Courier New" w:cs="Courier New"/>
      <w:color w:val="008000"/>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lsdException w:name="Emphasis" w:locked="1"/>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XMLValue"/>
    <w:qFormat/>
    <w:rsid w:val="00715102"/>
    <w:pPr>
      <w:spacing w:before="80" w:after="80"/>
    </w:pPr>
    <w:rPr>
      <w:rFonts w:ascii="Arial" w:hAnsi="Arial"/>
      <w:color w:val="000000" w:themeColor="text1"/>
      <w:sz w:val="22"/>
      <w:szCs w:val="24"/>
    </w:rPr>
  </w:style>
  <w:style w:type="paragraph" w:styleId="Heading1">
    <w:name w:val="heading 1"/>
    <w:basedOn w:val="Normal"/>
    <w:next w:val="Normal"/>
    <w:link w:val="Heading1Char"/>
    <w:qFormat/>
    <w:rsid w:val="00C85703"/>
    <w:pPr>
      <w:keepNext/>
      <w:pageBreakBefore/>
      <w:numPr>
        <w:numId w:val="8"/>
      </w:numPr>
      <w:pBdr>
        <w:top w:val="single" w:sz="4" w:space="6" w:color="808080"/>
      </w:pBdr>
      <w:spacing w:before="480" w:after="120"/>
      <w:outlineLvl w:val="0"/>
    </w:pPr>
    <w:rPr>
      <w:rFonts w:cs="Arial"/>
      <w:b/>
      <w:bCs/>
      <w:kern w:val="32"/>
      <w:sz w:val="36"/>
      <w:szCs w:val="36"/>
    </w:rPr>
  </w:style>
  <w:style w:type="paragraph" w:styleId="Heading2">
    <w:name w:val="heading 2"/>
    <w:aliases w:val="H2"/>
    <w:basedOn w:val="Heading1"/>
    <w:next w:val="Normal"/>
    <w:link w:val="Heading2Char"/>
    <w:qFormat/>
    <w:rsid w:val="0001341A"/>
    <w:pPr>
      <w:pageBreakBefore w:val="0"/>
      <w:numPr>
        <w:ilvl w:val="1"/>
      </w:numPr>
      <w:pBdr>
        <w:top w:val="none" w:sz="0" w:space="0" w:color="auto"/>
      </w:pBdr>
      <w:tabs>
        <w:tab w:val="num" w:pos="720"/>
      </w:tabs>
      <w:spacing w:before="240"/>
      <w:outlineLvl w:val="1"/>
    </w:pPr>
    <w:rPr>
      <w:bCs w:val="0"/>
      <w:iCs/>
      <w:sz w:val="28"/>
      <w:szCs w:val="28"/>
    </w:rPr>
  </w:style>
  <w:style w:type="paragraph" w:styleId="Heading3">
    <w:name w:val="heading 3"/>
    <w:aliases w:val="H3"/>
    <w:basedOn w:val="Heading2"/>
    <w:next w:val="Normal"/>
    <w:link w:val="Heading3Char"/>
    <w:qFormat/>
    <w:rsid w:val="0001341A"/>
    <w:pPr>
      <w:numPr>
        <w:ilvl w:val="2"/>
      </w:numPr>
      <w:tabs>
        <w:tab w:val="num" w:pos="720"/>
      </w:tabs>
      <w:outlineLvl w:val="2"/>
    </w:pPr>
    <w:rPr>
      <w:bCs/>
      <w:sz w:val="26"/>
      <w:szCs w:val="26"/>
    </w:rPr>
  </w:style>
  <w:style w:type="paragraph" w:styleId="Heading4">
    <w:name w:val="heading 4"/>
    <w:aliases w:val="H4"/>
    <w:basedOn w:val="Heading3"/>
    <w:next w:val="Normal"/>
    <w:link w:val="Heading4Char"/>
    <w:qFormat/>
    <w:rsid w:val="0001341A"/>
    <w:pPr>
      <w:numPr>
        <w:ilvl w:val="3"/>
      </w:numPr>
      <w:tabs>
        <w:tab w:val="num" w:pos="720"/>
      </w:tabs>
      <w:outlineLvl w:val="3"/>
    </w:pPr>
    <w:rPr>
      <w:bCs w:val="0"/>
      <w:sz w:val="24"/>
      <w:szCs w:val="28"/>
    </w:rPr>
  </w:style>
  <w:style w:type="paragraph" w:styleId="Heading5">
    <w:name w:val="heading 5"/>
    <w:basedOn w:val="Heading4"/>
    <w:next w:val="Normal"/>
    <w:link w:val="Heading5Char"/>
    <w:qFormat/>
    <w:rsid w:val="0001341A"/>
    <w:pPr>
      <w:numPr>
        <w:ilvl w:val="4"/>
      </w:numPr>
      <w:tabs>
        <w:tab w:val="num" w:pos="720"/>
      </w:tabs>
      <w:outlineLvl w:val="4"/>
    </w:pPr>
    <w:rPr>
      <w:bCs/>
      <w:iCs w:val="0"/>
      <w:szCs w:val="26"/>
    </w:rPr>
  </w:style>
  <w:style w:type="paragraph" w:styleId="Heading6">
    <w:name w:val="heading 6"/>
    <w:basedOn w:val="Heading5"/>
    <w:next w:val="Normal"/>
    <w:link w:val="Heading6Char"/>
    <w:qFormat/>
    <w:rsid w:val="0001341A"/>
    <w:pPr>
      <w:numPr>
        <w:ilvl w:val="5"/>
      </w:numPr>
      <w:tabs>
        <w:tab w:val="num" w:pos="720"/>
      </w:tabs>
      <w:outlineLvl w:val="5"/>
    </w:pPr>
    <w:rPr>
      <w:bCs w:val="0"/>
      <w:sz w:val="22"/>
      <w:szCs w:val="22"/>
    </w:rPr>
  </w:style>
  <w:style w:type="paragraph" w:styleId="Heading7">
    <w:name w:val="heading 7"/>
    <w:basedOn w:val="Heading6"/>
    <w:next w:val="Normal"/>
    <w:link w:val="Heading7Char"/>
    <w:qFormat/>
    <w:rsid w:val="0001341A"/>
    <w:pPr>
      <w:numPr>
        <w:ilvl w:val="6"/>
      </w:numPr>
      <w:tabs>
        <w:tab w:val="num" w:pos="720"/>
        <w:tab w:val="num" w:pos="1152"/>
      </w:tabs>
      <w:outlineLvl w:val="6"/>
    </w:pPr>
  </w:style>
  <w:style w:type="paragraph" w:styleId="Heading8">
    <w:name w:val="heading 8"/>
    <w:basedOn w:val="Heading7"/>
    <w:next w:val="Normal"/>
    <w:link w:val="Heading8Char"/>
    <w:qFormat/>
    <w:rsid w:val="0001341A"/>
    <w:pPr>
      <w:numPr>
        <w:ilvl w:val="7"/>
      </w:numPr>
      <w:tabs>
        <w:tab w:val="num" w:pos="720"/>
        <w:tab w:val="num" w:pos="1152"/>
      </w:tabs>
      <w:outlineLvl w:val="7"/>
    </w:pPr>
    <w:rPr>
      <w:i/>
      <w:iCs/>
    </w:rPr>
  </w:style>
  <w:style w:type="paragraph" w:styleId="Heading9">
    <w:name w:val="heading 9"/>
    <w:basedOn w:val="Heading8"/>
    <w:next w:val="Normal"/>
    <w:link w:val="Heading9Char"/>
    <w:qFormat/>
    <w:rsid w:val="0001341A"/>
    <w:pPr>
      <w:numPr>
        <w:ilvl w:val="8"/>
      </w:numPr>
      <w:tabs>
        <w:tab w:val="num" w:pos="720"/>
        <w:tab w:val="num" w:pos="1152"/>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E320C"/>
    <w:rPr>
      <w:rFonts w:ascii="Arial" w:eastAsia="MS Mincho" w:hAnsi="Arial" w:cs="Arial"/>
      <w:b/>
      <w:bCs/>
      <w:kern w:val="32"/>
      <w:sz w:val="36"/>
      <w:szCs w:val="36"/>
      <w:lang w:val="en-US" w:eastAsia="en-US" w:bidi="ar-SA"/>
    </w:rPr>
  </w:style>
  <w:style w:type="character" w:customStyle="1" w:styleId="Heading2Char">
    <w:name w:val="Heading 2 Char"/>
    <w:aliases w:val="H2 Char"/>
    <w:link w:val="Heading2"/>
    <w:locked/>
    <w:rsid w:val="00FE320C"/>
    <w:rPr>
      <w:rFonts w:ascii="Arial" w:eastAsia="MS Mincho" w:hAnsi="Arial" w:cs="Arial"/>
      <w:b/>
      <w:iCs/>
      <w:kern w:val="32"/>
      <w:sz w:val="28"/>
      <w:szCs w:val="28"/>
      <w:lang w:val="en-US" w:eastAsia="en-US" w:bidi="ar-SA"/>
    </w:rPr>
  </w:style>
  <w:style w:type="character" w:customStyle="1" w:styleId="Heading3Char">
    <w:name w:val="Heading 3 Char"/>
    <w:aliases w:val="H3 Char"/>
    <w:link w:val="Heading3"/>
    <w:locked/>
    <w:rsid w:val="00FE320C"/>
    <w:rPr>
      <w:rFonts w:ascii="Arial" w:eastAsia="MS Mincho" w:hAnsi="Arial" w:cs="Arial"/>
      <w:b/>
      <w:bCs/>
      <w:iCs/>
      <w:kern w:val="32"/>
      <w:sz w:val="26"/>
      <w:szCs w:val="26"/>
      <w:lang w:val="en-US" w:eastAsia="en-US" w:bidi="ar-SA"/>
    </w:rPr>
  </w:style>
  <w:style w:type="character" w:customStyle="1" w:styleId="Heading4Char">
    <w:name w:val="Heading 4 Char"/>
    <w:aliases w:val="H4 Char"/>
    <w:link w:val="Heading4"/>
    <w:locked/>
    <w:rsid w:val="00FE320C"/>
    <w:rPr>
      <w:rFonts w:ascii="Arial" w:eastAsia="MS Mincho" w:hAnsi="Arial" w:cs="Arial"/>
      <w:b/>
      <w:iCs/>
      <w:kern w:val="32"/>
      <w:sz w:val="24"/>
      <w:szCs w:val="28"/>
      <w:lang w:val="en-US" w:eastAsia="en-US" w:bidi="ar-SA"/>
    </w:rPr>
  </w:style>
  <w:style w:type="character" w:customStyle="1" w:styleId="Heading5Char">
    <w:name w:val="Heading 5 Char"/>
    <w:link w:val="Heading5"/>
    <w:locked/>
    <w:rsid w:val="00FE320C"/>
    <w:rPr>
      <w:rFonts w:ascii="Arial" w:eastAsia="MS Mincho" w:hAnsi="Arial" w:cs="Arial"/>
      <w:b/>
      <w:bCs/>
      <w:kern w:val="32"/>
      <w:sz w:val="24"/>
      <w:szCs w:val="26"/>
      <w:lang w:val="en-US" w:eastAsia="en-US" w:bidi="ar-SA"/>
    </w:rPr>
  </w:style>
  <w:style w:type="character" w:customStyle="1" w:styleId="Heading6Char">
    <w:name w:val="Heading 6 Char"/>
    <w:link w:val="Heading6"/>
    <w:locked/>
    <w:rsid w:val="00FE320C"/>
    <w:rPr>
      <w:rFonts w:ascii="Arial" w:eastAsia="MS Mincho" w:hAnsi="Arial" w:cs="Arial"/>
      <w:b/>
      <w:kern w:val="32"/>
      <w:sz w:val="22"/>
      <w:szCs w:val="22"/>
      <w:lang w:val="en-US" w:eastAsia="en-US" w:bidi="ar-SA"/>
    </w:rPr>
  </w:style>
  <w:style w:type="character" w:customStyle="1" w:styleId="Heading7Char">
    <w:name w:val="Heading 7 Char"/>
    <w:link w:val="Heading7"/>
    <w:locked/>
    <w:rsid w:val="00FE320C"/>
    <w:rPr>
      <w:rFonts w:ascii="Arial" w:eastAsia="MS Mincho" w:hAnsi="Arial" w:cs="Arial"/>
      <w:b/>
      <w:kern w:val="32"/>
      <w:sz w:val="22"/>
      <w:szCs w:val="22"/>
      <w:lang w:val="en-US" w:eastAsia="en-US" w:bidi="ar-SA"/>
    </w:rPr>
  </w:style>
  <w:style w:type="character" w:customStyle="1" w:styleId="Heading8Char">
    <w:name w:val="Heading 8 Char"/>
    <w:link w:val="Heading8"/>
    <w:locked/>
    <w:rsid w:val="00FE320C"/>
    <w:rPr>
      <w:rFonts w:ascii="Arial" w:eastAsia="MS Mincho" w:hAnsi="Arial" w:cs="Arial"/>
      <w:b/>
      <w:i/>
      <w:iCs/>
      <w:kern w:val="32"/>
      <w:sz w:val="22"/>
      <w:szCs w:val="22"/>
      <w:lang w:val="en-US" w:eastAsia="en-US" w:bidi="ar-SA"/>
    </w:rPr>
  </w:style>
  <w:style w:type="character" w:customStyle="1" w:styleId="Heading9Char">
    <w:name w:val="Heading 9 Char"/>
    <w:link w:val="Heading9"/>
    <w:locked/>
    <w:rsid w:val="00FE320C"/>
    <w:rPr>
      <w:rFonts w:ascii="Arial" w:eastAsia="MS Mincho" w:hAnsi="Arial" w:cs="Arial"/>
      <w:b/>
      <w:i/>
      <w:iCs/>
      <w:kern w:val="32"/>
      <w:sz w:val="22"/>
      <w:szCs w:val="22"/>
      <w:lang w:val="en-US" w:eastAsia="en-US" w:bidi="ar-SA"/>
    </w:rPr>
  </w:style>
  <w:style w:type="paragraph" w:styleId="Title">
    <w:name w:val="Title"/>
    <w:basedOn w:val="Normal"/>
    <w:link w:val="TitleChar"/>
    <w:qFormat/>
    <w:rsid w:val="00C85703"/>
    <w:pPr>
      <w:pBdr>
        <w:top w:val="single" w:sz="4" w:space="1" w:color="808080"/>
      </w:pBdr>
      <w:spacing w:before="0" w:after="240"/>
    </w:pPr>
    <w:rPr>
      <w:rFonts w:cs="Arial"/>
      <w:b/>
      <w:bCs/>
      <w:kern w:val="28"/>
      <w:sz w:val="48"/>
      <w:szCs w:val="48"/>
    </w:rPr>
  </w:style>
  <w:style w:type="character" w:customStyle="1" w:styleId="TitleChar">
    <w:name w:val="Title Char"/>
    <w:link w:val="Title"/>
    <w:locked/>
    <w:rsid w:val="00FE320C"/>
    <w:rPr>
      <w:rFonts w:ascii="Cambria" w:hAnsi="Cambria" w:cs="Times New Roman"/>
      <w:b/>
      <w:bCs/>
      <w:kern w:val="28"/>
      <w:sz w:val="32"/>
      <w:szCs w:val="32"/>
    </w:rPr>
  </w:style>
  <w:style w:type="paragraph" w:styleId="Subtitle">
    <w:name w:val="Subtitle"/>
    <w:basedOn w:val="Title"/>
    <w:link w:val="SubtitleChar"/>
    <w:qFormat/>
    <w:rsid w:val="00C85703"/>
    <w:rPr>
      <w:sz w:val="36"/>
      <w:szCs w:val="36"/>
    </w:rPr>
  </w:style>
  <w:style w:type="character" w:customStyle="1" w:styleId="SubtitleChar">
    <w:name w:val="Subtitle Char"/>
    <w:link w:val="Subtitle"/>
    <w:locked/>
    <w:rsid w:val="00FE320C"/>
    <w:rPr>
      <w:rFonts w:ascii="Cambria" w:hAnsi="Cambria" w:cs="Times New Roman"/>
      <w:sz w:val="24"/>
      <w:szCs w:val="24"/>
    </w:rPr>
  </w:style>
  <w:style w:type="paragraph" w:customStyle="1" w:styleId="Titlepageinfo">
    <w:name w:val="Title page info"/>
    <w:basedOn w:val="Normal"/>
    <w:next w:val="Titlepageinfodescription"/>
    <w:rsid w:val="00C85703"/>
    <w:pPr>
      <w:keepNext/>
      <w:spacing w:before="0" w:after="0"/>
    </w:pPr>
    <w:rPr>
      <w:b/>
      <w:szCs w:val="20"/>
    </w:rPr>
  </w:style>
  <w:style w:type="paragraph" w:customStyle="1" w:styleId="Titlepageinfodescription">
    <w:name w:val="Title page info description"/>
    <w:basedOn w:val="Titlepageinfo"/>
    <w:next w:val="Titlepageinfo"/>
    <w:rsid w:val="0001341A"/>
    <w:pPr>
      <w:keepNext w:val="0"/>
      <w:spacing w:after="80"/>
      <w:ind w:left="720"/>
      <w:contextualSpacing/>
    </w:pPr>
    <w:rPr>
      <w:b w:val="0"/>
    </w:rPr>
  </w:style>
  <w:style w:type="paragraph" w:customStyle="1" w:styleId="Contributor">
    <w:name w:val="Contributor"/>
    <w:basedOn w:val="Titlepageinfodescription"/>
    <w:rsid w:val="0001341A"/>
  </w:style>
  <w:style w:type="paragraph" w:customStyle="1" w:styleId="Legalnotice">
    <w:name w:val="Legal notice"/>
    <w:basedOn w:val="Titlepageinfodescription"/>
    <w:rsid w:val="0001341A"/>
    <w:pPr>
      <w:spacing w:before="240"/>
      <w:ind w:left="0"/>
    </w:pPr>
  </w:style>
  <w:style w:type="character" w:customStyle="1" w:styleId="Datatype">
    <w:name w:val="Datatype"/>
    <w:rsid w:val="0001341A"/>
    <w:rPr>
      <w:rFonts w:ascii="Courier New" w:hAnsi="Courier New" w:cs="Times New Roman"/>
    </w:rPr>
  </w:style>
  <w:style w:type="character" w:styleId="Hyperlink">
    <w:name w:val="Hyperlink"/>
    <w:uiPriority w:val="99"/>
    <w:rsid w:val="0001341A"/>
    <w:rPr>
      <w:rFonts w:cs="Times New Roman"/>
      <w:color w:val="0000EE"/>
      <w:u w:val="none"/>
    </w:rPr>
  </w:style>
  <w:style w:type="paragraph" w:styleId="TOC1">
    <w:name w:val="toc 1"/>
    <w:basedOn w:val="Normal"/>
    <w:next w:val="Normal"/>
    <w:autoRedefine/>
    <w:uiPriority w:val="39"/>
    <w:rsid w:val="0001341A"/>
    <w:pPr>
      <w:spacing w:before="60" w:after="60"/>
    </w:pPr>
  </w:style>
  <w:style w:type="paragraph" w:styleId="TOC2">
    <w:name w:val="toc 2"/>
    <w:basedOn w:val="Normal"/>
    <w:next w:val="Normal"/>
    <w:autoRedefine/>
    <w:uiPriority w:val="39"/>
    <w:rsid w:val="0001341A"/>
    <w:pPr>
      <w:spacing w:before="60" w:after="60"/>
      <w:ind w:left="240"/>
    </w:pPr>
  </w:style>
  <w:style w:type="paragraph" w:styleId="TOC3">
    <w:name w:val="toc 3"/>
    <w:basedOn w:val="Normal"/>
    <w:next w:val="Normal"/>
    <w:autoRedefine/>
    <w:uiPriority w:val="39"/>
    <w:rsid w:val="0001341A"/>
    <w:pPr>
      <w:spacing w:before="60" w:after="60"/>
      <w:ind w:left="480"/>
    </w:pPr>
  </w:style>
  <w:style w:type="paragraph" w:customStyle="1" w:styleId="Code">
    <w:name w:val="Code"/>
    <w:basedOn w:val="Normal"/>
    <w:rsid w:val="0001341A"/>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Heading2"/>
    <w:rsid w:val="00C85703"/>
    <w:pPr>
      <w:numPr>
        <w:numId w:val="11"/>
      </w:numPr>
      <w:tabs>
        <w:tab w:val="num" w:pos="720"/>
      </w:tabs>
      <w:ind w:left="720" w:hanging="360"/>
    </w:pPr>
  </w:style>
  <w:style w:type="character" w:styleId="FollowedHyperlink">
    <w:name w:val="FollowedHyperlink"/>
    <w:rsid w:val="0001341A"/>
    <w:rPr>
      <w:rFonts w:cs="Times New Roman"/>
      <w:color w:val="800080"/>
      <w:u w:val="single"/>
    </w:rPr>
  </w:style>
  <w:style w:type="character" w:customStyle="1" w:styleId="Element">
    <w:name w:val="Element"/>
    <w:rsid w:val="0001341A"/>
    <w:rPr>
      <w:rFonts w:ascii="Courier New" w:hAnsi="Courier New" w:cs="Times New Roman"/>
      <w:sz w:val="20"/>
    </w:rPr>
  </w:style>
  <w:style w:type="character" w:customStyle="1" w:styleId="Attribute">
    <w:name w:val="Attribute"/>
    <w:rsid w:val="0001341A"/>
    <w:rPr>
      <w:rFonts w:ascii="Courier New" w:hAnsi="Courier New" w:cs="Times New Roman"/>
      <w:sz w:val="20"/>
    </w:rPr>
  </w:style>
  <w:style w:type="character" w:customStyle="1" w:styleId="Keyword">
    <w:name w:val="Keyword"/>
    <w:basedOn w:val="Element"/>
    <w:rsid w:val="0001341A"/>
    <w:rPr>
      <w:rFonts w:ascii="Courier New" w:hAnsi="Courier New" w:cs="Times New Roman"/>
      <w:sz w:val="20"/>
    </w:rPr>
  </w:style>
  <w:style w:type="paragraph" w:styleId="NormalWeb">
    <w:name w:val="Normal (Web)"/>
    <w:basedOn w:val="Normal"/>
    <w:rsid w:val="0001341A"/>
    <w:pPr>
      <w:spacing w:before="100" w:beforeAutospacing="1" w:after="100" w:afterAutospacing="1"/>
    </w:pPr>
    <w:rPr>
      <w:rFonts w:ascii="Arial Unicode MS" w:eastAsia="Arial Unicode MS" w:hAnsi="Arial Unicode MS" w:cs="Arial Unicode MS"/>
    </w:rPr>
  </w:style>
  <w:style w:type="character" w:styleId="Emphasis">
    <w:name w:val="Emphasis"/>
    <w:rsid w:val="0001341A"/>
    <w:rPr>
      <w:rFonts w:cs="Times New Roman"/>
      <w:i/>
      <w:iCs/>
    </w:rPr>
  </w:style>
  <w:style w:type="character" w:styleId="HTMLTypewriter">
    <w:name w:val="HTML Typewriter"/>
    <w:rsid w:val="0001341A"/>
    <w:rPr>
      <w:rFonts w:ascii="Arial Unicode MS" w:eastAsia="Arial Unicode MS" w:hAnsi="Arial Unicode MS" w:cs="Arial Unicode MS"/>
      <w:sz w:val="20"/>
      <w:szCs w:val="20"/>
    </w:rPr>
  </w:style>
  <w:style w:type="paragraph" w:styleId="HTMLPreformatted">
    <w:name w:val="HTML Preformatted"/>
    <w:basedOn w:val="Normal"/>
    <w:link w:val="HTMLPreformattedChar"/>
    <w:rsid w:val="00013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PreformattedChar">
    <w:name w:val="HTML Preformatted Char"/>
    <w:link w:val="HTMLPreformatted"/>
    <w:semiHidden/>
    <w:locked/>
    <w:rsid w:val="00FE320C"/>
    <w:rPr>
      <w:rFonts w:ascii="Courier New" w:hAnsi="Courier New" w:cs="Courier New"/>
      <w:sz w:val="20"/>
      <w:szCs w:val="20"/>
    </w:rPr>
  </w:style>
  <w:style w:type="paragraph" w:styleId="NoteHeading">
    <w:name w:val="Note Heading"/>
    <w:basedOn w:val="Normal"/>
    <w:next w:val="Normal"/>
    <w:link w:val="NoteHeadingChar"/>
    <w:rsid w:val="0001341A"/>
  </w:style>
  <w:style w:type="character" w:customStyle="1" w:styleId="NoteHeadingChar">
    <w:name w:val="Note Heading Char"/>
    <w:link w:val="NoteHeading"/>
    <w:semiHidden/>
    <w:locked/>
    <w:rsid w:val="00FE320C"/>
    <w:rPr>
      <w:rFonts w:ascii="Arial" w:hAnsi="Arial" w:cs="Times New Roman"/>
      <w:sz w:val="24"/>
      <w:szCs w:val="24"/>
    </w:rPr>
  </w:style>
  <w:style w:type="paragraph" w:customStyle="1" w:styleId="Note">
    <w:name w:val="Note"/>
    <w:basedOn w:val="Normal"/>
    <w:next w:val="Normal"/>
    <w:rsid w:val="0001341A"/>
    <w:pPr>
      <w:spacing w:before="120" w:after="120"/>
      <w:ind w:left="720" w:right="720"/>
    </w:pPr>
  </w:style>
  <w:style w:type="paragraph" w:customStyle="1" w:styleId="Definitionterm">
    <w:name w:val="Definition term"/>
    <w:basedOn w:val="Normal"/>
    <w:next w:val="Definition"/>
    <w:rsid w:val="0001341A"/>
    <w:pPr>
      <w:ind w:right="2880"/>
    </w:pPr>
    <w:rPr>
      <w:rFonts w:eastAsia="Arial Unicode MS"/>
      <w:b/>
    </w:rPr>
  </w:style>
  <w:style w:type="paragraph" w:customStyle="1" w:styleId="Definition">
    <w:name w:val="Definition"/>
    <w:basedOn w:val="Normal"/>
    <w:next w:val="Definitionterm"/>
    <w:rsid w:val="0001341A"/>
    <w:pPr>
      <w:spacing w:after="120"/>
      <w:ind w:left="720"/>
    </w:pPr>
    <w:rPr>
      <w:rFonts w:eastAsia="Arial Unicode MS"/>
    </w:rPr>
  </w:style>
  <w:style w:type="paragraph" w:customStyle="1" w:styleId="Ref">
    <w:name w:val="Ref"/>
    <w:basedOn w:val="Normal"/>
    <w:autoRedefine/>
    <w:rsid w:val="007B7259"/>
    <w:pPr>
      <w:spacing w:before="40" w:after="40"/>
      <w:ind w:left="700" w:hanging="340"/>
    </w:pPr>
    <w:rPr>
      <w:bCs/>
      <w:color w:val="000000"/>
    </w:rPr>
  </w:style>
  <w:style w:type="paragraph" w:styleId="Header">
    <w:name w:val="header"/>
    <w:basedOn w:val="Normal"/>
    <w:link w:val="HeaderChar"/>
    <w:rsid w:val="0001341A"/>
    <w:pPr>
      <w:tabs>
        <w:tab w:val="center" w:pos="4320"/>
        <w:tab w:val="right" w:pos="8640"/>
      </w:tabs>
    </w:pPr>
  </w:style>
  <w:style w:type="character" w:customStyle="1" w:styleId="HeaderChar">
    <w:name w:val="Header Char"/>
    <w:link w:val="Header"/>
    <w:semiHidden/>
    <w:locked/>
    <w:rsid w:val="00FE320C"/>
    <w:rPr>
      <w:rFonts w:ascii="Arial" w:hAnsi="Arial" w:cs="Times New Roman"/>
      <w:sz w:val="24"/>
      <w:szCs w:val="24"/>
    </w:rPr>
  </w:style>
  <w:style w:type="paragraph" w:styleId="Footer">
    <w:name w:val="footer"/>
    <w:basedOn w:val="Normal"/>
    <w:link w:val="FooterChar"/>
    <w:rsid w:val="0001341A"/>
    <w:pPr>
      <w:tabs>
        <w:tab w:val="center" w:pos="4320"/>
        <w:tab w:val="right" w:pos="8640"/>
      </w:tabs>
    </w:pPr>
  </w:style>
  <w:style w:type="character" w:customStyle="1" w:styleId="FooterChar">
    <w:name w:val="Footer Char"/>
    <w:link w:val="Footer"/>
    <w:semiHidden/>
    <w:locked/>
    <w:rsid w:val="00FE320C"/>
    <w:rPr>
      <w:rFonts w:ascii="Arial" w:hAnsi="Arial" w:cs="Times New Roman"/>
      <w:sz w:val="24"/>
      <w:szCs w:val="24"/>
    </w:rPr>
  </w:style>
  <w:style w:type="character" w:styleId="PageNumber">
    <w:name w:val="page number"/>
    <w:rsid w:val="0001341A"/>
    <w:rPr>
      <w:rFonts w:cs="Times New Roman"/>
    </w:rPr>
  </w:style>
  <w:style w:type="paragraph" w:customStyle="1" w:styleId="AppendixHeading1">
    <w:name w:val="AppendixHeading1"/>
    <w:basedOn w:val="Heading1"/>
    <w:next w:val="Normal"/>
    <w:rsid w:val="00C85703"/>
    <w:pPr>
      <w:numPr>
        <w:numId w:val="11"/>
      </w:numPr>
      <w:tabs>
        <w:tab w:val="num" w:pos="720"/>
      </w:tabs>
      <w:spacing w:before="100" w:beforeAutospacing="1" w:after="100" w:afterAutospacing="1"/>
      <w:ind w:left="720" w:hanging="360"/>
    </w:pPr>
    <w:rPr>
      <w:kern w:val="36"/>
    </w:rPr>
  </w:style>
  <w:style w:type="character" w:customStyle="1" w:styleId="Refterm">
    <w:name w:val="Ref term"/>
    <w:rsid w:val="0001341A"/>
    <w:rPr>
      <w:rFonts w:cs="Times New Roman"/>
      <w:b/>
    </w:rPr>
  </w:style>
  <w:style w:type="character" w:styleId="LineNumber">
    <w:name w:val="line number"/>
    <w:rsid w:val="0001341A"/>
    <w:rPr>
      <w:rFonts w:cs="Times New Roman"/>
    </w:rPr>
  </w:style>
  <w:style w:type="paragraph" w:styleId="TOC7">
    <w:name w:val="toc 7"/>
    <w:basedOn w:val="Normal"/>
    <w:next w:val="Normal"/>
    <w:autoRedefine/>
    <w:semiHidden/>
    <w:rsid w:val="0001341A"/>
    <w:pPr>
      <w:spacing w:before="0" w:after="120"/>
      <w:ind w:left="1440"/>
    </w:pPr>
  </w:style>
  <w:style w:type="paragraph" w:customStyle="1" w:styleId="Example">
    <w:name w:val="Example"/>
    <w:basedOn w:val="Code"/>
    <w:rsid w:val="0001341A"/>
    <w:pPr>
      <w:pBdr>
        <w:top w:val="none" w:sz="0" w:space="0" w:color="auto"/>
        <w:bottom w:val="none" w:sz="0" w:space="0" w:color="auto"/>
      </w:pBdr>
      <w:shd w:val="clear" w:color="auto" w:fill="E6E6E6"/>
    </w:pPr>
  </w:style>
  <w:style w:type="character" w:customStyle="1" w:styleId="codelist">
    <w:name w:val="codelist"/>
    <w:rsid w:val="0001341A"/>
    <w:rPr>
      <w:rFonts w:ascii="Courier New" w:hAnsi="Courier New"/>
      <w:sz w:val="20"/>
    </w:rPr>
  </w:style>
  <w:style w:type="paragraph" w:customStyle="1" w:styleId="Codesmall">
    <w:name w:val="Code small"/>
    <w:basedOn w:val="Code"/>
    <w:rsid w:val="0001341A"/>
    <w:pPr>
      <w:shd w:val="clear" w:color="auto" w:fill="E6E6E6"/>
    </w:pPr>
    <w:rPr>
      <w:sz w:val="16"/>
    </w:rPr>
  </w:style>
  <w:style w:type="paragraph" w:customStyle="1" w:styleId="Examplesmall">
    <w:name w:val="Example small"/>
    <w:basedOn w:val="Example"/>
    <w:rsid w:val="0001341A"/>
    <w:rPr>
      <w:sz w:val="16"/>
    </w:rPr>
  </w:style>
  <w:style w:type="paragraph" w:styleId="ListBullet">
    <w:name w:val="List Bullet"/>
    <w:basedOn w:val="Normal"/>
    <w:rsid w:val="0001341A"/>
    <w:pPr>
      <w:tabs>
        <w:tab w:val="num" w:pos="360"/>
      </w:tabs>
      <w:ind w:left="360" w:hanging="360"/>
    </w:pPr>
  </w:style>
  <w:style w:type="paragraph" w:styleId="TOC4">
    <w:name w:val="toc 4"/>
    <w:basedOn w:val="TOC3"/>
    <w:next w:val="Normal"/>
    <w:autoRedefine/>
    <w:semiHidden/>
    <w:rsid w:val="0001341A"/>
    <w:pPr>
      <w:ind w:left="720"/>
    </w:pPr>
    <w:rPr>
      <w:sz w:val="18"/>
    </w:rPr>
  </w:style>
  <w:style w:type="character" w:customStyle="1" w:styleId="Variable">
    <w:name w:val="Variable"/>
    <w:rsid w:val="0001341A"/>
    <w:rPr>
      <w:rFonts w:cs="Times New Roman"/>
      <w:i/>
    </w:rPr>
  </w:style>
  <w:style w:type="paragraph" w:styleId="TOC5">
    <w:name w:val="toc 5"/>
    <w:basedOn w:val="TOC4"/>
    <w:next w:val="Normal"/>
    <w:autoRedefine/>
    <w:semiHidden/>
    <w:rsid w:val="0001341A"/>
    <w:pPr>
      <w:ind w:left="960"/>
    </w:pPr>
  </w:style>
  <w:style w:type="paragraph" w:styleId="TOC6">
    <w:name w:val="toc 6"/>
    <w:basedOn w:val="Normal"/>
    <w:next w:val="Normal"/>
    <w:autoRedefine/>
    <w:semiHidden/>
    <w:rsid w:val="0001341A"/>
    <w:pPr>
      <w:ind w:left="1200"/>
    </w:pPr>
    <w:rPr>
      <w:sz w:val="18"/>
    </w:rPr>
  </w:style>
  <w:style w:type="paragraph" w:styleId="BodyText">
    <w:name w:val="Body Text"/>
    <w:basedOn w:val="Normal"/>
    <w:link w:val="BodyTextChar1"/>
    <w:rsid w:val="0001341A"/>
    <w:pPr>
      <w:widowControl w:val="0"/>
      <w:spacing w:before="0" w:after="0"/>
      <w:ind w:firstLineChars="100" w:firstLine="100"/>
      <w:jc w:val="both"/>
    </w:pPr>
    <w:rPr>
      <w:rFonts w:ascii="Century" w:hAnsi="Century"/>
      <w:kern w:val="2"/>
      <w:sz w:val="21"/>
      <w:szCs w:val="20"/>
      <w:lang w:eastAsia="ja-JP"/>
    </w:rPr>
  </w:style>
  <w:style w:type="character" w:customStyle="1" w:styleId="BodyTextChar1">
    <w:name w:val="Body Text Char1"/>
    <w:link w:val="BodyText"/>
    <w:locked/>
    <w:rsid w:val="00B45E04"/>
    <w:rPr>
      <w:rFonts w:ascii="Century" w:hAnsi="Century" w:cs="Times New Roman"/>
      <w:kern w:val="2"/>
      <w:sz w:val="21"/>
      <w:lang w:eastAsia="ja-JP"/>
    </w:rPr>
  </w:style>
  <w:style w:type="character" w:customStyle="1" w:styleId="BodyTextChar">
    <w:name w:val="Body Text Char"/>
    <w:semiHidden/>
    <w:locked/>
    <w:rsid w:val="00FE320C"/>
    <w:rPr>
      <w:rFonts w:ascii="Arial" w:hAnsi="Arial" w:cs="Times New Roman"/>
      <w:sz w:val="24"/>
      <w:szCs w:val="24"/>
    </w:rPr>
  </w:style>
  <w:style w:type="paragraph" w:styleId="Caption">
    <w:name w:val="caption"/>
    <w:basedOn w:val="Normal"/>
    <w:next w:val="Normal"/>
    <w:autoRedefine/>
    <w:qFormat/>
    <w:rsid w:val="0008310B"/>
    <w:pPr>
      <w:keepNext/>
      <w:spacing w:before="120" w:after="120"/>
    </w:pPr>
    <w:rPr>
      <w:bCs/>
      <w:i/>
      <w:szCs w:val="20"/>
      <w:lang w:eastAsia="ja-JP"/>
    </w:rPr>
  </w:style>
  <w:style w:type="paragraph" w:styleId="ListBullet2">
    <w:name w:val="List Bullet 2"/>
    <w:basedOn w:val="Normal"/>
    <w:rsid w:val="0001341A"/>
    <w:pPr>
      <w:tabs>
        <w:tab w:val="num" w:pos="720"/>
      </w:tabs>
      <w:ind w:left="720" w:hanging="360"/>
    </w:pPr>
  </w:style>
  <w:style w:type="paragraph" w:customStyle="1" w:styleId="RelatedWork">
    <w:name w:val="Related Work"/>
    <w:basedOn w:val="Titlepageinfodescription"/>
    <w:rsid w:val="0001341A"/>
    <w:pPr>
      <w:tabs>
        <w:tab w:val="num" w:pos="720"/>
        <w:tab w:val="num" w:pos="1440"/>
      </w:tabs>
      <w:ind w:left="1440" w:hanging="360"/>
    </w:pPr>
  </w:style>
  <w:style w:type="paragraph" w:customStyle="1" w:styleId="Abstract">
    <w:name w:val="Abstract"/>
    <w:basedOn w:val="Titlepageinfodescription"/>
    <w:rsid w:val="0001341A"/>
    <w:pPr>
      <w:contextualSpacing w:val="0"/>
    </w:pPr>
  </w:style>
  <w:style w:type="paragraph" w:customStyle="1" w:styleId="Notices">
    <w:name w:val="Notices"/>
    <w:basedOn w:val="Subtitle"/>
    <w:next w:val="TextBody"/>
    <w:rsid w:val="00B833C7"/>
    <w:pPr>
      <w:pageBreakBefore/>
    </w:pPr>
  </w:style>
  <w:style w:type="paragraph" w:customStyle="1" w:styleId="TextBody">
    <w:name w:val="Text Body"/>
    <w:basedOn w:val="Abstract"/>
    <w:rsid w:val="0001341A"/>
    <w:pPr>
      <w:ind w:left="0"/>
    </w:pPr>
  </w:style>
  <w:style w:type="paragraph" w:customStyle="1" w:styleId="AppendixHeading3">
    <w:name w:val="AppendixHeading3"/>
    <w:basedOn w:val="Heading3"/>
    <w:rsid w:val="00C85703"/>
    <w:pPr>
      <w:numPr>
        <w:ilvl w:val="0"/>
        <w:numId w:val="0"/>
      </w:numPr>
      <w:tabs>
        <w:tab w:val="num" w:pos="720"/>
      </w:tabs>
      <w:ind w:left="1080" w:hanging="360"/>
    </w:pPr>
  </w:style>
  <w:style w:type="paragraph" w:customStyle="1" w:styleId="OutlinedNumberd">
    <w:name w:val="Outlined Numberd"/>
    <w:basedOn w:val="Normal"/>
    <w:rsid w:val="0001341A"/>
    <w:pPr>
      <w:tabs>
        <w:tab w:val="num" w:pos="720"/>
      </w:tabs>
      <w:spacing w:before="240" w:after="0" w:line="240" w:lineRule="exact"/>
      <w:ind w:left="720" w:hanging="360"/>
    </w:pPr>
    <w:rPr>
      <w:rFonts w:ascii="Courier" w:hAnsi="Courier"/>
      <w:sz w:val="24"/>
      <w:szCs w:val="20"/>
      <w:lang w:val="en-GB"/>
    </w:rPr>
  </w:style>
  <w:style w:type="paragraph" w:styleId="PlainText">
    <w:name w:val="Plain Text"/>
    <w:basedOn w:val="Normal"/>
    <w:link w:val="PlainTextChar"/>
    <w:rsid w:val="0001341A"/>
    <w:pPr>
      <w:spacing w:before="0" w:after="0"/>
    </w:pPr>
    <w:rPr>
      <w:rFonts w:ascii="Consolas" w:eastAsia="Arial Unicode MS" w:hAnsi="Consolas" w:cs="Arial Unicode MS"/>
      <w:sz w:val="21"/>
      <w:szCs w:val="21"/>
      <w:lang w:eastAsia="ja-JP"/>
    </w:rPr>
  </w:style>
  <w:style w:type="character" w:customStyle="1" w:styleId="PlainTextChar">
    <w:name w:val="Plain Text Char"/>
    <w:link w:val="PlainText"/>
    <w:semiHidden/>
    <w:locked/>
    <w:rsid w:val="00FE320C"/>
    <w:rPr>
      <w:rFonts w:ascii="Courier New" w:hAnsi="Courier New" w:cs="Courier New"/>
      <w:sz w:val="20"/>
      <w:szCs w:val="20"/>
    </w:rPr>
  </w:style>
  <w:style w:type="paragraph" w:styleId="BalloonText">
    <w:name w:val="Balloon Text"/>
    <w:basedOn w:val="Normal"/>
    <w:link w:val="BalloonTextChar"/>
    <w:semiHidden/>
    <w:rsid w:val="00D04228"/>
    <w:rPr>
      <w:rFonts w:ascii="Tahoma" w:hAnsi="Tahoma" w:cs="Tahoma"/>
      <w:sz w:val="16"/>
      <w:szCs w:val="16"/>
    </w:rPr>
  </w:style>
  <w:style w:type="character" w:customStyle="1" w:styleId="BalloonTextChar">
    <w:name w:val="Balloon Text Char"/>
    <w:link w:val="BalloonText"/>
    <w:semiHidden/>
    <w:locked/>
    <w:rsid w:val="00FE320C"/>
    <w:rPr>
      <w:rFonts w:cs="Times New Roman"/>
      <w:sz w:val="2"/>
    </w:rPr>
  </w:style>
  <w:style w:type="table" w:styleId="TableGrid">
    <w:name w:val="Table Grid"/>
    <w:basedOn w:val="TableNormal"/>
    <w:rsid w:val="002838B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Columns1">
    <w:name w:val="Table Columns 1"/>
    <w:basedOn w:val="TableNormal"/>
    <w:rsid w:val="002838B4"/>
    <w:pPr>
      <w:spacing w:before="80" w:after="8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character" w:styleId="CommentReference">
    <w:name w:val="annotation reference"/>
    <w:rsid w:val="003155A6"/>
    <w:rPr>
      <w:rFonts w:cs="Times New Roman"/>
      <w:sz w:val="16"/>
      <w:szCs w:val="16"/>
    </w:rPr>
  </w:style>
  <w:style w:type="paragraph" w:styleId="CommentText">
    <w:name w:val="annotation text"/>
    <w:basedOn w:val="Normal"/>
    <w:link w:val="CommentTextChar1"/>
    <w:rsid w:val="003155A6"/>
    <w:rPr>
      <w:szCs w:val="20"/>
    </w:rPr>
  </w:style>
  <w:style w:type="character" w:customStyle="1" w:styleId="CommentTextChar1">
    <w:name w:val="Comment Text Char1"/>
    <w:link w:val="CommentText"/>
    <w:locked/>
    <w:rsid w:val="003155A6"/>
    <w:rPr>
      <w:rFonts w:ascii="Arial" w:hAnsi="Arial" w:cs="Times New Roman"/>
    </w:rPr>
  </w:style>
  <w:style w:type="character" w:customStyle="1" w:styleId="CommentTextChar">
    <w:name w:val="Comment Text Char"/>
    <w:semiHidden/>
    <w:locked/>
    <w:rsid w:val="00FE320C"/>
    <w:rPr>
      <w:rFonts w:ascii="Arial" w:hAnsi="Arial" w:cs="Times New Roman"/>
      <w:sz w:val="20"/>
      <w:szCs w:val="20"/>
    </w:rPr>
  </w:style>
  <w:style w:type="paragraph" w:styleId="CommentSubject">
    <w:name w:val="annotation subject"/>
    <w:basedOn w:val="CommentText"/>
    <w:next w:val="CommentText"/>
    <w:link w:val="CommentSubjectChar1"/>
    <w:rsid w:val="003155A6"/>
    <w:rPr>
      <w:b/>
      <w:bCs/>
    </w:rPr>
  </w:style>
  <w:style w:type="character" w:customStyle="1" w:styleId="CommentSubjectChar1">
    <w:name w:val="Comment Subject Char1"/>
    <w:link w:val="CommentSubject"/>
    <w:locked/>
    <w:rsid w:val="003155A6"/>
    <w:rPr>
      <w:rFonts w:ascii="Arial" w:hAnsi="Arial" w:cs="Times New Roman"/>
      <w:b/>
      <w:bCs/>
    </w:rPr>
  </w:style>
  <w:style w:type="character" w:customStyle="1" w:styleId="CommentSubjectChar">
    <w:name w:val="Comment Subject Char"/>
    <w:semiHidden/>
    <w:locked/>
    <w:rsid w:val="00FE320C"/>
    <w:rPr>
      <w:rFonts w:ascii="Arial" w:hAnsi="Arial" w:cs="Times New Roman"/>
      <w:b/>
      <w:bCs/>
      <w:sz w:val="20"/>
      <w:szCs w:val="20"/>
    </w:rPr>
  </w:style>
  <w:style w:type="table" w:customStyle="1" w:styleId="USGINTable">
    <w:name w:val="USGIN Table"/>
    <w:rsid w:val="00040BA4"/>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style>
  <w:style w:type="character" w:customStyle="1" w:styleId="ElementxPath">
    <w:name w:val="Element/xPath"/>
    <w:qFormat/>
    <w:rsid w:val="001E30F1"/>
    <w:rPr>
      <w:rFonts w:ascii="Consolas" w:hAnsi="Consolas" w:cs="Times New Roman"/>
      <w:sz w:val="18"/>
      <w:shd w:val="pct10" w:color="auto" w:fill="auto"/>
    </w:rPr>
  </w:style>
  <w:style w:type="character" w:styleId="Strong">
    <w:name w:val="Strong"/>
    <w:rsid w:val="009C374E"/>
    <w:rPr>
      <w:rFonts w:cs="Times New Roman"/>
      <w:b/>
      <w:bCs/>
    </w:rPr>
  </w:style>
  <w:style w:type="paragraph" w:customStyle="1" w:styleId="Tableentry">
    <w:name w:val="Table entry"/>
    <w:basedOn w:val="Normal"/>
    <w:link w:val="TableentryChar"/>
    <w:rsid w:val="008C338D"/>
    <w:pPr>
      <w:spacing w:before="0" w:after="0"/>
    </w:pPr>
    <w:rPr>
      <w:szCs w:val="20"/>
    </w:rPr>
  </w:style>
  <w:style w:type="paragraph" w:customStyle="1" w:styleId="Tableheading">
    <w:name w:val="Table heading"/>
    <w:basedOn w:val="Normal"/>
    <w:rsid w:val="00FF4644"/>
    <w:pPr>
      <w:spacing w:before="0" w:after="0"/>
    </w:pPr>
    <w:rPr>
      <w:b/>
      <w:szCs w:val="20"/>
    </w:rPr>
  </w:style>
  <w:style w:type="character" w:customStyle="1" w:styleId="arrow">
    <w:name w:val="arrow"/>
    <w:rsid w:val="00C76CF2"/>
    <w:rPr>
      <w:rFonts w:cs="Times New Roman"/>
    </w:rPr>
  </w:style>
  <w:style w:type="character" w:styleId="HTMLCite">
    <w:name w:val="HTML Cite"/>
    <w:rsid w:val="001C0B42"/>
    <w:rPr>
      <w:i/>
      <w:iCs/>
    </w:rPr>
  </w:style>
  <w:style w:type="paragraph" w:styleId="TOC8">
    <w:name w:val="toc 8"/>
    <w:basedOn w:val="Normal"/>
    <w:next w:val="Normal"/>
    <w:autoRedefine/>
    <w:semiHidden/>
    <w:locked/>
    <w:rsid w:val="0016799D"/>
    <w:pPr>
      <w:spacing w:before="0" w:after="0"/>
      <w:ind w:left="1680"/>
    </w:pPr>
    <w:rPr>
      <w:rFonts w:ascii="Times New Roman" w:eastAsia="Times New Roman" w:hAnsi="Times New Roman"/>
      <w:sz w:val="24"/>
    </w:rPr>
  </w:style>
  <w:style w:type="paragraph" w:styleId="TOC9">
    <w:name w:val="toc 9"/>
    <w:basedOn w:val="Normal"/>
    <w:next w:val="Normal"/>
    <w:autoRedefine/>
    <w:semiHidden/>
    <w:locked/>
    <w:rsid w:val="0016799D"/>
    <w:pPr>
      <w:spacing w:before="0" w:after="0"/>
      <w:ind w:left="1920"/>
    </w:pPr>
    <w:rPr>
      <w:rFonts w:ascii="Times New Roman" w:eastAsia="Times New Roman" w:hAnsi="Times New Roman"/>
      <w:sz w:val="24"/>
    </w:rPr>
  </w:style>
  <w:style w:type="paragraph" w:styleId="Revision">
    <w:name w:val="Revision"/>
    <w:hidden/>
    <w:uiPriority w:val="99"/>
    <w:semiHidden/>
    <w:rsid w:val="00526240"/>
    <w:rPr>
      <w:rFonts w:ascii="Arial" w:hAnsi="Arial"/>
      <w:szCs w:val="24"/>
    </w:rPr>
  </w:style>
  <w:style w:type="paragraph" w:customStyle="1" w:styleId="XMLExample">
    <w:name w:val="XMLExample"/>
    <w:basedOn w:val="Normal"/>
    <w:link w:val="XMLExampleChar"/>
    <w:qFormat/>
    <w:rsid w:val="00B0471A"/>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s>
      <w:spacing w:before="0" w:after="20"/>
    </w:pPr>
    <w:rPr>
      <w:rFonts w:ascii="Courier New" w:hAnsi="Courier New" w:cs="Courier New"/>
      <w:bCs/>
      <w:color w:val="000000"/>
      <w:sz w:val="20"/>
      <w:szCs w:val="20"/>
    </w:rPr>
  </w:style>
  <w:style w:type="character" w:customStyle="1" w:styleId="TableentryChar">
    <w:name w:val="Table entry Char"/>
    <w:link w:val="Tableentry"/>
    <w:rsid w:val="008C338D"/>
    <w:rPr>
      <w:rFonts w:ascii="Arial" w:hAnsi="Arial"/>
    </w:rPr>
  </w:style>
  <w:style w:type="paragraph" w:customStyle="1" w:styleId="xmlElement">
    <w:name w:val="xmlElement"/>
    <w:basedOn w:val="Normal"/>
    <w:link w:val="xmlElementChar"/>
    <w:rsid w:val="00B03FAE"/>
    <w:pPr>
      <w:keepNext/>
      <w:autoSpaceDE w:val="0"/>
      <w:autoSpaceDN w:val="0"/>
      <w:adjustRightInd w:val="0"/>
      <w:spacing w:before="0" w:after="0"/>
    </w:pPr>
    <w:rPr>
      <w:rFonts w:ascii="ArialMT" w:eastAsia="Times New Roman" w:hAnsi="ArialMT" w:cs="ArialMT"/>
      <w:color w:val="810000"/>
      <w:sz w:val="16"/>
      <w:szCs w:val="16"/>
    </w:rPr>
  </w:style>
  <w:style w:type="character" w:customStyle="1" w:styleId="xmlElementChar">
    <w:name w:val="xmlElement Char"/>
    <w:link w:val="xmlElement"/>
    <w:rsid w:val="00B03FAE"/>
    <w:rPr>
      <w:rFonts w:ascii="ArialMT" w:hAnsi="ArialMT" w:cs="ArialMT"/>
      <w:color w:val="810000"/>
      <w:sz w:val="16"/>
      <w:szCs w:val="16"/>
      <w:lang w:val="en-US" w:eastAsia="en-US" w:bidi="ar-SA"/>
    </w:rPr>
  </w:style>
  <w:style w:type="paragraph" w:customStyle="1" w:styleId="xmlAttribute">
    <w:name w:val="xmlAttribute"/>
    <w:basedOn w:val="Normal"/>
    <w:link w:val="xmlAttributeChar"/>
    <w:rsid w:val="00B03FAE"/>
    <w:pPr>
      <w:autoSpaceDE w:val="0"/>
      <w:autoSpaceDN w:val="0"/>
      <w:adjustRightInd w:val="0"/>
      <w:spacing w:before="0" w:after="0"/>
    </w:pPr>
    <w:rPr>
      <w:rFonts w:ascii="ArialMT" w:eastAsia="Times New Roman" w:hAnsi="ArialMT" w:cs="ArialMT"/>
      <w:szCs w:val="20"/>
    </w:rPr>
  </w:style>
  <w:style w:type="character" w:customStyle="1" w:styleId="xmlAttributeChar">
    <w:name w:val="xmlAttribute Char"/>
    <w:link w:val="xmlAttribute"/>
    <w:rsid w:val="00B03FAE"/>
    <w:rPr>
      <w:rFonts w:ascii="ArialMT" w:hAnsi="ArialMT" w:cs="ArialMT"/>
      <w:lang w:val="en-US" w:eastAsia="en-US" w:bidi="ar-SA"/>
    </w:rPr>
  </w:style>
  <w:style w:type="character" w:customStyle="1" w:styleId="table0020entrychar">
    <w:name w:val="table_0020entry__char"/>
    <w:basedOn w:val="DefaultParagraphFont"/>
    <w:rsid w:val="001457A2"/>
  </w:style>
  <w:style w:type="character" w:customStyle="1" w:styleId="element002fxpathchar">
    <w:name w:val="element_002fxpath__char"/>
    <w:basedOn w:val="DefaultParagraphFont"/>
    <w:rsid w:val="001457A2"/>
  </w:style>
  <w:style w:type="paragraph" w:styleId="TableofFigures">
    <w:name w:val="table of figures"/>
    <w:basedOn w:val="Normal"/>
    <w:next w:val="Normal"/>
    <w:uiPriority w:val="99"/>
    <w:rsid w:val="00990C8E"/>
  </w:style>
  <w:style w:type="character" w:customStyle="1" w:styleId="XMLExampleChar0">
    <w:name w:val="XML Example Char"/>
    <w:link w:val="XMLExample0"/>
    <w:rsid w:val="00CB3EB8"/>
    <w:rPr>
      <w:rFonts w:ascii="Courier New" w:hAnsi="Courier New" w:cs="Courier New"/>
      <w:sz w:val="16"/>
    </w:rPr>
  </w:style>
  <w:style w:type="character" w:customStyle="1" w:styleId="ns1">
    <w:name w:val="ns1"/>
    <w:rsid w:val="00185543"/>
    <w:rPr>
      <w:color w:val="FF0000"/>
    </w:rPr>
  </w:style>
  <w:style w:type="character" w:customStyle="1" w:styleId="m1">
    <w:name w:val="m1"/>
    <w:rsid w:val="00185543"/>
    <w:rPr>
      <w:color w:val="0000FF"/>
    </w:rPr>
  </w:style>
  <w:style w:type="paragraph" w:customStyle="1" w:styleId="xpath">
    <w:name w:val="xpath"/>
    <w:basedOn w:val="Normal"/>
    <w:link w:val="xpathChar"/>
    <w:rsid w:val="0037780D"/>
    <w:pPr>
      <w:spacing w:before="0" w:after="0"/>
    </w:pPr>
  </w:style>
  <w:style w:type="character" w:customStyle="1" w:styleId="attributeValue">
    <w:name w:val="attributeValue"/>
    <w:uiPriority w:val="1"/>
    <w:qFormat/>
    <w:rsid w:val="00D6205E"/>
    <w:rPr>
      <w:b/>
      <w:bCs/>
      <w:color w:val="8000FF"/>
    </w:rPr>
  </w:style>
  <w:style w:type="character" w:customStyle="1" w:styleId="xpathChar">
    <w:name w:val="xpath Char"/>
    <w:link w:val="xpath"/>
    <w:rsid w:val="0037780D"/>
    <w:rPr>
      <w:rFonts w:ascii="Arial" w:hAnsi="Arial"/>
      <w:szCs w:val="24"/>
    </w:rPr>
  </w:style>
  <w:style w:type="character" w:customStyle="1" w:styleId="CodelistValue">
    <w:name w:val="CodelistValue"/>
    <w:basedOn w:val="codelist"/>
    <w:uiPriority w:val="1"/>
    <w:qFormat/>
    <w:rsid w:val="00826C8B"/>
    <w:rPr>
      <w:rFonts w:ascii="Courier New" w:hAnsi="Courier New"/>
      <w:sz w:val="20"/>
    </w:rPr>
  </w:style>
  <w:style w:type="character" w:customStyle="1" w:styleId="Hyperlink1">
    <w:name w:val="Hyperlink1"/>
    <w:uiPriority w:val="1"/>
    <w:qFormat/>
    <w:rsid w:val="004B6EEA"/>
    <w:rPr>
      <w:rFonts w:ascii="ArialMT" w:hAnsi="ArialMT" w:cs="ArialMT"/>
      <w:szCs w:val="20"/>
    </w:rPr>
  </w:style>
  <w:style w:type="paragraph" w:customStyle="1" w:styleId="XMLExample0">
    <w:name w:val="XML Example"/>
    <w:basedOn w:val="Normal"/>
    <w:link w:val="XMLExampleChar0"/>
    <w:qFormat/>
    <w:rsid w:val="00C045A1"/>
    <w:pPr>
      <w:pBdr>
        <w:top w:val="single" w:sz="4" w:space="1" w:color="auto"/>
        <w:left w:val="single" w:sz="4" w:space="4" w:color="auto"/>
        <w:bottom w:val="single" w:sz="4" w:space="1" w:color="auto"/>
        <w:right w:val="single" w:sz="4" w:space="4" w:color="auto"/>
      </w:pBdr>
      <w:tabs>
        <w:tab w:val="left" w:pos="144"/>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s>
      <w:suppressAutoHyphens/>
      <w:autoSpaceDE w:val="0"/>
      <w:autoSpaceDN w:val="0"/>
      <w:adjustRightInd w:val="0"/>
      <w:spacing w:before="0" w:after="0"/>
      <w:contextualSpacing/>
      <w:textboxTightWrap w:val="allLines"/>
    </w:pPr>
    <w:rPr>
      <w:rFonts w:ascii="Courier New" w:hAnsi="Courier New" w:cs="Courier New"/>
      <w:sz w:val="16"/>
      <w:szCs w:val="20"/>
    </w:rPr>
  </w:style>
  <w:style w:type="character" w:customStyle="1" w:styleId="XMLExampleChar">
    <w:name w:val="XMLExample Char"/>
    <w:link w:val="XMLExample"/>
    <w:rsid w:val="00B0471A"/>
    <w:rPr>
      <w:rFonts w:ascii="Courier New" w:hAnsi="Courier New" w:cs="Courier New"/>
      <w:bCs/>
      <w:color w:val="000000"/>
    </w:rPr>
  </w:style>
  <w:style w:type="paragraph" w:customStyle="1" w:styleId="StylexmlAttributeCourierNew10ptRed">
    <w:name w:val="Style xmlAttribute + Courier New 10 pt Red"/>
    <w:basedOn w:val="xmlAttribute"/>
    <w:rsid w:val="009851E6"/>
    <w:rPr>
      <w:rFonts w:ascii="Courier New" w:hAnsi="Courier New"/>
      <w:color w:val="FF0000"/>
      <w:sz w:val="16"/>
    </w:rPr>
  </w:style>
  <w:style w:type="character" w:customStyle="1" w:styleId="StylexmlAttributeCourierNew10ptRed1">
    <w:name w:val="Style xmlAttribute + Courier New 10 pt Red1"/>
    <w:uiPriority w:val="1"/>
    <w:rsid w:val="009851E6"/>
    <w:rPr>
      <w:rFonts w:ascii="Courier New" w:hAnsi="Courier New" w:cs="ArialMT"/>
      <w:color w:val="FF0000"/>
      <w:sz w:val="16"/>
      <w:lang w:val="en-US" w:eastAsia="en-US" w:bidi="ar-SA"/>
    </w:rPr>
  </w:style>
  <w:style w:type="paragraph" w:customStyle="1" w:styleId="XMLelement0">
    <w:name w:val="XMLelement"/>
    <w:basedOn w:val="XMLExample0"/>
    <w:link w:val="XMLelementChar0"/>
    <w:qFormat/>
    <w:rsid w:val="003D1227"/>
    <w:pPr>
      <w:pBdr>
        <w:top w:val="none" w:sz="0" w:space="0" w:color="auto"/>
        <w:left w:val="none" w:sz="0" w:space="0" w:color="auto"/>
        <w:bottom w:val="none" w:sz="0" w:space="0" w:color="auto"/>
        <w:right w:val="none" w:sz="0" w:space="0" w:color="auto"/>
      </w:pBdr>
    </w:pPr>
    <w:rPr>
      <w:rFonts w:ascii="Arial" w:hAnsi="Arial"/>
      <w:color w:val="0000FF"/>
      <w:sz w:val="22"/>
    </w:rPr>
  </w:style>
  <w:style w:type="paragraph" w:customStyle="1" w:styleId="XMLcommetn">
    <w:name w:val="XMLcommetn"/>
    <w:basedOn w:val="XMLExample0"/>
    <w:link w:val="XMLcommetnChar"/>
    <w:autoRedefine/>
    <w:qFormat/>
    <w:rsid w:val="00256D0B"/>
    <w:pPr>
      <w:pBdr>
        <w:top w:val="none" w:sz="0" w:space="0" w:color="auto"/>
        <w:left w:val="none" w:sz="0" w:space="0" w:color="auto"/>
        <w:bottom w:val="none" w:sz="0" w:space="0" w:color="auto"/>
        <w:right w:val="none" w:sz="0" w:space="0" w:color="auto"/>
      </w:pBdr>
      <w:tabs>
        <w:tab w:val="clear" w:pos="360"/>
        <w:tab w:val="clear" w:pos="540"/>
        <w:tab w:val="left" w:pos="300"/>
        <w:tab w:val="left" w:pos="400"/>
      </w:tabs>
      <w:ind w:left="1300" w:hanging="1300"/>
    </w:pPr>
    <w:rPr>
      <w:rFonts w:ascii="Arial" w:hAnsi="Arial"/>
      <w:color w:val="008000"/>
      <w:sz w:val="22"/>
    </w:rPr>
  </w:style>
  <w:style w:type="character" w:customStyle="1" w:styleId="XMLelementChar0">
    <w:name w:val="XMLelement Char"/>
    <w:link w:val="XMLelement0"/>
    <w:rsid w:val="003D1227"/>
    <w:rPr>
      <w:rFonts w:ascii="Arial" w:hAnsi="Arial" w:cs="Courier New"/>
      <w:color w:val="0000FF"/>
      <w:sz w:val="22"/>
    </w:rPr>
  </w:style>
  <w:style w:type="paragraph" w:customStyle="1" w:styleId="XMLelementValue">
    <w:name w:val="XMLelementValue"/>
    <w:basedOn w:val="XMLExample0"/>
    <w:link w:val="XMLelementValueChar"/>
    <w:qFormat/>
    <w:rsid w:val="00522388"/>
    <w:pPr>
      <w:pBdr>
        <w:top w:val="none" w:sz="0" w:space="0" w:color="auto"/>
        <w:left w:val="none" w:sz="0" w:space="0" w:color="auto"/>
        <w:bottom w:val="none" w:sz="0" w:space="0" w:color="auto"/>
        <w:right w:val="none" w:sz="0" w:space="0" w:color="auto"/>
      </w:pBdr>
    </w:pPr>
    <w:rPr>
      <w:rFonts w:ascii="Arial" w:hAnsi="Arial"/>
      <w:b/>
      <w:bCs/>
      <w:color w:val="000000"/>
      <w:sz w:val="22"/>
    </w:rPr>
  </w:style>
  <w:style w:type="character" w:customStyle="1" w:styleId="XMLcommetnChar">
    <w:name w:val="XMLcommetn Char"/>
    <w:link w:val="XMLcommetn"/>
    <w:rsid w:val="00256D0B"/>
    <w:rPr>
      <w:rFonts w:ascii="Arial" w:hAnsi="Arial" w:cs="Courier New"/>
      <w:color w:val="008000"/>
      <w:sz w:val="22"/>
    </w:rPr>
  </w:style>
  <w:style w:type="paragraph" w:customStyle="1" w:styleId="XMLattributeValue">
    <w:name w:val="XMLattributeValue"/>
    <w:basedOn w:val="XMLExample0"/>
    <w:link w:val="XMLattributeValueChar"/>
    <w:qFormat/>
    <w:rsid w:val="0085388E"/>
    <w:pPr>
      <w:pBdr>
        <w:top w:val="none" w:sz="0" w:space="0" w:color="auto"/>
        <w:left w:val="none" w:sz="0" w:space="0" w:color="auto"/>
        <w:bottom w:val="none" w:sz="0" w:space="0" w:color="auto"/>
        <w:right w:val="none" w:sz="0" w:space="0" w:color="auto"/>
      </w:pBdr>
    </w:pPr>
    <w:rPr>
      <w:rFonts w:ascii="Arial" w:hAnsi="Arial"/>
      <w:bCs/>
      <w:color w:val="8000FF"/>
      <w:sz w:val="22"/>
    </w:rPr>
  </w:style>
  <w:style w:type="character" w:customStyle="1" w:styleId="XMLelementValueChar">
    <w:name w:val="XMLelementValue Char"/>
    <w:link w:val="XMLelementValue"/>
    <w:rsid w:val="00522388"/>
    <w:rPr>
      <w:rFonts w:ascii="Arial" w:hAnsi="Arial" w:cs="Courier New"/>
      <w:b/>
      <w:bCs/>
      <w:color w:val="000000"/>
      <w:sz w:val="22"/>
    </w:rPr>
  </w:style>
  <w:style w:type="paragraph" w:customStyle="1" w:styleId="XMLattribute0">
    <w:name w:val="XMLattribute"/>
    <w:basedOn w:val="XMLExample0"/>
    <w:link w:val="XMLattributeChar0"/>
    <w:qFormat/>
    <w:rsid w:val="003D1227"/>
    <w:pPr>
      <w:pBdr>
        <w:top w:val="none" w:sz="0" w:space="0" w:color="auto"/>
        <w:left w:val="none" w:sz="0" w:space="0" w:color="auto"/>
        <w:bottom w:val="none" w:sz="0" w:space="0" w:color="auto"/>
        <w:right w:val="none" w:sz="0" w:space="0" w:color="auto"/>
      </w:pBdr>
    </w:pPr>
    <w:rPr>
      <w:rFonts w:ascii="Arial" w:hAnsi="Arial"/>
      <w:color w:val="FF0000"/>
      <w:sz w:val="22"/>
    </w:rPr>
  </w:style>
  <w:style w:type="character" w:customStyle="1" w:styleId="XMLattributeValueChar">
    <w:name w:val="XMLattributeValue Char"/>
    <w:link w:val="XMLattributeValue"/>
    <w:rsid w:val="0085388E"/>
    <w:rPr>
      <w:rFonts w:ascii="Arial" w:hAnsi="Arial" w:cs="Courier New"/>
      <w:bCs/>
      <w:color w:val="8000FF"/>
      <w:sz w:val="22"/>
    </w:rPr>
  </w:style>
  <w:style w:type="paragraph" w:customStyle="1" w:styleId="XMLcommentIndent">
    <w:name w:val="XMLcommentIndent"/>
    <w:basedOn w:val="XMLcommetn"/>
    <w:link w:val="XMLcommentIndentChar"/>
    <w:qFormat/>
    <w:rsid w:val="00FB0EAD"/>
    <w:pPr>
      <w:ind w:left="360" w:hanging="360"/>
    </w:pPr>
  </w:style>
  <w:style w:type="character" w:customStyle="1" w:styleId="XMLattributeChar0">
    <w:name w:val="XMLattribute Char"/>
    <w:link w:val="XMLattribute0"/>
    <w:rsid w:val="003D1227"/>
    <w:rPr>
      <w:rFonts w:ascii="Arial" w:hAnsi="Arial" w:cs="Courier New"/>
      <w:color w:val="FF0000"/>
      <w:sz w:val="22"/>
    </w:rPr>
  </w:style>
  <w:style w:type="character" w:customStyle="1" w:styleId="XMLcommentIndentChar">
    <w:name w:val="XMLcommentIndent Char"/>
    <w:link w:val="XMLcommentIndent"/>
    <w:rsid w:val="00FB0EAD"/>
    <w:rPr>
      <w:rFonts w:ascii="Courier New" w:hAnsi="Courier New" w:cs="Courier New"/>
      <w:color w:val="00800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57760518">
      <w:bodyDiv w:val="1"/>
      <w:marLeft w:val="0"/>
      <w:marRight w:val="0"/>
      <w:marTop w:val="0"/>
      <w:marBottom w:val="0"/>
      <w:divBdr>
        <w:top w:val="none" w:sz="0" w:space="0" w:color="auto"/>
        <w:left w:val="none" w:sz="0" w:space="0" w:color="auto"/>
        <w:bottom w:val="none" w:sz="0" w:space="0" w:color="auto"/>
        <w:right w:val="none" w:sz="0" w:space="0" w:color="auto"/>
      </w:divBdr>
    </w:div>
    <w:div w:id="633019842">
      <w:bodyDiv w:val="1"/>
      <w:marLeft w:val="0"/>
      <w:marRight w:val="0"/>
      <w:marTop w:val="0"/>
      <w:marBottom w:val="0"/>
      <w:divBdr>
        <w:top w:val="none" w:sz="0" w:space="0" w:color="auto"/>
        <w:left w:val="none" w:sz="0" w:space="0" w:color="auto"/>
        <w:bottom w:val="none" w:sz="0" w:space="0" w:color="auto"/>
        <w:right w:val="none" w:sz="0" w:space="0" w:color="auto"/>
      </w:divBdr>
    </w:div>
    <w:div w:id="742751693">
      <w:bodyDiv w:val="1"/>
      <w:marLeft w:val="0"/>
      <w:marRight w:val="0"/>
      <w:marTop w:val="0"/>
      <w:marBottom w:val="0"/>
      <w:divBdr>
        <w:top w:val="none" w:sz="0" w:space="0" w:color="auto"/>
        <w:left w:val="none" w:sz="0" w:space="0" w:color="auto"/>
        <w:bottom w:val="none" w:sz="0" w:space="0" w:color="auto"/>
        <w:right w:val="none" w:sz="0" w:space="0" w:color="auto"/>
      </w:divBdr>
    </w:div>
    <w:div w:id="840239831">
      <w:bodyDiv w:val="1"/>
      <w:marLeft w:val="0"/>
      <w:marRight w:val="0"/>
      <w:marTop w:val="0"/>
      <w:marBottom w:val="0"/>
      <w:divBdr>
        <w:top w:val="none" w:sz="0" w:space="0" w:color="auto"/>
        <w:left w:val="none" w:sz="0" w:space="0" w:color="auto"/>
        <w:bottom w:val="none" w:sz="0" w:space="0" w:color="auto"/>
        <w:right w:val="none" w:sz="0" w:space="0" w:color="auto"/>
      </w:divBdr>
    </w:div>
    <w:div w:id="1457914961">
      <w:bodyDiv w:val="1"/>
      <w:marLeft w:val="0"/>
      <w:marRight w:val="0"/>
      <w:marTop w:val="0"/>
      <w:marBottom w:val="0"/>
      <w:divBdr>
        <w:top w:val="none" w:sz="0" w:space="0" w:color="auto"/>
        <w:left w:val="none" w:sz="0" w:space="0" w:color="auto"/>
        <w:bottom w:val="none" w:sz="0" w:space="0" w:color="auto"/>
        <w:right w:val="none" w:sz="0" w:space="0" w:color="auto"/>
      </w:divBdr>
    </w:div>
    <w:div w:id="1689521698">
      <w:bodyDiv w:val="1"/>
      <w:marLeft w:val="0"/>
      <w:marRight w:val="0"/>
      <w:marTop w:val="0"/>
      <w:marBottom w:val="0"/>
      <w:divBdr>
        <w:top w:val="none" w:sz="0" w:space="0" w:color="auto"/>
        <w:left w:val="none" w:sz="0" w:space="0" w:color="auto"/>
        <w:bottom w:val="none" w:sz="0" w:space="0" w:color="auto"/>
        <w:right w:val="none" w:sz="0" w:space="0" w:color="auto"/>
      </w:divBdr>
    </w:div>
    <w:div w:id="2053112643">
      <w:bodyDiv w:val="1"/>
      <w:marLeft w:val="0"/>
      <w:marRight w:val="0"/>
      <w:marTop w:val="0"/>
      <w:marBottom w:val="0"/>
      <w:divBdr>
        <w:top w:val="none" w:sz="0" w:space="0" w:color="auto"/>
        <w:left w:val="none" w:sz="0" w:space="0" w:color="auto"/>
        <w:bottom w:val="none" w:sz="0" w:space="0" w:color="auto"/>
        <w:right w:val="none" w:sz="0" w:space="0" w:color="auto"/>
      </w:divBdr>
      <w:divsChild>
        <w:div w:id="53352776">
          <w:blockQuote w:val="1"/>
          <w:marLeft w:val="720"/>
          <w:marRight w:val="720"/>
          <w:marTop w:val="100"/>
          <w:marBottom w:val="100"/>
          <w:divBdr>
            <w:top w:val="none" w:sz="0" w:space="0" w:color="auto"/>
            <w:left w:val="none" w:sz="0" w:space="0" w:color="auto"/>
            <w:bottom w:val="none" w:sz="0" w:space="0" w:color="auto"/>
            <w:right w:val="none" w:sz="0" w:space="0" w:color="auto"/>
          </w:divBdr>
        </w:div>
        <w:div w:id="254559128">
          <w:blockQuote w:val="1"/>
          <w:marLeft w:val="720"/>
          <w:marRight w:val="720"/>
          <w:marTop w:val="100"/>
          <w:marBottom w:val="100"/>
          <w:divBdr>
            <w:top w:val="none" w:sz="0" w:space="0" w:color="auto"/>
            <w:left w:val="none" w:sz="0" w:space="0" w:color="auto"/>
            <w:bottom w:val="none" w:sz="0" w:space="0" w:color="auto"/>
            <w:right w:val="none" w:sz="0" w:space="0" w:color="auto"/>
          </w:divBdr>
        </w:div>
        <w:div w:id="520163030">
          <w:blockQuote w:val="1"/>
          <w:marLeft w:val="720"/>
          <w:marRight w:val="720"/>
          <w:marTop w:val="100"/>
          <w:marBottom w:val="100"/>
          <w:divBdr>
            <w:top w:val="none" w:sz="0" w:space="0" w:color="auto"/>
            <w:left w:val="none" w:sz="0" w:space="0" w:color="auto"/>
            <w:bottom w:val="none" w:sz="0" w:space="0" w:color="auto"/>
            <w:right w:val="none" w:sz="0" w:space="0" w:color="auto"/>
          </w:divBdr>
        </w:div>
        <w:div w:id="11781592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4763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ukoln.ac.uk/metadata/dcmi/collection-application-profile/" TargetMode="External"/><Relationship Id="rId21" Type="http://schemas.openxmlformats.org/officeDocument/2006/relationships/hyperlink" Target="http://schemas.opengis.net/iso/19139/" TargetMode="External"/><Relationship Id="rId34" Type="http://schemas.openxmlformats.org/officeDocument/2006/relationships/hyperlink" Target="http://dublincore.org/documents/dcmi-type-vocabulary/" TargetMode="External"/><Relationship Id="rId42" Type="http://schemas.openxmlformats.org/officeDocument/2006/relationships/hyperlink" Target="http://www.w3.org/TR/xmlschema11-2/" TargetMode="External"/><Relationship Id="rId47" Type="http://schemas.openxmlformats.org/officeDocument/2006/relationships/hyperlink" Target="http://www.w3.org/TR/xmlschema11-2/" TargetMode="External"/><Relationship Id="rId50" Type="http://schemas.openxmlformats.org/officeDocument/2006/relationships/hyperlink" Target="http://schemas.opengis.net/iso/19139/20060504/srv/serviceMetadata.xsd" TargetMode="External"/><Relationship Id="rId55" Type="http://schemas.openxmlformats.org/officeDocument/2006/relationships/hyperlink" Target="http://www.epsg-registry.org/" TargetMode="External"/><Relationship Id="rId63" Type="http://schemas.openxmlformats.org/officeDocument/2006/relationships/hyperlink" Target="http://www.geoconnections.org/developersCorner/nap/metadata/register/registerItems.html" TargetMode="External"/><Relationship Id="rId68" Type="http://schemas.openxmlformats.org/officeDocument/2006/relationships/hyperlink" Target="http://www.geoconnections.org/developersCorner/nap/metadata/register/registerItems.html" TargetMode="External"/><Relationship Id="rId76" Type="http://schemas.openxmlformats.org/officeDocument/2006/relationships/hyperlink" Target="http://www.loc.gov/cds/downloads/FRBR.PDF" TargetMode="External"/><Relationship Id="rId84" Type="http://schemas.openxmlformats.org/officeDocument/2006/relationships/hyperlink" Target="http://www.opengeospatial.org/standards/cat" TargetMode="External"/><Relationship Id="rId89" Type="http://schemas.openxmlformats.org/officeDocument/2006/relationships/hyperlink" Target="http://www.isotc211.org/2005/resources/Codelist/gmxCodelists.xml" TargetMode="External"/><Relationship Id="rId97" Type="http://schemas.openxmlformats.org/officeDocument/2006/relationships/hyperlink" Target="http://www.w3.org/2001/XMLSchema-instance" TargetMode="External"/><Relationship Id="rId7" Type="http://schemas.openxmlformats.org/officeDocument/2006/relationships/footnotes" Target="footnotes.xml"/><Relationship Id="rId71" Type="http://schemas.openxmlformats.org/officeDocument/2006/relationships/hyperlink" Target="http://www.loc.gov/standards/iso639-2/php/code_list.php" TargetMode="External"/><Relationship Id="rId92" Type="http://schemas.openxmlformats.org/officeDocument/2006/relationships/hyperlink" Target="http://www.isotc211.org/2005/resources/Codelist/gmxCodelists.xml" TargetMode="Externa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http://dublincore.org/documents/dcmi-type-vocabulary/" TargetMode="External"/><Relationship Id="rId11" Type="http://schemas.openxmlformats.org/officeDocument/2006/relationships/hyperlink" Target="mailto:metadata@usgin.org" TargetMode="External"/><Relationship Id="rId24" Type="http://schemas.openxmlformats.org/officeDocument/2006/relationships/header" Target="header2.xml"/><Relationship Id="rId32" Type="http://schemas.openxmlformats.org/officeDocument/2006/relationships/hyperlink" Target="http://dublincore.org/documents/dcmi-type-vocabulary/" TargetMode="External"/><Relationship Id="rId37" Type="http://schemas.openxmlformats.org/officeDocument/2006/relationships/hyperlink" Target="http://dublincore.org/documents/dcmi-type-vocabulary/" TargetMode="External"/><Relationship Id="rId40" Type="http://schemas.openxmlformats.org/officeDocument/2006/relationships/hyperlink" Target="http://www.loc.gov/standards/iso639-2/php/code_list.php.%20%20ISO%203166-1" TargetMode="External"/><Relationship Id="rId45" Type="http://schemas.openxmlformats.org/officeDocument/2006/relationships/hyperlink" Target="http://www.w3.org/TR/xmlschema11-2/" TargetMode="External"/><Relationship Id="rId53" Type="http://schemas.openxmlformats.org/officeDocument/2006/relationships/hyperlink" Target="http://www.iana.org/assignments/media-types" TargetMode="External"/><Relationship Id="rId58" Type="http://schemas.openxmlformats.org/officeDocument/2006/relationships/hyperlink" Target="http://lab.usgin.org/groups/metadata-interest-group/actionablelinks" TargetMode="External"/><Relationship Id="rId66" Type="http://schemas.openxmlformats.org/officeDocument/2006/relationships/hyperlink" Target="http://www.geoconnections.org/developersCorner/nap/metadata/register/registerItems.html" TargetMode="External"/><Relationship Id="rId74" Type="http://schemas.openxmlformats.org/officeDocument/2006/relationships/hyperlink" Target="http://dublincore.org/documents/dces/" TargetMode="External"/><Relationship Id="rId79" Type="http://schemas.openxmlformats.org/officeDocument/2006/relationships/hyperlink" Target="http://dclite4g.xmlns.com/ws.rdf" TargetMode="External"/><Relationship Id="rId87" Type="http://schemas.openxmlformats.org/officeDocument/2006/relationships/hyperlink" Target="http://opendap.org/" TargetMode="External"/><Relationship Id="rId5" Type="http://schemas.openxmlformats.org/officeDocument/2006/relationships/settings" Target="settings.xml"/><Relationship Id="rId61" Type="http://schemas.openxmlformats.org/officeDocument/2006/relationships/hyperlink" Target="http://www.geoconnections.org/developersCorner/nap/metadata/register/registerItems.html" TargetMode="External"/><Relationship Id="rId82" Type="http://schemas.openxmlformats.org/officeDocument/2006/relationships/hyperlink" Target="http://www.opengeospatial.org/standards/wfs" TargetMode="External"/><Relationship Id="rId90" Type="http://schemas.openxmlformats.org/officeDocument/2006/relationships/hyperlink" Target="http://www.isotc211.org/2005/gmd" TargetMode="External"/><Relationship Id="rId95" Type="http://schemas.openxmlformats.org/officeDocument/2006/relationships/hyperlink" Target="http://www.opengis.net/gml/3.2" TargetMode="External"/><Relationship Id="rId19" Type="http://schemas.openxmlformats.org/officeDocument/2006/relationships/hyperlink" Target="http://standards.iso.org/ittf/PubliclyAvailableStandards/ISO_19139_Schemas/gmd/" TargetMode="External"/><Relationship Id="rId14" Type="http://schemas.openxmlformats.org/officeDocument/2006/relationships/header" Target="header1.xml"/><Relationship Id="rId22" Type="http://schemas.openxmlformats.org/officeDocument/2006/relationships/hyperlink" Target="http://lab.usgin.org/node/269" TargetMode="External"/><Relationship Id="rId27" Type="http://schemas.openxmlformats.org/officeDocument/2006/relationships/hyperlink" Target="http://dublincore.org/documents/dcmi-type-vocabulary/" TargetMode="External"/><Relationship Id="rId30" Type="http://schemas.openxmlformats.org/officeDocument/2006/relationships/hyperlink" Target="http://dublincore.org/documents/dcmi-type-vocabulary/" TargetMode="External"/><Relationship Id="rId35" Type="http://schemas.openxmlformats.org/officeDocument/2006/relationships/hyperlink" Target="http://dublincore.org/documents/dcmi-type-vocabulary/" TargetMode="External"/><Relationship Id="rId43" Type="http://schemas.openxmlformats.org/officeDocument/2006/relationships/hyperlink" Target="http://www.w3.org/TR/xmlschema11-2/" TargetMode="External"/><Relationship Id="rId48" Type="http://schemas.openxmlformats.org/officeDocument/2006/relationships/hyperlink" Target="http://www.w3.org/TR/xmlschema11-2/" TargetMode="External"/><Relationship Id="rId56" Type="http://schemas.openxmlformats.org/officeDocument/2006/relationships/image" Target="media/image2.png"/><Relationship Id="rId64" Type="http://schemas.openxmlformats.org/officeDocument/2006/relationships/hyperlink" Target="http://www.geoconnections.org/developersCorner/nap/metadata/register/registerItems.html" TargetMode="External"/><Relationship Id="rId69" Type="http://schemas.openxmlformats.org/officeDocument/2006/relationships/hyperlink" Target="http://www.fgdc.gov/nap/metadata/register" TargetMode="External"/><Relationship Id="rId77" Type="http://schemas.openxmlformats.org/officeDocument/2006/relationships/hyperlink" Target="http://www.ukoln.ac.uk/metadata/rslp/model/amcc-v31.pdf" TargetMode="External"/><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epsg-registry.org/" TargetMode="External"/><Relationship Id="rId72" Type="http://schemas.openxmlformats.org/officeDocument/2006/relationships/header" Target="header3.xml"/><Relationship Id="rId80" Type="http://schemas.openxmlformats.org/officeDocument/2006/relationships/comments" Target="comments.xml"/><Relationship Id="rId85" Type="http://schemas.openxmlformats.org/officeDocument/2006/relationships/hyperlink" Target="http://www.opengeospatial.org/standards/sos" TargetMode="External"/><Relationship Id="rId93" Type="http://schemas.openxmlformats.org/officeDocument/2006/relationships/hyperlink" Target="http://www.isotc211.org/2005/gfc" TargetMode="External"/><Relationship Id="rId98" Type="http://schemas.openxmlformats.org/officeDocument/2006/relationships/hyperlink" Target="http://www.isotc211.org/2005/gfc%20http://www.isotc211.org/2005/gfc/gfc.xsd" TargetMode="External"/><Relationship Id="rId3" Type="http://schemas.openxmlformats.org/officeDocument/2006/relationships/styles" Target="styles.xml"/><Relationship Id="rId12" Type="http://schemas.openxmlformats.org/officeDocument/2006/relationships/hyperlink" Target="http://usgin.org/" TargetMode="External"/><Relationship Id="rId17" Type="http://schemas.openxmlformats.org/officeDocument/2006/relationships/hyperlink" Target="http://repository.usgin.org/uri_gin/usgin/dlio/499" TargetMode="External"/><Relationship Id="rId25" Type="http://schemas.openxmlformats.org/officeDocument/2006/relationships/hyperlink" Target="http://dublincore.org/documents/dcmi-type-vocabulary/" TargetMode="External"/><Relationship Id="rId33" Type="http://schemas.openxmlformats.org/officeDocument/2006/relationships/hyperlink" Target="http://dublincore.org/documents/dcmi-type-vocabulary/" TargetMode="External"/><Relationship Id="rId38" Type="http://schemas.openxmlformats.org/officeDocument/2006/relationships/hyperlink" Target="http://www.epsg-registry.org/" TargetMode="External"/><Relationship Id="rId46" Type="http://schemas.openxmlformats.org/officeDocument/2006/relationships/hyperlink" Target="http://www.w3.org/TR/xmlschema11-2/" TargetMode="External"/><Relationship Id="rId59" Type="http://schemas.openxmlformats.org/officeDocument/2006/relationships/hyperlink" Target="http://www.geoconnections.org/developersCorner/nap/metadata/register/registerItems.html" TargetMode="External"/><Relationship Id="rId67" Type="http://schemas.openxmlformats.org/officeDocument/2006/relationships/hyperlink" Target="http://www.geoconnections.org/developersCorner/nap/metadata/register/registerItems.html" TargetMode="External"/><Relationship Id="rId20" Type="http://schemas.openxmlformats.org/officeDocument/2006/relationships/hyperlink" Target="http://www.isotc211.org/2005/gmd/" TargetMode="External"/><Relationship Id="rId41" Type="http://schemas.openxmlformats.org/officeDocument/2006/relationships/hyperlink" Target="http://www.epsg-registry.org/" TargetMode="External"/><Relationship Id="rId54" Type="http://schemas.openxmlformats.org/officeDocument/2006/relationships/hyperlink" Target="http://publicdocs.mnr.gov.on.ca/View.asp?Document_ID=9632&amp;Attachment_ID=18204%3c/gco:CharacterString" TargetMode="External"/><Relationship Id="rId62" Type="http://schemas.openxmlformats.org/officeDocument/2006/relationships/hyperlink" Target="http://www.geoconnections.org/developersCorner/nap/metadata/register/registerItems.html" TargetMode="External"/><Relationship Id="rId70" Type="http://schemas.openxmlformats.org/officeDocument/2006/relationships/hyperlink" Target="http://www.fgdc.gov/nap/metadata/register/registerItemClasses.html" TargetMode="External"/><Relationship Id="rId75" Type="http://schemas.openxmlformats.org/officeDocument/2006/relationships/hyperlink" Target="http://inspire.jrc.ec.europa.eu/index.cfm/pageid/101" TargetMode="External"/><Relationship Id="rId83" Type="http://schemas.openxmlformats.org/officeDocument/2006/relationships/hyperlink" Target="http://www.opengeospatial.org/ogc/glossary/c" TargetMode="External"/><Relationship Id="rId88" Type="http://schemas.openxmlformats.org/officeDocument/2006/relationships/hyperlink" Target="http://www.opendap.org/pdf/ESE-RFC-004v1.1.pdf" TargetMode="External"/><Relationship Id="rId91" Type="http://schemas.openxmlformats.org/officeDocument/2006/relationships/hyperlink" Target="http://www.isotc211.org/2005/resources/Codelist/gmxCodelists.xml" TargetMode="External"/><Relationship Id="rId96" Type="http://schemas.openxmlformats.org/officeDocument/2006/relationships/hyperlink" Target="http://www.isotc211.org/2005/gm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chemas.opengis.net/csw/2.0.2/profiles/apiso/1.0.0/apiso.xsd" TargetMode="External"/><Relationship Id="rId28" Type="http://schemas.openxmlformats.org/officeDocument/2006/relationships/hyperlink" Target="http://dublincore.org/documents/dcmi-type-vocabulary/" TargetMode="External"/><Relationship Id="rId36" Type="http://schemas.openxmlformats.org/officeDocument/2006/relationships/hyperlink" Target="http://dublincore.org/documents/dcmi-type-vocabulary/" TargetMode="External"/><Relationship Id="rId49" Type="http://schemas.openxmlformats.org/officeDocument/2006/relationships/hyperlink" Target="http://www.fgdc.gov/nap/metadata/register/codelists.html" TargetMode="External"/><Relationship Id="rId57" Type="http://schemas.openxmlformats.org/officeDocument/2006/relationships/hyperlink" Target="http://www.iana.org/assignments/media-types/" TargetMode="External"/><Relationship Id="rId10" Type="http://schemas.openxmlformats.org/officeDocument/2006/relationships/hyperlink" Target="http://lab.usgin.org/profiles/usgin-iso-19139-profile" TargetMode="External"/><Relationship Id="rId31" Type="http://schemas.openxmlformats.org/officeDocument/2006/relationships/hyperlink" Target="http://dublincore.org/documents/dcmi-type-vocabulary/" TargetMode="External"/><Relationship Id="rId44" Type="http://schemas.openxmlformats.org/officeDocument/2006/relationships/hyperlink" Target="http://www.w3.org/TR/xmlschema11-2/" TargetMode="External"/><Relationship Id="rId52" Type="http://schemas.openxmlformats.org/officeDocument/2006/relationships/hyperlink" Target="http://resources.azgs.org/geonetwork/srv/en/metadata.show?id=8717" TargetMode="External"/><Relationship Id="rId60" Type="http://schemas.openxmlformats.org/officeDocument/2006/relationships/hyperlink" Target="http://www.geoconnections.org/developersCorner/nap/metadata/register/registerItems.html" TargetMode="External"/><Relationship Id="rId65" Type="http://schemas.openxmlformats.org/officeDocument/2006/relationships/hyperlink" Target="http://www.geoconnections.org/developersCorner/nap/metadata/register/registerItems.html" TargetMode="External"/><Relationship Id="rId73" Type="http://schemas.openxmlformats.org/officeDocument/2006/relationships/hyperlink" Target="http://www.osdm.gov.au/Metadata/ANZLIC+metadata+resources/default.aspx" TargetMode="External"/><Relationship Id="rId78" Type="http://schemas.openxmlformats.org/officeDocument/2006/relationships/hyperlink" Target="http://lab.usgin.org/profiles/doc/metadata-content-recommendations" TargetMode="External"/><Relationship Id="rId81" Type="http://schemas.openxmlformats.org/officeDocument/2006/relationships/hyperlink" Target="http://www.opengeospatial.org/standards/wms" TargetMode="External"/><Relationship Id="rId86" Type="http://schemas.openxmlformats.org/officeDocument/2006/relationships/hyperlink" Target="http://www.opengeospatial.org/standards/wps" TargetMode="External"/><Relationship Id="rId94" Type="http://schemas.openxmlformats.org/officeDocument/2006/relationships/hyperlink" Target="http://www.isotc211.org/2005/gfc" TargetMode="External"/><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lab.usgin.org/" TargetMode="External"/><Relationship Id="rId18" Type="http://schemas.openxmlformats.org/officeDocument/2006/relationships/hyperlink" Target="http://www.w3.org/TR/REC-rdf-syntax" TargetMode="External"/><Relationship Id="rId39" Type="http://schemas.openxmlformats.org/officeDocument/2006/relationships/hyperlink" Target="http://www.w3.org/TR/xmlschema11-2"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GIN_2009\USGIN%20CSW%20profile\templates\USGIN_profile_doc_template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224355-45B8-433D-A104-F8FEB3182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USGIN_profile_doc_template_v01.dot</Template>
  <TotalTime>2337</TotalTime>
  <Pages>129</Pages>
  <Words>46972</Words>
  <Characters>267741</Characters>
  <Application>Microsoft Office Word</Application>
  <DocSecurity>0</DocSecurity>
  <Lines>2231</Lines>
  <Paragraphs>628</Paragraphs>
  <ScaleCrop>false</ScaleCrop>
  <HeadingPairs>
    <vt:vector size="2" baseType="variant">
      <vt:variant>
        <vt:lpstr>Title</vt:lpstr>
      </vt:variant>
      <vt:variant>
        <vt:i4>1</vt:i4>
      </vt:variant>
    </vt:vector>
  </HeadingPairs>
  <TitlesOfParts>
    <vt:vector size="1" baseType="lpstr">
      <vt:lpstr>USGIN ISO Metadata</vt:lpstr>
    </vt:vector>
  </TitlesOfParts>
  <Company>U.S. Geoscience Information Network</Company>
  <LinksUpToDate>false</LinksUpToDate>
  <CharactersWithSpaces>314085</CharactersWithSpaces>
  <SharedDoc>false</SharedDoc>
  <HyperlinkBase>http://lab.usgin.org</HyperlinkBase>
  <HLinks>
    <vt:vector size="870" baseType="variant">
      <vt:variant>
        <vt:i4>2621472</vt:i4>
      </vt:variant>
      <vt:variant>
        <vt:i4>1137</vt:i4>
      </vt:variant>
      <vt:variant>
        <vt:i4>0</vt:i4>
      </vt:variant>
      <vt:variant>
        <vt:i4>5</vt:i4>
      </vt:variant>
      <vt:variant>
        <vt:lpwstr>http://www.opendap.org/pdf/ESE-RFC-004v1.1.pdf</vt:lpwstr>
      </vt:variant>
      <vt:variant>
        <vt:lpwstr/>
      </vt:variant>
      <vt:variant>
        <vt:i4>3997738</vt:i4>
      </vt:variant>
      <vt:variant>
        <vt:i4>1134</vt:i4>
      </vt:variant>
      <vt:variant>
        <vt:i4>0</vt:i4>
      </vt:variant>
      <vt:variant>
        <vt:i4>5</vt:i4>
      </vt:variant>
      <vt:variant>
        <vt:lpwstr>http://opendap.org/</vt:lpwstr>
      </vt:variant>
      <vt:variant>
        <vt:lpwstr/>
      </vt:variant>
      <vt:variant>
        <vt:i4>8323124</vt:i4>
      </vt:variant>
      <vt:variant>
        <vt:i4>1131</vt:i4>
      </vt:variant>
      <vt:variant>
        <vt:i4>0</vt:i4>
      </vt:variant>
      <vt:variant>
        <vt:i4>5</vt:i4>
      </vt:variant>
      <vt:variant>
        <vt:lpwstr>http://www.opengeospatial.org/standards/wps</vt:lpwstr>
      </vt:variant>
      <vt:variant>
        <vt:lpwstr/>
      </vt:variant>
      <vt:variant>
        <vt:i4>6291504</vt:i4>
      </vt:variant>
      <vt:variant>
        <vt:i4>1128</vt:i4>
      </vt:variant>
      <vt:variant>
        <vt:i4>0</vt:i4>
      </vt:variant>
      <vt:variant>
        <vt:i4>5</vt:i4>
      </vt:variant>
      <vt:variant>
        <vt:lpwstr>http://www.opengeospatial.org/standards/sos</vt:lpwstr>
      </vt:variant>
      <vt:variant>
        <vt:lpwstr/>
      </vt:variant>
      <vt:variant>
        <vt:i4>7208992</vt:i4>
      </vt:variant>
      <vt:variant>
        <vt:i4>1125</vt:i4>
      </vt:variant>
      <vt:variant>
        <vt:i4>0</vt:i4>
      </vt:variant>
      <vt:variant>
        <vt:i4>5</vt:i4>
      </vt:variant>
      <vt:variant>
        <vt:lpwstr>http://www.opengeospatial.org/standards/cat</vt:lpwstr>
      </vt:variant>
      <vt:variant>
        <vt:lpwstr/>
      </vt:variant>
      <vt:variant>
        <vt:i4>1245214</vt:i4>
      </vt:variant>
      <vt:variant>
        <vt:i4>1122</vt:i4>
      </vt:variant>
      <vt:variant>
        <vt:i4>0</vt:i4>
      </vt:variant>
      <vt:variant>
        <vt:i4>5</vt:i4>
      </vt:variant>
      <vt:variant>
        <vt:lpwstr>http://www.opengeospatial.org/ogc/glossary/c</vt:lpwstr>
      </vt:variant>
      <vt:variant>
        <vt:lpwstr/>
      </vt:variant>
      <vt:variant>
        <vt:i4>6881332</vt:i4>
      </vt:variant>
      <vt:variant>
        <vt:i4>1119</vt:i4>
      </vt:variant>
      <vt:variant>
        <vt:i4>0</vt:i4>
      </vt:variant>
      <vt:variant>
        <vt:i4>5</vt:i4>
      </vt:variant>
      <vt:variant>
        <vt:lpwstr>http://www.opengeospatial.org/standards/wfs</vt:lpwstr>
      </vt:variant>
      <vt:variant>
        <vt:lpwstr/>
      </vt:variant>
      <vt:variant>
        <vt:i4>6422580</vt:i4>
      </vt:variant>
      <vt:variant>
        <vt:i4>1116</vt:i4>
      </vt:variant>
      <vt:variant>
        <vt:i4>0</vt:i4>
      </vt:variant>
      <vt:variant>
        <vt:i4>5</vt:i4>
      </vt:variant>
      <vt:variant>
        <vt:lpwstr>http://www.opengeospatial.org/standards/wms</vt:lpwstr>
      </vt:variant>
      <vt:variant>
        <vt:lpwstr/>
      </vt:variant>
      <vt:variant>
        <vt:i4>4653141</vt:i4>
      </vt:variant>
      <vt:variant>
        <vt:i4>1113</vt:i4>
      </vt:variant>
      <vt:variant>
        <vt:i4>0</vt:i4>
      </vt:variant>
      <vt:variant>
        <vt:i4>5</vt:i4>
      </vt:variant>
      <vt:variant>
        <vt:lpwstr>http://dclite4g.xmlns.com/ws.rdf</vt:lpwstr>
      </vt:variant>
      <vt:variant>
        <vt:lpwstr/>
      </vt:variant>
      <vt:variant>
        <vt:i4>2097200</vt:i4>
      </vt:variant>
      <vt:variant>
        <vt:i4>1098</vt:i4>
      </vt:variant>
      <vt:variant>
        <vt:i4>0</vt:i4>
      </vt:variant>
      <vt:variant>
        <vt:i4>5</vt:i4>
      </vt:variant>
      <vt:variant>
        <vt:lpwstr>http://lab.usgin.org/profiles/doc/metadata-content-recommendations</vt:lpwstr>
      </vt:variant>
      <vt:variant>
        <vt:lpwstr/>
      </vt:variant>
      <vt:variant>
        <vt:i4>7143529</vt:i4>
      </vt:variant>
      <vt:variant>
        <vt:i4>1095</vt:i4>
      </vt:variant>
      <vt:variant>
        <vt:i4>0</vt:i4>
      </vt:variant>
      <vt:variant>
        <vt:i4>5</vt:i4>
      </vt:variant>
      <vt:variant>
        <vt:lpwstr>http://www.ukoln.ac.uk/metadata/rslp/model/amcc-v31.pdf</vt:lpwstr>
      </vt:variant>
      <vt:variant>
        <vt:lpwstr/>
      </vt:variant>
      <vt:variant>
        <vt:i4>393295</vt:i4>
      </vt:variant>
      <vt:variant>
        <vt:i4>1092</vt:i4>
      </vt:variant>
      <vt:variant>
        <vt:i4>0</vt:i4>
      </vt:variant>
      <vt:variant>
        <vt:i4>5</vt:i4>
      </vt:variant>
      <vt:variant>
        <vt:lpwstr>http://www.loc.gov/cds/downloads/FRBR.PDF</vt:lpwstr>
      </vt:variant>
      <vt:variant>
        <vt:lpwstr/>
      </vt:variant>
      <vt:variant>
        <vt:i4>4325458</vt:i4>
      </vt:variant>
      <vt:variant>
        <vt:i4>1089</vt:i4>
      </vt:variant>
      <vt:variant>
        <vt:i4>0</vt:i4>
      </vt:variant>
      <vt:variant>
        <vt:i4>5</vt:i4>
      </vt:variant>
      <vt:variant>
        <vt:lpwstr>http://inspire.jrc.ec.europa.eu/index.cfm/pageid/101</vt:lpwstr>
      </vt:variant>
      <vt:variant>
        <vt:lpwstr/>
      </vt:variant>
      <vt:variant>
        <vt:i4>1179658</vt:i4>
      </vt:variant>
      <vt:variant>
        <vt:i4>1086</vt:i4>
      </vt:variant>
      <vt:variant>
        <vt:i4>0</vt:i4>
      </vt:variant>
      <vt:variant>
        <vt:i4>5</vt:i4>
      </vt:variant>
      <vt:variant>
        <vt:lpwstr>http://dublincore.org/documents/dces/</vt:lpwstr>
      </vt:variant>
      <vt:variant>
        <vt:lpwstr/>
      </vt:variant>
      <vt:variant>
        <vt:i4>2097214</vt:i4>
      </vt:variant>
      <vt:variant>
        <vt:i4>1083</vt:i4>
      </vt:variant>
      <vt:variant>
        <vt:i4>0</vt:i4>
      </vt:variant>
      <vt:variant>
        <vt:i4>5</vt:i4>
      </vt:variant>
      <vt:variant>
        <vt:lpwstr>http://www.osdm.gov.au/Metadata/ANZLIC+metadata+resources/default.aspx</vt:lpwstr>
      </vt:variant>
      <vt:variant>
        <vt:lpwstr/>
      </vt:variant>
      <vt:variant>
        <vt:i4>6357018</vt:i4>
      </vt:variant>
      <vt:variant>
        <vt:i4>1074</vt:i4>
      </vt:variant>
      <vt:variant>
        <vt:i4>0</vt:i4>
      </vt:variant>
      <vt:variant>
        <vt:i4>5</vt:i4>
      </vt:variant>
      <vt:variant>
        <vt:lpwstr>http://www.loc.gov/standards/iso639-2/php/code_list.php</vt:lpwstr>
      </vt:variant>
      <vt:variant>
        <vt:lpwstr/>
      </vt:variant>
      <vt:variant>
        <vt:i4>2424905</vt:i4>
      </vt:variant>
      <vt:variant>
        <vt:i4>1050</vt:i4>
      </vt:variant>
      <vt:variant>
        <vt:i4>0</vt:i4>
      </vt:variant>
      <vt:variant>
        <vt:i4>5</vt:i4>
      </vt:variant>
      <vt:variant>
        <vt:lpwstr>http://www.fgdc.gov/nap/metadata/register/registerItemClasses.html</vt:lpwstr>
      </vt:variant>
      <vt:variant>
        <vt:lpwstr>IC_87</vt:lpwstr>
      </vt:variant>
      <vt:variant>
        <vt:i4>917509</vt:i4>
      </vt:variant>
      <vt:variant>
        <vt:i4>1047</vt:i4>
      </vt:variant>
      <vt:variant>
        <vt:i4>0</vt:i4>
      </vt:variant>
      <vt:variant>
        <vt:i4>5</vt:i4>
      </vt:variant>
      <vt:variant>
        <vt:lpwstr>http://www.fgdc.gov/nap/metadata/register</vt:lpwstr>
      </vt:variant>
      <vt:variant>
        <vt:lpwstr/>
      </vt:variant>
      <vt:variant>
        <vt:i4>2031648</vt:i4>
      </vt:variant>
      <vt:variant>
        <vt:i4>1032</vt:i4>
      </vt:variant>
      <vt:variant>
        <vt:i4>0</vt:i4>
      </vt:variant>
      <vt:variant>
        <vt:i4>5</vt:i4>
      </vt:variant>
      <vt:variant>
        <vt:lpwstr>http://www.geoconnections.org/developersCorner/nap/metadata/register/registerItems.html</vt:lpwstr>
      </vt:variant>
      <vt:variant>
        <vt:lpwstr>RI_381</vt:lpwstr>
      </vt:variant>
      <vt:variant>
        <vt:i4>1769504</vt:i4>
      </vt:variant>
      <vt:variant>
        <vt:i4>1029</vt:i4>
      </vt:variant>
      <vt:variant>
        <vt:i4>0</vt:i4>
      </vt:variant>
      <vt:variant>
        <vt:i4>5</vt:i4>
      </vt:variant>
      <vt:variant>
        <vt:lpwstr>http://www.geoconnections.org/developersCorner/nap/metadata/register/registerItems.html</vt:lpwstr>
      </vt:variant>
      <vt:variant>
        <vt:lpwstr>RI_385</vt:lpwstr>
      </vt:variant>
      <vt:variant>
        <vt:i4>1966112</vt:i4>
      </vt:variant>
      <vt:variant>
        <vt:i4>1026</vt:i4>
      </vt:variant>
      <vt:variant>
        <vt:i4>0</vt:i4>
      </vt:variant>
      <vt:variant>
        <vt:i4>5</vt:i4>
      </vt:variant>
      <vt:variant>
        <vt:lpwstr>http://www.geoconnections.org/developersCorner/nap/metadata/register/registerItems.html</vt:lpwstr>
      </vt:variant>
      <vt:variant>
        <vt:lpwstr>RI_380</vt:lpwstr>
      </vt:variant>
      <vt:variant>
        <vt:i4>1507375</vt:i4>
      </vt:variant>
      <vt:variant>
        <vt:i4>1023</vt:i4>
      </vt:variant>
      <vt:variant>
        <vt:i4>0</vt:i4>
      </vt:variant>
      <vt:variant>
        <vt:i4>5</vt:i4>
      </vt:variant>
      <vt:variant>
        <vt:lpwstr>http://www.geoconnections.org/developersCorner/nap/metadata/register/registerItems.html</vt:lpwstr>
      </vt:variant>
      <vt:variant>
        <vt:lpwstr>RI_379</vt:lpwstr>
      </vt:variant>
      <vt:variant>
        <vt:i4>1441839</vt:i4>
      </vt:variant>
      <vt:variant>
        <vt:i4>1020</vt:i4>
      </vt:variant>
      <vt:variant>
        <vt:i4>0</vt:i4>
      </vt:variant>
      <vt:variant>
        <vt:i4>5</vt:i4>
      </vt:variant>
      <vt:variant>
        <vt:lpwstr>http://www.geoconnections.org/developersCorner/nap/metadata/register/registerItems.html</vt:lpwstr>
      </vt:variant>
      <vt:variant>
        <vt:lpwstr>RI_378</vt:lpwstr>
      </vt:variant>
      <vt:variant>
        <vt:i4>1638447</vt:i4>
      </vt:variant>
      <vt:variant>
        <vt:i4>1017</vt:i4>
      </vt:variant>
      <vt:variant>
        <vt:i4>0</vt:i4>
      </vt:variant>
      <vt:variant>
        <vt:i4>5</vt:i4>
      </vt:variant>
      <vt:variant>
        <vt:lpwstr>http://www.geoconnections.org/developersCorner/nap/metadata/register/registerItems.html</vt:lpwstr>
      </vt:variant>
      <vt:variant>
        <vt:lpwstr>RI_377</vt:lpwstr>
      </vt:variant>
      <vt:variant>
        <vt:i4>1572911</vt:i4>
      </vt:variant>
      <vt:variant>
        <vt:i4>1014</vt:i4>
      </vt:variant>
      <vt:variant>
        <vt:i4>0</vt:i4>
      </vt:variant>
      <vt:variant>
        <vt:i4>5</vt:i4>
      </vt:variant>
      <vt:variant>
        <vt:lpwstr>http://www.geoconnections.org/developersCorner/nap/metadata/register/registerItems.html</vt:lpwstr>
      </vt:variant>
      <vt:variant>
        <vt:lpwstr>RI_376</vt:lpwstr>
      </vt:variant>
      <vt:variant>
        <vt:i4>1703968</vt:i4>
      </vt:variant>
      <vt:variant>
        <vt:i4>1011</vt:i4>
      </vt:variant>
      <vt:variant>
        <vt:i4>0</vt:i4>
      </vt:variant>
      <vt:variant>
        <vt:i4>5</vt:i4>
      </vt:variant>
      <vt:variant>
        <vt:lpwstr>http://www.geoconnections.org/developersCorner/nap/metadata/register/registerItems.html</vt:lpwstr>
      </vt:variant>
      <vt:variant>
        <vt:lpwstr>RI_384</vt:lpwstr>
      </vt:variant>
      <vt:variant>
        <vt:i4>1835040</vt:i4>
      </vt:variant>
      <vt:variant>
        <vt:i4>1008</vt:i4>
      </vt:variant>
      <vt:variant>
        <vt:i4>0</vt:i4>
      </vt:variant>
      <vt:variant>
        <vt:i4>5</vt:i4>
      </vt:variant>
      <vt:variant>
        <vt:lpwstr>http://www.geoconnections.org/developersCorner/nap/metadata/register/registerItems.html</vt:lpwstr>
      </vt:variant>
      <vt:variant>
        <vt:lpwstr>RI_382</vt:lpwstr>
      </vt:variant>
      <vt:variant>
        <vt:i4>1769519</vt:i4>
      </vt:variant>
      <vt:variant>
        <vt:i4>1005</vt:i4>
      </vt:variant>
      <vt:variant>
        <vt:i4>0</vt:i4>
      </vt:variant>
      <vt:variant>
        <vt:i4>5</vt:i4>
      </vt:variant>
      <vt:variant>
        <vt:lpwstr>http://www.geoconnections.org/developersCorner/nap/metadata/register/registerItems.html</vt:lpwstr>
      </vt:variant>
      <vt:variant>
        <vt:lpwstr>RI_375</vt:lpwstr>
      </vt:variant>
      <vt:variant>
        <vt:i4>1900576</vt:i4>
      </vt:variant>
      <vt:variant>
        <vt:i4>1002</vt:i4>
      </vt:variant>
      <vt:variant>
        <vt:i4>0</vt:i4>
      </vt:variant>
      <vt:variant>
        <vt:i4>5</vt:i4>
      </vt:variant>
      <vt:variant>
        <vt:lpwstr>http://www.geoconnections.org/developersCorner/nap/metadata/register/registerItems.html</vt:lpwstr>
      </vt:variant>
      <vt:variant>
        <vt:lpwstr>RI_383</vt:lpwstr>
      </vt:variant>
      <vt:variant>
        <vt:i4>1703983</vt:i4>
      </vt:variant>
      <vt:variant>
        <vt:i4>999</vt:i4>
      </vt:variant>
      <vt:variant>
        <vt:i4>0</vt:i4>
      </vt:variant>
      <vt:variant>
        <vt:i4>5</vt:i4>
      </vt:variant>
      <vt:variant>
        <vt:lpwstr>http://www.geoconnections.org/developersCorner/nap/metadata/register/registerItems.html</vt:lpwstr>
      </vt:variant>
      <vt:variant>
        <vt:lpwstr>RI_374</vt:lpwstr>
      </vt:variant>
      <vt:variant>
        <vt:i4>3276915</vt:i4>
      </vt:variant>
      <vt:variant>
        <vt:i4>981</vt:i4>
      </vt:variant>
      <vt:variant>
        <vt:i4>0</vt:i4>
      </vt:variant>
      <vt:variant>
        <vt:i4>5</vt:i4>
      </vt:variant>
      <vt:variant>
        <vt:lpwstr/>
      </vt:variant>
      <vt:variant>
        <vt:lpwstr>appProfileInTable2</vt:lpwstr>
      </vt:variant>
      <vt:variant>
        <vt:i4>7995496</vt:i4>
      </vt:variant>
      <vt:variant>
        <vt:i4>978</vt:i4>
      </vt:variant>
      <vt:variant>
        <vt:i4>0</vt:i4>
      </vt:variant>
      <vt:variant>
        <vt:i4>5</vt:i4>
      </vt:variant>
      <vt:variant>
        <vt:lpwstr>http://lab.usgin.org/groups/metadata-interest-group/actionablelinks</vt:lpwstr>
      </vt:variant>
      <vt:variant>
        <vt:lpwstr/>
      </vt:variant>
      <vt:variant>
        <vt:i4>458818</vt:i4>
      </vt:variant>
      <vt:variant>
        <vt:i4>957</vt:i4>
      </vt:variant>
      <vt:variant>
        <vt:i4>0</vt:i4>
      </vt:variant>
      <vt:variant>
        <vt:i4>5</vt:i4>
      </vt:variant>
      <vt:variant>
        <vt:lpwstr>http://www.iana.org/assignments/media-types/</vt:lpwstr>
      </vt:variant>
      <vt:variant>
        <vt:lpwstr/>
      </vt:variant>
      <vt:variant>
        <vt:i4>1638415</vt:i4>
      </vt:variant>
      <vt:variant>
        <vt:i4>930</vt:i4>
      </vt:variant>
      <vt:variant>
        <vt:i4>0</vt:i4>
      </vt:variant>
      <vt:variant>
        <vt:i4>5</vt:i4>
      </vt:variant>
      <vt:variant>
        <vt:lpwstr>http://www.epsg-registry.org/</vt:lpwstr>
      </vt:variant>
      <vt:variant>
        <vt:lpwstr/>
      </vt:variant>
      <vt:variant>
        <vt:i4>2621489</vt:i4>
      </vt:variant>
      <vt:variant>
        <vt:i4>924</vt:i4>
      </vt:variant>
      <vt:variant>
        <vt:i4>0</vt:i4>
      </vt:variant>
      <vt:variant>
        <vt:i4>5</vt:i4>
      </vt:variant>
      <vt:variant>
        <vt:lpwstr>http://www.iana.org/assignments/media-types</vt:lpwstr>
      </vt:variant>
      <vt:variant>
        <vt:lpwstr/>
      </vt:variant>
      <vt:variant>
        <vt:i4>1638415</vt:i4>
      </vt:variant>
      <vt:variant>
        <vt:i4>900</vt:i4>
      </vt:variant>
      <vt:variant>
        <vt:i4>0</vt:i4>
      </vt:variant>
      <vt:variant>
        <vt:i4>5</vt:i4>
      </vt:variant>
      <vt:variant>
        <vt:lpwstr>http://www.epsg-registry.org/</vt:lpwstr>
      </vt:variant>
      <vt:variant>
        <vt:lpwstr/>
      </vt:variant>
      <vt:variant>
        <vt:i4>2359367</vt:i4>
      </vt:variant>
      <vt:variant>
        <vt:i4>885</vt:i4>
      </vt:variant>
      <vt:variant>
        <vt:i4>0</vt:i4>
      </vt:variant>
      <vt:variant>
        <vt:i4>5</vt:i4>
      </vt:variant>
      <vt:variant>
        <vt:lpwstr>http://schemas.opengis.net/iso/_x001f_19139/20060504/_x001f_srv/service_x001f_Metadata.xsd</vt:lpwstr>
      </vt:variant>
      <vt:variant>
        <vt:lpwstr/>
      </vt:variant>
      <vt:variant>
        <vt:i4>1114139</vt:i4>
      </vt:variant>
      <vt:variant>
        <vt:i4>861</vt:i4>
      </vt:variant>
      <vt:variant>
        <vt:i4>0</vt:i4>
      </vt:variant>
      <vt:variant>
        <vt:i4>5</vt:i4>
      </vt:variant>
      <vt:variant>
        <vt:lpwstr>http://www.fgdc.gov/nap/metadata/_x001f_register/codelists.html</vt:lpwstr>
      </vt:variant>
      <vt:variant>
        <vt:lpwstr>IC_115</vt:lpwstr>
      </vt:variant>
      <vt:variant>
        <vt:i4>4980745</vt:i4>
      </vt:variant>
      <vt:variant>
        <vt:i4>822</vt:i4>
      </vt:variant>
      <vt:variant>
        <vt:i4>0</vt:i4>
      </vt:variant>
      <vt:variant>
        <vt:i4>5</vt:i4>
      </vt:variant>
      <vt:variant>
        <vt:lpwstr>http://www.w3.org/TR/xmlschema11-2/</vt:lpwstr>
      </vt:variant>
      <vt:variant>
        <vt:lpwstr>dt-optional</vt:lpwstr>
      </vt:variant>
      <vt:variant>
        <vt:i4>1179669</vt:i4>
      </vt:variant>
      <vt:variant>
        <vt:i4>819</vt:i4>
      </vt:variant>
      <vt:variant>
        <vt:i4>0</vt:i4>
      </vt:variant>
      <vt:variant>
        <vt:i4>5</vt:i4>
      </vt:variant>
      <vt:variant>
        <vt:lpwstr>http://www.w3.org/TR/xmlschema11-2/</vt:lpwstr>
      </vt:variant>
      <vt:variant>
        <vt:lpwstr>vp-dt-timezone</vt:lpwstr>
      </vt:variant>
      <vt:variant>
        <vt:i4>7995494</vt:i4>
      </vt:variant>
      <vt:variant>
        <vt:i4>816</vt:i4>
      </vt:variant>
      <vt:variant>
        <vt:i4>0</vt:i4>
      </vt:variant>
      <vt:variant>
        <vt:i4>5</vt:i4>
      </vt:variant>
      <vt:variant>
        <vt:lpwstr>http://www.w3.org/TR/xmlschema11-2/</vt:lpwstr>
      </vt:variant>
      <vt:variant>
        <vt:lpwstr>vp-dt-second</vt:lpwstr>
      </vt:variant>
      <vt:variant>
        <vt:i4>7143535</vt:i4>
      </vt:variant>
      <vt:variant>
        <vt:i4>813</vt:i4>
      </vt:variant>
      <vt:variant>
        <vt:i4>0</vt:i4>
      </vt:variant>
      <vt:variant>
        <vt:i4>5</vt:i4>
      </vt:variant>
      <vt:variant>
        <vt:lpwstr>http://www.w3.org/TR/xmlschema11-2/</vt:lpwstr>
      </vt:variant>
      <vt:variant>
        <vt:lpwstr>vp-dt-minute</vt:lpwstr>
      </vt:variant>
      <vt:variant>
        <vt:i4>589829</vt:i4>
      </vt:variant>
      <vt:variant>
        <vt:i4>810</vt:i4>
      </vt:variant>
      <vt:variant>
        <vt:i4>0</vt:i4>
      </vt:variant>
      <vt:variant>
        <vt:i4>5</vt:i4>
      </vt:variant>
      <vt:variant>
        <vt:lpwstr>http://www.w3.org/TR/xmlschema11-2/</vt:lpwstr>
      </vt:variant>
      <vt:variant>
        <vt:lpwstr>vp-dt-hour</vt:lpwstr>
      </vt:variant>
      <vt:variant>
        <vt:i4>393296</vt:i4>
      </vt:variant>
      <vt:variant>
        <vt:i4>807</vt:i4>
      </vt:variant>
      <vt:variant>
        <vt:i4>0</vt:i4>
      </vt:variant>
      <vt:variant>
        <vt:i4>5</vt:i4>
      </vt:variant>
      <vt:variant>
        <vt:lpwstr>http://www.w3.org/TR/xmlschema11-2/</vt:lpwstr>
      </vt:variant>
      <vt:variant>
        <vt:lpwstr>dt-dt-7PropMod</vt:lpwstr>
      </vt:variant>
      <vt:variant>
        <vt:i4>2687015</vt:i4>
      </vt:variant>
      <vt:variant>
        <vt:i4>804</vt:i4>
      </vt:variant>
      <vt:variant>
        <vt:i4>0</vt:i4>
      </vt:variant>
      <vt:variant>
        <vt:i4>5</vt:i4>
      </vt:variant>
      <vt:variant>
        <vt:lpwstr>http://www.w3.org/TR/xmlschema11-2/</vt:lpwstr>
      </vt:variant>
      <vt:variant>
        <vt:lpwstr>date</vt:lpwstr>
      </vt:variant>
      <vt:variant>
        <vt:i4>1638415</vt:i4>
      </vt:variant>
      <vt:variant>
        <vt:i4>795</vt:i4>
      </vt:variant>
      <vt:variant>
        <vt:i4>0</vt:i4>
      </vt:variant>
      <vt:variant>
        <vt:i4>5</vt:i4>
      </vt:variant>
      <vt:variant>
        <vt:lpwstr>http://www.epsg-registry.org/</vt:lpwstr>
      </vt:variant>
      <vt:variant>
        <vt:lpwstr/>
      </vt:variant>
      <vt:variant>
        <vt:i4>655460</vt:i4>
      </vt:variant>
      <vt:variant>
        <vt:i4>783</vt:i4>
      </vt:variant>
      <vt:variant>
        <vt:i4>0</vt:i4>
      </vt:variant>
      <vt:variant>
        <vt:i4>5</vt:i4>
      </vt:variant>
      <vt:variant>
        <vt:lpwstr>http://www.loc.gov/standards/iso639-2/php/code_list.php.  ISO 3166-1</vt:lpwstr>
      </vt:variant>
      <vt:variant>
        <vt:lpwstr/>
      </vt:variant>
      <vt:variant>
        <vt:i4>2949175</vt:i4>
      </vt:variant>
      <vt:variant>
        <vt:i4>723</vt:i4>
      </vt:variant>
      <vt:variant>
        <vt:i4>0</vt:i4>
      </vt:variant>
      <vt:variant>
        <vt:i4>5</vt:i4>
      </vt:variant>
      <vt:variant>
        <vt:lpwstr>http://www.w3.org/TR/xmlschema11-2</vt:lpwstr>
      </vt:variant>
      <vt:variant>
        <vt:lpwstr/>
      </vt:variant>
      <vt:variant>
        <vt:i4>1638415</vt:i4>
      </vt:variant>
      <vt:variant>
        <vt:i4>603</vt:i4>
      </vt:variant>
      <vt:variant>
        <vt:i4>0</vt:i4>
      </vt:variant>
      <vt:variant>
        <vt:i4>5</vt:i4>
      </vt:variant>
      <vt:variant>
        <vt:lpwstr>http://www.epsg-registry.org/</vt:lpwstr>
      </vt:variant>
      <vt:variant>
        <vt:lpwstr/>
      </vt:variant>
      <vt:variant>
        <vt:i4>4325466</vt:i4>
      </vt:variant>
      <vt:variant>
        <vt:i4>543</vt:i4>
      </vt:variant>
      <vt:variant>
        <vt:i4>0</vt:i4>
      </vt:variant>
      <vt:variant>
        <vt:i4>5</vt:i4>
      </vt:variant>
      <vt:variant>
        <vt:lpwstr>http://dublincore.org/documents/dcmi-type-vocabulary/</vt:lpwstr>
      </vt:variant>
      <vt:variant>
        <vt:lpwstr/>
      </vt:variant>
      <vt:variant>
        <vt:i4>4325466</vt:i4>
      </vt:variant>
      <vt:variant>
        <vt:i4>540</vt:i4>
      </vt:variant>
      <vt:variant>
        <vt:i4>0</vt:i4>
      </vt:variant>
      <vt:variant>
        <vt:i4>5</vt:i4>
      </vt:variant>
      <vt:variant>
        <vt:lpwstr>http://dublincore.org/documents/dcmi-type-vocabulary/</vt:lpwstr>
      </vt:variant>
      <vt:variant>
        <vt:lpwstr/>
      </vt:variant>
      <vt:variant>
        <vt:i4>4325466</vt:i4>
      </vt:variant>
      <vt:variant>
        <vt:i4>537</vt:i4>
      </vt:variant>
      <vt:variant>
        <vt:i4>0</vt:i4>
      </vt:variant>
      <vt:variant>
        <vt:i4>5</vt:i4>
      </vt:variant>
      <vt:variant>
        <vt:lpwstr>http://dublincore.org/documents/dcmi-type-vocabulary/</vt:lpwstr>
      </vt:variant>
      <vt:variant>
        <vt:lpwstr/>
      </vt:variant>
      <vt:variant>
        <vt:i4>4325466</vt:i4>
      </vt:variant>
      <vt:variant>
        <vt:i4>534</vt:i4>
      </vt:variant>
      <vt:variant>
        <vt:i4>0</vt:i4>
      </vt:variant>
      <vt:variant>
        <vt:i4>5</vt:i4>
      </vt:variant>
      <vt:variant>
        <vt:lpwstr>http://dublincore.org/documents/dcmi-type-vocabulary/</vt:lpwstr>
      </vt:variant>
      <vt:variant>
        <vt:lpwstr/>
      </vt:variant>
      <vt:variant>
        <vt:i4>4325466</vt:i4>
      </vt:variant>
      <vt:variant>
        <vt:i4>531</vt:i4>
      </vt:variant>
      <vt:variant>
        <vt:i4>0</vt:i4>
      </vt:variant>
      <vt:variant>
        <vt:i4>5</vt:i4>
      </vt:variant>
      <vt:variant>
        <vt:lpwstr>http://dublincore.org/documents/dcmi-type-vocabulary/</vt:lpwstr>
      </vt:variant>
      <vt:variant>
        <vt:lpwstr/>
      </vt:variant>
      <vt:variant>
        <vt:i4>4325466</vt:i4>
      </vt:variant>
      <vt:variant>
        <vt:i4>528</vt:i4>
      </vt:variant>
      <vt:variant>
        <vt:i4>0</vt:i4>
      </vt:variant>
      <vt:variant>
        <vt:i4>5</vt:i4>
      </vt:variant>
      <vt:variant>
        <vt:lpwstr>http://dublincore.org/documents/dcmi-type-vocabulary/</vt:lpwstr>
      </vt:variant>
      <vt:variant>
        <vt:lpwstr/>
      </vt:variant>
      <vt:variant>
        <vt:i4>4325466</vt:i4>
      </vt:variant>
      <vt:variant>
        <vt:i4>525</vt:i4>
      </vt:variant>
      <vt:variant>
        <vt:i4>0</vt:i4>
      </vt:variant>
      <vt:variant>
        <vt:i4>5</vt:i4>
      </vt:variant>
      <vt:variant>
        <vt:lpwstr>http://dublincore.org/documents/dcmi-type-vocabulary/</vt:lpwstr>
      </vt:variant>
      <vt:variant>
        <vt:lpwstr/>
      </vt:variant>
      <vt:variant>
        <vt:i4>4325466</vt:i4>
      </vt:variant>
      <vt:variant>
        <vt:i4>522</vt:i4>
      </vt:variant>
      <vt:variant>
        <vt:i4>0</vt:i4>
      </vt:variant>
      <vt:variant>
        <vt:i4>5</vt:i4>
      </vt:variant>
      <vt:variant>
        <vt:lpwstr>http://dublincore.org/documents/dcmi-type-vocabulary/</vt:lpwstr>
      </vt:variant>
      <vt:variant>
        <vt:lpwstr/>
      </vt:variant>
      <vt:variant>
        <vt:i4>4325466</vt:i4>
      </vt:variant>
      <vt:variant>
        <vt:i4>519</vt:i4>
      </vt:variant>
      <vt:variant>
        <vt:i4>0</vt:i4>
      </vt:variant>
      <vt:variant>
        <vt:i4>5</vt:i4>
      </vt:variant>
      <vt:variant>
        <vt:lpwstr>http://dublincore.org/documents/dcmi-type-vocabulary/</vt:lpwstr>
      </vt:variant>
      <vt:variant>
        <vt:lpwstr/>
      </vt:variant>
      <vt:variant>
        <vt:i4>4325466</vt:i4>
      </vt:variant>
      <vt:variant>
        <vt:i4>516</vt:i4>
      </vt:variant>
      <vt:variant>
        <vt:i4>0</vt:i4>
      </vt:variant>
      <vt:variant>
        <vt:i4>5</vt:i4>
      </vt:variant>
      <vt:variant>
        <vt:lpwstr>http://dublincore.org/documents/dcmi-type-vocabulary/</vt:lpwstr>
      </vt:variant>
      <vt:variant>
        <vt:lpwstr/>
      </vt:variant>
      <vt:variant>
        <vt:i4>4325466</vt:i4>
      </vt:variant>
      <vt:variant>
        <vt:i4>513</vt:i4>
      </vt:variant>
      <vt:variant>
        <vt:i4>0</vt:i4>
      </vt:variant>
      <vt:variant>
        <vt:i4>5</vt:i4>
      </vt:variant>
      <vt:variant>
        <vt:lpwstr>http://dublincore.org/documents/dcmi-type-vocabulary/</vt:lpwstr>
      </vt:variant>
      <vt:variant>
        <vt:lpwstr/>
      </vt:variant>
      <vt:variant>
        <vt:i4>1376264</vt:i4>
      </vt:variant>
      <vt:variant>
        <vt:i4>510</vt:i4>
      </vt:variant>
      <vt:variant>
        <vt:i4>0</vt:i4>
      </vt:variant>
      <vt:variant>
        <vt:i4>5</vt:i4>
      </vt:variant>
      <vt:variant>
        <vt:lpwstr>http://www.ukoln.ac.uk/metadata/dcmi/collection-application-profile/</vt:lpwstr>
      </vt:variant>
      <vt:variant>
        <vt:lpwstr/>
      </vt:variant>
      <vt:variant>
        <vt:i4>4325466</vt:i4>
      </vt:variant>
      <vt:variant>
        <vt:i4>507</vt:i4>
      </vt:variant>
      <vt:variant>
        <vt:i4>0</vt:i4>
      </vt:variant>
      <vt:variant>
        <vt:i4>5</vt:i4>
      </vt:variant>
      <vt:variant>
        <vt:lpwstr>http://dublincore.org/documents/dcmi-type-vocabulary/</vt:lpwstr>
      </vt:variant>
      <vt:variant>
        <vt:lpwstr/>
      </vt:variant>
      <vt:variant>
        <vt:i4>7274594</vt:i4>
      </vt:variant>
      <vt:variant>
        <vt:i4>474</vt:i4>
      </vt:variant>
      <vt:variant>
        <vt:i4>0</vt:i4>
      </vt:variant>
      <vt:variant>
        <vt:i4>5</vt:i4>
      </vt:variant>
      <vt:variant>
        <vt:lpwstr>http://schemas.opengis.net/csw/2.0.2/profiles/apiso/1.0.0/apiso.xsd</vt:lpwstr>
      </vt:variant>
      <vt:variant>
        <vt:lpwstr/>
      </vt:variant>
      <vt:variant>
        <vt:i4>4325399</vt:i4>
      </vt:variant>
      <vt:variant>
        <vt:i4>471</vt:i4>
      </vt:variant>
      <vt:variant>
        <vt:i4>0</vt:i4>
      </vt:variant>
      <vt:variant>
        <vt:i4>5</vt:i4>
      </vt:variant>
      <vt:variant>
        <vt:lpwstr>http://lab.usgin.org/node/269</vt:lpwstr>
      </vt:variant>
      <vt:variant>
        <vt:lpwstr/>
      </vt:variant>
      <vt:variant>
        <vt:i4>1376261</vt:i4>
      </vt:variant>
      <vt:variant>
        <vt:i4>468</vt:i4>
      </vt:variant>
      <vt:variant>
        <vt:i4>0</vt:i4>
      </vt:variant>
      <vt:variant>
        <vt:i4>5</vt:i4>
      </vt:variant>
      <vt:variant>
        <vt:lpwstr>http://schemas.opengis.net/iso/19139/</vt:lpwstr>
      </vt:variant>
      <vt:variant>
        <vt:lpwstr/>
      </vt:variant>
      <vt:variant>
        <vt:i4>655388</vt:i4>
      </vt:variant>
      <vt:variant>
        <vt:i4>465</vt:i4>
      </vt:variant>
      <vt:variant>
        <vt:i4>0</vt:i4>
      </vt:variant>
      <vt:variant>
        <vt:i4>5</vt:i4>
      </vt:variant>
      <vt:variant>
        <vt:lpwstr>http://www.isotc211.org/2005/gmd/</vt:lpwstr>
      </vt:variant>
      <vt:variant>
        <vt:lpwstr/>
      </vt:variant>
      <vt:variant>
        <vt:i4>4128826</vt:i4>
      </vt:variant>
      <vt:variant>
        <vt:i4>462</vt:i4>
      </vt:variant>
      <vt:variant>
        <vt:i4>0</vt:i4>
      </vt:variant>
      <vt:variant>
        <vt:i4>5</vt:i4>
      </vt:variant>
      <vt:variant>
        <vt:lpwstr>http://standards.iso.org/ittf/PubliclyAvailableStandards/ISO_19139_Schemas/gmd/</vt:lpwstr>
      </vt:variant>
      <vt:variant>
        <vt:lpwstr/>
      </vt:variant>
      <vt:variant>
        <vt:i4>2359356</vt:i4>
      </vt:variant>
      <vt:variant>
        <vt:i4>459</vt:i4>
      </vt:variant>
      <vt:variant>
        <vt:i4>0</vt:i4>
      </vt:variant>
      <vt:variant>
        <vt:i4>5</vt:i4>
      </vt:variant>
      <vt:variant>
        <vt:lpwstr>http://www.w3.org/TR/REC-rdf-syntax</vt:lpwstr>
      </vt:variant>
      <vt:variant>
        <vt:lpwstr/>
      </vt:variant>
      <vt:variant>
        <vt:i4>4915322</vt:i4>
      </vt:variant>
      <vt:variant>
        <vt:i4>456</vt:i4>
      </vt:variant>
      <vt:variant>
        <vt:i4>0</vt:i4>
      </vt:variant>
      <vt:variant>
        <vt:i4>5</vt:i4>
      </vt:variant>
      <vt:variant>
        <vt:lpwstr>http://repository.usgin.org/uri_gin/usgin/dlio/499</vt:lpwstr>
      </vt:variant>
      <vt:variant>
        <vt:lpwstr/>
      </vt:variant>
      <vt:variant>
        <vt:i4>1048630</vt:i4>
      </vt:variant>
      <vt:variant>
        <vt:i4>449</vt:i4>
      </vt:variant>
      <vt:variant>
        <vt:i4>0</vt:i4>
      </vt:variant>
      <vt:variant>
        <vt:i4>5</vt:i4>
      </vt:variant>
      <vt:variant>
        <vt:lpwstr/>
      </vt:variant>
      <vt:variant>
        <vt:lpwstr>_Toc277754632</vt:lpwstr>
      </vt:variant>
      <vt:variant>
        <vt:i4>1638450</vt:i4>
      </vt:variant>
      <vt:variant>
        <vt:i4>440</vt:i4>
      </vt:variant>
      <vt:variant>
        <vt:i4>0</vt:i4>
      </vt:variant>
      <vt:variant>
        <vt:i4>5</vt:i4>
      </vt:variant>
      <vt:variant>
        <vt:lpwstr/>
      </vt:variant>
      <vt:variant>
        <vt:lpwstr>_Toc277856271</vt:lpwstr>
      </vt:variant>
      <vt:variant>
        <vt:i4>1638450</vt:i4>
      </vt:variant>
      <vt:variant>
        <vt:i4>434</vt:i4>
      </vt:variant>
      <vt:variant>
        <vt:i4>0</vt:i4>
      </vt:variant>
      <vt:variant>
        <vt:i4>5</vt:i4>
      </vt:variant>
      <vt:variant>
        <vt:lpwstr/>
      </vt:variant>
      <vt:variant>
        <vt:lpwstr>_Toc277856270</vt:lpwstr>
      </vt:variant>
      <vt:variant>
        <vt:i4>1572914</vt:i4>
      </vt:variant>
      <vt:variant>
        <vt:i4>428</vt:i4>
      </vt:variant>
      <vt:variant>
        <vt:i4>0</vt:i4>
      </vt:variant>
      <vt:variant>
        <vt:i4>5</vt:i4>
      </vt:variant>
      <vt:variant>
        <vt:lpwstr/>
      </vt:variant>
      <vt:variant>
        <vt:lpwstr>_Toc277856269</vt:lpwstr>
      </vt:variant>
      <vt:variant>
        <vt:i4>1572914</vt:i4>
      </vt:variant>
      <vt:variant>
        <vt:i4>422</vt:i4>
      </vt:variant>
      <vt:variant>
        <vt:i4>0</vt:i4>
      </vt:variant>
      <vt:variant>
        <vt:i4>5</vt:i4>
      </vt:variant>
      <vt:variant>
        <vt:lpwstr/>
      </vt:variant>
      <vt:variant>
        <vt:lpwstr>_Toc277856268</vt:lpwstr>
      </vt:variant>
      <vt:variant>
        <vt:i4>1572914</vt:i4>
      </vt:variant>
      <vt:variant>
        <vt:i4>416</vt:i4>
      </vt:variant>
      <vt:variant>
        <vt:i4>0</vt:i4>
      </vt:variant>
      <vt:variant>
        <vt:i4>5</vt:i4>
      </vt:variant>
      <vt:variant>
        <vt:lpwstr/>
      </vt:variant>
      <vt:variant>
        <vt:lpwstr>_Toc277856267</vt:lpwstr>
      </vt:variant>
      <vt:variant>
        <vt:i4>1572914</vt:i4>
      </vt:variant>
      <vt:variant>
        <vt:i4>410</vt:i4>
      </vt:variant>
      <vt:variant>
        <vt:i4>0</vt:i4>
      </vt:variant>
      <vt:variant>
        <vt:i4>5</vt:i4>
      </vt:variant>
      <vt:variant>
        <vt:lpwstr/>
      </vt:variant>
      <vt:variant>
        <vt:lpwstr>_Toc277856266</vt:lpwstr>
      </vt:variant>
      <vt:variant>
        <vt:i4>1572914</vt:i4>
      </vt:variant>
      <vt:variant>
        <vt:i4>404</vt:i4>
      </vt:variant>
      <vt:variant>
        <vt:i4>0</vt:i4>
      </vt:variant>
      <vt:variant>
        <vt:i4>5</vt:i4>
      </vt:variant>
      <vt:variant>
        <vt:lpwstr/>
      </vt:variant>
      <vt:variant>
        <vt:lpwstr>_Toc277856265</vt:lpwstr>
      </vt:variant>
      <vt:variant>
        <vt:i4>1572914</vt:i4>
      </vt:variant>
      <vt:variant>
        <vt:i4>398</vt:i4>
      </vt:variant>
      <vt:variant>
        <vt:i4>0</vt:i4>
      </vt:variant>
      <vt:variant>
        <vt:i4>5</vt:i4>
      </vt:variant>
      <vt:variant>
        <vt:lpwstr/>
      </vt:variant>
      <vt:variant>
        <vt:lpwstr>_Toc277856264</vt:lpwstr>
      </vt:variant>
      <vt:variant>
        <vt:i4>1572914</vt:i4>
      </vt:variant>
      <vt:variant>
        <vt:i4>392</vt:i4>
      </vt:variant>
      <vt:variant>
        <vt:i4>0</vt:i4>
      </vt:variant>
      <vt:variant>
        <vt:i4>5</vt:i4>
      </vt:variant>
      <vt:variant>
        <vt:lpwstr/>
      </vt:variant>
      <vt:variant>
        <vt:lpwstr>_Toc277856263</vt:lpwstr>
      </vt:variant>
      <vt:variant>
        <vt:i4>1572914</vt:i4>
      </vt:variant>
      <vt:variant>
        <vt:i4>386</vt:i4>
      </vt:variant>
      <vt:variant>
        <vt:i4>0</vt:i4>
      </vt:variant>
      <vt:variant>
        <vt:i4>5</vt:i4>
      </vt:variant>
      <vt:variant>
        <vt:lpwstr/>
      </vt:variant>
      <vt:variant>
        <vt:lpwstr>_Toc277856262</vt:lpwstr>
      </vt:variant>
      <vt:variant>
        <vt:i4>1572914</vt:i4>
      </vt:variant>
      <vt:variant>
        <vt:i4>380</vt:i4>
      </vt:variant>
      <vt:variant>
        <vt:i4>0</vt:i4>
      </vt:variant>
      <vt:variant>
        <vt:i4>5</vt:i4>
      </vt:variant>
      <vt:variant>
        <vt:lpwstr/>
      </vt:variant>
      <vt:variant>
        <vt:lpwstr>_Toc277856261</vt:lpwstr>
      </vt:variant>
      <vt:variant>
        <vt:i4>1572914</vt:i4>
      </vt:variant>
      <vt:variant>
        <vt:i4>374</vt:i4>
      </vt:variant>
      <vt:variant>
        <vt:i4>0</vt:i4>
      </vt:variant>
      <vt:variant>
        <vt:i4>5</vt:i4>
      </vt:variant>
      <vt:variant>
        <vt:lpwstr/>
      </vt:variant>
      <vt:variant>
        <vt:lpwstr>_Toc277856260</vt:lpwstr>
      </vt:variant>
      <vt:variant>
        <vt:i4>1835067</vt:i4>
      </vt:variant>
      <vt:variant>
        <vt:i4>365</vt:i4>
      </vt:variant>
      <vt:variant>
        <vt:i4>0</vt:i4>
      </vt:variant>
      <vt:variant>
        <vt:i4>5</vt:i4>
      </vt:variant>
      <vt:variant>
        <vt:lpwstr/>
      </vt:variant>
      <vt:variant>
        <vt:lpwstr>_Toc357168971</vt:lpwstr>
      </vt:variant>
      <vt:variant>
        <vt:i4>1835067</vt:i4>
      </vt:variant>
      <vt:variant>
        <vt:i4>359</vt:i4>
      </vt:variant>
      <vt:variant>
        <vt:i4>0</vt:i4>
      </vt:variant>
      <vt:variant>
        <vt:i4>5</vt:i4>
      </vt:variant>
      <vt:variant>
        <vt:lpwstr/>
      </vt:variant>
      <vt:variant>
        <vt:lpwstr>_Toc357168970</vt:lpwstr>
      </vt:variant>
      <vt:variant>
        <vt:i4>1900603</vt:i4>
      </vt:variant>
      <vt:variant>
        <vt:i4>353</vt:i4>
      </vt:variant>
      <vt:variant>
        <vt:i4>0</vt:i4>
      </vt:variant>
      <vt:variant>
        <vt:i4>5</vt:i4>
      </vt:variant>
      <vt:variant>
        <vt:lpwstr/>
      </vt:variant>
      <vt:variant>
        <vt:lpwstr>_Toc357168969</vt:lpwstr>
      </vt:variant>
      <vt:variant>
        <vt:i4>1900603</vt:i4>
      </vt:variant>
      <vt:variant>
        <vt:i4>347</vt:i4>
      </vt:variant>
      <vt:variant>
        <vt:i4>0</vt:i4>
      </vt:variant>
      <vt:variant>
        <vt:i4>5</vt:i4>
      </vt:variant>
      <vt:variant>
        <vt:lpwstr/>
      </vt:variant>
      <vt:variant>
        <vt:lpwstr>_Toc357168968</vt:lpwstr>
      </vt:variant>
      <vt:variant>
        <vt:i4>1900603</vt:i4>
      </vt:variant>
      <vt:variant>
        <vt:i4>341</vt:i4>
      </vt:variant>
      <vt:variant>
        <vt:i4>0</vt:i4>
      </vt:variant>
      <vt:variant>
        <vt:i4>5</vt:i4>
      </vt:variant>
      <vt:variant>
        <vt:lpwstr/>
      </vt:variant>
      <vt:variant>
        <vt:lpwstr>_Toc357168967</vt:lpwstr>
      </vt:variant>
      <vt:variant>
        <vt:i4>1900603</vt:i4>
      </vt:variant>
      <vt:variant>
        <vt:i4>335</vt:i4>
      </vt:variant>
      <vt:variant>
        <vt:i4>0</vt:i4>
      </vt:variant>
      <vt:variant>
        <vt:i4>5</vt:i4>
      </vt:variant>
      <vt:variant>
        <vt:lpwstr/>
      </vt:variant>
      <vt:variant>
        <vt:lpwstr>_Toc357168966</vt:lpwstr>
      </vt:variant>
      <vt:variant>
        <vt:i4>1900603</vt:i4>
      </vt:variant>
      <vt:variant>
        <vt:i4>329</vt:i4>
      </vt:variant>
      <vt:variant>
        <vt:i4>0</vt:i4>
      </vt:variant>
      <vt:variant>
        <vt:i4>5</vt:i4>
      </vt:variant>
      <vt:variant>
        <vt:lpwstr/>
      </vt:variant>
      <vt:variant>
        <vt:lpwstr>_Toc357168965</vt:lpwstr>
      </vt:variant>
      <vt:variant>
        <vt:i4>1900603</vt:i4>
      </vt:variant>
      <vt:variant>
        <vt:i4>323</vt:i4>
      </vt:variant>
      <vt:variant>
        <vt:i4>0</vt:i4>
      </vt:variant>
      <vt:variant>
        <vt:i4>5</vt:i4>
      </vt:variant>
      <vt:variant>
        <vt:lpwstr/>
      </vt:variant>
      <vt:variant>
        <vt:lpwstr>_Toc357168964</vt:lpwstr>
      </vt:variant>
      <vt:variant>
        <vt:i4>1900603</vt:i4>
      </vt:variant>
      <vt:variant>
        <vt:i4>317</vt:i4>
      </vt:variant>
      <vt:variant>
        <vt:i4>0</vt:i4>
      </vt:variant>
      <vt:variant>
        <vt:i4>5</vt:i4>
      </vt:variant>
      <vt:variant>
        <vt:lpwstr/>
      </vt:variant>
      <vt:variant>
        <vt:lpwstr>_Toc357168963</vt:lpwstr>
      </vt:variant>
      <vt:variant>
        <vt:i4>1900603</vt:i4>
      </vt:variant>
      <vt:variant>
        <vt:i4>311</vt:i4>
      </vt:variant>
      <vt:variant>
        <vt:i4>0</vt:i4>
      </vt:variant>
      <vt:variant>
        <vt:i4>5</vt:i4>
      </vt:variant>
      <vt:variant>
        <vt:lpwstr/>
      </vt:variant>
      <vt:variant>
        <vt:lpwstr>_Toc357168962</vt:lpwstr>
      </vt:variant>
      <vt:variant>
        <vt:i4>1900603</vt:i4>
      </vt:variant>
      <vt:variant>
        <vt:i4>305</vt:i4>
      </vt:variant>
      <vt:variant>
        <vt:i4>0</vt:i4>
      </vt:variant>
      <vt:variant>
        <vt:i4>5</vt:i4>
      </vt:variant>
      <vt:variant>
        <vt:lpwstr/>
      </vt:variant>
      <vt:variant>
        <vt:lpwstr>_Toc357168961</vt:lpwstr>
      </vt:variant>
      <vt:variant>
        <vt:i4>1900603</vt:i4>
      </vt:variant>
      <vt:variant>
        <vt:i4>299</vt:i4>
      </vt:variant>
      <vt:variant>
        <vt:i4>0</vt:i4>
      </vt:variant>
      <vt:variant>
        <vt:i4>5</vt:i4>
      </vt:variant>
      <vt:variant>
        <vt:lpwstr/>
      </vt:variant>
      <vt:variant>
        <vt:lpwstr>_Toc357168960</vt:lpwstr>
      </vt:variant>
      <vt:variant>
        <vt:i4>1966139</vt:i4>
      </vt:variant>
      <vt:variant>
        <vt:i4>293</vt:i4>
      </vt:variant>
      <vt:variant>
        <vt:i4>0</vt:i4>
      </vt:variant>
      <vt:variant>
        <vt:i4>5</vt:i4>
      </vt:variant>
      <vt:variant>
        <vt:lpwstr/>
      </vt:variant>
      <vt:variant>
        <vt:lpwstr>_Toc357168959</vt:lpwstr>
      </vt:variant>
      <vt:variant>
        <vt:i4>1966139</vt:i4>
      </vt:variant>
      <vt:variant>
        <vt:i4>287</vt:i4>
      </vt:variant>
      <vt:variant>
        <vt:i4>0</vt:i4>
      </vt:variant>
      <vt:variant>
        <vt:i4>5</vt:i4>
      </vt:variant>
      <vt:variant>
        <vt:lpwstr/>
      </vt:variant>
      <vt:variant>
        <vt:lpwstr>_Toc357168958</vt:lpwstr>
      </vt:variant>
      <vt:variant>
        <vt:i4>1966139</vt:i4>
      </vt:variant>
      <vt:variant>
        <vt:i4>281</vt:i4>
      </vt:variant>
      <vt:variant>
        <vt:i4>0</vt:i4>
      </vt:variant>
      <vt:variant>
        <vt:i4>5</vt:i4>
      </vt:variant>
      <vt:variant>
        <vt:lpwstr/>
      </vt:variant>
      <vt:variant>
        <vt:lpwstr>_Toc357168957</vt:lpwstr>
      </vt:variant>
      <vt:variant>
        <vt:i4>1966139</vt:i4>
      </vt:variant>
      <vt:variant>
        <vt:i4>275</vt:i4>
      </vt:variant>
      <vt:variant>
        <vt:i4>0</vt:i4>
      </vt:variant>
      <vt:variant>
        <vt:i4>5</vt:i4>
      </vt:variant>
      <vt:variant>
        <vt:lpwstr/>
      </vt:variant>
      <vt:variant>
        <vt:lpwstr>_Toc357168956</vt:lpwstr>
      </vt:variant>
      <vt:variant>
        <vt:i4>1966139</vt:i4>
      </vt:variant>
      <vt:variant>
        <vt:i4>269</vt:i4>
      </vt:variant>
      <vt:variant>
        <vt:i4>0</vt:i4>
      </vt:variant>
      <vt:variant>
        <vt:i4>5</vt:i4>
      </vt:variant>
      <vt:variant>
        <vt:lpwstr/>
      </vt:variant>
      <vt:variant>
        <vt:lpwstr>_Toc357168955</vt:lpwstr>
      </vt:variant>
      <vt:variant>
        <vt:i4>1966139</vt:i4>
      </vt:variant>
      <vt:variant>
        <vt:i4>263</vt:i4>
      </vt:variant>
      <vt:variant>
        <vt:i4>0</vt:i4>
      </vt:variant>
      <vt:variant>
        <vt:i4>5</vt:i4>
      </vt:variant>
      <vt:variant>
        <vt:lpwstr/>
      </vt:variant>
      <vt:variant>
        <vt:lpwstr>_Toc357168954</vt:lpwstr>
      </vt:variant>
      <vt:variant>
        <vt:i4>1966139</vt:i4>
      </vt:variant>
      <vt:variant>
        <vt:i4>257</vt:i4>
      </vt:variant>
      <vt:variant>
        <vt:i4>0</vt:i4>
      </vt:variant>
      <vt:variant>
        <vt:i4>5</vt:i4>
      </vt:variant>
      <vt:variant>
        <vt:lpwstr/>
      </vt:variant>
      <vt:variant>
        <vt:lpwstr>_Toc357168953</vt:lpwstr>
      </vt:variant>
      <vt:variant>
        <vt:i4>1966139</vt:i4>
      </vt:variant>
      <vt:variant>
        <vt:i4>251</vt:i4>
      </vt:variant>
      <vt:variant>
        <vt:i4>0</vt:i4>
      </vt:variant>
      <vt:variant>
        <vt:i4>5</vt:i4>
      </vt:variant>
      <vt:variant>
        <vt:lpwstr/>
      </vt:variant>
      <vt:variant>
        <vt:lpwstr>_Toc357168952</vt:lpwstr>
      </vt:variant>
      <vt:variant>
        <vt:i4>1966139</vt:i4>
      </vt:variant>
      <vt:variant>
        <vt:i4>245</vt:i4>
      </vt:variant>
      <vt:variant>
        <vt:i4>0</vt:i4>
      </vt:variant>
      <vt:variant>
        <vt:i4>5</vt:i4>
      </vt:variant>
      <vt:variant>
        <vt:lpwstr/>
      </vt:variant>
      <vt:variant>
        <vt:lpwstr>_Toc357168951</vt:lpwstr>
      </vt:variant>
      <vt:variant>
        <vt:i4>1966139</vt:i4>
      </vt:variant>
      <vt:variant>
        <vt:i4>239</vt:i4>
      </vt:variant>
      <vt:variant>
        <vt:i4>0</vt:i4>
      </vt:variant>
      <vt:variant>
        <vt:i4>5</vt:i4>
      </vt:variant>
      <vt:variant>
        <vt:lpwstr/>
      </vt:variant>
      <vt:variant>
        <vt:lpwstr>_Toc357168950</vt:lpwstr>
      </vt:variant>
      <vt:variant>
        <vt:i4>2031675</vt:i4>
      </vt:variant>
      <vt:variant>
        <vt:i4>233</vt:i4>
      </vt:variant>
      <vt:variant>
        <vt:i4>0</vt:i4>
      </vt:variant>
      <vt:variant>
        <vt:i4>5</vt:i4>
      </vt:variant>
      <vt:variant>
        <vt:lpwstr/>
      </vt:variant>
      <vt:variant>
        <vt:lpwstr>_Toc357168949</vt:lpwstr>
      </vt:variant>
      <vt:variant>
        <vt:i4>2031675</vt:i4>
      </vt:variant>
      <vt:variant>
        <vt:i4>227</vt:i4>
      </vt:variant>
      <vt:variant>
        <vt:i4>0</vt:i4>
      </vt:variant>
      <vt:variant>
        <vt:i4>5</vt:i4>
      </vt:variant>
      <vt:variant>
        <vt:lpwstr/>
      </vt:variant>
      <vt:variant>
        <vt:lpwstr>_Toc357168948</vt:lpwstr>
      </vt:variant>
      <vt:variant>
        <vt:i4>2031675</vt:i4>
      </vt:variant>
      <vt:variant>
        <vt:i4>221</vt:i4>
      </vt:variant>
      <vt:variant>
        <vt:i4>0</vt:i4>
      </vt:variant>
      <vt:variant>
        <vt:i4>5</vt:i4>
      </vt:variant>
      <vt:variant>
        <vt:lpwstr/>
      </vt:variant>
      <vt:variant>
        <vt:lpwstr>_Toc357168947</vt:lpwstr>
      </vt:variant>
      <vt:variant>
        <vt:i4>2031675</vt:i4>
      </vt:variant>
      <vt:variant>
        <vt:i4>215</vt:i4>
      </vt:variant>
      <vt:variant>
        <vt:i4>0</vt:i4>
      </vt:variant>
      <vt:variant>
        <vt:i4>5</vt:i4>
      </vt:variant>
      <vt:variant>
        <vt:lpwstr/>
      </vt:variant>
      <vt:variant>
        <vt:lpwstr>_Toc357168946</vt:lpwstr>
      </vt:variant>
      <vt:variant>
        <vt:i4>2031675</vt:i4>
      </vt:variant>
      <vt:variant>
        <vt:i4>209</vt:i4>
      </vt:variant>
      <vt:variant>
        <vt:i4>0</vt:i4>
      </vt:variant>
      <vt:variant>
        <vt:i4>5</vt:i4>
      </vt:variant>
      <vt:variant>
        <vt:lpwstr/>
      </vt:variant>
      <vt:variant>
        <vt:lpwstr>_Toc357168945</vt:lpwstr>
      </vt:variant>
      <vt:variant>
        <vt:i4>2031675</vt:i4>
      </vt:variant>
      <vt:variant>
        <vt:i4>203</vt:i4>
      </vt:variant>
      <vt:variant>
        <vt:i4>0</vt:i4>
      </vt:variant>
      <vt:variant>
        <vt:i4>5</vt:i4>
      </vt:variant>
      <vt:variant>
        <vt:lpwstr/>
      </vt:variant>
      <vt:variant>
        <vt:lpwstr>_Toc357168944</vt:lpwstr>
      </vt:variant>
      <vt:variant>
        <vt:i4>2031675</vt:i4>
      </vt:variant>
      <vt:variant>
        <vt:i4>197</vt:i4>
      </vt:variant>
      <vt:variant>
        <vt:i4>0</vt:i4>
      </vt:variant>
      <vt:variant>
        <vt:i4>5</vt:i4>
      </vt:variant>
      <vt:variant>
        <vt:lpwstr/>
      </vt:variant>
      <vt:variant>
        <vt:lpwstr>_Toc357168943</vt:lpwstr>
      </vt:variant>
      <vt:variant>
        <vt:i4>2031675</vt:i4>
      </vt:variant>
      <vt:variant>
        <vt:i4>191</vt:i4>
      </vt:variant>
      <vt:variant>
        <vt:i4>0</vt:i4>
      </vt:variant>
      <vt:variant>
        <vt:i4>5</vt:i4>
      </vt:variant>
      <vt:variant>
        <vt:lpwstr/>
      </vt:variant>
      <vt:variant>
        <vt:lpwstr>_Toc357168942</vt:lpwstr>
      </vt:variant>
      <vt:variant>
        <vt:i4>2031675</vt:i4>
      </vt:variant>
      <vt:variant>
        <vt:i4>185</vt:i4>
      </vt:variant>
      <vt:variant>
        <vt:i4>0</vt:i4>
      </vt:variant>
      <vt:variant>
        <vt:i4>5</vt:i4>
      </vt:variant>
      <vt:variant>
        <vt:lpwstr/>
      </vt:variant>
      <vt:variant>
        <vt:lpwstr>_Toc357168941</vt:lpwstr>
      </vt:variant>
      <vt:variant>
        <vt:i4>2031675</vt:i4>
      </vt:variant>
      <vt:variant>
        <vt:i4>179</vt:i4>
      </vt:variant>
      <vt:variant>
        <vt:i4>0</vt:i4>
      </vt:variant>
      <vt:variant>
        <vt:i4>5</vt:i4>
      </vt:variant>
      <vt:variant>
        <vt:lpwstr/>
      </vt:variant>
      <vt:variant>
        <vt:lpwstr>_Toc357168940</vt:lpwstr>
      </vt:variant>
      <vt:variant>
        <vt:i4>1572923</vt:i4>
      </vt:variant>
      <vt:variant>
        <vt:i4>173</vt:i4>
      </vt:variant>
      <vt:variant>
        <vt:i4>0</vt:i4>
      </vt:variant>
      <vt:variant>
        <vt:i4>5</vt:i4>
      </vt:variant>
      <vt:variant>
        <vt:lpwstr/>
      </vt:variant>
      <vt:variant>
        <vt:lpwstr>_Toc357168939</vt:lpwstr>
      </vt:variant>
      <vt:variant>
        <vt:i4>1572923</vt:i4>
      </vt:variant>
      <vt:variant>
        <vt:i4>167</vt:i4>
      </vt:variant>
      <vt:variant>
        <vt:i4>0</vt:i4>
      </vt:variant>
      <vt:variant>
        <vt:i4>5</vt:i4>
      </vt:variant>
      <vt:variant>
        <vt:lpwstr/>
      </vt:variant>
      <vt:variant>
        <vt:lpwstr>_Toc357168938</vt:lpwstr>
      </vt:variant>
      <vt:variant>
        <vt:i4>1572923</vt:i4>
      </vt:variant>
      <vt:variant>
        <vt:i4>161</vt:i4>
      </vt:variant>
      <vt:variant>
        <vt:i4>0</vt:i4>
      </vt:variant>
      <vt:variant>
        <vt:i4>5</vt:i4>
      </vt:variant>
      <vt:variant>
        <vt:lpwstr/>
      </vt:variant>
      <vt:variant>
        <vt:lpwstr>_Toc357168937</vt:lpwstr>
      </vt:variant>
      <vt:variant>
        <vt:i4>1572923</vt:i4>
      </vt:variant>
      <vt:variant>
        <vt:i4>155</vt:i4>
      </vt:variant>
      <vt:variant>
        <vt:i4>0</vt:i4>
      </vt:variant>
      <vt:variant>
        <vt:i4>5</vt:i4>
      </vt:variant>
      <vt:variant>
        <vt:lpwstr/>
      </vt:variant>
      <vt:variant>
        <vt:lpwstr>_Toc357168936</vt:lpwstr>
      </vt:variant>
      <vt:variant>
        <vt:i4>1572923</vt:i4>
      </vt:variant>
      <vt:variant>
        <vt:i4>149</vt:i4>
      </vt:variant>
      <vt:variant>
        <vt:i4>0</vt:i4>
      </vt:variant>
      <vt:variant>
        <vt:i4>5</vt:i4>
      </vt:variant>
      <vt:variant>
        <vt:lpwstr/>
      </vt:variant>
      <vt:variant>
        <vt:lpwstr>_Toc357168935</vt:lpwstr>
      </vt:variant>
      <vt:variant>
        <vt:i4>1572923</vt:i4>
      </vt:variant>
      <vt:variant>
        <vt:i4>143</vt:i4>
      </vt:variant>
      <vt:variant>
        <vt:i4>0</vt:i4>
      </vt:variant>
      <vt:variant>
        <vt:i4>5</vt:i4>
      </vt:variant>
      <vt:variant>
        <vt:lpwstr/>
      </vt:variant>
      <vt:variant>
        <vt:lpwstr>_Toc357168934</vt:lpwstr>
      </vt:variant>
      <vt:variant>
        <vt:i4>1572923</vt:i4>
      </vt:variant>
      <vt:variant>
        <vt:i4>137</vt:i4>
      </vt:variant>
      <vt:variant>
        <vt:i4>0</vt:i4>
      </vt:variant>
      <vt:variant>
        <vt:i4>5</vt:i4>
      </vt:variant>
      <vt:variant>
        <vt:lpwstr/>
      </vt:variant>
      <vt:variant>
        <vt:lpwstr>_Toc357168933</vt:lpwstr>
      </vt:variant>
      <vt:variant>
        <vt:i4>1572923</vt:i4>
      </vt:variant>
      <vt:variant>
        <vt:i4>131</vt:i4>
      </vt:variant>
      <vt:variant>
        <vt:i4>0</vt:i4>
      </vt:variant>
      <vt:variant>
        <vt:i4>5</vt:i4>
      </vt:variant>
      <vt:variant>
        <vt:lpwstr/>
      </vt:variant>
      <vt:variant>
        <vt:lpwstr>_Toc357168932</vt:lpwstr>
      </vt:variant>
      <vt:variant>
        <vt:i4>1572923</vt:i4>
      </vt:variant>
      <vt:variant>
        <vt:i4>125</vt:i4>
      </vt:variant>
      <vt:variant>
        <vt:i4>0</vt:i4>
      </vt:variant>
      <vt:variant>
        <vt:i4>5</vt:i4>
      </vt:variant>
      <vt:variant>
        <vt:lpwstr/>
      </vt:variant>
      <vt:variant>
        <vt:lpwstr>_Toc357168931</vt:lpwstr>
      </vt:variant>
      <vt:variant>
        <vt:i4>1572923</vt:i4>
      </vt:variant>
      <vt:variant>
        <vt:i4>119</vt:i4>
      </vt:variant>
      <vt:variant>
        <vt:i4>0</vt:i4>
      </vt:variant>
      <vt:variant>
        <vt:i4>5</vt:i4>
      </vt:variant>
      <vt:variant>
        <vt:lpwstr/>
      </vt:variant>
      <vt:variant>
        <vt:lpwstr>_Toc357168930</vt:lpwstr>
      </vt:variant>
      <vt:variant>
        <vt:i4>1638459</vt:i4>
      </vt:variant>
      <vt:variant>
        <vt:i4>113</vt:i4>
      </vt:variant>
      <vt:variant>
        <vt:i4>0</vt:i4>
      </vt:variant>
      <vt:variant>
        <vt:i4>5</vt:i4>
      </vt:variant>
      <vt:variant>
        <vt:lpwstr/>
      </vt:variant>
      <vt:variant>
        <vt:lpwstr>_Toc357168929</vt:lpwstr>
      </vt:variant>
      <vt:variant>
        <vt:i4>1638459</vt:i4>
      </vt:variant>
      <vt:variant>
        <vt:i4>107</vt:i4>
      </vt:variant>
      <vt:variant>
        <vt:i4>0</vt:i4>
      </vt:variant>
      <vt:variant>
        <vt:i4>5</vt:i4>
      </vt:variant>
      <vt:variant>
        <vt:lpwstr/>
      </vt:variant>
      <vt:variant>
        <vt:lpwstr>_Toc357168928</vt:lpwstr>
      </vt:variant>
      <vt:variant>
        <vt:i4>1638459</vt:i4>
      </vt:variant>
      <vt:variant>
        <vt:i4>101</vt:i4>
      </vt:variant>
      <vt:variant>
        <vt:i4>0</vt:i4>
      </vt:variant>
      <vt:variant>
        <vt:i4>5</vt:i4>
      </vt:variant>
      <vt:variant>
        <vt:lpwstr/>
      </vt:variant>
      <vt:variant>
        <vt:lpwstr>_Toc357168927</vt:lpwstr>
      </vt:variant>
      <vt:variant>
        <vt:i4>1638459</vt:i4>
      </vt:variant>
      <vt:variant>
        <vt:i4>95</vt:i4>
      </vt:variant>
      <vt:variant>
        <vt:i4>0</vt:i4>
      </vt:variant>
      <vt:variant>
        <vt:i4>5</vt:i4>
      </vt:variant>
      <vt:variant>
        <vt:lpwstr/>
      </vt:variant>
      <vt:variant>
        <vt:lpwstr>_Toc357168926</vt:lpwstr>
      </vt:variant>
      <vt:variant>
        <vt:i4>1638459</vt:i4>
      </vt:variant>
      <vt:variant>
        <vt:i4>89</vt:i4>
      </vt:variant>
      <vt:variant>
        <vt:i4>0</vt:i4>
      </vt:variant>
      <vt:variant>
        <vt:i4>5</vt:i4>
      </vt:variant>
      <vt:variant>
        <vt:lpwstr/>
      </vt:variant>
      <vt:variant>
        <vt:lpwstr>_Toc357168925</vt:lpwstr>
      </vt:variant>
      <vt:variant>
        <vt:i4>1638459</vt:i4>
      </vt:variant>
      <vt:variant>
        <vt:i4>83</vt:i4>
      </vt:variant>
      <vt:variant>
        <vt:i4>0</vt:i4>
      </vt:variant>
      <vt:variant>
        <vt:i4>5</vt:i4>
      </vt:variant>
      <vt:variant>
        <vt:lpwstr/>
      </vt:variant>
      <vt:variant>
        <vt:lpwstr>_Toc357168924</vt:lpwstr>
      </vt:variant>
      <vt:variant>
        <vt:i4>1638459</vt:i4>
      </vt:variant>
      <vt:variant>
        <vt:i4>77</vt:i4>
      </vt:variant>
      <vt:variant>
        <vt:i4>0</vt:i4>
      </vt:variant>
      <vt:variant>
        <vt:i4>5</vt:i4>
      </vt:variant>
      <vt:variant>
        <vt:lpwstr/>
      </vt:variant>
      <vt:variant>
        <vt:lpwstr>_Toc357168923</vt:lpwstr>
      </vt:variant>
      <vt:variant>
        <vt:i4>1638459</vt:i4>
      </vt:variant>
      <vt:variant>
        <vt:i4>71</vt:i4>
      </vt:variant>
      <vt:variant>
        <vt:i4>0</vt:i4>
      </vt:variant>
      <vt:variant>
        <vt:i4>5</vt:i4>
      </vt:variant>
      <vt:variant>
        <vt:lpwstr/>
      </vt:variant>
      <vt:variant>
        <vt:lpwstr>_Toc357168922</vt:lpwstr>
      </vt:variant>
      <vt:variant>
        <vt:i4>1638459</vt:i4>
      </vt:variant>
      <vt:variant>
        <vt:i4>65</vt:i4>
      </vt:variant>
      <vt:variant>
        <vt:i4>0</vt:i4>
      </vt:variant>
      <vt:variant>
        <vt:i4>5</vt:i4>
      </vt:variant>
      <vt:variant>
        <vt:lpwstr/>
      </vt:variant>
      <vt:variant>
        <vt:lpwstr>_Toc357168921</vt:lpwstr>
      </vt:variant>
      <vt:variant>
        <vt:i4>1638459</vt:i4>
      </vt:variant>
      <vt:variant>
        <vt:i4>59</vt:i4>
      </vt:variant>
      <vt:variant>
        <vt:i4>0</vt:i4>
      </vt:variant>
      <vt:variant>
        <vt:i4>5</vt:i4>
      </vt:variant>
      <vt:variant>
        <vt:lpwstr/>
      </vt:variant>
      <vt:variant>
        <vt:lpwstr>_Toc357168920</vt:lpwstr>
      </vt:variant>
      <vt:variant>
        <vt:i4>1703995</vt:i4>
      </vt:variant>
      <vt:variant>
        <vt:i4>53</vt:i4>
      </vt:variant>
      <vt:variant>
        <vt:i4>0</vt:i4>
      </vt:variant>
      <vt:variant>
        <vt:i4>5</vt:i4>
      </vt:variant>
      <vt:variant>
        <vt:lpwstr/>
      </vt:variant>
      <vt:variant>
        <vt:lpwstr>_Toc357168919</vt:lpwstr>
      </vt:variant>
      <vt:variant>
        <vt:i4>1703995</vt:i4>
      </vt:variant>
      <vt:variant>
        <vt:i4>47</vt:i4>
      </vt:variant>
      <vt:variant>
        <vt:i4>0</vt:i4>
      </vt:variant>
      <vt:variant>
        <vt:i4>5</vt:i4>
      </vt:variant>
      <vt:variant>
        <vt:lpwstr/>
      </vt:variant>
      <vt:variant>
        <vt:lpwstr>_Toc357168918</vt:lpwstr>
      </vt:variant>
      <vt:variant>
        <vt:i4>1703995</vt:i4>
      </vt:variant>
      <vt:variant>
        <vt:i4>41</vt:i4>
      </vt:variant>
      <vt:variant>
        <vt:i4>0</vt:i4>
      </vt:variant>
      <vt:variant>
        <vt:i4>5</vt:i4>
      </vt:variant>
      <vt:variant>
        <vt:lpwstr/>
      </vt:variant>
      <vt:variant>
        <vt:lpwstr>_Toc357168917</vt:lpwstr>
      </vt:variant>
      <vt:variant>
        <vt:i4>1703995</vt:i4>
      </vt:variant>
      <vt:variant>
        <vt:i4>35</vt:i4>
      </vt:variant>
      <vt:variant>
        <vt:i4>0</vt:i4>
      </vt:variant>
      <vt:variant>
        <vt:i4>5</vt:i4>
      </vt:variant>
      <vt:variant>
        <vt:lpwstr/>
      </vt:variant>
      <vt:variant>
        <vt:lpwstr>_Toc357168916</vt:lpwstr>
      </vt:variant>
      <vt:variant>
        <vt:i4>1703995</vt:i4>
      </vt:variant>
      <vt:variant>
        <vt:i4>29</vt:i4>
      </vt:variant>
      <vt:variant>
        <vt:i4>0</vt:i4>
      </vt:variant>
      <vt:variant>
        <vt:i4>5</vt:i4>
      </vt:variant>
      <vt:variant>
        <vt:lpwstr/>
      </vt:variant>
      <vt:variant>
        <vt:lpwstr>_Toc357168915</vt:lpwstr>
      </vt:variant>
      <vt:variant>
        <vt:i4>1703995</vt:i4>
      </vt:variant>
      <vt:variant>
        <vt:i4>23</vt:i4>
      </vt:variant>
      <vt:variant>
        <vt:i4>0</vt:i4>
      </vt:variant>
      <vt:variant>
        <vt:i4>5</vt:i4>
      </vt:variant>
      <vt:variant>
        <vt:lpwstr/>
      </vt:variant>
      <vt:variant>
        <vt:lpwstr>_Toc357168914</vt:lpwstr>
      </vt:variant>
      <vt:variant>
        <vt:i4>1703995</vt:i4>
      </vt:variant>
      <vt:variant>
        <vt:i4>17</vt:i4>
      </vt:variant>
      <vt:variant>
        <vt:i4>0</vt:i4>
      </vt:variant>
      <vt:variant>
        <vt:i4>5</vt:i4>
      </vt:variant>
      <vt:variant>
        <vt:lpwstr/>
      </vt:variant>
      <vt:variant>
        <vt:lpwstr>_Toc357168913</vt:lpwstr>
      </vt:variant>
      <vt:variant>
        <vt:i4>5308416</vt:i4>
      </vt:variant>
      <vt:variant>
        <vt:i4>12</vt:i4>
      </vt:variant>
      <vt:variant>
        <vt:i4>0</vt:i4>
      </vt:variant>
      <vt:variant>
        <vt:i4>5</vt:i4>
      </vt:variant>
      <vt:variant>
        <vt:lpwstr>http://lab.usgin.org/</vt:lpwstr>
      </vt:variant>
      <vt:variant>
        <vt:lpwstr/>
      </vt:variant>
      <vt:variant>
        <vt:i4>6225999</vt:i4>
      </vt:variant>
      <vt:variant>
        <vt:i4>9</vt:i4>
      </vt:variant>
      <vt:variant>
        <vt:i4>0</vt:i4>
      </vt:variant>
      <vt:variant>
        <vt:i4>5</vt:i4>
      </vt:variant>
      <vt:variant>
        <vt:lpwstr>http://usgin.org/</vt:lpwstr>
      </vt:variant>
      <vt:variant>
        <vt:lpwstr/>
      </vt:variant>
      <vt:variant>
        <vt:i4>7143517</vt:i4>
      </vt:variant>
      <vt:variant>
        <vt:i4>6</vt:i4>
      </vt:variant>
      <vt:variant>
        <vt:i4>0</vt:i4>
      </vt:variant>
      <vt:variant>
        <vt:i4>5</vt:i4>
      </vt:variant>
      <vt:variant>
        <vt:lpwstr>mailto:metadata@usgin.org</vt:lpwstr>
      </vt:variant>
      <vt:variant>
        <vt:lpwstr/>
      </vt:variant>
      <vt:variant>
        <vt:i4>5963793</vt:i4>
      </vt:variant>
      <vt:variant>
        <vt:i4>0</vt:i4>
      </vt:variant>
      <vt:variant>
        <vt:i4>0</vt:i4>
      </vt:variant>
      <vt:variant>
        <vt:i4>5</vt:i4>
      </vt:variant>
      <vt:variant>
        <vt:lpwstr>http://lab.usgin.org/profiles/usgin-iso-19139-profile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USGIN ISO Metadata</dc:title>
  <dc:creator>Steve Richard &amp; Wolfgang Grunberg</dc:creator>
  <cp:keywords>Metadata;specification;USGIN</cp:keywords>
  <cp:lastModifiedBy>Stephen Richard</cp:lastModifiedBy>
  <cp:revision>68</cp:revision>
  <cp:lastPrinted>2010-11-18T22:34:00Z</cp:lastPrinted>
  <dcterms:created xsi:type="dcterms:W3CDTF">2013-07-17T20:45:00Z</dcterms:created>
  <dcterms:modified xsi:type="dcterms:W3CDTF">2014-03-02T19:11:00Z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f52218eb-d15c-4cdd-848f-1ed114d9222d</vt:lpwstr>
  </property>
</Properties>
</file>