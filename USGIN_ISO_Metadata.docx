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741766" w:rsidP="00BD1A4A">
      <w:pPr>
        <w:pStyle w:val="Titlepageinfodescription"/>
        <w:rPr>
          <w:rStyle w:val="Hyperlink"/>
          <w:color w:val="auto"/>
        </w:rPr>
      </w:pPr>
      <w:hyperlink r:id="rId12"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ins w:id="2" w:author="Stephen Richard" w:date="2013-06-13T15:58:00Z">
        <w:r w:rsidR="00741766">
          <w:rPr>
            <w:noProof/>
          </w:rPr>
          <w:t>6/13/2013 3:33 PM</w:t>
        </w:r>
      </w:ins>
      <w:del w:id="3" w:author="Stephen Richard" w:date="2013-06-13T15:58:00Z">
        <w:r w:rsidR="00E37789" w:rsidDel="00741766">
          <w:rPr>
            <w:noProof/>
          </w:rPr>
          <w:delText>6/13/2013 3:21 PM</w:delText>
        </w:r>
      </w:del>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proofErr w:type="gramStart"/>
      <w:r>
        <w:t>review</w:t>
      </w:r>
      <w:proofErr w:type="gramEnd"/>
      <w:r>
        <w:t xml:space="preserve"> draft for update to v1.1</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proofErr w:type="gramStart"/>
      <w:r w:rsidRPr="008F07AB">
        <w:t>gin2010-009</w:t>
      </w:r>
      <w:proofErr w:type="gramEnd"/>
      <w:r w:rsidR="002B3102">
        <w:t xml:space="preserve"> </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 xml:space="preserve">Minor edits and bug </w:t>
            </w:r>
            <w:proofErr w:type="gramStart"/>
            <w:r>
              <w:rPr>
                <w:sz w:val="16"/>
                <w:szCs w:val="16"/>
                <w:lang w:eastAsia="ja-JP"/>
              </w:rPr>
              <w:t>fixes</w:t>
            </w:r>
            <w:r w:rsidR="003D7CFD">
              <w:rPr>
                <w:sz w:val="16"/>
                <w:szCs w:val="16"/>
                <w:lang w:eastAsia="ja-JP"/>
              </w:rPr>
              <w:t>,</w:t>
            </w:r>
            <w:proofErr w:type="gramEnd"/>
            <w:r w:rsidR="003D7CFD">
              <w:rPr>
                <w:sz w:val="16"/>
                <w:szCs w:val="16"/>
                <w:lang w:eastAsia="ja-JP"/>
              </w:rPr>
              <w:t xml:space="preserve">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proofErr w:type="gramStart"/>
            <w:r>
              <w:rPr>
                <w:sz w:val="16"/>
                <w:szCs w:val="16"/>
                <w:lang w:eastAsia="ja-JP"/>
              </w:rPr>
              <w:t>add</w:t>
            </w:r>
            <w:proofErr w:type="gramEnd"/>
            <w:r>
              <w:rPr>
                <w:sz w:val="16"/>
                <w:szCs w:val="16"/>
                <w:lang w:eastAsia="ja-JP"/>
              </w:rPr>
              <w:t xml:space="preserve">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 xml:space="preserve">Funding </w:t>
      </w:r>
      <w:proofErr w:type="gramStart"/>
      <w:r>
        <w:t>P</w:t>
      </w:r>
      <w:r w:rsidR="00BB7608">
        <w:t>rovided</w:t>
      </w:r>
      <w:proofErr w:type="gramEnd"/>
      <w:r w:rsidR="00BB7608">
        <w:t xml:space="preserve">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proofErr w:type="gramStart"/>
      <w:r>
        <w:t>U.S. Department of Energy under award DE-EE0001120 to Boise State University; 2009.</w:t>
      </w:r>
      <w:proofErr w:type="gramEnd"/>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proofErr w:type="gramStart"/>
      <w:r w:rsidRPr="00CB2F1D">
        <w:t xml:space="preserve">Arizona Geological Survey </w:t>
      </w:r>
      <w:r w:rsidRPr="00CB2F1D">
        <w:br/>
        <w:t xml:space="preserve">416 W. Congress St., Suite </w:t>
      </w:r>
      <w:r w:rsidR="00804BF2" w:rsidRPr="00CB2F1D">
        <w:t>100.</w:t>
      </w:r>
      <w:proofErr w:type="gramEnd"/>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741766" w:rsidP="006E3D05">
      <w:pPr>
        <w:pStyle w:val="Titlepageinfodescription"/>
      </w:pPr>
      <w:hyperlink r:id="rId13"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741766" w:rsidP="00E95472">
      <w:pPr>
        <w:pStyle w:val="Titlepageinfodescription"/>
      </w:pPr>
      <w:hyperlink r:id="rId14" w:history="1">
        <w:r w:rsidR="0032148F" w:rsidRPr="00CB2F1D">
          <w:rPr>
            <w:rStyle w:val="Hyperlink"/>
          </w:rPr>
          <w:t>http://usgin.org</w:t>
        </w:r>
      </w:hyperlink>
      <w:r w:rsidR="0032148F" w:rsidRPr="00CB2F1D">
        <w:t xml:space="preserve"> </w:t>
      </w:r>
      <w:r w:rsidR="0032148F" w:rsidRPr="00CB2F1D">
        <w:br/>
      </w:r>
      <w:hyperlink r:id="rId15"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w:t>
        </w:r>
        <w:r w:rsidR="00C41287">
          <w:rPr>
            <w:noProof/>
            <w:webHidden/>
          </w:rPr>
          <w:t>2</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6" w:history="1">
        <w:r w:rsidR="00C41287" w:rsidRPr="00EF76C4">
          <w:rPr>
            <w:rStyle w:val="Hyperlink"/>
            <w:noProof/>
            <w:highlight w:val="yellow"/>
          </w:rPr>
          <w:t>3.2 Dataset Identification properties (MD_DataIdentification)</w:t>
        </w:r>
        <w:r w:rsidR="00C41287">
          <w:rPr>
            <w:noProof/>
            <w:webHidden/>
          </w:rPr>
          <w:tab/>
        </w:r>
        <w:r w:rsidR="00C41287">
          <w:rPr>
            <w:noProof/>
            <w:webHidden/>
          </w:rPr>
          <w:fldChar w:fldCharType="begin"/>
        </w:r>
        <w:r w:rsidR="00C41287">
          <w:rPr>
            <w:noProof/>
            <w:webHidden/>
          </w:rPr>
          <w:instrText xml:space="preserve"> PAGEREF _Toc357168926 \h </w:instrText>
        </w:r>
        <w:r w:rsidR="00C41287">
          <w:rPr>
            <w:noProof/>
            <w:webHidden/>
          </w:rPr>
        </w:r>
        <w:r w:rsidR="00C41287">
          <w:rPr>
            <w:noProof/>
            <w:webHidden/>
          </w:rPr>
          <w:fldChar w:fldCharType="separate"/>
        </w:r>
        <w:r w:rsidR="00C41287">
          <w:rPr>
            <w:noProof/>
            <w:webHidden/>
          </w:rPr>
          <w:t>38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741766">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741766">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741766">
      <w:pPr>
        <w:pStyle w:val="TOC2"/>
        <w:tabs>
          <w:tab w:val="right" w:leader="dot" w:pos="9350"/>
        </w:tabs>
        <w:rPr>
          <w:rFonts w:ascii="Calibri" w:eastAsia="Times New Roman" w:hAnsi="Calibri"/>
          <w:noProof/>
          <w:szCs w:val="22"/>
        </w:rPr>
      </w:pPr>
      <w:hyperlink w:anchor="_Toc357168971" w:history="1">
        <w:r w:rsidR="00C41287" w:rsidRPr="00EF76C4">
          <w:rPr>
            <w:rStyle w:val="Hyperlink"/>
            <w:noProof/>
          </w:rPr>
          <w:t>8.3 USGIN ISO 19139 Service Metadata</w:t>
        </w:r>
        <w:r w:rsidR="00C41287">
          <w:rPr>
            <w:noProof/>
            <w:webHidden/>
          </w:rPr>
          <w:tab/>
        </w:r>
        <w:r w:rsidR="00C41287">
          <w:rPr>
            <w:noProof/>
            <w:webHidden/>
          </w:rPr>
          <w:fldChar w:fldCharType="begin"/>
        </w:r>
        <w:r w:rsidR="00C41287">
          <w:rPr>
            <w:noProof/>
            <w:webHidden/>
          </w:rPr>
          <w:instrText xml:space="preserve"> PAGEREF _Toc357168971 \h </w:instrText>
        </w:r>
        <w:r w:rsidR="00C41287">
          <w:rPr>
            <w:noProof/>
            <w:webHidden/>
          </w:rPr>
        </w:r>
        <w:r w:rsidR="00C41287">
          <w:rPr>
            <w:noProof/>
            <w:webHidden/>
          </w:rPr>
          <w:fldChar w:fldCharType="separate"/>
        </w:r>
        <w:r w:rsidR="00C41287">
          <w:rPr>
            <w:noProof/>
            <w:webHidden/>
          </w:rPr>
          <w:t>131</w:t>
        </w:r>
        <w:r w:rsidR="00C41287">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741766">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6"/>
          <w:footerReference w:type="default" r:id="rId17"/>
          <w:footerReference w:type="first" r:id="rId18"/>
          <w:pgSz w:w="12240" w:h="15840" w:code="1"/>
          <w:pgMar w:top="1440" w:right="1440" w:bottom="720" w:left="1440" w:header="720" w:footer="720" w:gutter="0"/>
          <w:cols w:space="720"/>
          <w:docGrid w:linePitch="360"/>
        </w:sectPr>
      </w:pPr>
    </w:p>
    <w:p w:rsidR="0032148F" w:rsidRPr="00CB2F1D" w:rsidRDefault="0032148F">
      <w:pPr>
        <w:pStyle w:val="Heading1"/>
      </w:pPr>
      <w:bookmarkStart w:id="6" w:name="_Ref244487330"/>
      <w:bookmarkStart w:id="7" w:name="_Toc357168913"/>
      <w:r w:rsidRPr="00CB2F1D">
        <w:lastRenderedPageBreak/>
        <w:t>Introduction</w:t>
      </w:r>
      <w:bookmarkEnd w:id="6"/>
      <w:bookmarkEnd w:id="7"/>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9"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8" w:name="_Toc244419013"/>
      <w:bookmarkStart w:id="9" w:name="_Toc357168914"/>
      <w:bookmarkEnd w:id="8"/>
      <w:r w:rsidRPr="00CB2F1D">
        <w:t>Normative References</w:t>
      </w:r>
      <w:bookmarkEnd w:id="9"/>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proofErr w:type="gramStart"/>
      <w:r w:rsidRPr="00CB2F1D">
        <w:rPr>
          <w:rStyle w:val="Strong"/>
        </w:rPr>
        <w:t>INCITS 453-2009</w:t>
      </w:r>
      <w:r w:rsidRPr="00CB2F1D">
        <w:t>, North American Profile of ISO 19115:2003 – Geographic Information – Metadata (NAP-Metadata), 2009, American National Standards Institute, Inc.</w:t>
      </w:r>
      <w:proofErr w:type="gramEnd"/>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proofErr w:type="gramStart"/>
      <w:r w:rsidRPr="00CB2F1D">
        <w:rPr>
          <w:rStyle w:val="Strong"/>
        </w:rPr>
        <w:t xml:space="preserve">RFC 2119, </w:t>
      </w:r>
      <w:r w:rsidRPr="00CB2F1D">
        <w:t>Key words for use in RFCs to Indicate Requirement Levels, Network Working Group, 1997.</w:t>
      </w:r>
      <w:proofErr w:type="gramEnd"/>
    </w:p>
    <w:p w:rsidR="0032148F" w:rsidRPr="00CB2F1D" w:rsidRDefault="0032148F" w:rsidP="00E31FD0">
      <w:pPr>
        <w:pStyle w:val="Heading2"/>
        <w:tabs>
          <w:tab w:val="clear" w:pos="720"/>
        </w:tabs>
        <w:rPr>
          <w:lang w:eastAsia="ja-JP"/>
        </w:rPr>
      </w:pPr>
      <w:bookmarkStart w:id="10" w:name="_Toc357168915"/>
      <w:r w:rsidRPr="00CB2F1D">
        <w:rPr>
          <w:lang w:eastAsia="ja-JP"/>
        </w:rPr>
        <w:t>Purpose</w:t>
      </w:r>
      <w:bookmarkEnd w:id="10"/>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11" w:name="_Toc357168916"/>
      <w:r w:rsidRPr="00CB2F1D">
        <w:t>Terminology</w:t>
      </w:r>
      <w:bookmarkEnd w:id="11"/>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20"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proofErr w:type="gramStart"/>
      <w:r w:rsidRPr="000A18AD">
        <w:rPr>
          <w:rStyle w:val="ElementxPath"/>
        </w:rPr>
        <w:t>../</w:t>
      </w:r>
      <w:r>
        <w:t xml:space="preserve"> indicates that some elements have been omitted from the path.</w:t>
      </w:r>
      <w:proofErr w:type="gramEnd"/>
    </w:p>
    <w:p w:rsidR="009611B8" w:rsidRPr="00CB2F1D" w:rsidRDefault="009611B8" w:rsidP="009611B8">
      <w:pPr>
        <w:pStyle w:val="Heading2"/>
      </w:pPr>
      <w:bookmarkStart w:id="12" w:name="_Toc357168917"/>
      <w:bookmarkStart w:id="13" w:name="_Toc161664987"/>
      <w:r w:rsidRPr="00CB2F1D">
        <w:t>ISO Schemas Location</w:t>
      </w:r>
      <w:bookmarkEnd w:id="12"/>
    </w:p>
    <w:p w:rsidR="008857F3" w:rsidRDefault="009611B8" w:rsidP="004D25AF">
      <w:r w:rsidRPr="00CB2F1D">
        <w:t>ISO I9139 xml schemas are</w:t>
      </w:r>
      <w:r w:rsidR="008857F3">
        <w:t xml:space="preserve"> hosted by the International Organization for Standardization (ISO) at </w:t>
      </w:r>
      <w:hyperlink r:id="rId21"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2"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w:t>
      </w:r>
      <w:proofErr w:type="gramStart"/>
      <w:r w:rsidR="008857F3">
        <w:t>;2006</w:t>
      </w:r>
      <w:proofErr w:type="gramEnd"/>
      <w:r w:rsidR="008857F3">
        <w:t>(E), but do not include any of the service metadata content.</w:t>
      </w:r>
    </w:p>
    <w:p w:rsidR="009611B8" w:rsidRDefault="008857F3" w:rsidP="004D25AF">
      <w:r>
        <w:lastRenderedPageBreak/>
        <w:t xml:space="preserve">The Open Geospatial Consortium (OGC) hosts a copy of the </w:t>
      </w:r>
      <w:proofErr w:type="gramStart"/>
      <w:r>
        <w:t xml:space="preserve">schemas </w:t>
      </w:r>
      <w:r w:rsidR="009611B8" w:rsidRPr="00CB2F1D">
        <w:t xml:space="preserve"> in</w:t>
      </w:r>
      <w:proofErr w:type="gramEnd"/>
      <w:r w:rsidR="009611B8" w:rsidRPr="00CB2F1D">
        <w:t xml:space="preserve"> an online repository at </w:t>
      </w:r>
      <w:hyperlink r:id="rId23"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w:t>
      </w:r>
      <w:proofErr w:type="gramStart"/>
      <w:r w:rsidR="009611B8" w:rsidRPr="00CB2F1D">
        <w:t xml:space="preserve">schema </w:t>
      </w:r>
      <w:r w:rsidR="007B6123" w:rsidRPr="00CB2F1D">
        <w:t>have</w:t>
      </w:r>
      <w:proofErr w:type="gramEnd"/>
      <w:r w:rsidR="007B6123" w:rsidRPr="00CB2F1D">
        <w:t xml:space="preser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4"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5"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proofErr w:type="gramStart"/>
      <w:r>
        <w:t>imports ..</w:t>
      </w:r>
      <w:proofErr w:type="gramEnd"/>
      <w:r w:rsidRPr="00E56E0E">
        <w:t xml:space="preserve"> iso/19139/20060504/gmd/gmd.xsd</w:t>
      </w:r>
      <w:r>
        <w:t xml:space="preserve"> </w:t>
      </w:r>
      <w:proofErr w:type="gramStart"/>
      <w:r>
        <w:t>and ..</w:t>
      </w:r>
      <w:proofErr w:type="gramEnd"/>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4" w:name="_Toc357168918"/>
      <w:r w:rsidRPr="00CB2F1D">
        <w:lastRenderedPageBreak/>
        <w:t>Overview of the Profile</w:t>
      </w:r>
      <w:bookmarkEnd w:id="13"/>
      <w:bookmarkEnd w:id="14"/>
    </w:p>
    <w:p w:rsidR="000E70F1" w:rsidRDefault="000E70F1" w:rsidP="000E70F1">
      <w:pPr>
        <w:pStyle w:val="Heading2"/>
        <w:tabs>
          <w:tab w:val="clear" w:pos="720"/>
        </w:tabs>
        <w:rPr>
          <w:lang w:eastAsia="ja-JP"/>
        </w:rPr>
      </w:pPr>
      <w:bookmarkStart w:id="15" w:name="_Toc357168919"/>
      <w:bookmarkStart w:id="16" w:name="_Toc161664988"/>
      <w:r>
        <w:rPr>
          <w:lang w:eastAsia="ja-JP"/>
        </w:rPr>
        <w:t>Quick Reference</w:t>
      </w:r>
      <w:bookmarkEnd w:id="15"/>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w:t>
      </w:r>
      <w:proofErr w:type="gramStart"/>
      <w:r w:rsidR="00F331E8">
        <w:rPr>
          <w:lang w:eastAsia="ja-JP"/>
        </w:rPr>
        <w:t>:CharacterString</w:t>
      </w:r>
      <w:proofErr w:type="gramEnd"/>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w:t>
      </w:r>
      <w:proofErr w:type="gramStart"/>
      <w:r>
        <w:rPr>
          <w:lang w:eastAsia="ja-JP"/>
        </w:rPr>
        <w:t>:CharacterString</w:t>
      </w:r>
      <w:proofErr w:type="gramEnd"/>
      <w:r>
        <w:rPr>
          <w:lang w:eastAsia="ja-JP"/>
        </w:rPr>
        <w:t xml:space="preserve"> will be assumed to be 'eng' (English) unless another value is specified. Any characters after the first three letters in this character string may be ignored by client applications.</w:t>
      </w:r>
    </w:p>
    <w:p w:rsidR="00F331E8"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F331E8" w:rsidRDefault="00F331E8" w:rsidP="009851E6">
      <w:pPr>
        <w:pStyle w:val="XMLExample"/>
        <w:rPr>
          <w:lang w:eastAsia="ja-JP"/>
        </w:rPr>
      </w:pPr>
      <w:r>
        <w:rPr>
          <w:lang w:eastAsia="ja-JP"/>
        </w:rPr>
        <w:t xml:space="preserve">MD_Metadata/characterSet/MD_CharacterSetCode </w:t>
      </w:r>
    </w:p>
    <w:p w:rsidR="00F331E8" w:rsidRDefault="00F331E8" w:rsidP="009851E6">
      <w:pPr>
        <w:pStyle w:val="XMLExample"/>
        <w:rPr>
          <w:lang w:eastAsia="ja-JP"/>
        </w:rPr>
      </w:pPr>
      <w:r>
        <w:rPr>
          <w:lang w:eastAsia="ja-JP"/>
        </w:rPr>
        <w:tab/>
        <w:t>code</w:t>
      </w:r>
      <w:r>
        <w:rPr>
          <w:lang w:eastAsia="ja-JP"/>
        </w:rPr>
        <w:t>L</w:t>
      </w:r>
      <w:r>
        <w:rPr>
          <w:lang w:eastAsia="ja-JP"/>
        </w:rPr>
        <w:t>ist="</w:t>
      </w:r>
      <w:r w:rsidR="002A618A">
        <w:rPr>
          <w:lang w:eastAsia="ja-JP"/>
        </w:rPr>
        <w:t>http://www.isotc211.org/2005/resources/Codelist/gmxCodelists.xml</w:t>
      </w:r>
      <w:r>
        <w:rPr>
          <w:lang w:eastAsia="ja-JP"/>
        </w:rPr>
        <w:t xml:space="preserve">#MD_CharacterSetCode" </w:t>
      </w:r>
    </w:p>
    <w:p w:rsidR="00F331E8" w:rsidRDefault="00F331E8" w:rsidP="009851E6">
      <w:pPr>
        <w:pStyle w:val="XMLExample"/>
        <w:rPr>
          <w:lang w:eastAsia="ja-JP"/>
        </w:rPr>
      </w:pPr>
      <w:r>
        <w:rPr>
          <w:lang w:eastAsia="ja-JP"/>
        </w:rPr>
        <w:tab/>
      </w:r>
      <w:r>
        <w:rPr>
          <w:lang w:eastAsia="ja-JP"/>
        </w:rPr>
        <w:tab/>
      </w:r>
      <w:r>
        <w:rPr>
          <w:lang w:eastAsia="ja-JP"/>
        </w:rPr>
        <w:tab/>
      </w:r>
      <w:proofErr w:type="gramStart"/>
      <w:r>
        <w:rPr>
          <w:lang w:eastAsia="ja-JP"/>
        </w:rPr>
        <w:t>codeListValue</w:t>
      </w:r>
      <w:proofErr w:type="gramEnd"/>
      <w:r>
        <w:rPr>
          <w:lang w:eastAsia="ja-JP"/>
        </w:rPr>
        <w:t>="utf8"</w:t>
      </w:r>
    </w:p>
    <w:p w:rsidR="002A50B3" w:rsidRDefault="002A50B3" w:rsidP="009851E6">
      <w:pPr>
        <w:numPr>
          <w:ilvl w:val="0"/>
          <w:numId w:val="51"/>
        </w:numPr>
        <w:rPr>
          <w:lang w:eastAsia="ja-JP"/>
        </w:rPr>
      </w:pPr>
      <w:r>
        <w:rPr>
          <w:lang w:eastAsia="ja-JP"/>
        </w:rPr>
        <w:t xml:space="preserve">Unless otherwise specified MD_Metadata/hierarchyLevel/MD_ScopeCode will be assumed to be: </w:t>
      </w:r>
    </w:p>
    <w:p w:rsidR="002A50B3" w:rsidRPr="001C07D4" w:rsidRDefault="002A50B3" w:rsidP="009851E6">
      <w:pPr>
        <w:pStyle w:val="XMLExample"/>
      </w:pPr>
      <w:r w:rsidRPr="00BB785C">
        <w:rPr>
          <w:rStyle w:val="XMLExampleChar0"/>
          <w:bCs w:val="0"/>
          <w:color w:val="0000FF"/>
        </w:rPr>
        <w:t>&lt;</w:t>
      </w:r>
      <w:proofErr w:type="gramStart"/>
      <w:r w:rsidRPr="001C07D4">
        <w:t>gmd:</w:t>
      </w:r>
      <w:proofErr w:type="gramEnd"/>
      <w:r w:rsidRPr="001C07D4">
        <w:t>hierarchyLevel</w:t>
      </w:r>
      <w:r w:rsidRPr="00BB785C">
        <w:rPr>
          <w:rStyle w:val="XMLExampleChar0"/>
          <w:bCs w:val="0"/>
          <w:color w:val="0000FF"/>
        </w:rPr>
        <w:t>&gt;</w:t>
      </w:r>
    </w:p>
    <w:p w:rsidR="002A50B3" w:rsidRPr="001C07D4" w:rsidRDefault="002A50B3" w:rsidP="009851E6">
      <w:pPr>
        <w:pStyle w:val="XMLExample"/>
        <w:rPr>
          <w:color w:val="FF0000"/>
        </w:rPr>
      </w:pPr>
      <w:r w:rsidRPr="001C07D4">
        <w:t xml:space="preserve">  </w:t>
      </w:r>
      <w:r w:rsidRPr="00BB785C">
        <w:rPr>
          <w:rStyle w:val="XMLExampleChar0"/>
          <w:bCs w:val="0"/>
          <w:color w:val="0000FF"/>
        </w:rPr>
        <w:t>&lt;</w:t>
      </w:r>
      <w:r w:rsidRPr="001C07D4">
        <w:t>gmd</w:t>
      </w:r>
      <w:proofErr w:type="gramStart"/>
      <w:r w:rsidRPr="001C07D4">
        <w:t>:MD</w:t>
      </w:r>
      <w:proofErr w:type="gramEnd"/>
      <w:r w:rsidRPr="001C07D4">
        <w:t>_ScopeCode</w:t>
      </w:r>
      <w:r w:rsidRPr="001C07D4">
        <w:rPr>
          <w:color w:val="FF0000"/>
        </w:rPr>
        <w:t xml:space="preserve"> </w:t>
      </w:r>
    </w:p>
    <w:p w:rsidR="002A50B3" w:rsidRPr="001C07D4" w:rsidRDefault="002A50B3" w:rsidP="009851E6">
      <w:pPr>
        <w:pStyle w:val="XMLExample"/>
        <w:rPr>
          <w:color w:val="FF0000"/>
        </w:rPr>
      </w:pPr>
      <w:r w:rsidRPr="001C07D4">
        <w:rPr>
          <w:color w:val="FF0000"/>
        </w:rPr>
        <w:t xml:space="preserve">    codeList</w:t>
      </w:r>
      <w:r w:rsidRPr="00BB785C">
        <w:rPr>
          <w:rStyle w:val="XMLExampleChar0"/>
          <w:bCs w:val="0"/>
          <w:color w:val="0000FF"/>
        </w:rPr>
        <w:t>=</w:t>
      </w:r>
      <w:r w:rsidRPr="009851E6">
        <w:t>"http://standards.iso.org/ittf/PubliclyAvailableStandards/ ISO_19139_Schemas/resources/Codelist/gmxCodelists.xml#MD_ScopeCode"</w:t>
      </w:r>
    </w:p>
    <w:p w:rsidR="002A50B3" w:rsidRPr="001C07D4" w:rsidRDefault="002A50B3" w:rsidP="009851E6">
      <w:pPr>
        <w:pStyle w:val="XMLExample"/>
      </w:pPr>
      <w:r w:rsidRPr="001C07D4">
        <w:t xml:space="preserve">    </w:t>
      </w:r>
      <w:proofErr w:type="gramStart"/>
      <w:r w:rsidRPr="001C07D4">
        <w:rPr>
          <w:color w:val="FF0000"/>
        </w:rPr>
        <w:t>codeListValue</w:t>
      </w:r>
      <w:proofErr w:type="gramEnd"/>
      <w:r w:rsidRPr="00BB785C">
        <w:rPr>
          <w:rStyle w:val="XMLExampleChar0"/>
          <w:bCs w:val="0"/>
          <w:color w:val="0000FF"/>
        </w:rPr>
        <w:t>=</w:t>
      </w:r>
      <w:r w:rsidRPr="009851E6">
        <w:rPr>
          <w:color w:val="8000FF"/>
        </w:rPr>
        <w:t>"dataset"</w:t>
      </w:r>
      <w:r w:rsidRPr="00BB785C">
        <w:rPr>
          <w:rStyle w:val="XMLExampleChar0"/>
          <w:bCs w:val="0"/>
          <w:color w:val="0000FF"/>
        </w:rPr>
        <w:t>&gt;</w:t>
      </w:r>
      <w:r w:rsidRPr="001C07D4">
        <w:t>dataset</w:t>
      </w:r>
      <w:r w:rsidRPr="00BB785C">
        <w:rPr>
          <w:rStyle w:val="XMLExampleChar0"/>
          <w:bCs w:val="0"/>
          <w:color w:val="0000FF"/>
        </w:rPr>
        <w:t>&lt;/</w:t>
      </w:r>
      <w:r w:rsidRPr="001C07D4">
        <w:t>gmd:MD_ScopeCode</w:t>
      </w:r>
      <w:r w:rsidRPr="00BB785C">
        <w:rPr>
          <w:rStyle w:val="XMLExampleChar0"/>
          <w:bCs w:val="0"/>
          <w:color w:val="0000FF"/>
        </w:rPr>
        <w:t>&gt;</w:t>
      </w:r>
    </w:p>
    <w:p w:rsidR="002A50B3" w:rsidRPr="00BB785C" w:rsidRDefault="002A50B3" w:rsidP="009851E6">
      <w:pPr>
        <w:pStyle w:val="XMLExample"/>
        <w:rPr>
          <w:rStyle w:val="XMLExampleChar0"/>
          <w:bCs w:val="0"/>
          <w:color w:val="0000FF"/>
        </w:rPr>
      </w:pPr>
      <w:r w:rsidRPr="00BB785C">
        <w:rPr>
          <w:rStyle w:val="XMLExampleChar0"/>
          <w:bCs w:val="0"/>
          <w:color w:val="0000FF"/>
        </w:rPr>
        <w:t>&lt;/</w:t>
      </w:r>
      <w:r w:rsidRPr="001C07D4">
        <w:t>gmd</w:t>
      </w:r>
      <w:proofErr w:type="gramStart"/>
      <w:r w:rsidRPr="001C07D4">
        <w:t>:hierarchyLevel</w:t>
      </w:r>
      <w:proofErr w:type="gramEnd"/>
      <w:r w:rsidRPr="00BB785C">
        <w:rPr>
          <w:rStyle w:val="XMLExampleChar0"/>
          <w:bCs w:val="0"/>
          <w:color w:val="0000FF"/>
        </w:rPr>
        <w:t>&gt;</w:t>
      </w: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 xml:space="preserve">tionSession, dataset, series, nonGeographicDataset, dimensionGroup, fieldSession, software, service, model, </w:t>
      </w:r>
      <w:proofErr w:type="gramStart"/>
      <w:r w:rsidRPr="001C07D4">
        <w:rPr>
          <w:rStyle w:val="codelist"/>
        </w:rPr>
        <w:t>tile</w:t>
      </w:r>
      <w:proofErr w:type="gramEnd"/>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ame/gco</w:t>
      </w:r>
      <w:proofErr w:type="gramStart"/>
      <w:r>
        <w:t>:CharacterString</w:t>
      </w:r>
      <w:proofErr w:type="gramEnd"/>
      <w:r>
        <w:t xml:space="preserve">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w:t>
      </w:r>
      <w:proofErr w:type="gramStart"/>
      <w:r w:rsidRPr="007E2D3E">
        <w:rPr>
          <w:lang w:eastAsia="ja-JP"/>
        </w:rPr>
        <w:t>:DateTime</w:t>
      </w:r>
      <w:proofErr w:type="gramEnd"/>
      <w:r w:rsidRPr="007E2D3E">
        <w:rPr>
          <w:lang w:eastAsia="ja-JP"/>
        </w:rPr>
        <w:t xml:space="preserv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w:t>
      </w:r>
      <w:proofErr w:type="gramStart"/>
      <w:r>
        <w:t>:CharacterString</w:t>
      </w:r>
      <w:proofErr w:type="gramEnd"/>
      <w:r>
        <w:t xml:space="preserve">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w:t>
      </w:r>
      <w:proofErr w:type="gramStart"/>
      <w:r>
        <w:t>:CharacterString</w:t>
      </w:r>
      <w:proofErr w:type="gramEnd"/>
      <w:r>
        <w:t xml:space="preserve">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 xml:space="preserve">source that is described by a metadata record. This may be in </w:t>
      </w:r>
      <w:proofErr w:type="gramStart"/>
      <w:r>
        <w:rPr>
          <w:lang w:eastAsia="ja-JP"/>
        </w:rPr>
        <w:t>a</w:t>
      </w:r>
      <w:proofErr w:type="gramEnd"/>
      <w:r>
        <w:rPr>
          <w:lang w:eastAsia="ja-JP"/>
        </w:rPr>
        <w:t xml:space="preserve">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w:t>
      </w:r>
      <w:proofErr w:type="gramStart"/>
      <w:r w:rsidRPr="009851E6">
        <w:rPr>
          <w:rStyle w:val="CodelistValue"/>
        </w:rPr>
        <w:t>:mm:ss</w:t>
      </w:r>
      <w:r w:rsidR="002B2879">
        <w:rPr>
          <w:rStyle w:val="CodelistValue"/>
        </w:rPr>
        <w:t>Z</w:t>
      </w:r>
      <w:proofErr w:type="gramEnd"/>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proofErr w:type="gramStart"/>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proofErr w:type="gramEnd"/>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proofErr w:type="gramStart"/>
      <w:r w:rsidRPr="0018146B">
        <w:rPr>
          <w:rStyle w:val="ElementxPath"/>
        </w:rPr>
        <w:t>identificationInfo</w:t>
      </w:r>
      <w:r>
        <w:rPr>
          <w:rStyle w:val="ElementxPath"/>
        </w:rPr>
        <w:t>/</w:t>
      </w:r>
      <w:r w:rsidRPr="009851E6">
        <w:rPr>
          <w:rStyle w:val="ElementxPath"/>
          <w:i/>
        </w:rPr>
        <w:t>MD_Identification</w:t>
      </w:r>
      <w:proofErr w:type="gramEnd"/>
      <w:r>
        <w:rPr>
          <w:rStyle w:val="ElementxPath"/>
        </w:rPr>
        <w:t>/-extent/EX_Extent/-geographicElement/-EX_Geographic</w:t>
      </w:r>
      <w:r>
        <w:rPr>
          <w:rStyle w:val="ElementxPath"/>
        </w:rPr>
        <w:softHyphen/>
        <w:t>BoundingBox</w:t>
      </w:r>
      <w:r>
        <w:t xml:space="preserve"> is mandatory if the resource has a geographic footprint. Geographic extent must </w:t>
      </w:r>
      <w:r>
        <w:lastRenderedPageBreak/>
        <w:t>be represented by bounding box in WGS 84 decimal degrees. Non-geographic resources are given a location keyword 'non-geographic'.</w:t>
      </w:r>
    </w:p>
    <w:p w:rsidR="003538F0" w:rsidRDefault="003538F0" w:rsidP="009851E6">
      <w:pPr>
        <w:pStyle w:val="Heading3"/>
      </w:pPr>
      <w:r>
        <w:t>Non-service resources</w:t>
      </w:r>
    </w:p>
    <w:p w:rsidR="003538F0" w:rsidRPr="009851E6" w:rsidRDefault="003538F0" w:rsidP="009851E6">
      <w:r>
        <w:t xml:space="preserve">Any resource that is not a service is described by a metadata record with </w:t>
      </w:r>
      <w:proofErr w:type="gramStart"/>
      <w:r>
        <w:t>a</w:t>
      </w:r>
      <w:proofErr w:type="gramEnd"/>
      <w:r>
        <w:t xml:space="preserve">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 xml:space="preserve">stodian, owner, </w:t>
      </w:r>
      <w:proofErr w:type="gramStart"/>
      <w:r>
        <w:rPr>
          <w:lang w:eastAsia="ja-JP"/>
        </w:rPr>
        <w:t>pointOfContact</w:t>
      </w:r>
      <w:proofErr w:type="gramEnd"/>
      <w:r>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del w:id="17" w:author="Stephen Richard" w:date="2013-06-13T16:11:00Z">
        <w:r w:rsidDel="007D5B78">
          <w:rPr>
            <w:lang w:eastAsia="ja-JP"/>
          </w:rPr>
          <w:delText>Metadata</w:delText>
        </w:r>
      </w:del>
      <w:ins w:id="18" w:author="Stephen Richard" w:date="2013-06-13T16:11:00Z">
        <w:r w:rsidR="007D5B78">
          <w:rPr>
            <w:lang w:eastAsia="ja-JP"/>
          </w:rPr>
          <w:t>Resources</w:t>
        </w:r>
      </w:ins>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he srv</w:t>
      </w:r>
      <w:proofErr w:type="gramStart"/>
      <w:r w:rsidRPr="00D240E5">
        <w:rPr>
          <w:lang w:eastAsia="ja-JP"/>
        </w:rPr>
        <w:t>:ServiceType</w:t>
      </w:r>
      <w:proofErr w:type="gramEnd"/>
      <w:r w:rsidRPr="00D240E5">
        <w:rPr>
          <w:lang w:eastAsia="ja-JP"/>
        </w:rPr>
        <w:t xml:space="preserv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w:t>
      </w:r>
      <w:proofErr w:type="gramStart"/>
      <w:r>
        <w:rPr>
          <w:rStyle w:val="TableentryChar"/>
        </w:rPr>
        <w:t>a</w:t>
      </w:r>
      <w:proofErr w:type="gramEnd"/>
      <w:r>
        <w:rPr>
          <w:rStyle w:val="TableentryChar"/>
        </w:rPr>
        <w:t xml:space="preserve">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t>
      </w:r>
      <w:proofErr w:type="gramStart"/>
      <w:r>
        <w:t>WADL</w:t>
      </w:r>
      <w:proofErr w:type="gramEnd"/>
      <w:r>
        <w:t xml:space="preserve">).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w:t>
      </w:r>
      <w:proofErr w:type="gramStart"/>
      <w:r w:rsidR="00E139D7">
        <w:t>:type</w:t>
      </w:r>
      <w:proofErr w:type="gramEnd"/>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proofErr w:type="gramStart"/>
      <w:r>
        <w:t>:</w:t>
      </w:r>
      <w:r w:rsidR="00E139D7">
        <w:t>CharacterString</w:t>
      </w:r>
      <w:proofErr w:type="gramEnd"/>
      <w:r w:rsidR="00E139D7">
        <w:t xml:space="preserve">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9" w:name="_Toc357168920"/>
      <w:r w:rsidRPr="00CB2F1D">
        <w:t>General Objectives</w:t>
      </w:r>
      <w:bookmarkEnd w:id="16"/>
      <w:bookmarkEnd w:id="19"/>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proofErr w:type="gramStart"/>
      <w:r w:rsidRPr="00CB2F1D">
        <w:t>some</w:t>
      </w:r>
      <w:proofErr w:type="gramEnd"/>
      <w:r w:rsidRPr="00CB2F1D">
        <w:t xml:space="preserve"> recommended practices to increase the utility and interoperability of metadata.</w:t>
      </w:r>
    </w:p>
    <w:p w:rsidR="0032148F" w:rsidRPr="00CB2F1D" w:rsidRDefault="0032148F">
      <w:pPr>
        <w:pStyle w:val="Heading2"/>
        <w:tabs>
          <w:tab w:val="clear" w:pos="720"/>
        </w:tabs>
        <w:rPr>
          <w:lang w:eastAsia="ja-JP"/>
        </w:rPr>
      </w:pPr>
      <w:bookmarkStart w:id="20" w:name="_Toc357168921"/>
      <w:bookmarkStart w:id="21" w:name="_Toc161664989"/>
      <w:r w:rsidRPr="00CB2F1D">
        <w:t>Requirements</w:t>
      </w:r>
      <w:bookmarkEnd w:id="20"/>
    </w:p>
    <w:p w:rsidR="0032148F" w:rsidRPr="00CB2F1D" w:rsidRDefault="0032148F">
      <w:proofErr w:type="gramStart"/>
      <w:r w:rsidRPr="008C0098">
        <w:rPr>
          <w:b/>
        </w:rPr>
        <w:t>M</w:t>
      </w:r>
      <w:r w:rsidRPr="00CB2F1D">
        <w:t xml:space="preserve"> (mandatory).</w:t>
      </w:r>
      <w:proofErr w:type="gramEnd"/>
      <w:r w:rsidRPr="00CB2F1D">
        <w:t xml:space="preserve"> Metadata element must have a valid value.</w:t>
      </w:r>
    </w:p>
    <w:p w:rsidR="0032148F" w:rsidRPr="00CB2F1D" w:rsidRDefault="0032148F">
      <w:proofErr w:type="gramStart"/>
      <w:r w:rsidRPr="008C0098">
        <w:rPr>
          <w:b/>
        </w:rPr>
        <w:t>C</w:t>
      </w:r>
      <w:r w:rsidRPr="00CB2F1D">
        <w:t xml:space="preserve"> (conditional).</w:t>
      </w:r>
      <w:proofErr w:type="gramEnd"/>
      <w:r w:rsidRPr="00CB2F1D">
        <w:t xml:space="preserve">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22" w:name="_Toc357168922"/>
      <w:bookmarkEnd w:id="21"/>
      <w:r w:rsidRPr="00CB2F1D">
        <w:rPr>
          <w:lang w:eastAsia="ja-JP"/>
        </w:rPr>
        <w:t>Use cases to be supported</w:t>
      </w:r>
      <w:bookmarkEnd w:id="22"/>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23" w:name="_Toc277856201"/>
      <w:bookmarkStart w:id="24" w:name="_Toc277856202"/>
      <w:bookmarkStart w:id="25" w:name="_Toc277856207"/>
      <w:bookmarkStart w:id="26" w:name="_Toc277856208"/>
      <w:bookmarkStart w:id="27" w:name="_Toc277856209"/>
      <w:bookmarkStart w:id="28" w:name="_Toc277856211"/>
      <w:bookmarkStart w:id="29" w:name="_Toc277856212"/>
      <w:bookmarkStart w:id="30" w:name="_Toc357168923"/>
      <w:bookmarkEnd w:id="23"/>
      <w:bookmarkEnd w:id="24"/>
      <w:bookmarkEnd w:id="25"/>
      <w:bookmarkEnd w:id="26"/>
      <w:bookmarkEnd w:id="27"/>
      <w:bookmarkEnd w:id="28"/>
      <w:bookmarkEnd w:id="29"/>
      <w:r w:rsidRPr="00CB2F1D">
        <w:rPr>
          <w:lang w:eastAsia="ja-JP"/>
        </w:rPr>
        <w:t>Resources of interest</w:t>
      </w:r>
      <w:bookmarkEnd w:id="30"/>
      <w:r w:rsidR="0032148F" w:rsidRPr="00CB2F1D">
        <w:rPr>
          <w:lang w:eastAsia="ja-JP"/>
        </w:rPr>
        <w:t xml:space="preserve"> </w:t>
      </w:r>
    </w:p>
    <w:p w:rsidR="0032148F" w:rsidRPr="00CB2F1D" w:rsidRDefault="0032148F" w:rsidP="00144B9D">
      <w:pPr>
        <w:rPr>
          <w:b/>
          <w:iCs/>
          <w:lang w:eastAsia="ja-JP"/>
        </w:r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p>
    <w:p w:rsidR="000E70F1" w:rsidRDefault="000E70F1" w:rsidP="0008310B">
      <w:pPr>
        <w:pStyle w:val="Caption"/>
        <w:sectPr w:rsidR="000E70F1" w:rsidSect="009851E6">
          <w:headerReference w:type="even" r:id="rId26"/>
          <w:pgSz w:w="12240" w:h="15840" w:code="1"/>
          <w:pgMar w:top="1440" w:right="1008" w:bottom="1100" w:left="1440" w:header="720" w:footer="720" w:gutter="0"/>
          <w:lnNumType w:countBy="1" w:restart="continuous"/>
          <w:cols w:space="720"/>
          <w:docGrid w:linePitch="360"/>
        </w:sectPr>
      </w:pPr>
      <w:bookmarkStart w:id="31" w:name="_Ref243546304"/>
      <w:bookmarkStart w:id="32" w:name="_Toc277856260"/>
    </w:p>
    <w:p w:rsidR="0032148F" w:rsidRPr="00CB2F1D" w:rsidRDefault="0032148F" w:rsidP="0008310B">
      <w:pPr>
        <w:pStyle w:val="Caption"/>
      </w:pPr>
      <w:proofErr w:type="gramStart"/>
      <w:r w:rsidRPr="00CB2F1D">
        <w:lastRenderedPageBreak/>
        <w:t xml:space="preserve">Table </w:t>
      </w:r>
      <w:fldSimple w:instr=" SEQ Table \* ARABIC ">
        <w:r w:rsidR="00877F9F">
          <w:rPr>
            <w:noProof/>
          </w:rPr>
          <w:t>1</w:t>
        </w:r>
      </w:fldSimple>
      <w:bookmarkEnd w:id="31"/>
      <w:r w:rsidRPr="00CB2F1D">
        <w:t>.</w:t>
      </w:r>
      <w:proofErr w:type="gramEnd"/>
      <w:r w:rsidRPr="00CB2F1D">
        <w:t xml:space="preserve"> </w:t>
      </w:r>
      <w:proofErr w:type="gramStart"/>
      <w:r w:rsidRPr="00CB2F1D">
        <w:t>Summary of resource types described by metadata for US Geoscience Information Network catalogs.</w:t>
      </w:r>
      <w:proofErr w:type="gramEnd"/>
      <w:r w:rsidRPr="00CB2F1D">
        <w:t xml:space="preserve">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32"/>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7"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An aggregation of resources. A collection is described as a group; its parts may also be separately described. (</w:t>
            </w:r>
            <w:proofErr w:type="gramStart"/>
            <w:r w:rsidRPr="00CB2F1D">
              <w:t>from</w:t>
            </w:r>
            <w:proofErr w:type="gramEnd"/>
            <w:r w:rsidRPr="00CB2F1D">
              <w:t xml:space="preserve"> </w:t>
            </w:r>
            <w:hyperlink r:id="rId28"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 xml:space="preserve">alogs of such collections (as aggregations of metadata records). The </w:t>
            </w:r>
            <w:proofErr w:type="gramStart"/>
            <w:r w:rsidRPr="00CB2F1D">
              <w:t>criteria for aggregation</w:t>
            </w:r>
            <w:r w:rsidR="002C544A">
              <w:t xml:space="preserve"> is</w:t>
            </w:r>
            <w:proofErr w:type="gramEnd"/>
            <w:r w:rsidR="002C544A">
              <w:t xml:space="preserve">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proofErr w:type="gramStart"/>
            <w:r>
              <w:t>A</w:t>
            </w:r>
            <w:r w:rsidRPr="00CB2F1D">
              <w:t xml:space="preserve"> </w:t>
            </w:r>
            <w:r w:rsidR="000E1C54" w:rsidRPr="00CB2F1D">
              <w:t>packaged body of intellectual work</w:t>
            </w:r>
            <w:proofErr w:type="gramEnd"/>
            <w:r w:rsidR="000E1C54" w:rsidRPr="00CB2F1D">
              <w:t>;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w:t>
            </w:r>
            <w:proofErr w:type="gramStart"/>
            <w:r w:rsidR="000E1C54" w:rsidRPr="00CB2F1D">
              <w:t>text</w:t>
            </w:r>
            <w:proofErr w:type="gramEnd"/>
            <w:r w:rsidR="000E1C54" w:rsidRPr="00CB2F1D">
              <w: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6"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w:t>
            </w:r>
            <w:proofErr w:type="gramStart"/>
            <w:r w:rsidR="00A73C84">
              <w:t xml:space="preserve">distribution </w:t>
            </w:r>
            <w:r w:rsidRPr="00CB2F1D">
              <w:t>)</w:t>
            </w:r>
            <w:proofErr w:type="gramEnd"/>
            <w:r w:rsidRPr="00CB2F1D">
              <w:t xml:space="preserve">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8"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9"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w:t>
            </w:r>
            <w:proofErr w:type="gramStart"/>
            <w:r w:rsidRPr="00CB2F1D">
              <w:t>to  include</w:t>
            </w:r>
            <w:proofErr w:type="gramEnd"/>
            <w:r w:rsidRPr="00CB2F1D">
              <w:t xml:space="preserv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33" w:name="_Toc357168924"/>
      <w:bookmarkStart w:id="34" w:name="_Toc161664991"/>
      <w:r w:rsidRPr="00CB2F1D">
        <w:lastRenderedPageBreak/>
        <w:t xml:space="preserve">USGIN </w:t>
      </w:r>
      <w:r w:rsidR="00A357C8">
        <w:t>Usage of Metadata Elements</w:t>
      </w:r>
      <w:bookmarkEnd w:id="33"/>
    </w:p>
    <w:p w:rsidR="0032148F" w:rsidRPr="00CB2F1D" w:rsidRDefault="00E6692A" w:rsidP="00A357C8">
      <w:pPr>
        <w:pStyle w:val="Heading2"/>
      </w:pPr>
      <w:bookmarkStart w:id="35"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5"/>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6" w:name="_Ref244579224"/>
      <w:bookmarkStart w:id="37" w:name="_Toc277856261"/>
      <w:proofErr w:type="gramStart"/>
      <w:r w:rsidRPr="00CB2F1D">
        <w:t xml:space="preserve">Table </w:t>
      </w:r>
      <w:fldSimple w:instr=" SEQ Table \* ARABIC ">
        <w:r w:rsidR="00877F9F">
          <w:rPr>
            <w:noProof/>
          </w:rPr>
          <w:t>2</w:t>
        </w:r>
      </w:fldSimple>
      <w:bookmarkEnd w:id="36"/>
      <w:r w:rsidRPr="00CB2F1D">
        <w:t>.</w:t>
      </w:r>
      <w:proofErr w:type="gramEnd"/>
      <w:r w:rsidRPr="00CB2F1D">
        <w:t xml:space="preserve"> </w:t>
      </w:r>
      <w:bookmarkStart w:id="38"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7"/>
      <w:bookmarkEnd w:id="38"/>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5B2A5C" w:rsidRPr="00CB2F1D" w:rsidTr="00F85015">
        <w:trPr>
          <w:cantSplit/>
          <w:tblHeader/>
        </w:trPr>
        <w:tc>
          <w:tcPr>
            <w:tcW w:w="1194" w:type="pct"/>
          </w:tcPr>
          <w:p w:rsidR="0032148F" w:rsidRPr="00FF4644" w:rsidRDefault="0032148F" w:rsidP="00A357C8">
            <w:pPr>
              <w:pStyle w:val="Tableheading"/>
            </w:pPr>
            <w:bookmarkStart w:id="39" w:name="OLE_LINK1"/>
            <w:r w:rsidRPr="00FF4644">
              <w:t>ISO 19115 (M/C/O)</w:t>
            </w:r>
            <w:r w:rsidRPr="00FF4644">
              <w:br/>
              <w:t>xPath</w:t>
            </w:r>
            <w:r w:rsidR="002D0E36" w:rsidRPr="00FF4644">
              <w:t xml:space="preserve"> from MD_Metadata</w:t>
            </w:r>
          </w:p>
        </w:tc>
        <w:tc>
          <w:tcPr>
            <w:tcW w:w="330" w:type="pct"/>
          </w:tcPr>
          <w:p w:rsidR="0032148F" w:rsidRPr="00FF4644" w:rsidRDefault="0032148F" w:rsidP="00A357C8">
            <w:pPr>
              <w:pStyle w:val="Tableheading"/>
            </w:pPr>
            <w:r w:rsidRPr="00FF4644">
              <w:t>NAP-USGIN</w:t>
            </w:r>
            <w:r w:rsidR="007F14E7" w:rsidRPr="00FF4644">
              <w:t xml:space="preserve"> M/C/O</w:t>
            </w:r>
          </w:p>
        </w:tc>
        <w:tc>
          <w:tcPr>
            <w:tcW w:w="3476" w:type="pct"/>
          </w:tcPr>
          <w:p w:rsidR="0032148F" w:rsidRPr="00FF4644" w:rsidRDefault="0032148F" w:rsidP="00A357C8">
            <w:pPr>
              <w:pStyle w:val="Tableheading"/>
            </w:pPr>
            <w:r w:rsidRPr="00FF4644">
              <w:t>Comments</w:t>
            </w:r>
          </w:p>
        </w:tc>
      </w:tr>
      <w:tr w:rsidR="005B2A5C" w:rsidRPr="00CB2F1D" w:rsidTr="00A5071E">
        <w:tc>
          <w:tcPr>
            <w:tcW w:w="1194"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330" w:type="pct"/>
          </w:tcPr>
          <w:p w:rsidR="0032148F" w:rsidRPr="00CB2F1D" w:rsidRDefault="0032148F" w:rsidP="00A357C8">
            <w:pPr>
              <w:jc w:val="center"/>
            </w:pPr>
            <w:r w:rsidRPr="00CB2F1D">
              <w:t>M-M</w:t>
            </w:r>
          </w:p>
        </w:tc>
        <w:tc>
          <w:tcPr>
            <w:tcW w:w="3476"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 xml:space="preserve">metadata </w:t>
            </w:r>
            <w:proofErr w:type="gramStart"/>
            <w:r w:rsidR="000F1EA0">
              <w:t>record  i</w:t>
            </w:r>
            <w:r w:rsidR="0032148F" w:rsidRPr="00CB2F1D">
              <w:t>dentifier</w:t>
            </w:r>
            <w:proofErr w:type="gramEnd"/>
            <w:r w:rsidR="0032148F" w:rsidRPr="00CB2F1D">
              <w:t xml:space="preserve"> must be included to allow CSW operations such as GetRecordById or harvest transactions. </w:t>
            </w:r>
            <w:r w:rsidR="000F1EA0">
              <w:t>This identifier should be copied during ha</w:t>
            </w:r>
            <w:r w:rsidR="000F1EA0">
              <w:t>r</w:t>
            </w:r>
            <w:r w:rsidR="000F1EA0">
              <w:t>vest operations. Ideally there is one metadata record describing each resource, such that there should be a one-to-one mapping between metadata fileIdentifiers and DatasetURIs. However, not all described resources will have a DatasetURI, and the metadata record is a different resource from the resource it describes, and thus should not have the same ident</w:t>
            </w:r>
            <w:r w:rsidR="000F1EA0">
              <w:t>i</w:t>
            </w:r>
            <w:r w:rsidR="000F1EA0">
              <w:t>fier. The protocol used to generate the identifier does not matter, as long as it generates globally unique identifier strings. Services that rely on natural keys (e.g. serviceURL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fileIdentifier</w:t>
            </w:r>
            <w:r w:rsidR="0032148F" w:rsidRPr="00CB2F1D">
              <w:t xml:space="preserve"> </w:t>
            </w:r>
            <w:r w:rsidR="00F62DEE" w:rsidRPr="00CB2F1D">
              <w:t>is</w:t>
            </w:r>
            <w:r w:rsidR="0032148F" w:rsidRPr="00CB2F1D">
              <w:t xml:space="preserve"> used to identify duplicate copies of metadata records</w:t>
            </w:r>
            <w:r w:rsidR="00F62DEE" w:rsidRPr="00CB2F1D">
              <w:t xml:space="preserve">, to reference one metadata record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w:t>
            </w:r>
            <w:r w:rsidR="00F62DEE" w:rsidRPr="00CB2F1D">
              <w:lastRenderedPageBreak/>
              <w:t xml:space="preserve">described resource (e.g. </w:t>
            </w:r>
            <w:r w:rsidR="00F62DEE" w:rsidRPr="00CB2F1D">
              <w:rPr>
                <w:rStyle w:val="ElementxPath"/>
              </w:rPr>
              <w:t>DS_Dataset/has/MD_Metadata</w:t>
            </w:r>
            <w:r w:rsidR="00F62DEE" w:rsidRPr="00CB2F1D">
              <w:t>)</w:t>
            </w:r>
            <w:r w:rsidR="0032148F" w:rsidRPr="00CB2F1D">
              <w:t>. If there is a difference between the two metadata records then one can determine the appropriate version by the content of other e</w:t>
            </w:r>
            <w:r w:rsidR="0032148F" w:rsidRPr="00CB2F1D">
              <w:t>l</w:t>
            </w:r>
            <w:r w:rsidR="0032148F" w:rsidRPr="00CB2F1D">
              <w:t>ements in the metadata record. The authoritative metadata record should be the only one made publicly available in metadata search systems such as a catalog service.</w:t>
            </w:r>
          </w:p>
        </w:tc>
      </w:tr>
      <w:tr w:rsidR="005B2A5C" w:rsidRPr="00CB2F1D" w:rsidTr="00F85015">
        <w:trPr>
          <w:cantSplit/>
        </w:trPr>
        <w:tc>
          <w:tcPr>
            <w:tcW w:w="1194"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330" w:type="pct"/>
          </w:tcPr>
          <w:p w:rsidR="0032148F" w:rsidRPr="00CB2F1D" w:rsidRDefault="0032148F" w:rsidP="00A357C8">
            <w:pPr>
              <w:jc w:val="center"/>
            </w:pPr>
            <w:r w:rsidRPr="00CB2F1D">
              <w:t>M-M</w:t>
            </w:r>
          </w:p>
        </w:tc>
        <w:tc>
          <w:tcPr>
            <w:tcW w:w="3476"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w:t>
            </w:r>
            <w:proofErr w:type="gramStart"/>
            <w:r w:rsidR="005B4071" w:rsidRPr="00CB2F1D">
              <w:t>&lt;;</w:t>
            </w:r>
            <w:proofErr w:type="gramEnd"/>
            <w:r w:rsidR="005B4071" w:rsidRPr="00CB2F1D">
              <w: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character will work with either convention.</w:t>
            </w:r>
            <w:r>
              <w:t>)</w:t>
            </w:r>
          </w:p>
        </w:tc>
      </w:tr>
      <w:tr w:rsidR="005B2A5C" w:rsidRPr="00CB2F1D" w:rsidTr="00F85015">
        <w:trPr>
          <w:cantSplit/>
        </w:trPr>
        <w:tc>
          <w:tcPr>
            <w:tcW w:w="1194"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330" w:type="pct"/>
          </w:tcPr>
          <w:p w:rsidR="0032148F" w:rsidRPr="00CB2F1D" w:rsidRDefault="0032148F" w:rsidP="00A357C8">
            <w:pPr>
              <w:jc w:val="center"/>
            </w:pPr>
            <w:r w:rsidRPr="00CB2F1D">
              <w:t>M-M</w:t>
            </w:r>
          </w:p>
        </w:tc>
        <w:tc>
          <w:tcPr>
            <w:tcW w:w="3476"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proofErr w:type="gramStart"/>
            <w:r w:rsidR="00887022">
              <w:t>=</w:t>
            </w:r>
            <w:r w:rsidR="00972569">
              <w:t xml:space="preserve"> </w:t>
            </w:r>
            <w:r w:rsidR="00887022">
              <w:t>”</w:t>
            </w:r>
            <w:proofErr w:type="gramEnd"/>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w:t>
            </w:r>
            <w:r w:rsidR="005B4071">
              <w:t>l</w:t>
            </w:r>
            <w:r w:rsidR="005B4071">
              <w:t>ue for all records in a catalog.</w:t>
            </w:r>
          </w:p>
        </w:tc>
      </w:tr>
      <w:tr w:rsidR="005B2A5C" w:rsidRPr="00CB2F1D" w:rsidTr="00F85015">
        <w:trPr>
          <w:cantSplit/>
        </w:trPr>
        <w:tc>
          <w:tcPr>
            <w:tcW w:w="1194"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330" w:type="pct"/>
          </w:tcPr>
          <w:p w:rsidR="0032148F" w:rsidRPr="00CB2F1D" w:rsidDel="00913420" w:rsidRDefault="0032148F" w:rsidP="00A357C8">
            <w:pPr>
              <w:jc w:val="center"/>
            </w:pPr>
            <w:r w:rsidRPr="00CB2F1D">
              <w:t>O-X</w:t>
            </w:r>
          </w:p>
        </w:tc>
        <w:tc>
          <w:tcPr>
            <w:tcW w:w="3476"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w:t>
            </w:r>
            <w:r w:rsidRPr="002A50B3">
              <w:t>s</w:t>
            </w:r>
            <w:r w:rsidRPr="002A50B3">
              <w:t>ing parent links, so this element is not used. To represent relat</w:t>
            </w:r>
            <w:r w:rsidRPr="00E54293">
              <w:t xml:space="preserve">ionships between described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F85015">
        <w:trPr>
          <w:cantSplit/>
        </w:trPr>
        <w:tc>
          <w:tcPr>
            <w:tcW w:w="1194"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330" w:type="pct"/>
          </w:tcPr>
          <w:p w:rsidR="0032148F" w:rsidRPr="00CB2F1D" w:rsidRDefault="0032148F" w:rsidP="00A357C8">
            <w:pPr>
              <w:jc w:val="center"/>
            </w:pPr>
            <w:r w:rsidRPr="00CB2F1D">
              <w:t>M-M</w:t>
            </w:r>
          </w:p>
        </w:tc>
        <w:tc>
          <w:tcPr>
            <w:tcW w:w="3476"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cat</w:t>
            </w:r>
            <w:r w:rsidR="002A50B3">
              <w:t>a</w:t>
            </w:r>
            <w:r w:rsidR="002A50B3">
              <w:t xml:space="preserve">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w:t>
            </w:r>
            <w:r w:rsidRPr="00FA16A0">
              <w:rPr>
                <w:rStyle w:val="codelist"/>
              </w:rPr>
              <w:t>e</w:t>
            </w:r>
            <w:r w:rsidRPr="00FA16A0">
              <w:rPr>
                <w:rStyle w:val="codelist"/>
              </w:rPr>
              <w:t>ries, nonGeographicDataset, dimensionGroup, fieldSession, software, se</w:t>
            </w:r>
            <w:r w:rsidRPr="00FA16A0">
              <w:rPr>
                <w:rStyle w:val="codelist"/>
              </w:rPr>
              <w:t>r</w:t>
            </w:r>
            <w:r w:rsidRPr="00FA16A0">
              <w:rPr>
                <w:rStyle w:val="codelist"/>
              </w:rPr>
              <w:t>vice, model, tile</w:t>
            </w:r>
            <w:r w:rsidR="005D5655" w:rsidRPr="00FA16A0">
              <w:t>}</w:t>
            </w:r>
            <w:r w:rsidR="0072747F">
              <w:t>; other values from the ISO 19115 Scope Code list will be considered out of scope for USGIN catalog metadata and the metadata record may be ignored by ha</w:t>
            </w:r>
            <w:r w:rsidR="0072747F">
              <w:t>r</w:t>
            </w:r>
            <w:r w:rsidR="0072747F">
              <w:t>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gmd:hierarchyLevel</w:t>
            </w:r>
            <w:r w:rsidRPr="009851E6">
              <w:rPr>
                <w:rFonts w:ascii="Courier New" w:hAnsi="Courier New" w:cs="Courier New"/>
                <w:color w:val="0000FF"/>
                <w:szCs w:val="20"/>
              </w:rPr>
              <w:t>&gt;</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FF0000"/>
                <w:szCs w:val="20"/>
              </w:rPr>
              <w:t xml:space="preserve"> </w:t>
            </w:r>
          </w:p>
          <w:p w:rsidR="0084514F" w:rsidRPr="009851E6" w:rsidRDefault="0084514F"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FF0000"/>
                <w:szCs w:val="20"/>
              </w:rPr>
              <w:t xml:space="preserve">    codeList</w:t>
            </w:r>
            <w:r w:rsidRPr="009851E6">
              <w:rPr>
                <w:rFonts w:ascii="Courier New" w:hAnsi="Courier New" w:cs="Courier New"/>
                <w:color w:val="0000FF"/>
                <w:szCs w:val="20"/>
              </w:rPr>
              <w:t>=</w:t>
            </w:r>
            <w:r w:rsidRPr="009851E6">
              <w:rPr>
                <w:rStyle w:val="XMLExampleChar0"/>
                <w:b/>
                <w:bCs/>
                <w:color w:val="8000FF"/>
                <w:sz w:val="20"/>
                <w:szCs w:val="20"/>
              </w:rPr>
              <w:t>"</w:t>
            </w:r>
            <w:r w:rsidRPr="000E70F1">
              <w:rPr>
                <w:rStyle w:val="XMLExampleChar0"/>
                <w:b/>
                <w:bCs/>
                <w:color w:val="8000FF"/>
                <w:szCs w:val="16"/>
              </w:rPr>
              <w:t>http://standards.iso.org/ittf/PubliclyAvailableStandards/ ISO_19139_Schemas/resources/Codelist/gmxCodelists.xml#MD_</w:t>
            </w:r>
            <w:r w:rsidR="00887022" w:rsidRPr="002A50B3">
              <w:rPr>
                <w:rStyle w:val="XMLExampleChar0"/>
                <w:b/>
                <w:bCs/>
                <w:color w:val="8000FF"/>
                <w:szCs w:val="16"/>
              </w:rPr>
              <w:t>ScopeCode</w:t>
            </w:r>
            <w:r w:rsidRPr="009851E6">
              <w:rPr>
                <w:rStyle w:val="XMLExampleChar0"/>
                <w:b/>
                <w:bCs/>
                <w:color w:val="8000FF"/>
                <w:sz w:val="20"/>
                <w:szCs w:val="20"/>
              </w:rPr>
              <w:t>"</w:t>
            </w:r>
          </w:p>
          <w:p w:rsidR="0084514F" w:rsidRPr="009851E6" w:rsidRDefault="0084514F"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FF0000"/>
                <w:szCs w:val="20"/>
              </w:rPr>
              <w:t>codeListValue</w:t>
            </w:r>
            <w:r w:rsidRPr="009851E6">
              <w:rPr>
                <w:rFonts w:ascii="Courier New" w:hAnsi="Courier New" w:cs="Courier New"/>
                <w:color w:val="0000FF"/>
                <w:szCs w:val="20"/>
              </w:rPr>
              <w:t>=</w:t>
            </w:r>
            <w:r w:rsidRPr="009851E6">
              <w:rPr>
                <w:rStyle w:val="XMLExampleChar0"/>
                <w:b/>
                <w:bCs/>
                <w:color w:val="8000FF"/>
                <w:sz w:val="20"/>
                <w:szCs w:val="20"/>
              </w:rPr>
              <w:t>"dataset"</w:t>
            </w:r>
            <w:r w:rsidRPr="009851E6">
              <w:rPr>
                <w:rFonts w:ascii="Courier New" w:hAnsi="Courier New" w:cs="Courier New"/>
                <w:color w:val="0000FF"/>
                <w:szCs w:val="20"/>
              </w:rPr>
              <w:t>&gt;</w:t>
            </w:r>
            <w:r w:rsidRPr="009851E6">
              <w:rPr>
                <w:rFonts w:ascii="Courier New" w:hAnsi="Courier New" w:cs="Courier New"/>
                <w:color w:val="000000"/>
                <w:szCs w:val="20"/>
              </w:rPr>
              <w:t>dataset</w:t>
            </w:r>
            <w:r w:rsidRPr="009851E6">
              <w:rPr>
                <w:rFonts w:ascii="Courier New" w:hAnsi="Courier New" w:cs="Courier New"/>
                <w:color w:val="0000FF"/>
                <w:szCs w:val="20"/>
              </w:rPr>
              <w:t>&lt;/</w:t>
            </w:r>
            <w:r w:rsidRPr="009851E6">
              <w:rPr>
                <w:rFonts w:ascii="Courier New" w:hAnsi="Courier New" w:cs="Courier New"/>
                <w:color w:val="800000"/>
                <w:szCs w:val="20"/>
              </w:rPr>
              <w:t>gmd:MD_ScopeCode</w:t>
            </w:r>
            <w:r w:rsidRPr="009851E6">
              <w:rPr>
                <w:rFonts w:ascii="Courier New" w:hAnsi="Courier New" w:cs="Courier New"/>
                <w:color w:val="0000FF"/>
                <w:szCs w:val="20"/>
              </w:rPr>
              <w:t>&gt;</w:t>
            </w:r>
          </w:p>
          <w:p w:rsidR="0084514F" w:rsidRPr="000E70F1" w:rsidRDefault="0084514F" w:rsidP="00A357C8">
            <w:pPr>
              <w:pStyle w:val="Tableentry"/>
              <w:rPr>
                <w:rFonts w:ascii="Courier New" w:hAnsi="Courier New" w:cs="Courier New"/>
                <w:color w:val="0000FF"/>
              </w:rPr>
            </w:pPr>
            <w:r w:rsidRPr="009851E6">
              <w:rPr>
                <w:rFonts w:ascii="Courier New" w:hAnsi="Courier New" w:cs="Courier New"/>
                <w:color w:val="0000FF"/>
              </w:rPr>
              <w:t>&lt;/</w:t>
            </w:r>
            <w:r w:rsidRPr="009851E6">
              <w:rPr>
                <w:rFonts w:ascii="Courier New" w:hAnsi="Courier New" w:cs="Courier New"/>
                <w:color w:val="800000"/>
              </w:rPr>
              <w:t>gmd:hierarchyLevel</w:t>
            </w:r>
            <w:r w:rsidRPr="009851E6">
              <w:rPr>
                <w:rFonts w:ascii="Courier New" w:hAnsi="Courier New" w:cs="Courier New"/>
                <w:color w:val="0000FF"/>
              </w:rPr>
              <w:t>&gt;</w:t>
            </w:r>
          </w:p>
          <w:p w:rsidR="0084514F" w:rsidRPr="002A50B3" w:rsidRDefault="0084514F" w:rsidP="00A357C8">
            <w:pPr>
              <w:pStyle w:val="Tableentry"/>
            </w:pPr>
          </w:p>
        </w:tc>
      </w:tr>
      <w:tr w:rsidR="005B2A5C" w:rsidRPr="00CB2F1D" w:rsidTr="00F85015">
        <w:trPr>
          <w:cantSplit/>
        </w:trPr>
        <w:tc>
          <w:tcPr>
            <w:tcW w:w="1194" w:type="pct"/>
          </w:tcPr>
          <w:p w:rsidR="0032148F" w:rsidRPr="00CB2F1D" w:rsidRDefault="0032148F" w:rsidP="00A357C8">
            <w:r w:rsidRPr="00CB2F1D">
              <w:lastRenderedPageBreak/>
              <w:t>Resource hierarchy level name (C)</w:t>
            </w:r>
          </w:p>
          <w:p w:rsidR="0032148F" w:rsidRPr="00CB2F1D" w:rsidRDefault="0032148F" w:rsidP="00A357C8">
            <w:bookmarkStart w:id="40" w:name="OLE_LINK4"/>
            <w:bookmarkStart w:id="41" w:name="OLE_LINK5"/>
            <w:r w:rsidRPr="00CB2F1D">
              <w:rPr>
                <w:rStyle w:val="ElementxPath"/>
              </w:rPr>
              <w:t>hierarchyLevelName</w:t>
            </w:r>
            <w:bookmarkEnd w:id="40"/>
            <w:bookmarkEnd w:id="41"/>
          </w:p>
        </w:tc>
        <w:tc>
          <w:tcPr>
            <w:tcW w:w="330" w:type="pct"/>
          </w:tcPr>
          <w:p w:rsidR="0032148F" w:rsidRPr="00CB2F1D" w:rsidRDefault="0032148F" w:rsidP="00A357C8">
            <w:pPr>
              <w:jc w:val="center"/>
            </w:pPr>
            <w:r w:rsidRPr="00CB2F1D">
              <w:t>O-M</w:t>
            </w:r>
          </w:p>
        </w:tc>
        <w:tc>
          <w:tcPr>
            <w:tcW w:w="3476"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 xml:space="preserve">As </w:t>
            </w:r>
            <w:proofErr w:type="gramStart"/>
            <w:r w:rsidR="00B70301">
              <w:t>use cases develop that provide</w:t>
            </w:r>
            <w:proofErr w:type="gramEnd"/>
            <w:r w:rsidR="00B70301">
              <w:t xml:space="preserv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w:t>
            </w:r>
            <w:r w:rsidR="0072747F" w:rsidRPr="00CB2F1D">
              <w:t>c</w:t>
            </w:r>
            <w:r w:rsidR="0072747F" w:rsidRPr="00CB2F1D">
              <w:t>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08581B" w:rsidRDefault="00717650"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717650" w:rsidRPr="0008581B" w:rsidRDefault="002020E1"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r w:rsidR="00717650" w:rsidRPr="0008581B">
              <w:rPr>
                <w:rFonts w:ascii="Courier New" w:hAnsi="Courier New" w:cs="Courier New"/>
                <w:color w:val="000000"/>
                <w:szCs w:val="20"/>
                <w:highlight w:val="white"/>
              </w:rPr>
              <w:t>Dataset</w:t>
            </w:r>
            <w:r w:rsidR="00717650" w:rsidRPr="0008581B">
              <w:rPr>
                <w:rFonts w:ascii="Courier New" w:hAnsi="Courier New" w:cs="Courier New"/>
                <w:color w:val="0000FF"/>
                <w:szCs w:val="20"/>
                <w:highlight w:val="white"/>
              </w:rPr>
              <w:t>&lt;/</w:t>
            </w:r>
            <w:r w:rsidR="00717650" w:rsidRPr="0008581B">
              <w:rPr>
                <w:rFonts w:ascii="Courier New" w:hAnsi="Courier New" w:cs="Courier New"/>
                <w:color w:val="800000"/>
                <w:szCs w:val="20"/>
                <w:highlight w:val="white"/>
              </w:rPr>
              <w:t>gco:CharacterString</w:t>
            </w:r>
            <w:r w:rsidR="00717650" w:rsidRPr="0008581B">
              <w:rPr>
                <w:rFonts w:ascii="Courier New" w:hAnsi="Courier New" w:cs="Courier New"/>
                <w:color w:val="0000FF"/>
                <w:szCs w:val="20"/>
                <w:highlight w:val="white"/>
              </w:rPr>
              <w:t>&gt;</w:t>
            </w:r>
          </w:p>
          <w:p w:rsidR="00717650" w:rsidRDefault="00717650" w:rsidP="00A357C8">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gmd:hierarchyLevelName</w:t>
            </w:r>
            <w:r w:rsidRPr="0008581B">
              <w:rPr>
                <w:rFonts w:ascii="Courier New" w:hAnsi="Courier New" w:cs="Courier New"/>
                <w:color w:val="0000FF"/>
                <w:szCs w:val="20"/>
                <w:highlight w:val="white"/>
              </w:rPr>
              <w:t>&gt;</w:t>
            </w:r>
          </w:p>
          <w:p w:rsidR="00B5488E" w:rsidRPr="0008581B" w:rsidRDefault="00B5488E"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Collection</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B5488E" w:rsidRPr="00CB2F1D" w:rsidRDefault="00B5488E"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gmd:hierarchyLevelName</w:t>
            </w:r>
            <w:r w:rsidRPr="0008581B">
              <w:rPr>
                <w:rFonts w:ascii="Courier New" w:hAnsi="Courier New" w:cs="Courier New"/>
                <w:color w:val="0000FF"/>
                <w:highlight w:val="white"/>
              </w:rPr>
              <w:t>&gt;</w:t>
            </w:r>
          </w:p>
        </w:tc>
      </w:tr>
      <w:tr w:rsidR="005B2A5C" w:rsidRPr="00CB2F1D" w:rsidTr="00F85015">
        <w:trPr>
          <w:cantSplit/>
        </w:trPr>
        <w:tc>
          <w:tcPr>
            <w:tcW w:w="1194"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330" w:type="pct"/>
          </w:tcPr>
          <w:p w:rsidR="0032148F" w:rsidRPr="00CB2F1D" w:rsidRDefault="0032148F" w:rsidP="00A357C8">
            <w:pPr>
              <w:jc w:val="center"/>
            </w:pPr>
            <w:r w:rsidRPr="00CB2F1D">
              <w:t>M-M</w:t>
            </w:r>
          </w:p>
        </w:tc>
        <w:tc>
          <w:tcPr>
            <w:tcW w:w="3476" w:type="pct"/>
          </w:tcPr>
          <w:p w:rsidR="00E54293" w:rsidRDefault="00DA377C" w:rsidP="00A357C8">
            <w:pPr>
              <w:pStyle w:val="Tableentry"/>
            </w:pPr>
            <w:commentRangeStart w:id="42"/>
            <w:r w:rsidRPr="00B24B0F">
              <w:t>C</w:t>
            </w:r>
            <w:r w:rsidR="0032148F" w:rsidRPr="00B24B0F">
              <w:t>ardinality</w:t>
            </w:r>
            <w:commentRangeEnd w:id="42"/>
            <w:r w:rsidR="00366C9B" w:rsidRPr="00FA16A0">
              <w:rPr>
                <w:rStyle w:val="CommentReference"/>
              </w:rPr>
              <w:commentReference w:id="42"/>
            </w:r>
            <w:r w:rsidR="0032148F" w:rsidRPr="00B24B0F">
              <w:t xml:space="preserve"> on contact</w:t>
            </w:r>
            <w:r w:rsidRPr="00B24B0F">
              <w:t xml:space="preserve"> is</w:t>
            </w:r>
            <w:r w:rsidR="0032148F" w:rsidRPr="00FA16A0">
              <w:t xml:space="preserve"> 1</w:t>
            </w:r>
            <w:proofErr w:type="gramStart"/>
            <w:r w:rsidR="0032148F" w:rsidRPr="00FA16A0">
              <w:t>..*</w:t>
            </w:r>
            <w:proofErr w:type="gramEnd"/>
            <w:r w:rsidR="0032148F" w:rsidRPr="00FA16A0">
              <w:t xml:space="preserve">.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If the service providing the metadata records wishes to identify itself in result records, this information should be i</w:t>
            </w:r>
            <w:r w:rsidR="007E2D3E">
              <w:t>n</w:t>
            </w:r>
            <w:r w:rsidR="007E2D3E">
              <w:t xml:space="preserve">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w:t>
            </w:r>
            <w:r w:rsidR="007E2D3E" w:rsidRPr="001932B0">
              <w:t>n</w:t>
            </w:r>
            <w:r w:rsidR="007E2D3E" w:rsidRPr="001932B0">
              <w:t>coding of codelist values. ISO Role codes applicable in this context include: {</w:t>
            </w:r>
            <w:r w:rsidR="007E2D3E" w:rsidRPr="001932B0">
              <w:rPr>
                <w:rStyle w:val="codelist"/>
              </w:rPr>
              <w:t>distributor,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proofErr w:type="gramStart"/>
            <w:r>
              <w:t xml:space="preserve">has </w:t>
            </w:r>
            <w:r w:rsidR="009968AD">
              <w:t xml:space="preserve"> </w:t>
            </w:r>
            <w:r w:rsidRPr="00212BB1">
              <w:rPr>
                <w:rStyle w:val="ElementxPath"/>
              </w:rPr>
              <w:t>CI</w:t>
            </w:r>
            <w:proofErr w:type="gramEnd"/>
            <w:r w:rsidRPr="00212BB1">
              <w:rPr>
                <w:rStyle w:val="ElementxPath"/>
              </w:rPr>
              <w:t>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originator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F85015">
        <w:trPr>
          <w:cantSplit/>
        </w:trPr>
        <w:tc>
          <w:tcPr>
            <w:tcW w:w="1194"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w:t>
            </w:r>
            <w:proofErr w:type="gramStart"/>
            <w:r w:rsidRPr="00CB2F1D">
              <w:rPr>
                <w:rStyle w:val="ElementxPath"/>
              </w:rPr>
              <w:t>:DateTime</w:t>
            </w:r>
            <w:proofErr w:type="gramEnd"/>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w:t>
            </w:r>
            <w:r w:rsidRPr="00CB2F1D">
              <w:t>r</w:t>
            </w:r>
            <w:r w:rsidRPr="00CB2F1D">
              <w:t xml:space="preserve">mine if a metadata needs to be updated in a harvesting catalog. </w:t>
            </w:r>
          </w:p>
        </w:tc>
      </w:tr>
      <w:tr w:rsidR="005B2A5C" w:rsidRPr="00CB2F1D" w:rsidTr="00F85015">
        <w:trPr>
          <w:cantSplit/>
        </w:trPr>
        <w:tc>
          <w:tcPr>
            <w:tcW w:w="1194"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330" w:type="pct"/>
          </w:tcPr>
          <w:p w:rsidR="0032148F" w:rsidRPr="00CB2F1D" w:rsidRDefault="0032148F" w:rsidP="00A357C8">
            <w:pPr>
              <w:jc w:val="center"/>
            </w:pPr>
            <w:r w:rsidRPr="00CB2F1D">
              <w:t>M-M</w:t>
            </w:r>
          </w:p>
        </w:tc>
        <w:tc>
          <w:tcPr>
            <w:tcW w:w="3476"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F85015">
        <w:trPr>
          <w:cantSplit/>
        </w:trPr>
        <w:tc>
          <w:tcPr>
            <w:tcW w:w="1194"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330" w:type="pct"/>
          </w:tcPr>
          <w:p w:rsidR="0032148F" w:rsidRPr="00CB2F1D" w:rsidRDefault="0032148F" w:rsidP="00A357C8">
            <w:pPr>
              <w:jc w:val="center"/>
            </w:pPr>
            <w:r w:rsidRPr="00CB2F1D">
              <w:t>O-M</w:t>
            </w:r>
          </w:p>
        </w:tc>
        <w:tc>
          <w:tcPr>
            <w:tcW w:w="3476" w:type="pct"/>
          </w:tcPr>
          <w:p w:rsidR="0032148F" w:rsidRPr="00CB2F1D" w:rsidRDefault="0032148F" w:rsidP="00A357C8">
            <w:pPr>
              <w:pStyle w:val="Tableentry"/>
            </w:pPr>
            <w:r w:rsidRPr="00CB2F1D">
              <w:t>For this version of the USGIN</w:t>
            </w:r>
            <w:bookmarkStart w:id="43" w:name="_GoBack"/>
            <w:bookmarkEnd w:id="43"/>
            <w:r w:rsidRPr="00CB2F1D">
              <w:t xml:space="preserve"> profile, </w:t>
            </w:r>
            <w:del w:id="44" w:author="Stephen Richard" w:date="2013-06-13T16:11:00Z">
              <w:r w:rsidRPr="00CB2F1D" w:rsidDel="007D5B78">
                <w:delText xml:space="preserve">use </w:delText>
              </w:r>
            </w:del>
            <w:ins w:id="45" w:author="Stephen Richard" w:date="2013-06-13T16:11:00Z">
              <w:r w:rsidR="007D5B78">
                <w:t>Must use the string</w:t>
              </w:r>
              <w:r w:rsidR="007D5B78" w:rsidRPr="00CB2F1D">
                <w:t xml:space="preserve"> </w:t>
              </w:r>
            </w:ins>
            <w:r w:rsidR="00EE6EBE">
              <w:t>"</w:t>
            </w:r>
            <w:r w:rsidR="005E3FE2" w:rsidRPr="00CB2F1D">
              <w:t>1.</w:t>
            </w:r>
            <w:r w:rsidR="00516A3D">
              <w:t>2</w:t>
            </w:r>
            <w:r w:rsidR="00EE6EBE">
              <w:t>"</w:t>
            </w:r>
            <w:ins w:id="46" w:author="Stephen Richard" w:date="2013-06-13T16:11:00Z">
              <w:r w:rsidR="007D5B78">
                <w:t>.</w:t>
              </w:r>
            </w:ins>
          </w:p>
          <w:p w:rsidR="0032148F" w:rsidRPr="00CB2F1D" w:rsidRDefault="0032148F" w:rsidP="00A357C8">
            <w:pPr>
              <w:pStyle w:val="Tableentry"/>
            </w:pPr>
            <w:r w:rsidRPr="00CB2F1D">
              <w:t>Use is mandatory to specify the version of the profile used</w:t>
            </w:r>
          </w:p>
        </w:tc>
      </w:tr>
      <w:tr w:rsidR="005B2A5C" w:rsidRPr="00CB2F1D" w:rsidTr="00F85015">
        <w:trPr>
          <w:cantSplit/>
        </w:trPr>
        <w:tc>
          <w:tcPr>
            <w:tcW w:w="1194"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330" w:type="pct"/>
          </w:tcPr>
          <w:p w:rsidR="0032148F" w:rsidRPr="00CB2F1D" w:rsidRDefault="0032148F" w:rsidP="00B24B0F">
            <w:pPr>
              <w:jc w:val="center"/>
            </w:pPr>
            <w:r w:rsidRPr="00CB2F1D">
              <w:t>O-</w:t>
            </w:r>
            <w:r w:rsidR="00516A3D">
              <w:t>O</w:t>
            </w:r>
          </w:p>
        </w:tc>
        <w:tc>
          <w:tcPr>
            <w:tcW w:w="3476"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identifier. </w:t>
            </w:r>
            <w:r w:rsidR="00DA377C" w:rsidRPr="00CB2F1D">
              <w:rPr>
                <w:rFonts w:eastAsia="Times New Roman" w:cs="Arial"/>
              </w:rPr>
              <w:t>The protocol for the identifier is not specified</w:t>
            </w:r>
            <w:r w:rsidR="005D331A">
              <w:rPr>
                <w:rFonts w:eastAsia="Times New Roman" w:cs="Arial"/>
              </w:rPr>
              <w:t>, but some sort of documented scheme to a</w:t>
            </w:r>
            <w:r w:rsidR="005D331A">
              <w:rPr>
                <w:rFonts w:eastAsia="Times New Roman" w:cs="Arial"/>
              </w:rPr>
              <w:t>s</w:t>
            </w:r>
            <w:r w:rsidR="005D331A">
              <w:rPr>
                <w:rFonts w:eastAsia="Times New Roman" w:cs="Arial"/>
              </w:rPr>
              <w:t>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sema</w:t>
            </w:r>
            <w:r w:rsidR="005B4071">
              <w:t>n</w:t>
            </w:r>
            <w:r w:rsidR="005B4071">
              <w:t xml:space="preserve">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resource described by the metadata, in which case its value is </w:t>
            </w:r>
            <w:r>
              <w:t xml:space="preserve">identical to </w:t>
            </w:r>
            <w:r w:rsidR="005B4071" w:rsidRPr="00CB2F1D">
              <w:rPr>
                <w:rStyle w:val="ElementxPath"/>
              </w:rPr>
              <w:t>MD_Metadata/dataSetURI</w:t>
            </w:r>
            <w:r w:rsidR="005B4071">
              <w:t>, or it may be a publ</w:t>
            </w:r>
            <w:r w:rsidR="005B4071">
              <w:t>i</w:t>
            </w:r>
            <w:r w:rsidR="005B4071">
              <w:t>cation that is the intellectual source of the described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w:t>
            </w:r>
            <w:proofErr w:type="gramStart"/>
            <w:r w:rsidRPr="00CB2F1D">
              <w:rPr>
                <w:rFonts w:ascii="ArialMT" w:hAnsi="ArialMT" w:cs="ArialMT"/>
              </w:rPr>
              <w:t>:coupledResource</w:t>
            </w:r>
            <w:proofErr w:type="gramEnd"/>
            <w:r w:rsidRPr="00CB2F1D">
              <w:rPr>
                <w:rFonts w:ascii="ArialMT" w:hAnsi="ArialMT" w:cs="ArialMT"/>
              </w:rPr>
              <w:t xml:space="preserv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linking a described service to datasets that the service operates on. As discussed for </w:t>
            </w:r>
            <w:r w:rsidRPr="005B270A">
              <w:rPr>
                <w:rStyle w:val="ElementxPath"/>
              </w:rPr>
              <w:t>fileIdentifier</w:t>
            </w:r>
            <w:r>
              <w:t xml:space="preserve"> (above), this requires that </w:t>
            </w:r>
            <w:proofErr w:type="gramStart"/>
            <w:r>
              <w:t>a</w:t>
            </w:r>
            <w:proofErr w:type="gramEnd"/>
            <w:r>
              <w:t xml:space="preserve">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w:t>
            </w:r>
            <w:r w:rsidR="008D68F0">
              <w:t>n</w:t>
            </w:r>
            <w:r w:rsidR="008D68F0">
              <w:t>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A30C80">
        <w:tc>
          <w:tcPr>
            <w:tcW w:w="1194"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330" w:type="pct"/>
          </w:tcPr>
          <w:p w:rsidR="0032148F" w:rsidRPr="00CB2F1D" w:rsidRDefault="0032148F" w:rsidP="00B24B0F">
            <w:pPr>
              <w:jc w:val="center"/>
            </w:pPr>
            <w:r w:rsidRPr="00CB2F1D">
              <w:t>C-</w:t>
            </w:r>
            <w:r w:rsidR="008D68F0">
              <w:t>X</w:t>
            </w:r>
          </w:p>
        </w:tc>
        <w:tc>
          <w:tcPr>
            <w:tcW w:w="3476"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If description in more than one la</w:t>
            </w:r>
            <w:r w:rsidRPr="00CB2F1D">
              <w:rPr>
                <w:rFonts w:eastAsia="Times New Roman" w:cs="Arial"/>
              </w:rPr>
              <w:t>n</w:t>
            </w:r>
            <w:r w:rsidRPr="00CB2F1D">
              <w:rPr>
                <w:rFonts w:eastAsia="Times New Roman" w:cs="Arial"/>
              </w:rPr>
              <w:t>guage is provided, this property should indicate what those languages are. The primary la</w:t>
            </w:r>
            <w:r w:rsidRPr="00CB2F1D">
              <w:rPr>
                <w:rFonts w:eastAsia="Times New Roman" w:cs="Arial"/>
              </w:rPr>
              <w:t>n</w:t>
            </w:r>
            <w:r w:rsidRPr="00CB2F1D">
              <w:rPr>
                <w:rFonts w:eastAsia="Times New Roman" w:cs="Arial"/>
              </w:rPr>
              <w:t xml:space="preserve">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characterSet</w:t>
            </w:r>
            <w:r w:rsidRPr="00CB2F1D">
              <w:rPr>
                <w:rFonts w:eastAsia="Times New Roman" w:cs="Arial"/>
              </w:rPr>
              <w:t xml:space="preserve"> </w:t>
            </w:r>
            <w:r w:rsidRPr="00CB2F1D">
              <w:rPr>
                <w:rFonts w:eastAsia="Times New Roman" w:cs="Arial"/>
              </w:rPr>
              <w:lastRenderedPageBreak/>
              <w:t xml:space="preserve">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elements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discussion of e</w:t>
            </w:r>
            <w:r w:rsidR="005D3732">
              <w:t>n</w:t>
            </w:r>
            <w:r w:rsidR="005D3732">
              <w:t>coding of codelist values.</w:t>
            </w:r>
            <w:r w:rsidR="00B90B08">
              <w:t xml:space="preserve"> </w:t>
            </w:r>
          </w:p>
          <w:p w:rsidR="00A9724F" w:rsidRPr="00B90B08" w:rsidRDefault="008D68F0" w:rsidP="00FA16A0">
            <w:pPr>
              <w:pStyle w:val="Tableentry"/>
            </w:pPr>
            <w:r>
              <w:t>USGIN Catalogs must harvest and process metadata content in the primary language spec</w:t>
            </w:r>
            <w:r>
              <w:t>i</w:t>
            </w:r>
            <w:r>
              <w:t>fied by MD_Metadata/language and characterSet, and may ignore other language localized content.</w:t>
            </w:r>
          </w:p>
        </w:tc>
      </w:tr>
      <w:tr w:rsidR="005B2A5C" w:rsidRPr="00CB2F1D" w:rsidTr="00F85015">
        <w:trPr>
          <w:cantSplit/>
        </w:trPr>
        <w:tc>
          <w:tcPr>
            <w:tcW w:w="1194" w:type="pct"/>
          </w:tcPr>
          <w:p w:rsidR="0032148F" w:rsidRPr="00CB2F1D" w:rsidRDefault="0032148F" w:rsidP="00A357C8">
            <w:r w:rsidRPr="00CB2F1D">
              <w:lastRenderedPageBreak/>
              <w:t>[role] Resource spatial repr</w:t>
            </w:r>
            <w:r w:rsidRPr="00CB2F1D">
              <w:t>e</w:t>
            </w:r>
            <w:r w:rsidRPr="00CB2F1D">
              <w:t>sentation (O)</w:t>
            </w:r>
          </w:p>
          <w:p w:rsidR="0032148F" w:rsidRPr="00CB2F1D" w:rsidRDefault="0032148F" w:rsidP="00A357C8">
            <w:pPr>
              <w:rPr>
                <w:rStyle w:val="ElementxPath"/>
              </w:rPr>
            </w:pPr>
            <w:r w:rsidRPr="00CB2F1D">
              <w:rPr>
                <w:rStyle w:val="ElementxPath"/>
              </w:rPr>
              <w:t>spatialRepresentationInfo</w:t>
            </w:r>
          </w:p>
        </w:tc>
        <w:tc>
          <w:tcPr>
            <w:tcW w:w="330" w:type="pct"/>
          </w:tcPr>
          <w:p w:rsidR="0032148F" w:rsidRPr="00CB2F1D" w:rsidRDefault="0032148F" w:rsidP="00A357C8">
            <w:pPr>
              <w:jc w:val="center"/>
            </w:pPr>
            <w:r w:rsidRPr="00CB2F1D">
              <w:t>O-O</w:t>
            </w:r>
          </w:p>
        </w:tc>
        <w:tc>
          <w:tcPr>
            <w:tcW w:w="3476"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GIN pr</w:t>
            </w:r>
            <w:r w:rsidRPr="00CB2F1D">
              <w:rPr>
                <w:rFonts w:eastAsia="Times New Roman" w:cs="Arial"/>
              </w:rPr>
              <w:t>o</w:t>
            </w:r>
            <w:r w:rsidRPr="00CB2F1D">
              <w:rPr>
                <w:rFonts w:eastAsia="Times New Roman" w:cs="Arial"/>
              </w:rPr>
              <w:t xml:space="preserve">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w:t>
            </w:r>
            <w:r w:rsidR="0094535C" w:rsidRPr="002C7FBE">
              <w:rPr>
                <w:rStyle w:val="ElementxPath"/>
              </w:rPr>
              <w:t>a</w:t>
            </w:r>
            <w:r w:rsidR="0094535C" w:rsidRPr="002C7FBE">
              <w:rPr>
                <w:rStyle w:val="ElementxPath"/>
              </w:rPr>
              <w:t>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w:t>
            </w:r>
            <w:proofErr w:type="gramStart"/>
            <w:r w:rsidR="00DB31D8" w:rsidRPr="00CB2F1D">
              <w:rPr>
                <w:rStyle w:val="ElementxPath"/>
              </w:rPr>
              <w:t>Georeferenceable</w:t>
            </w:r>
            <w:r w:rsidR="00DB31D8" w:rsidRPr="00CB2F1D">
              <w:rPr>
                <w:rFonts w:eastAsia="Times New Roman" w:cs="Arial"/>
              </w:rPr>
              <w:t xml:space="preserve"> </w:t>
            </w:r>
            <w:r w:rsidR="00DB31D8">
              <w:rPr>
                <w:rFonts w:eastAsia="Times New Roman" w:cs="Arial"/>
              </w:rPr>
              <w:t>)</w:t>
            </w:r>
            <w:proofErr w:type="gramEnd"/>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optionality if these elements are used.</w:t>
            </w:r>
          </w:p>
        </w:tc>
      </w:tr>
      <w:tr w:rsidR="0094535C" w:rsidTr="0094535C">
        <w:trPr>
          <w:cantSplit/>
        </w:trPr>
        <w:tc>
          <w:tcPr>
            <w:tcW w:w="1194"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330" w:type="pct"/>
          </w:tcPr>
          <w:p w:rsidR="0094535C" w:rsidRDefault="002A1495" w:rsidP="00A357C8">
            <w:pPr>
              <w:jc w:val="center"/>
            </w:pPr>
            <w:r>
              <w:t>C</w:t>
            </w:r>
            <w:r w:rsidR="0094535C">
              <w:t>-</w:t>
            </w:r>
            <w:r>
              <w:t>C</w:t>
            </w:r>
          </w:p>
        </w:tc>
        <w:tc>
          <w:tcPr>
            <w:tcW w:w="3476"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 xml:space="preserve">geometryOnly, topology1D, planarGraph, fullPlanarGraph, surfaceGraph, fullSurfaceGraph, topology3D, </w:t>
            </w:r>
            <w:proofErr w:type="gramStart"/>
            <w:r w:rsidRPr="007713B2">
              <w:rPr>
                <w:rStyle w:val="codelist"/>
              </w:rPr>
              <w:t>fullTopology3D</w:t>
            </w:r>
            <w:proofErr w:type="gramEnd"/>
            <w:r w:rsidRPr="007713B2">
              <w:rPr>
                <w:rStyle w:val="codelist"/>
              </w:rPr>
              <w:t>,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w:t>
            </w:r>
            <w:r>
              <w:rPr>
                <w:rFonts w:eastAsia="Times New Roman" w:cs="Arial"/>
                <w:szCs w:val="20"/>
              </w:rPr>
              <w:t>n</w:t>
            </w:r>
            <w:r>
              <w:rPr>
                <w:rFonts w:eastAsia="Times New Roman" w:cs="Arial"/>
                <w:szCs w:val="20"/>
              </w:rPr>
              <w:t>dicate that topological relationships that may be implicit in the encoded vector geometry are explicitly represented (e.g. by correlation tables—left poly, right poly for a polyline) in the d</w:t>
            </w:r>
            <w:r>
              <w:rPr>
                <w:rFonts w:eastAsia="Times New Roman" w:cs="Arial"/>
                <w:szCs w:val="20"/>
              </w:rPr>
              <w:t>a</w:t>
            </w:r>
            <w:r>
              <w:rPr>
                <w:rFonts w:eastAsia="Times New Roman" w:cs="Arial"/>
                <w:szCs w:val="20"/>
              </w:rPr>
              <w:t>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94535C">
        <w:trPr>
          <w:cantSplit/>
        </w:trPr>
        <w:tc>
          <w:tcPr>
            <w:tcW w:w="1194"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330" w:type="pct"/>
          </w:tcPr>
          <w:p w:rsidR="0094535C" w:rsidRDefault="002A1495" w:rsidP="00A357C8">
            <w:pPr>
              <w:jc w:val="center"/>
            </w:pPr>
            <w:r>
              <w:t>C</w:t>
            </w:r>
            <w:r w:rsidR="0094535C">
              <w:t>-</w:t>
            </w:r>
            <w:r>
              <w:t>C</w:t>
            </w:r>
          </w:p>
        </w:tc>
        <w:tc>
          <w:tcPr>
            <w:tcW w:w="3476"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 xml:space="preserve">Provides a geometry type and count for the number of objects of each type. </w:t>
            </w:r>
            <w:proofErr w:type="gramStart"/>
            <w:r w:rsidR="0094535C">
              <w:rPr>
                <w:rFonts w:eastAsia="Times New Roman" w:cs="Arial"/>
                <w:szCs w:val="20"/>
              </w:rPr>
              <w:t>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proofErr w:type="gramEnd"/>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F85015">
        <w:trPr>
          <w:cantSplit/>
        </w:trPr>
        <w:tc>
          <w:tcPr>
            <w:tcW w:w="1194"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330" w:type="pct"/>
          </w:tcPr>
          <w:p w:rsidR="0032148F" w:rsidRPr="00CB2F1D" w:rsidRDefault="0032148F" w:rsidP="00A357C8">
            <w:pPr>
              <w:jc w:val="center"/>
            </w:pPr>
            <w:r w:rsidRPr="00CB2F1D">
              <w:t>O</w:t>
            </w:r>
            <w:r w:rsidR="00893EF8">
              <w:t>-O?</w:t>
            </w:r>
          </w:p>
        </w:tc>
        <w:tc>
          <w:tcPr>
            <w:tcW w:w="3476"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proofErr w:type="gramStart"/>
            <w:r w:rsidRPr="00CB2F1D">
              <w:t>{ (</w:t>
            </w:r>
            <w:proofErr w:type="gramEnd"/>
            <w:r w:rsidRPr="00CB2F1D">
              <w:rPr>
                <w:rStyle w:val="ElementxPath"/>
              </w:rPr>
              <w:t>identificationInfo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proofErr w:type="gramStart"/>
            <w:r w:rsidR="00BD243B" w:rsidRPr="00BD243B">
              <w:rPr>
                <w:rStyle w:val="ElementxPath"/>
              </w:rPr>
              <w:t>..</w:t>
            </w:r>
            <w:proofErr w:type="gramEnd"/>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w:t>
            </w:r>
            <w:proofErr w:type="gramStart"/>
            <w:r w:rsidRPr="00CB2F1D">
              <w:t>) }</w:t>
            </w:r>
            <w:proofErr w:type="gramEnd"/>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encoding of codelist values.</w:t>
            </w:r>
            <w:r w:rsidR="00DE66D8">
              <w:t xml:space="preserve"> </w:t>
            </w:r>
            <w:proofErr w:type="gramStart"/>
            <w:r w:rsidR="007E5B2F">
              <w:t>U</w:t>
            </w:r>
            <w:r w:rsidR="00971F57">
              <w:t>se ISO codelist</w:t>
            </w:r>
            <w:proofErr w:type="gramEnd"/>
            <w:r w:rsidR="00DE66D8">
              <w:t>.</w:t>
            </w:r>
          </w:p>
        </w:tc>
      </w:tr>
      <w:tr w:rsidR="005B2A5C" w:rsidRPr="00CB2F1D" w:rsidTr="00F85015">
        <w:trPr>
          <w:cantSplit/>
        </w:trPr>
        <w:tc>
          <w:tcPr>
            <w:tcW w:w="1194"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330" w:type="pct"/>
          </w:tcPr>
          <w:p w:rsidR="0032148F" w:rsidRPr="00CB2F1D" w:rsidRDefault="0032148F" w:rsidP="00A357C8">
            <w:pPr>
              <w:jc w:val="center"/>
            </w:pPr>
            <w:r w:rsidRPr="00CB2F1D">
              <w:t>C-C</w:t>
            </w:r>
          </w:p>
        </w:tc>
        <w:tc>
          <w:tcPr>
            <w:tcW w:w="3476"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w:t>
            </w:r>
            <w:r w:rsidRPr="00CB2F1D">
              <w:rPr>
                <w:rFonts w:eastAsia="Times New Roman" w:cs="Arial"/>
                <w:color w:val="000000"/>
              </w:rPr>
              <w:t>a</w:t>
            </w:r>
            <w:r w:rsidRPr="00CB2F1D">
              <w:rPr>
                <w:rFonts w:eastAsia="Times New Roman" w:cs="Arial"/>
                <w:color w:val="000000"/>
              </w:rPr>
              <w:t>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41"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w:t>
            </w:r>
            <w:proofErr w:type="gramStart"/>
            <w:r w:rsidRPr="00CB2F1D">
              <w:rPr>
                <w:rFonts w:eastAsia="Times New Roman" w:cs="Arial"/>
                <w:color w:val="000000"/>
              </w:rPr>
              <w:t>:nnnn</w:t>
            </w:r>
            <w:proofErr w:type="gramEnd"/>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w:t>
            </w:r>
            <w:r w:rsidRPr="00CB2F1D">
              <w:rPr>
                <w:rFonts w:eastAsia="Times New Roman" w:cs="Arial"/>
                <w:color w:val="000000"/>
              </w:rPr>
              <w:t>a</w:t>
            </w:r>
            <w:r w:rsidRPr="00CB2F1D">
              <w:rPr>
                <w:rFonts w:eastAsia="Times New Roman" w:cs="Arial"/>
                <w:color w:val="000000"/>
              </w:rPr>
              <w:t>ta using one of the EPSG defined coordinate reference systems if this is possible.</w:t>
            </w:r>
          </w:p>
        </w:tc>
      </w:tr>
      <w:tr w:rsidR="005B2A5C" w:rsidRPr="00CB2F1D" w:rsidTr="00F85015">
        <w:trPr>
          <w:cantSplit/>
        </w:trPr>
        <w:tc>
          <w:tcPr>
            <w:tcW w:w="1194"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330" w:type="pct"/>
          </w:tcPr>
          <w:p w:rsidR="0032148F" w:rsidRPr="00CB2F1D" w:rsidRDefault="0032148F" w:rsidP="00A357C8">
            <w:pPr>
              <w:jc w:val="center"/>
            </w:pPr>
            <w:r w:rsidRPr="00CB2F1D">
              <w:t>X-X</w:t>
            </w:r>
          </w:p>
        </w:tc>
        <w:tc>
          <w:tcPr>
            <w:tcW w:w="3476" w:type="pct"/>
          </w:tcPr>
          <w:p w:rsidR="0032148F" w:rsidRPr="00CB2F1D" w:rsidRDefault="00BA05F1" w:rsidP="00A357C8">
            <w:pPr>
              <w:pStyle w:val="Tableentry"/>
            </w:pPr>
            <w:r>
              <w:t>N</w:t>
            </w:r>
            <w:r w:rsidR="0032148F" w:rsidRPr="00CB2F1D">
              <w:t>ot used in this profile</w:t>
            </w:r>
            <w:r>
              <w:t>.</w:t>
            </w:r>
          </w:p>
        </w:tc>
      </w:tr>
      <w:tr w:rsidR="005B2A5C" w:rsidRPr="00CB2F1D" w:rsidTr="00F85015">
        <w:trPr>
          <w:cantSplit/>
        </w:trPr>
        <w:tc>
          <w:tcPr>
            <w:tcW w:w="1194" w:type="pct"/>
          </w:tcPr>
          <w:p w:rsidR="0032148F" w:rsidRPr="00CB2F1D" w:rsidRDefault="0032148F" w:rsidP="00A357C8">
            <w:r w:rsidRPr="00CB2F1D">
              <w:t>Resource identification info</w:t>
            </w:r>
            <w:r w:rsidRPr="00CB2F1D">
              <w:t>r</w:t>
            </w:r>
            <w:r w:rsidRPr="00CB2F1D">
              <w:t>mation (M)</w:t>
            </w:r>
          </w:p>
          <w:p w:rsidR="0032148F" w:rsidRPr="00CB2F1D" w:rsidRDefault="0032148F" w:rsidP="00A357C8">
            <w:pPr>
              <w:rPr>
                <w:rStyle w:val="ElementxPath"/>
              </w:rPr>
            </w:pPr>
            <w:r w:rsidRPr="00CB2F1D">
              <w:rPr>
                <w:rStyle w:val="ElementxPath"/>
              </w:rPr>
              <w:t>identificationInfo</w:t>
            </w:r>
          </w:p>
        </w:tc>
        <w:tc>
          <w:tcPr>
            <w:tcW w:w="330" w:type="pct"/>
          </w:tcPr>
          <w:p w:rsidR="0032148F" w:rsidRPr="00CB2F1D" w:rsidRDefault="0032148F" w:rsidP="00A357C8">
            <w:pPr>
              <w:jc w:val="center"/>
            </w:pPr>
            <w:r w:rsidRPr="00CB2F1D">
              <w:t>M-M</w:t>
            </w:r>
          </w:p>
        </w:tc>
        <w:tc>
          <w:tcPr>
            <w:tcW w:w="3476" w:type="pct"/>
          </w:tcPr>
          <w:p w:rsidR="0032148F" w:rsidRPr="00CB2F1D" w:rsidRDefault="00820CB1" w:rsidP="00A357C8">
            <w:pPr>
              <w:pStyle w:val="Tableentry"/>
            </w:pPr>
            <w:r w:rsidRPr="00CB2F1D">
              <w:t>C</w:t>
            </w:r>
            <w:r w:rsidR="0032148F" w:rsidRPr="00CB2F1D">
              <w:t>ardinality 1</w:t>
            </w:r>
            <w:proofErr w:type="gramStart"/>
            <w:r w:rsidR="0032148F" w:rsidRPr="00CB2F1D">
              <w:t>..*</w:t>
            </w:r>
            <w:proofErr w:type="gramEnd"/>
            <w:r w:rsidR="0032148F" w:rsidRPr="00CB2F1D">
              <w:t>.</w:t>
            </w:r>
            <w:r w:rsidR="00AE4A8B" w:rsidRPr="00CB2F1D">
              <w:t xml:space="preserve"> The content of this element identifies the described resource.</w:t>
            </w:r>
            <w:r w:rsidR="0032148F" w:rsidRPr="00CB2F1D">
              <w:t xml:space="preserve"> </w:t>
            </w:r>
            <w:r w:rsidR="00722050" w:rsidRPr="00CB2F1D">
              <w:t>For resources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330" w:type="pct"/>
          </w:tcPr>
          <w:p w:rsidR="0032148F" w:rsidRPr="00CB2F1D" w:rsidRDefault="007D7155" w:rsidP="00A357C8">
            <w:pPr>
              <w:jc w:val="center"/>
            </w:pPr>
            <w:r w:rsidRPr="00CB2F1D">
              <w:t>O-O</w:t>
            </w:r>
          </w:p>
        </w:tc>
        <w:tc>
          <w:tcPr>
            <w:tcW w:w="3476"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content.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polygons,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w:t>
            </w:r>
            <w:proofErr w:type="gramStart"/>
            <w:r w:rsidRPr="00CE5A06">
              <w:t>schema</w:t>
            </w:r>
            <w:r>
              <w:t xml:space="preserve"> are</w:t>
            </w:r>
            <w:proofErr w:type="gramEnd"/>
            <w:r w:rsidRPr="00CE5A06">
              <w:t xml:space="preserve"> located at http://www.isotc211.org/2005/gfc/gfc.xsd.  The ISO19139 XML implement</w:t>
            </w:r>
            <w:r w:rsidRPr="00CE5A06">
              <w:t>a</w:t>
            </w:r>
            <w:r w:rsidRPr="00CE5A06">
              <w:t xml:space="preserve">tion of ISO19115 does not allow inclusion of the feature catalog inside the metadata record, but provides a citation element in the </w:t>
            </w:r>
            <w:r>
              <w:rPr>
                <w:rStyle w:val="ElementxPath"/>
              </w:rPr>
              <w:t>gmd</w:t>
            </w:r>
            <w:proofErr w:type="gramStart"/>
            <w:r>
              <w:rPr>
                <w:rStyle w:val="ElementxPath"/>
              </w:rPr>
              <w:t>:contentInfo</w:t>
            </w:r>
            <w:proofErr w:type="gramEnd"/>
            <w:r>
              <w:rPr>
                <w:rStyle w:val="ElementxPath"/>
              </w:rPr>
              <w:t>/gmd:MD_Feature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w:t>
            </w:r>
            <w:r w:rsidRPr="00CE5A06">
              <w:t>l</w:t>
            </w:r>
            <w:r w:rsidRPr="00CE5A06">
              <w:t>ement. The USGIN profile provision is to link to the feature catalog using an xlink</w:t>
            </w:r>
            <w:proofErr w:type="gramStart"/>
            <w:r w:rsidRPr="00CE5A06">
              <w:t>:href</w:t>
            </w:r>
            <w:proofErr w:type="gramEnd"/>
            <w:r w:rsidRPr="00CE5A06">
              <w:t xml:space="preserve"> attri</w:t>
            </w:r>
            <w:r w:rsidRPr="00CE5A06">
              <w:t>b</w:t>
            </w:r>
            <w:r w:rsidRPr="00CE5A06">
              <w:t xml:space="preserve">ute on the </w:t>
            </w:r>
            <w:r w:rsidRPr="00CE5A06">
              <w:rPr>
                <w:rStyle w:val="ElementxPath"/>
              </w:rPr>
              <w:t>gmd:featureCatalogueCitation</w:t>
            </w:r>
            <w:r w:rsidRPr="00CE5A06">
              <w:t>, identified as such by an accompanying xlink:title a</w:t>
            </w:r>
            <w:r w:rsidRPr="00CE5A06">
              <w:t>t</w:t>
            </w:r>
            <w:r w:rsidRPr="00CE5A06">
              <w:t>tribute with the value "Link to ISO19110 feature catalog". Code Example 2 shows reco</w:t>
            </w:r>
            <w:r w:rsidRPr="00CE5A06">
              <w:t>m</w:t>
            </w:r>
            <w:r w:rsidRPr="00CE5A06">
              <w:t>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 xml:space="preserve">Measurement. </w:t>
            </w:r>
            <w:proofErr w:type="gramStart"/>
            <w:r w:rsidR="00B30131" w:rsidRPr="00CB2F1D">
              <w:t>A coverage</w:t>
            </w:r>
            <w:proofErr w:type="gramEnd"/>
            <w:r w:rsidR="00B30131" w:rsidRPr="00CB2F1D">
              <w:t xml:space="preserve"> is a data structure that acts as a function to return values from its range for any d</w:t>
            </w:r>
            <w:r w:rsidR="00B30131" w:rsidRPr="00CB2F1D">
              <w:t>i</w:t>
            </w:r>
            <w:r w:rsidR="00B30131" w:rsidRPr="00CB2F1D">
              <w:t>rect position within its spatiotemporal domain (OGC 07-067r5). Image coverages return va</w:t>
            </w:r>
            <w:r w:rsidR="00B30131" w:rsidRPr="00CB2F1D">
              <w:t>l</w:t>
            </w:r>
            <w:r w:rsidR="00B30131" w:rsidRPr="00CB2F1D">
              <w:t>ues for light intensity in a given wavelength range, thematicClassification coverages return codes corresponding to some domain concept, and physicalMeasurement coverages return values representing some physical quantity like magnetic susceptibility, density, resistivity.</w:t>
            </w:r>
          </w:p>
        </w:tc>
      </w:tr>
      <w:tr w:rsidR="005B2A5C" w:rsidRPr="00CB2F1D" w:rsidTr="00F85015">
        <w:trPr>
          <w:cantSplit/>
        </w:trPr>
        <w:tc>
          <w:tcPr>
            <w:tcW w:w="1194" w:type="pct"/>
          </w:tcPr>
          <w:p w:rsidR="0032148F" w:rsidRPr="00CB2F1D" w:rsidRDefault="0032148F" w:rsidP="00A357C8">
            <w:r w:rsidRPr="00CB2F1D">
              <w:t xml:space="preserve">[role] Resource distribution </w:t>
            </w:r>
            <w:r w:rsidR="00255C7B" w:rsidRPr="00CB2F1D">
              <w:t>i</w:t>
            </w:r>
            <w:r w:rsidR="00255C7B" w:rsidRPr="00CB2F1D">
              <w:t>n</w:t>
            </w:r>
            <w:r w:rsidR="00255C7B" w:rsidRPr="00CB2F1D">
              <w:t xml:space="preserve">formation </w:t>
            </w:r>
            <w:r w:rsidRPr="00CB2F1D">
              <w:t>(O)</w:t>
            </w:r>
          </w:p>
          <w:p w:rsidR="0032148F" w:rsidRPr="00CB2F1D" w:rsidRDefault="0032148F" w:rsidP="00A357C8">
            <w:r w:rsidRPr="00CB2F1D">
              <w:rPr>
                <w:rStyle w:val="ElementxPath"/>
              </w:rPr>
              <w:t>distributionInfo</w:t>
            </w:r>
          </w:p>
        </w:tc>
        <w:tc>
          <w:tcPr>
            <w:tcW w:w="330" w:type="pct"/>
          </w:tcPr>
          <w:p w:rsidR="0032148F" w:rsidRPr="00CB2F1D" w:rsidRDefault="007D7155" w:rsidP="00B24B0F">
            <w:pPr>
              <w:jc w:val="center"/>
            </w:pPr>
            <w:r w:rsidRPr="00CB2F1D">
              <w:t>O-</w:t>
            </w:r>
            <w:r w:rsidR="00AA7062">
              <w:t>M</w:t>
            </w:r>
          </w:p>
        </w:tc>
        <w:tc>
          <w:tcPr>
            <w:tcW w:w="3476"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w:t>
            </w:r>
            <w:r w:rsidR="006E5549" w:rsidRPr="00CB2F1D">
              <w:t>e</w:t>
            </w:r>
            <w:r w:rsidR="006E5549" w:rsidRPr="00CB2F1D">
              <w:t>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w:t>
            </w:r>
            <w:r w:rsidR="00DD1CDB">
              <w:t>o</w:t>
            </w:r>
            <w:r w:rsidR="00DD1CDB">
              <w:t>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F85015">
        <w:trPr>
          <w:cantSplit/>
        </w:trPr>
        <w:tc>
          <w:tcPr>
            <w:tcW w:w="1194"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330" w:type="pct"/>
          </w:tcPr>
          <w:p w:rsidR="00AB3B2D" w:rsidRPr="00CB2F1D" w:rsidDel="00093B6F" w:rsidRDefault="00AB3B2D" w:rsidP="00A357C8">
            <w:pPr>
              <w:jc w:val="center"/>
            </w:pPr>
            <w:r w:rsidRPr="00CB2F1D">
              <w:t>O-</w:t>
            </w:r>
            <w:r w:rsidR="00E35A26" w:rsidRPr="00CB2F1D">
              <w:t>O</w:t>
            </w:r>
          </w:p>
        </w:tc>
        <w:tc>
          <w:tcPr>
            <w:tcW w:w="3476"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w:t>
            </w:r>
            <w:r>
              <w:t>r</w:t>
            </w:r>
            <w:r>
              <w:t>matted string. Pattern for digital resources</w:t>
            </w:r>
            <w:r w:rsidR="00DD1CDB">
              <w:t xml:space="preserve"> that do not have a registered MIME type</w:t>
            </w:r>
            <w:r>
              <w:t xml:space="preserve">: </w:t>
            </w:r>
            <w:r w:rsidRPr="00A5071E">
              <w:rPr>
                <w:rStyle w:val="codelist"/>
              </w:rPr>
              <w:t>[vendor</w:t>
            </w:r>
            <w:proofErr w:type="gramStart"/>
            <w:r w:rsidRPr="00A5071E">
              <w:rPr>
                <w:rStyle w:val="codelist"/>
              </w:rPr>
              <w:t>:ap</w:t>
            </w:r>
            <w:r w:rsidR="00DD1CDB">
              <w:rPr>
                <w:rStyle w:val="codelist"/>
              </w:rPr>
              <w:softHyphen/>
            </w:r>
            <w:r w:rsidRPr="00A5071E">
              <w:rPr>
                <w:rStyle w:val="codelist"/>
              </w:rPr>
              <w:t>plicationName</w:t>
            </w:r>
            <w:proofErr w:type="gramEnd"/>
            <w:r w:rsidRPr="00A5071E">
              <w:rPr>
                <w:rStyle w:val="codelist"/>
              </w:rPr>
              <w:t>]/fileExtension</w:t>
            </w:r>
            <w:r>
              <w:t xml:space="preserve">. The vendor and application names may not be applicable, and could be omitted, but the ‘/’ and file extension should always be present. </w:t>
            </w:r>
          </w:p>
          <w:p w:rsidR="003A5871" w:rsidRDefault="00CE6E7D" w:rsidP="00CE2853">
            <w:pPr>
              <w:numPr>
                <w:ilvl w:val="0"/>
                <w:numId w:val="49"/>
              </w:numPr>
              <w:spacing w:before="0" w:after="0"/>
            </w:pPr>
            <w:r>
              <w:t>If the format consists of a single file, the file extension is a three letter file-type abbrevi</w:t>
            </w:r>
            <w:r>
              <w:t>a</w:t>
            </w:r>
            <w:r>
              <w:t xml:space="preserve">tion assigned by the vendor. </w:t>
            </w:r>
          </w:p>
          <w:p w:rsidR="00AB3B2D" w:rsidRPr="00CB2F1D" w:rsidRDefault="00AB3B2D" w:rsidP="009851E6">
            <w:pPr>
              <w:spacing w:before="0" w:after="0"/>
            </w:pPr>
          </w:p>
        </w:tc>
      </w:tr>
      <w:tr w:rsidR="005B2A5C" w:rsidRPr="00CB2F1D" w:rsidTr="00F85015">
        <w:trPr>
          <w:cantSplit/>
        </w:trPr>
        <w:tc>
          <w:tcPr>
            <w:tcW w:w="1194"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330" w:type="pct"/>
          </w:tcPr>
          <w:p w:rsidR="0039510D" w:rsidRPr="00CB2F1D" w:rsidDel="00093B6F" w:rsidRDefault="00351604" w:rsidP="00A357C8">
            <w:pPr>
              <w:jc w:val="center"/>
            </w:pPr>
            <w:r w:rsidRPr="00CB2F1D">
              <w:t>O-</w:t>
            </w:r>
            <w:r w:rsidR="00AB3B2D" w:rsidRPr="00CB2F1D">
              <w:t>C</w:t>
            </w:r>
          </w:p>
        </w:tc>
        <w:tc>
          <w:tcPr>
            <w:tcW w:w="3476"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F85015">
        <w:trPr>
          <w:cantSplit/>
        </w:trPr>
        <w:tc>
          <w:tcPr>
            <w:tcW w:w="1194"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330" w:type="pct"/>
          </w:tcPr>
          <w:p w:rsidR="0032148F" w:rsidRPr="00CB2F1D" w:rsidRDefault="00FE73C1" w:rsidP="00B24B0F">
            <w:pPr>
              <w:jc w:val="center"/>
            </w:pPr>
            <w:r w:rsidRPr="00CB2F1D">
              <w:t>C-</w:t>
            </w:r>
            <w:r w:rsidR="00E32F04">
              <w:t>M</w:t>
            </w:r>
          </w:p>
        </w:tc>
        <w:tc>
          <w:tcPr>
            <w:tcW w:w="3476"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proofErr w:type="gramStart"/>
            <w:r w:rsidR="00E32F04" w:rsidRPr="007713B2">
              <w:rPr>
                <w:rStyle w:val="codelist"/>
              </w:rPr>
              <w:t>pointOfContact</w:t>
            </w:r>
            <w:r w:rsidR="00E32F04" w:rsidRPr="00E32F04">
              <w:t xml:space="preserve"> "</w:t>
            </w:r>
            <w:proofErr w:type="gramEnd"/>
            <w:r w:rsidR="00E32F04" w:rsidRPr="00E32F04">
              <w:t xml:space="preserve">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acces</w:t>
            </w:r>
            <w:r w:rsidR="00E32F04">
              <w:rPr>
                <w:lang w:eastAsia="ja-JP"/>
              </w:rPr>
              <w:t>s</w:t>
            </w:r>
            <w:r w:rsidR="00E32F04">
              <w:rPr>
                <w:lang w:eastAsia="ja-JP"/>
              </w:rPr>
              <w:t>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w:t>
            </w:r>
            <w:r w:rsidR="00FE73C1" w:rsidRPr="007713B2">
              <w:rPr>
                <w:rStyle w:val="codelist"/>
              </w:rPr>
              <w:t>e</w:t>
            </w:r>
            <w:r w:rsidR="00FE73C1" w:rsidRPr="007713B2">
              <w:rPr>
                <w:rStyle w:val="codelist"/>
              </w:rPr>
              <w:t>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w:t>
            </w:r>
            <w:r w:rsidR="00FB0712" w:rsidRPr="00CB2F1D">
              <w:t>e</w:t>
            </w:r>
            <w:r w:rsidR="00FB0712" w:rsidRPr="00CB2F1D">
              <w:t xml:space="preserv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F85015">
        <w:trPr>
          <w:cantSplit/>
        </w:trPr>
        <w:tc>
          <w:tcPr>
            <w:tcW w:w="1194"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330" w:type="pct"/>
          </w:tcPr>
          <w:p w:rsidR="009E344A" w:rsidRPr="00CB2F1D" w:rsidRDefault="009E344A" w:rsidP="00B24B0F">
            <w:pPr>
              <w:jc w:val="center"/>
            </w:pPr>
            <w:r w:rsidRPr="00CB2F1D">
              <w:t>O-</w:t>
            </w:r>
            <w:r w:rsidR="00E32F04">
              <w:t>C</w:t>
            </w:r>
          </w:p>
        </w:tc>
        <w:tc>
          <w:tcPr>
            <w:tcW w:w="3476"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F85015">
        <w:trPr>
          <w:cantSplit/>
        </w:trPr>
        <w:tc>
          <w:tcPr>
            <w:tcW w:w="1194"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330" w:type="pct"/>
          </w:tcPr>
          <w:p w:rsidR="00033667" w:rsidRPr="00CB2F1D" w:rsidRDefault="00033667" w:rsidP="00B24B0F">
            <w:pPr>
              <w:jc w:val="center"/>
            </w:pPr>
            <w:r w:rsidRPr="00CB2F1D">
              <w:t>O-</w:t>
            </w:r>
            <w:r w:rsidR="00E32F04">
              <w:t>O</w:t>
            </w:r>
          </w:p>
        </w:tc>
        <w:tc>
          <w:tcPr>
            <w:tcW w:w="3476"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8314E9">
        <w:trPr>
          <w:cantSplit/>
        </w:trPr>
        <w:tc>
          <w:tcPr>
            <w:tcW w:w="1194" w:type="pct"/>
          </w:tcPr>
          <w:p w:rsidR="0089267E" w:rsidRPr="00CB2F1D" w:rsidRDefault="0089267E" w:rsidP="008314E9">
            <w:pPr>
              <w:pStyle w:val="Tableentry"/>
            </w:pPr>
            <w:r w:rsidRPr="00CB2F1D">
              <w:t>Resource distribution transfer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330" w:type="pct"/>
          </w:tcPr>
          <w:p w:rsidR="0089267E" w:rsidRPr="00CB2F1D" w:rsidRDefault="0089267E" w:rsidP="008314E9">
            <w:pPr>
              <w:jc w:val="center"/>
            </w:pPr>
            <w:r w:rsidRPr="00CB2F1D">
              <w:t>C-C</w:t>
            </w:r>
          </w:p>
        </w:tc>
        <w:tc>
          <w:tcPr>
            <w:tcW w:w="3476"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xml:space="preserve">’ for instructions on use of this element. </w:t>
            </w:r>
            <w:r w:rsidRPr="0037780D">
              <w:t>If distribution information is included (MD_Distribution is not null), then at least one one MD_Distribution/transferOptions element is required</w:t>
            </w:r>
            <w:r>
              <w:t>.</w:t>
            </w:r>
          </w:p>
        </w:tc>
      </w:tr>
      <w:tr w:rsidR="005B2A5C" w:rsidRPr="00CB2F1D" w:rsidTr="00F85015">
        <w:trPr>
          <w:cantSplit/>
        </w:trPr>
        <w:tc>
          <w:tcPr>
            <w:tcW w:w="1194"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330" w:type="pct"/>
          </w:tcPr>
          <w:p w:rsidR="00093B6F" w:rsidRPr="00CB2F1D" w:rsidRDefault="006C6740" w:rsidP="00A357C8">
            <w:pPr>
              <w:jc w:val="center"/>
            </w:pPr>
            <w:r w:rsidRPr="00CB2F1D">
              <w:t>M</w:t>
            </w:r>
            <w:r w:rsidR="003D4D57" w:rsidRPr="00CB2F1D">
              <w:t>-</w:t>
            </w:r>
            <w:r w:rsidRPr="00CB2F1D">
              <w:t>M</w:t>
            </w:r>
          </w:p>
        </w:tc>
        <w:tc>
          <w:tcPr>
            <w:tcW w:w="3476"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BB7C40">
        <w:trPr>
          <w:cantSplit/>
        </w:trPr>
        <w:tc>
          <w:tcPr>
            <w:tcW w:w="1194"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330" w:type="pct"/>
          </w:tcPr>
          <w:p w:rsidR="00BB7C40" w:rsidRPr="00CB2F1D" w:rsidRDefault="00BB7C40" w:rsidP="00B24B0F">
            <w:pPr>
              <w:jc w:val="center"/>
            </w:pPr>
            <w:r w:rsidRPr="00CB2F1D">
              <w:t>M-</w:t>
            </w:r>
            <w:r w:rsidR="0089267E">
              <w:t>O</w:t>
            </w:r>
          </w:p>
        </w:tc>
        <w:tc>
          <w:tcPr>
            <w:tcW w:w="3476"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w:t>
            </w:r>
            <w:r w:rsidR="0089267E">
              <w:t>d</w:t>
            </w:r>
            <w:r w:rsidR="0089267E">
              <w:t xml:space="preserve">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w:t>
            </w:r>
            <w:proofErr w:type="gramStart"/>
            <w:r w:rsidR="0076401E">
              <w:t>:,</w:t>
            </w:r>
            <w:proofErr w:type="gramEnd"/>
            <w:r w:rsidR="0076401E">
              <w:t xml:space="preserve">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BB7C40">
        <w:trPr>
          <w:cantSplit/>
        </w:trPr>
        <w:tc>
          <w:tcPr>
            <w:tcW w:w="1194"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330" w:type="pct"/>
          </w:tcPr>
          <w:p w:rsidR="00BB7C40" w:rsidRPr="00CB2F1D" w:rsidRDefault="00BB7C40" w:rsidP="00A357C8">
            <w:pPr>
              <w:jc w:val="center"/>
            </w:pPr>
            <w:r>
              <w:t>O-O</w:t>
            </w:r>
          </w:p>
        </w:tc>
        <w:tc>
          <w:tcPr>
            <w:tcW w:w="3476"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values d</w:t>
            </w:r>
            <w:r w:rsidR="0076401E">
              <w:t>e</w:t>
            </w:r>
            <w:r w:rsidR="0076401E">
              <w:t xml:space="preserv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2F3815">
        <w:trPr>
          <w:cantSplit/>
        </w:trPr>
        <w:tc>
          <w:tcPr>
            <w:tcW w:w="1194"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47" w:name="appProfileInTable2"/>
            <w:r w:rsidR="002F3815" w:rsidRPr="00CB2F1D">
              <w:rPr>
                <w:rStyle w:val="ElementxPath"/>
              </w:rPr>
              <w:t>applicationProfile</w:t>
            </w:r>
            <w:bookmarkEnd w:id="47"/>
          </w:p>
        </w:tc>
        <w:tc>
          <w:tcPr>
            <w:tcW w:w="330" w:type="pct"/>
          </w:tcPr>
          <w:p w:rsidR="002F3815" w:rsidRPr="00CB2F1D" w:rsidRDefault="002F3815" w:rsidP="00B24B0F">
            <w:pPr>
              <w:jc w:val="center"/>
            </w:pPr>
            <w:r w:rsidRPr="00CB2F1D">
              <w:t>C-</w:t>
            </w:r>
            <w:r w:rsidR="0089267E">
              <w:t>O</w:t>
            </w:r>
          </w:p>
        </w:tc>
        <w:tc>
          <w:tcPr>
            <w:tcW w:w="3476" w:type="pct"/>
          </w:tcPr>
          <w:p w:rsidR="002F3815" w:rsidRDefault="002F3815" w:rsidP="00A357C8">
            <w:pPr>
              <w:pStyle w:val="Tableentry"/>
            </w:pPr>
            <w:proofErr w:type="gramStart"/>
            <w:r w:rsidRPr="00CB2F1D">
              <w:rPr>
                <w:rStyle w:val="ElementxPath"/>
              </w:rPr>
              <w:t>applicationProfile</w:t>
            </w:r>
            <w:proofErr w:type="gramEnd"/>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w:t>
            </w:r>
            <w:proofErr w:type="gramStart"/>
            <w:r w:rsidRPr="00CB2F1D">
              <w:t>:application</w:t>
            </w:r>
            <w:proofErr w:type="gramEnd"/>
            <w:r w:rsidRPr="00CB2F1D">
              <w:t xml:space="preserve">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F85015">
        <w:trPr>
          <w:cantSplit/>
        </w:trPr>
        <w:tc>
          <w:tcPr>
            <w:tcW w:w="1194"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330" w:type="pct"/>
          </w:tcPr>
          <w:p w:rsidR="006C6740" w:rsidRPr="00CB2F1D" w:rsidRDefault="007E3AD4" w:rsidP="00B24B0F">
            <w:pPr>
              <w:jc w:val="center"/>
            </w:pPr>
            <w:r w:rsidRPr="00CB2F1D">
              <w:t>O-</w:t>
            </w:r>
            <w:r w:rsidR="0089267E">
              <w:t>O</w:t>
            </w:r>
          </w:p>
        </w:tc>
        <w:tc>
          <w:tcPr>
            <w:tcW w:w="3476"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w:t>
            </w:r>
            <w:r w:rsidR="00546806" w:rsidRPr="00CB2F1D">
              <w:t>m</w:t>
            </w:r>
            <w:r w:rsidR="00546806" w:rsidRPr="00CB2F1D">
              <w:t xml:space="preserve">marized in </w:t>
            </w:r>
            <w:r w:rsidR="00877A5A">
              <w:fldChar w:fldCharType="begin"/>
            </w:r>
            <w:r w:rsidR="00877A5A">
              <w:instrText xml:space="preserve"> REF _Ref247443287 \h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w:t>
            </w:r>
            <w:r w:rsidRPr="00CB2F1D">
              <w:t>r</w:t>
            </w:r>
            <w:r w:rsidRPr="00CB2F1D">
              <w:t>vice should be separate metadata record with the dataset(s) exposed through the service identified in the service metadata record as coupledResources.</w:t>
            </w:r>
            <w:r w:rsidR="001E3FA7">
              <w:t xml:space="preserve"> </w:t>
            </w:r>
          </w:p>
        </w:tc>
      </w:tr>
      <w:tr w:rsidR="005B2A5C" w:rsidRPr="00CB2F1D" w:rsidTr="00F85015">
        <w:trPr>
          <w:cantSplit/>
        </w:trPr>
        <w:tc>
          <w:tcPr>
            <w:tcW w:w="1194" w:type="pct"/>
          </w:tcPr>
          <w:p w:rsidR="0032148F" w:rsidRPr="00CB2F1D" w:rsidRDefault="0032148F" w:rsidP="00A357C8">
            <w:r w:rsidRPr="00CB2F1D">
              <w:t>[role] Data quality information (O)</w:t>
            </w:r>
          </w:p>
          <w:p w:rsidR="0032148F" w:rsidRPr="00CB2F1D" w:rsidRDefault="0032148F" w:rsidP="00A357C8">
            <w:pPr>
              <w:rPr>
                <w:rStyle w:val="ElementxPath"/>
              </w:rPr>
            </w:pPr>
            <w:r w:rsidRPr="00CB2F1D">
              <w:rPr>
                <w:rStyle w:val="ElementxPath"/>
              </w:rPr>
              <w:t>dataQualityInfo</w:t>
            </w:r>
          </w:p>
        </w:tc>
        <w:tc>
          <w:tcPr>
            <w:tcW w:w="330" w:type="pct"/>
          </w:tcPr>
          <w:p w:rsidR="0032148F" w:rsidRPr="00CB2F1D" w:rsidRDefault="008A0416" w:rsidP="00B24B0F">
            <w:pPr>
              <w:jc w:val="center"/>
            </w:pPr>
            <w:r w:rsidRPr="00CB2F1D">
              <w:t>C-</w:t>
            </w:r>
            <w:r w:rsidR="00FB2D36">
              <w:t>O</w:t>
            </w:r>
          </w:p>
        </w:tc>
        <w:tc>
          <w:tcPr>
            <w:tcW w:w="3476"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proofErr w:type="gramStart"/>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proofErr w:type="gramEnd"/>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w:t>
            </w:r>
            <w:r w:rsidR="00FB0BF1" w:rsidRPr="00F133DC">
              <w:rPr>
                <w:rStyle w:val="codelist"/>
              </w:rPr>
              <w:t>t</w:t>
            </w:r>
            <w:r w:rsidR="00FB0BF1" w:rsidRPr="00F133DC">
              <w:rPr>
                <w:rStyle w:val="codelist"/>
              </w:rPr>
              <w: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F85015">
        <w:trPr>
          <w:cantSplit/>
        </w:trPr>
        <w:tc>
          <w:tcPr>
            <w:tcW w:w="1194"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330" w:type="pct"/>
          </w:tcPr>
          <w:p w:rsidR="00FB0BF1" w:rsidRPr="00CB2F1D" w:rsidRDefault="004C518A" w:rsidP="00A357C8">
            <w:pPr>
              <w:jc w:val="center"/>
            </w:pPr>
            <w:r w:rsidRPr="00CB2F1D">
              <w:t>C-C</w:t>
            </w:r>
          </w:p>
        </w:tc>
        <w:tc>
          <w:tcPr>
            <w:tcW w:w="3476"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data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 xml:space="preserve">collectionHardware, collectionSession, dataset, series, nonGeographicDataset, dimensionGroup, fieldSession, software, service, model, </w:t>
            </w:r>
            <w:proofErr w:type="gramStart"/>
            <w:r w:rsidR="002C4BA3" w:rsidRPr="00F133DC">
              <w:rPr>
                <w:rStyle w:val="codelist"/>
              </w:rPr>
              <w:t>tile</w:t>
            </w:r>
            <w:proofErr w:type="gramEnd"/>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FB0BF1" w:rsidRPr="00CB2F1D" w:rsidRDefault="00FB0BF1" w:rsidP="00A357C8">
            <w:pPr>
              <w:pStyle w:val="Tableentry"/>
            </w:pPr>
          </w:p>
        </w:tc>
      </w:tr>
      <w:tr w:rsidR="005B2A5C" w:rsidRPr="00CB2F1D" w:rsidTr="00F85015">
        <w:trPr>
          <w:cantSplit/>
        </w:trPr>
        <w:tc>
          <w:tcPr>
            <w:tcW w:w="1194"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330" w:type="pct"/>
          </w:tcPr>
          <w:p w:rsidR="004903F9" w:rsidRPr="00CB2F1D" w:rsidDel="004903F9" w:rsidRDefault="009A0D20" w:rsidP="00B24B0F">
            <w:pPr>
              <w:jc w:val="center"/>
            </w:pPr>
            <w:r w:rsidRPr="00CB2F1D">
              <w:t>C-</w:t>
            </w:r>
            <w:r w:rsidR="00FB2D36">
              <w:t>X</w:t>
            </w:r>
          </w:p>
        </w:tc>
        <w:tc>
          <w:tcPr>
            <w:tcW w:w="3476"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 xml:space="preserve">Data </w:t>
            </w:r>
            <w:proofErr w:type="gramStart"/>
            <w:r w:rsidRPr="00FB2D36">
              <w:rPr>
                <w:i/>
              </w:rPr>
              <w:t>Quality</w:t>
            </w:r>
            <w:r w:rsidR="008C7CC9">
              <w:t xml:space="preserve">  for</w:t>
            </w:r>
            <w:proofErr w:type="gramEnd"/>
            <w:r w:rsidR="008C7CC9">
              <w:t xml:space="preserve"> more discussion of levelDescription.</w:t>
            </w:r>
          </w:p>
        </w:tc>
      </w:tr>
      <w:tr w:rsidR="005B2A5C" w:rsidRPr="00CB2F1D" w:rsidTr="00F85015">
        <w:trPr>
          <w:cantSplit/>
        </w:trPr>
        <w:tc>
          <w:tcPr>
            <w:tcW w:w="1194"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330" w:type="pct"/>
          </w:tcPr>
          <w:p w:rsidR="00190248" w:rsidRPr="00CB2F1D" w:rsidRDefault="00190248" w:rsidP="00A357C8">
            <w:pPr>
              <w:jc w:val="center"/>
            </w:pPr>
            <w:r w:rsidRPr="00CB2F1D">
              <w:t>C-C</w:t>
            </w:r>
          </w:p>
        </w:tc>
        <w:tc>
          <w:tcPr>
            <w:tcW w:w="3476"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w:t>
            </w:r>
            <w:proofErr w:type="gramStart"/>
            <w:r w:rsidRPr="00A273CD">
              <w:rPr>
                <w:rStyle w:val="ElementxPath"/>
              </w:rPr>
              <w:t>DataQuality</w:t>
            </w:r>
            <w:r>
              <w:rPr>
                <w:rStyle w:val="ElementxPath"/>
              </w:rPr>
              <w:t>[</w:t>
            </w:r>
            <w:proofErr w:type="gramEnd"/>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w:t>
            </w:r>
            <w:r w:rsidRPr="007C0B9D">
              <w:t>n</w:t>
            </w:r>
            <w:r w:rsidRPr="007C0B9D">
              <w:t>sidered meaningful in this context.</w:t>
            </w:r>
          </w:p>
          <w:p w:rsidR="00190248" w:rsidRDefault="008314E9" w:rsidP="00A357C8">
            <w:pPr>
              <w:pStyle w:val="Tableentry"/>
            </w:pPr>
            <w:r>
              <w:t xml:space="preserve">Other data quality information should be preserved by USGIN catalogs harvesting metadata that includes these elements, and presented when the user views the full metadata record.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evaluationMethodD</w:t>
            </w:r>
            <w:r w:rsidR="00190248" w:rsidRPr="00CB2F1D">
              <w:rPr>
                <w:rStyle w:val="ElementxPath"/>
              </w:rPr>
              <w:t>e</w:t>
            </w:r>
            <w:r w:rsidR="00190248" w:rsidRPr="00CB2F1D">
              <w:rPr>
                <w:rStyle w:val="ElementxPath"/>
              </w:rPr>
              <w:t>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el</w:t>
            </w:r>
            <w:r w:rsidR="00190248" w:rsidRPr="00CB2F1D">
              <w:t>e</w:t>
            </w:r>
            <w:r w:rsidR="00190248" w:rsidRPr="00CB2F1D">
              <w:t xml:space="preserv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proofErr w:type="gramStart"/>
            <w:r w:rsidR="00190248" w:rsidRPr="00CB2F1D">
              <w:t>is</w:t>
            </w:r>
            <w:proofErr w:type="gramEnd"/>
            <w:r w:rsidR="00190248" w:rsidRPr="00CB2F1D">
              <w:t xml:space="preserve">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F85015">
        <w:trPr>
          <w:cantSplit/>
        </w:trPr>
        <w:tc>
          <w:tcPr>
            <w:tcW w:w="1194"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330" w:type="pct"/>
          </w:tcPr>
          <w:p w:rsidR="0032148F" w:rsidRPr="00CB2F1D" w:rsidRDefault="004903F9" w:rsidP="00B24B0F">
            <w:pPr>
              <w:jc w:val="center"/>
            </w:pPr>
            <w:r w:rsidRPr="00CB2F1D">
              <w:t>C-</w:t>
            </w:r>
            <w:r w:rsidR="008314E9">
              <w:t>O</w:t>
            </w:r>
          </w:p>
        </w:tc>
        <w:tc>
          <w:tcPr>
            <w:tcW w:w="3476"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F85015">
        <w:trPr>
          <w:cantSplit/>
        </w:trPr>
        <w:tc>
          <w:tcPr>
            <w:tcW w:w="1194"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330" w:type="pct"/>
          </w:tcPr>
          <w:p w:rsidR="008F60FB" w:rsidRPr="00CB2F1D" w:rsidRDefault="008F60FB" w:rsidP="00A357C8">
            <w:pPr>
              <w:jc w:val="center"/>
            </w:pPr>
            <w:r>
              <w:t>C-C</w:t>
            </w:r>
          </w:p>
        </w:tc>
        <w:tc>
          <w:tcPr>
            <w:tcW w:w="3476"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w:t>
            </w:r>
            <w:proofErr w:type="gramStart"/>
            <w:r>
              <w:t xml:space="preserve">a </w:t>
            </w:r>
            <w:r w:rsidR="008C7CC9">
              <w:t xml:space="preserve"> </w:t>
            </w:r>
            <w:r w:rsidR="00EE6EBE">
              <w:t>"</w:t>
            </w:r>
            <w:proofErr w:type="gramEnd"/>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F85015">
        <w:trPr>
          <w:cantSplit/>
        </w:trPr>
        <w:tc>
          <w:tcPr>
            <w:tcW w:w="1194"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w:t>
            </w:r>
            <w:proofErr w:type="gramStart"/>
            <w:r w:rsidRPr="00CB2F1D">
              <w:rPr>
                <w:rStyle w:val="ElementxPath"/>
              </w:rPr>
              <w:t>sourceExtent</w:t>
            </w:r>
            <w:r w:rsidRPr="00CB2F1D">
              <w:t xml:space="preserve">  are</w:t>
            </w:r>
            <w:proofErr w:type="gramEnd"/>
            <w:r w:rsidRPr="00CB2F1D">
              <w:t xml:space="preserv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w:t>
            </w:r>
            <w:proofErr w:type="gramStart"/>
            <w:r w:rsidRPr="00CB2F1D">
              <w:t>&lt;;</w:t>
            </w:r>
            <w:proofErr w:type="gramEnd"/>
            <w:r w:rsidRPr="00CB2F1D">
              <w:t xml:space="preserve">&gt;&lt;blank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provides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INCITS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USGIN recommended practice is d</w:t>
            </w:r>
            <w:r w:rsidR="00D94CB7" w:rsidRPr="00CB2F1D">
              <w:t>e</w:t>
            </w:r>
            <w:r w:rsidR="00D94CB7" w:rsidRPr="00CB2F1D">
              <w:t xml:space="preserv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330" w:type="pct"/>
          </w:tcPr>
          <w:p w:rsidR="009601AB" w:rsidRPr="00CB2F1D" w:rsidRDefault="009601AB" w:rsidP="00B24B0F">
            <w:pPr>
              <w:jc w:val="center"/>
            </w:pPr>
            <w:r w:rsidRPr="00CB2F1D">
              <w:t>C-</w:t>
            </w:r>
            <w:r w:rsidR="00DB5D27">
              <w:t>O</w:t>
            </w:r>
          </w:p>
        </w:tc>
        <w:tc>
          <w:tcPr>
            <w:tcW w:w="3476"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inputs to a process, and </w:t>
            </w:r>
            <w:r w:rsidR="00FE320C" w:rsidRPr="00CB2F1D">
              <w:rPr>
                <w:rStyle w:val="ElementxPath"/>
              </w:rPr>
              <w:t>processStep</w:t>
            </w:r>
            <w:r w:rsidRPr="00CB2F1D">
              <w:t xml:space="preserve"> associations from a source element link an output resource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F85015">
        <w:trPr>
          <w:cantSplit/>
        </w:trPr>
        <w:tc>
          <w:tcPr>
            <w:tcW w:w="1194" w:type="pct"/>
          </w:tcPr>
          <w:p w:rsidR="0032148F" w:rsidRPr="00CB2F1D" w:rsidRDefault="0032148F" w:rsidP="00A357C8">
            <w:r w:rsidRPr="00CB2F1D">
              <w:t xml:space="preserve">[role] Portrayal </w:t>
            </w:r>
            <w:r w:rsidR="00C77761" w:rsidRPr="00CB2F1D">
              <w:t>catalog</w:t>
            </w:r>
            <w:r w:rsidRPr="00CB2F1D">
              <w:t xml:space="preserve"> info</w:t>
            </w:r>
            <w:r w:rsidRPr="00CB2F1D">
              <w:t>r</w:t>
            </w:r>
            <w:r w:rsidRPr="00CB2F1D">
              <w:t>mation (O)</w:t>
            </w:r>
          </w:p>
          <w:p w:rsidR="0032148F" w:rsidRPr="00CB2F1D" w:rsidRDefault="0032148F" w:rsidP="00A357C8">
            <w:r w:rsidRPr="00CB2F1D">
              <w:rPr>
                <w:rStyle w:val="ElementxPath"/>
              </w:rPr>
              <w:t>portrayalCatalogueInfo</w:t>
            </w:r>
          </w:p>
        </w:tc>
        <w:tc>
          <w:tcPr>
            <w:tcW w:w="330" w:type="pct"/>
          </w:tcPr>
          <w:p w:rsidR="0032148F" w:rsidRPr="00CB2F1D" w:rsidRDefault="00214F1B" w:rsidP="00A357C8">
            <w:pPr>
              <w:jc w:val="center"/>
            </w:pPr>
            <w:r w:rsidRPr="00CB2F1D">
              <w:t>O-O</w:t>
            </w:r>
          </w:p>
        </w:tc>
        <w:tc>
          <w:tcPr>
            <w:tcW w:w="3476" w:type="pct"/>
          </w:tcPr>
          <w:p w:rsidR="0032148F" w:rsidRPr="00CB2F1D" w:rsidRDefault="00D94CB7" w:rsidP="00B24B0F">
            <w:pPr>
              <w:pStyle w:val="Tableentry"/>
            </w:pPr>
            <w:proofErr w:type="gramStart"/>
            <w:r w:rsidRPr="00CB2F1D">
              <w:rPr>
                <w:rStyle w:val="ElementxPath"/>
              </w:rPr>
              <w:t>portrayalCatalogueInfo/MD_PortrayalCatalogReference/portrayalCatalogueCitation/</w:t>
            </w:r>
            <w:r w:rsidR="00214F1B" w:rsidRPr="00CB2F1D">
              <w:rPr>
                <w:rStyle w:val="ElementxPath"/>
              </w:rPr>
              <w:t>CI_Citation</w:t>
            </w:r>
            <w:proofErr w:type="gramEnd"/>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w:t>
            </w:r>
            <w:r w:rsidR="002D343C" w:rsidRPr="00CB2F1D">
              <w:t>r</w:t>
            </w:r>
            <w:r w:rsidR="002D343C" w:rsidRPr="00CB2F1D">
              <w:t xml:space="preserve">trayal </w:t>
            </w:r>
            <w:r w:rsidR="00ED6F83" w:rsidRPr="00CB2F1D">
              <w:t>catalog</w:t>
            </w:r>
            <w:r w:rsidR="002D343C" w:rsidRPr="00CB2F1D">
              <w:t xml:space="preserve"> is a collection of defined symbols used to depict, to humans, features on a map. No documentation in ISO19115 about how this is supposed to work. ISO 19117 d</w:t>
            </w:r>
            <w:r w:rsidR="002D343C" w:rsidRPr="00CB2F1D">
              <w:t>e</w:t>
            </w:r>
            <w:r w:rsidR="002D343C" w:rsidRPr="00CB2F1D">
              <w:t>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F85015">
        <w:trPr>
          <w:cantSplit/>
        </w:trPr>
        <w:tc>
          <w:tcPr>
            <w:tcW w:w="1194"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330" w:type="pct"/>
          </w:tcPr>
          <w:p w:rsidR="0032148F" w:rsidRPr="00CB2F1D" w:rsidRDefault="0032148F" w:rsidP="00A357C8">
            <w:pPr>
              <w:jc w:val="center"/>
            </w:pPr>
            <w:r w:rsidRPr="00CB2F1D">
              <w:t>O-O</w:t>
            </w:r>
          </w:p>
        </w:tc>
        <w:tc>
          <w:tcPr>
            <w:tcW w:w="3476"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access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w:t>
            </w:r>
            <w:proofErr w:type="gramStart"/>
            <w:r w:rsidR="00F26244">
              <w:t xml:space="preserve">codelist </w:t>
            </w:r>
            <w:r w:rsidR="00F26244" w:rsidRPr="00CB2F1D">
              <w:t xml:space="preserve"> </w:t>
            </w:r>
            <w:r w:rsidRPr="00CB2F1D">
              <w:t>values</w:t>
            </w:r>
            <w:proofErr w:type="gramEnd"/>
            <w:r w:rsidRPr="00CB2F1D">
              <w:t xml:space="preserve">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proofErr w:type="gramStart"/>
            <w:r w:rsidRPr="00CB2F1D">
              <w:rPr>
                <w:rStyle w:val="ElementxPath"/>
              </w:rPr>
              <w:t>otherConstraints</w:t>
            </w:r>
            <w:proofErr w:type="gramEnd"/>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tc>
      </w:tr>
      <w:tr w:rsidR="005B2A5C" w:rsidRPr="00CB2F1D" w:rsidTr="00F85015">
        <w:trPr>
          <w:cantSplit/>
        </w:trPr>
        <w:tc>
          <w:tcPr>
            <w:tcW w:w="1194"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330" w:type="pct"/>
          </w:tcPr>
          <w:p w:rsidR="0032148F" w:rsidRPr="00CB2F1D" w:rsidRDefault="009D3549" w:rsidP="00A357C8">
            <w:pPr>
              <w:jc w:val="center"/>
            </w:pPr>
            <w:r w:rsidRPr="00CB2F1D">
              <w:t>O-O</w:t>
            </w:r>
          </w:p>
        </w:tc>
        <w:tc>
          <w:tcPr>
            <w:tcW w:w="3476"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also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w:t>
            </w:r>
            <w:r w:rsidR="002D2FC8" w:rsidRPr="00CB2F1D">
              <w:rPr>
                <w:rStyle w:val="ElementxPath"/>
              </w:rPr>
              <w:t>t</w:t>
            </w:r>
            <w:r w:rsidR="002D2FC8" w:rsidRPr="00CB2F1D">
              <w:rPr>
                <w:rStyle w:val="ElementxPath"/>
              </w:rPr>
              <w:t>wareDevelopmentFile</w:t>
            </w:r>
            <w:r w:rsidR="00CE0D79" w:rsidRPr="00CB2F1D">
              <w:t xml:space="preserve">. </w:t>
            </w:r>
            <w:r w:rsidR="0074397A" w:rsidRPr="00CB2F1D">
              <w:t xml:space="preserve">Multiple applicationSchemaInfo elements may be used for different presentations of a single schema, or for different kinds of schema (e.g. physical, logical, </w:t>
            </w:r>
            <w:proofErr w:type="gramStart"/>
            <w:r w:rsidR="0074397A" w:rsidRPr="00CB2F1D">
              <w:t>conceptual</w:t>
            </w:r>
            <w:proofErr w:type="gramEnd"/>
            <w:r w:rsidR="0074397A" w:rsidRPr="00CB2F1D">
              <w:t>).</w:t>
            </w:r>
          </w:p>
        </w:tc>
      </w:tr>
      <w:tr w:rsidR="005B2A5C" w:rsidRPr="00CB2F1D" w:rsidTr="00F85015">
        <w:trPr>
          <w:cantSplit/>
        </w:trPr>
        <w:tc>
          <w:tcPr>
            <w:tcW w:w="1194"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330" w:type="pct"/>
          </w:tcPr>
          <w:p w:rsidR="0032148F" w:rsidRPr="00CB2F1D" w:rsidRDefault="0025660E" w:rsidP="00A357C8">
            <w:pPr>
              <w:jc w:val="center"/>
            </w:pPr>
            <w:r w:rsidRPr="00CB2F1D">
              <w:t>O-O</w:t>
            </w:r>
          </w:p>
        </w:tc>
        <w:tc>
          <w:tcPr>
            <w:tcW w:w="3476" w:type="pct"/>
          </w:tcPr>
          <w:p w:rsidR="0032148F" w:rsidRDefault="007F3643" w:rsidP="00B24B0F">
            <w:pPr>
              <w:pStyle w:val="Tableentry"/>
            </w:pPr>
            <w:r w:rsidRPr="00CB2F1D">
              <w:t>This element provides information about the maintenance schedule or history of the metad</w:t>
            </w:r>
            <w:r w:rsidRPr="00CB2F1D">
              <w:t>a</w:t>
            </w:r>
            <w:r w:rsidRPr="00CB2F1D">
              <w:t xml:space="preserve">ta record. Only one </w:t>
            </w:r>
            <w:r w:rsidRPr="00CB2F1D">
              <w:rPr>
                <w:rStyle w:val="ElementxPath"/>
              </w:rPr>
              <w:t>MD_MaintenanceInformation</w:t>
            </w:r>
            <w:r w:rsidRPr="00CB2F1D">
              <w:t xml:space="preserve"> element may be included, with </w:t>
            </w:r>
            <w:r w:rsidR="001B025D" w:rsidRPr="00CB2F1D">
              <w:t xml:space="preserve">a required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weekly, fortnightly, monthly, quarterly, biannually, annually, asNeeded, irregular,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provi</w:t>
            </w:r>
            <w:r w:rsidR="003E724C">
              <w:t>d</w:t>
            </w:r>
            <w:r w:rsidR="003E724C">
              <w:t>ed.</w:t>
            </w:r>
          </w:p>
        </w:tc>
      </w:tr>
      <w:tr w:rsidR="005B2A5C" w:rsidRPr="00CB2F1D" w:rsidTr="00F85015">
        <w:trPr>
          <w:cantSplit/>
        </w:trPr>
        <w:tc>
          <w:tcPr>
            <w:tcW w:w="1194"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impl</w:t>
            </w:r>
            <w:r w:rsidRPr="00CB2F1D">
              <w:t>e</w:t>
            </w:r>
            <w:r w:rsidRPr="00CB2F1D">
              <w:t>ment the metadata application model in ISO19115:2003 Figure 3, which is a UML class di</w:t>
            </w:r>
            <w:r w:rsidRPr="00CB2F1D">
              <w:t>a</w:t>
            </w:r>
            <w:r w:rsidRPr="00CB2F1D">
              <w:t xml:space="preserve">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330" w:type="pct"/>
          </w:tcPr>
          <w:p w:rsidR="0032148F" w:rsidRPr="00CB2F1D" w:rsidRDefault="0032148F" w:rsidP="00A357C8">
            <w:pPr>
              <w:jc w:val="center"/>
            </w:pPr>
            <w:r w:rsidRPr="00CB2F1D">
              <w:t>X-X</w:t>
            </w:r>
          </w:p>
        </w:tc>
        <w:tc>
          <w:tcPr>
            <w:tcW w:w="3476"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type description (O)</w:t>
            </w:r>
          </w:p>
          <w:p w:rsidR="0032148F" w:rsidRPr="00CB2F1D" w:rsidRDefault="0032148F" w:rsidP="00A357C8">
            <w:r w:rsidRPr="00CB2F1D">
              <w:rPr>
                <w:rStyle w:val="ElementxPath"/>
              </w:rPr>
              <w:t>featureType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F85015">
        <w:trPr>
          <w:cantSplit/>
        </w:trPr>
        <w:tc>
          <w:tcPr>
            <w:tcW w:w="1194"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330" w:type="pct"/>
          </w:tcPr>
          <w:p w:rsidR="0032148F" w:rsidRPr="00CB2F1D" w:rsidRDefault="0032148F" w:rsidP="00A357C8">
            <w:pPr>
              <w:jc w:val="center"/>
            </w:pPr>
            <w:r w:rsidRPr="00CB2F1D">
              <w:t>X-X</w:t>
            </w:r>
          </w:p>
        </w:tc>
        <w:tc>
          <w:tcPr>
            <w:tcW w:w="3476"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9"/>
    </w:tbl>
    <w:p w:rsidR="0094658D" w:rsidRDefault="0094658D" w:rsidP="00A357C8"/>
    <w:p w:rsidR="0094658D" w:rsidRPr="0094658D" w:rsidRDefault="0094658D" w:rsidP="00A357C8">
      <w:r>
        <w:br w:type="page"/>
      </w:r>
      <w:r w:rsidR="006C2E36" w:rsidRPr="0094658D">
        <w:lastRenderedPageBreak/>
        <w:t xml:space="preserve"> </w:t>
      </w:r>
    </w:p>
    <w:p w:rsidR="000B22CD" w:rsidRPr="009851E6" w:rsidRDefault="006C2E36" w:rsidP="00A357C8">
      <w:pPr>
        <w:pStyle w:val="Heading2"/>
        <w:rPr>
          <w:highlight w:val="yellow"/>
        </w:rPr>
      </w:pPr>
      <w:bookmarkStart w:id="48" w:name="_Toc357168926"/>
      <w:r w:rsidRPr="009851E6">
        <w:rPr>
          <w:highlight w:val="yellow"/>
        </w:rPr>
        <w:t>Dataset Identification properties (MD_DataIdentification)</w:t>
      </w:r>
      <w:bookmarkEnd w:id="48"/>
    </w:p>
    <w:p w:rsidR="00B24B0F" w:rsidRDefault="009A7B3E" w:rsidP="00A357C8">
      <w:pPr>
        <w:keepLines/>
      </w:pPr>
      <w:r>
        <w:t xml:space="preserve">The difference between metadata for </w:t>
      </w:r>
      <w:proofErr w:type="gramStart"/>
      <w:r>
        <w:t>services,</w:t>
      </w:r>
      <w:proofErr w:type="gramEnd"/>
      <w:r>
        <w:t xml:space="preserve">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w:t>
      </w:r>
      <w:proofErr w:type="gramStart"/>
      <w:r w:rsidR="00B24B0F" w:rsidRPr="00CB2F1D">
        <w:rPr>
          <w:rStyle w:val="ElementxPath"/>
        </w:rPr>
        <w:t>DataIdentification</w:t>
      </w:r>
      <w:r w:rsidR="00B24B0F">
        <w:t xml:space="preserve">  for</w:t>
      </w:r>
      <w:proofErr w:type="gramEnd"/>
      <w:r w:rsidR="00B24B0F">
        <w:t xml:space="preserve">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 xml:space="preserve">Note that the USGIN approach to metadata is predicated on the idea that the </w:t>
      </w:r>
      <w:proofErr w:type="gramStart"/>
      <w:r>
        <w:t>users</w:t>
      </w:r>
      <w:proofErr w:type="gramEnd"/>
      <w:r>
        <w:t xml:space="preserve">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w:t>
      </w:r>
      <w:proofErr w:type="gramStart"/>
      <w:r>
        <w:t>OpenSearch</w:t>
      </w:r>
      <w:proofErr w:type="gramEnd"/>
      <w:r>
        <w:t xml:space="preserve"> Description) that client software is more likely to understand tha</w:t>
      </w:r>
      <w:r w:rsidR="003B274D">
        <w:t>n</w:t>
      </w:r>
      <w:r>
        <w:t xml:space="preserve"> an ISO SV_ServiceIdentification element.</w:t>
      </w:r>
    </w:p>
    <w:p w:rsidR="00D371AD" w:rsidRDefault="00D371AD" w:rsidP="0008310B">
      <w:pPr>
        <w:pStyle w:val="Caption"/>
      </w:pPr>
      <w:bookmarkStart w:id="49" w:name="_Ref247946296"/>
      <w:bookmarkStart w:id="50" w:name="_Ref247946287"/>
      <w:bookmarkStart w:id="51" w:name="_Toc277856262"/>
      <w:proofErr w:type="gramStart"/>
      <w:r>
        <w:t xml:space="preserve">Table </w:t>
      </w:r>
      <w:fldSimple w:instr=" SEQ Table \* ARABIC ">
        <w:r w:rsidR="00877F9F">
          <w:rPr>
            <w:noProof/>
          </w:rPr>
          <w:t>3</w:t>
        </w:r>
      </w:fldSimple>
      <w:bookmarkEnd w:id="49"/>
      <w:r>
        <w:t>.</w:t>
      </w:r>
      <w:proofErr w:type="gramEnd"/>
      <w:r>
        <w:t xml:space="preserve"> Dataset Identification properties (MD_DataIdentification)</w:t>
      </w:r>
      <w:bookmarkEnd w:id="50"/>
      <w:bookmarkEnd w:id="51"/>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w:t>
            </w:r>
            <w:proofErr w:type="gramStart"/>
            <w:r w:rsidRPr="0042550F">
              <w:t>:date</w:t>
            </w:r>
            <w:r w:rsidR="001902C6" w:rsidRPr="009851E6">
              <w:t>Time</w:t>
            </w:r>
            <w:proofErr w:type="gramEnd"/>
            <w:r w:rsidRPr="00C41287">
              <w:t xml:space="preserve"> data type, </w:t>
            </w:r>
            <w:r w:rsidR="001902C6" w:rsidRPr="00C41287">
              <w:t>The dateTime data type is specified in the following form "YYYY-MM-DDThh:mm:ss"</w:t>
            </w:r>
            <w:r w:rsidRPr="0042550F">
              <w:t xml:space="preserve">. </w:t>
            </w:r>
            <w:proofErr w:type="gramStart"/>
            <w:r w:rsidRPr="0042550F">
              <w:rPr>
                <w:rStyle w:val="ElementxPath"/>
              </w:rPr>
              <w:t>timezoneOffset</w:t>
            </w:r>
            <w:proofErr w:type="gramEnd"/>
            <w:r w:rsidRPr="0042550F">
              <w:t xml:space="preserve"> </w:t>
            </w:r>
            <w:r w:rsidR="001902C6">
              <w:t>is</w:t>
            </w:r>
            <w:r w:rsidR="001902C6" w:rsidRPr="00C41287">
              <w:t xml:space="preserve"> </w:t>
            </w:r>
            <w:r w:rsidRPr="00C41287">
              <w:t>o</w:t>
            </w:r>
            <w:r w:rsidRPr="005A7A1B">
              <w:t xml:space="preserve">ptional </w:t>
            </w:r>
            <w:r w:rsidRPr="0042550F">
              <w:t>(</w:t>
            </w:r>
            <w:hyperlink r:id="rId42"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xml:space="preserve">. This date is distinct </w:t>
            </w:r>
            <w:commentRangeStart w:id="52"/>
            <w:r w:rsidRPr="005A7A1B">
              <w:t>from</w:t>
            </w:r>
            <w:commentRangeEnd w:id="52"/>
            <w:r w:rsidR="00462CB7" w:rsidRPr="00C41287">
              <w:rPr>
                <w:rStyle w:val="CommentReference"/>
              </w:rPr>
              <w:commentReference w:id="52"/>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 xml:space="preserve">clude compiler. </w:t>
            </w:r>
            <w:proofErr w:type="gramStart"/>
            <w:r w:rsidR="009B4008">
              <w:t>Use the ISO19115-1 codelist</w:t>
            </w:r>
            <w:proofErr w:type="gramEnd"/>
            <w:r w:rsidR="009B4008">
              <w: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proofErr w:type="gramStart"/>
            <w:r w:rsidRPr="00CB2F1D">
              <w:rPr>
                <w:rStyle w:val="ElementxPath"/>
              </w:rPr>
              <w:t>presentationForm</w:t>
            </w:r>
            <w:proofErr w:type="gramEnd"/>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 xml:space="preserve">completed, onGoing, </w:t>
            </w:r>
            <w:proofErr w:type="gramStart"/>
            <w:r w:rsidR="00826C8B" w:rsidRPr="009851E6">
              <w:rPr>
                <w:rStyle w:val="CodelistValue"/>
              </w:rPr>
              <w:t>de</w:t>
            </w:r>
            <w:r w:rsidR="00826C8B" w:rsidRPr="009851E6">
              <w:rPr>
                <w:rStyle w:val="CodelistValue"/>
              </w:rPr>
              <w:t>p</w:t>
            </w:r>
            <w:r w:rsidR="00826C8B" w:rsidRPr="009851E6">
              <w:rPr>
                <w:rStyle w:val="CodelistValue"/>
              </w:rPr>
              <w:t>recated</w:t>
            </w:r>
            <w:proofErr w:type="gramEnd"/>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 xml:space="preserve">custodian, owner, </w:t>
            </w:r>
            <w:proofErr w:type="gramStart"/>
            <w:r w:rsidR="00971F57" w:rsidRPr="00971F57">
              <w:rPr>
                <w:rStyle w:val="codelist"/>
              </w:rPr>
              <w:t>pointOfContact</w:t>
            </w:r>
            <w:proofErr w:type="gramEnd"/>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w:t>
            </w:r>
            <w:proofErr w:type="gramStart"/>
            <w:r w:rsidRPr="00CB2F1D">
              <w:t>to</w:t>
            </w:r>
            <w:proofErr w:type="gramEnd"/>
            <w:r w:rsidRPr="00CB2F1D">
              <w:t xml:space="preserve">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w:t>
            </w:r>
            <w:proofErr w:type="gramStart"/>
            <w:r w:rsidRPr="00CB2F1D">
              <w:t>:characterString</w:t>
            </w:r>
            <w:proofErr w:type="gramEnd"/>
            <w:r w:rsidRPr="00CB2F1D">
              <w:t xml:space="preserve"> value for the </w:t>
            </w:r>
            <w:r w:rsidRPr="00CB2F1D">
              <w:rPr>
                <w:rStyle w:val="ElementxPath"/>
              </w:rPr>
              <w:t>filename</w:t>
            </w:r>
            <w:r w:rsidRPr="00CB2F1D">
              <w:t xml:space="preserve"> property. </w:t>
            </w:r>
            <w:proofErr w:type="gramStart"/>
            <w:r w:rsidRPr="00CB2F1D">
              <w:rPr>
                <w:rStyle w:val="ElementxPath"/>
              </w:rPr>
              <w:t>fileType/CharacterString</w:t>
            </w:r>
            <w:proofErr w:type="gramEnd"/>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w:t>
            </w:r>
            <w:proofErr w:type="gramStart"/>
            <w:r w:rsidRPr="00CB2F1D">
              <w:t>see</w:t>
            </w:r>
            <w:proofErr w:type="gramEnd"/>
            <w:r w:rsidRPr="00CB2F1D">
              <w:t xml:space="preserv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proofErr w:type="gramStart"/>
            <w:r w:rsidRPr="00CB2F1D">
              <w:t>,</w:t>
            </w:r>
            <w:r w:rsidR="00C11577">
              <w:t xml:space="preserve">  along</w:t>
            </w:r>
            <w:proofErr w:type="gramEnd"/>
            <w:r w:rsidR="00C11577">
              <w:t xml:space="preserve">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proofErr w:type="gramStart"/>
            <w:r>
              <w:t>value</w:t>
            </w:r>
            <w:proofErr w:type="gramEnd"/>
            <w:r>
              <w:t xml:space="preserv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w:t>
            </w:r>
            <w:proofErr w:type="gramStart"/>
            <w:r w:rsidR="00D371AD" w:rsidRPr="00CB2F1D">
              <w:t>a</w:t>
            </w:r>
            <w:proofErr w:type="gramEnd"/>
            <w:r w:rsidR="00D371AD" w:rsidRPr="00CB2F1D">
              <w:t xml:space="preserve">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 xml:space="preserve">ISO 639-2/T three letter </w:t>
            </w:r>
            <w:proofErr w:type="gramStart"/>
            <w:r w:rsidR="00D371AD" w:rsidRPr="00CB2F1D">
              <w:t>language</w:t>
            </w:r>
            <w:proofErr w:type="gramEnd"/>
            <w:r w:rsidR="00D371AD" w:rsidRPr="00CB2F1D">
              <w:t xml:space="preserve"> code</w:t>
            </w:r>
            <w:r>
              <w:t>list,</w:t>
            </w:r>
            <w:r w:rsidR="00D371AD" w:rsidRPr="00CB2F1D">
              <w:t xml:space="preserve"> in lowercase. ISO 639 codelists are available at</w:t>
            </w:r>
            <w:hyperlink r:id="rId43"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Pr="0042550F"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FF"/>
                <w:szCs w:val="20"/>
              </w:rPr>
              <w:t>&lt;</w:t>
            </w:r>
            <w:r w:rsidRPr="009851E6">
              <w:rPr>
                <w:rFonts w:ascii="Courier New" w:hAnsi="Courier New" w:cs="Courier New"/>
                <w:color w:val="800000"/>
                <w:szCs w:val="20"/>
              </w:rPr>
              <w:t>gml:TimePeriod</w:t>
            </w:r>
            <w:r w:rsidRPr="009851E6">
              <w:rPr>
                <w:rFonts w:ascii="Courier New" w:hAnsi="Courier New" w:cs="Courier New"/>
                <w:color w:val="FF0000"/>
                <w:szCs w:val="20"/>
              </w:rPr>
              <w:t xml:space="preserve"> gml:id</w:t>
            </w:r>
            <w:r w:rsidRPr="009851E6">
              <w:rPr>
                <w:rFonts w:ascii="Courier New" w:hAnsi="Courier New" w:cs="Courier New"/>
                <w:color w:val="0000FF"/>
                <w:szCs w:val="20"/>
              </w:rPr>
              <w:t>="</w:t>
            </w:r>
            <w:r w:rsidRPr="009851E6">
              <w:rPr>
                <w:rFonts w:ascii="Courier New" w:hAnsi="Courier New" w:cs="Courier New"/>
                <w:color w:val="000000"/>
                <w:szCs w:val="20"/>
              </w:rPr>
              <w:t>IdModern</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00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r w:rsidRPr="009851E6">
              <w:rPr>
                <w:rFonts w:ascii="Courier New" w:hAnsi="Courier New" w:cs="Courier New"/>
                <w:color w:val="000000"/>
                <w:szCs w:val="20"/>
              </w:rPr>
              <w:t>Y2kX</w:t>
            </w:r>
            <w:r w:rsidRPr="009851E6">
              <w:rPr>
                <w:rFonts w:ascii="Courier New" w:hAnsi="Courier New" w:cs="Courier New"/>
                <w:color w:val="0000FF"/>
                <w:szCs w:val="20"/>
              </w:rPr>
              <w:t>&lt;/</w:t>
            </w:r>
            <w:r w:rsidRPr="009851E6">
              <w:rPr>
                <w:rFonts w:ascii="Courier New" w:hAnsi="Courier New" w:cs="Courier New"/>
                <w:color w:val="800000"/>
                <w:szCs w:val="20"/>
              </w:rPr>
              <w:t>gml:name</w:t>
            </w:r>
            <w:r w:rsidRPr="009851E6">
              <w:rPr>
                <w:rFonts w:ascii="Courier New" w:hAnsi="Courier New" w:cs="Courier New"/>
                <w:color w:val="0000FF"/>
                <w:szCs w:val="20"/>
              </w:rPr>
              <w:t>&gt;</w:t>
            </w:r>
          </w:p>
          <w:p w:rsidR="00CE1443" w:rsidRPr="009851E6" w:rsidRDefault="00CE1443" w:rsidP="00A357C8">
            <w:pPr>
              <w:autoSpaceDE w:val="0"/>
              <w:autoSpaceDN w:val="0"/>
              <w:adjustRightInd w:val="0"/>
              <w:spacing w:before="0" w:after="0"/>
              <w:rPr>
                <w:rFonts w:ascii="Courier New" w:hAnsi="Courier New" w:cs="Courier New"/>
                <w:color w:val="FF0000"/>
                <w:szCs w:val="20"/>
              </w:rPr>
            </w:pPr>
            <w:r w:rsidRPr="009851E6">
              <w:rPr>
                <w:rFonts w:ascii="Courier New" w:hAnsi="Courier New" w:cs="Courier New"/>
                <w:color w:val="000000"/>
                <w:szCs w:val="20"/>
              </w:rPr>
              <w:t xml:space="preserve">  </w:t>
            </w:r>
            <w:r w:rsidRPr="009851E6">
              <w:rPr>
                <w:rFonts w:ascii="Courier New" w:hAnsi="Courier New" w:cs="Courier New"/>
                <w:color w:val="0000FF"/>
                <w:szCs w:val="20"/>
              </w:rPr>
              <w:t>&lt;</w:t>
            </w:r>
            <w:r w:rsidRPr="009851E6">
              <w:rPr>
                <w:rFonts w:ascii="Courier New" w:hAnsi="Courier New" w:cs="Courier New"/>
                <w:color w:val="800000"/>
                <w:szCs w:val="20"/>
              </w:rPr>
              <w:t>gml:beginPosition</w:t>
            </w:r>
            <w:r w:rsidRPr="009851E6">
              <w:rPr>
                <w:rFonts w:ascii="Courier New" w:hAnsi="Courier New" w:cs="Courier New"/>
                <w:color w:val="FF0000"/>
                <w:szCs w:val="20"/>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sidRPr="009851E6">
              <w:rPr>
                <w:rFonts w:ascii="Courier New" w:hAnsi="Courier New" w:cs="Courier New"/>
                <w:color w:val="FF0000"/>
                <w:szCs w:val="20"/>
              </w:rPr>
              <w:t xml:space="preserve">     frame</w:t>
            </w:r>
            <w:r w:rsidRPr="009851E6">
              <w:rPr>
                <w:rFonts w:ascii="Courier New" w:hAnsi="Courier New" w:cs="Courier New"/>
                <w:color w:val="0000FF"/>
                <w:szCs w:val="20"/>
              </w:rPr>
              <w:t>="</w:t>
            </w:r>
            <w:r w:rsidRPr="0042550F">
              <w:rPr>
                <w:rFonts w:ascii="Courier New" w:eastAsia="Times New Roman" w:hAnsi="Courier New" w:cs="Courier New"/>
              </w:rPr>
              <w:t>#ISO-8601</w:t>
            </w:r>
            <w:r w:rsidRPr="009851E6">
              <w:rPr>
                <w:rFonts w:ascii="Courier New" w:hAnsi="Courier New" w:cs="Courier New"/>
                <w:color w:val="0000FF"/>
                <w:szCs w:val="20"/>
              </w:rPr>
              <w:t>"&gt;</w:t>
            </w:r>
            <w:r w:rsidRPr="009851E6">
              <w:rPr>
                <w:rFonts w:ascii="Courier New" w:hAnsi="Courier New" w:cs="Courier New"/>
                <w:color w:val="000000"/>
                <w:szCs w:val="20"/>
              </w:rPr>
              <w:t>2010-01-00T00:00</w:t>
            </w:r>
            <w:r>
              <w:rPr>
                <w:rFonts w:ascii="Courier New" w:hAnsi="Courier New" w:cs="Courier New"/>
                <w:color w:val="000000"/>
                <w:szCs w:val="20"/>
                <w:highlight w:val="white"/>
              </w:rPr>
              <w:t>:00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gml:beginPosition</w:t>
            </w:r>
            <w:r w:rsidRPr="0008581B">
              <w:rPr>
                <w:rFonts w:ascii="Courier New" w:hAnsi="Courier New" w:cs="Courier New"/>
                <w:color w:val="0000FF"/>
                <w:szCs w:val="20"/>
                <w:highlight w:val="white"/>
              </w:rPr>
              <w:t>&gt;</w:t>
            </w:r>
          </w:p>
          <w:p w:rsidR="00CE1443" w:rsidRDefault="00CE1443"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FF0000"/>
                <w:szCs w:val="20"/>
                <w:highlight w:val="white"/>
              </w:rPr>
              <w:t xml:space="preserve"> </w:t>
            </w:r>
          </w:p>
          <w:p w:rsidR="00CE1443" w:rsidRPr="0008581B" w:rsidRDefault="00CE1443"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Pr="0008581B">
              <w:rPr>
                <w:rFonts w:ascii="Courier New" w:hAnsi="Courier New" w:cs="Courier New"/>
                <w:color w:val="FF0000"/>
                <w:szCs w:val="20"/>
                <w:highlight w:val="white"/>
              </w:rPr>
              <w:t>frame</w:t>
            </w:r>
            <w:r w:rsidRPr="0008581B">
              <w:rPr>
                <w:rFonts w:ascii="Courier New" w:hAnsi="Courier New" w:cs="Courier New"/>
                <w:color w:val="0000FF"/>
                <w:szCs w:val="20"/>
                <w:highlight w:val="white"/>
              </w:rPr>
              <w:t>="</w:t>
            </w:r>
            <w:r>
              <w:rPr>
                <w:rFonts w:ascii="Courier New" w:eastAsia="Times New Roman" w:hAnsi="Courier New" w:cs="Courier New"/>
              </w:rPr>
              <w:t>#ISO-8601</w:t>
            </w:r>
            <w:r w:rsidRPr="0008581B">
              <w:rPr>
                <w:rFonts w:ascii="Courier New" w:hAnsi="Courier New" w:cs="Courier New"/>
                <w:color w:val="0000FF"/>
                <w:szCs w:val="20"/>
                <w:highlight w:val="white"/>
              </w:rPr>
              <w:t>"&gt;</w:t>
            </w:r>
            <w:r>
              <w:rPr>
                <w:rFonts w:ascii="Courier New" w:hAnsi="Courier New" w:cs="Courier New"/>
                <w:color w:val="000000"/>
                <w:szCs w:val="20"/>
                <w:highlight w:val="white"/>
              </w:rPr>
              <w:t>2010-12-31T24:00:00</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gml:endPosition</w:t>
            </w:r>
            <w:r w:rsidRPr="0008581B">
              <w:rPr>
                <w:rFonts w:ascii="Courier New" w:hAnsi="Courier New" w:cs="Courier New"/>
                <w:color w:val="0000FF"/>
                <w:szCs w:val="20"/>
                <w:highlight w:val="white"/>
              </w:rPr>
              <w:t>&gt;</w:t>
            </w:r>
          </w:p>
          <w:p w:rsidR="00CE1443" w:rsidRDefault="00CE1443" w:rsidP="00A357C8">
            <w:pPr>
              <w:pStyle w:val="Tableentry"/>
              <w:rPr>
                <w:rFonts w:eastAsia="Times New Roman" w:cs="Arial"/>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p w:rsidR="00CE1443" w:rsidRDefault="00CE1443" w:rsidP="00A357C8">
            <w:pPr>
              <w:pStyle w:val="Tableentry"/>
              <w:rPr>
                <w:rFonts w:eastAsia="Times New Roman" w:cs="Arial"/>
              </w:rPr>
            </w:pPr>
            <w:r>
              <w:rPr>
                <w:rFonts w:eastAsia="Times New Roman" w:cs="Arial"/>
              </w:rPr>
              <w:t>Geologic Time Example:</w:t>
            </w:r>
          </w:p>
          <w:p w:rsidR="001A1907" w:rsidRPr="0008581B" w:rsidRDefault="001A1907" w:rsidP="00A357C8">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gml:TimePeriod</w:t>
            </w:r>
            <w:r w:rsidRPr="0008581B">
              <w:rPr>
                <w:rFonts w:ascii="Courier New" w:hAnsi="Courier New" w:cs="Courier New"/>
                <w:color w:val="FF0000"/>
                <w:szCs w:val="20"/>
                <w:highlight w:val="white"/>
              </w:rPr>
              <w:t xml:space="preserve"> gml:id</w:t>
            </w:r>
            <w:r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Pr="0008581B">
              <w:rPr>
                <w:rFonts w:ascii="Courier New" w:hAnsi="Courier New" w:cs="Courier New"/>
                <w:color w:val="000000"/>
                <w:szCs w:val="20"/>
                <w:highlight w:val="white"/>
              </w:rPr>
              <w:t>IdJurassic</w:t>
            </w:r>
            <w:r w:rsidR="00EE6EBE" w:rsidRPr="0008581B">
              <w:rPr>
                <w:rFonts w:ascii="Courier New" w:hAnsi="Courier New" w:cs="Courier New"/>
                <w:color w:val="0000FF"/>
                <w:szCs w:val="20"/>
                <w:highlight w:val="white"/>
              </w:rPr>
              <w:t>"</w:t>
            </w:r>
            <w:r w:rsidRPr="0008581B">
              <w:rPr>
                <w:rFonts w:ascii="Courier New" w:hAnsi="Courier New" w:cs="Courier New"/>
                <w:color w:val="0000FF"/>
                <w:szCs w:val="20"/>
                <w:highlight w:val="white"/>
              </w:rPr>
              <w:t>&gt;</w:t>
            </w:r>
          </w:p>
          <w:p w:rsidR="001A1907" w:rsidRPr="0008581B" w:rsidRDefault="007527F5"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r w:rsidR="001A1907" w:rsidRPr="0008581B">
              <w:rPr>
                <w:rFonts w:ascii="Courier New" w:hAnsi="Courier New" w:cs="Courier New"/>
                <w:color w:val="000000"/>
                <w:szCs w:val="20"/>
                <w:highlight w:val="white"/>
              </w:rPr>
              <w:t>Jurassic</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gml:name</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203</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gml:beginPosition</w:t>
            </w:r>
            <w:r w:rsidR="001A1907" w:rsidRPr="0008581B">
              <w:rPr>
                <w:rFonts w:ascii="Courier New" w:hAnsi="Courier New" w:cs="Courier New"/>
                <w:color w:val="0000FF"/>
                <w:szCs w:val="20"/>
                <w:highlight w:val="white"/>
              </w:rPr>
              <w:t>&gt;</w:t>
            </w:r>
          </w:p>
          <w:p w:rsidR="003C5EC0" w:rsidRDefault="007527F5"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000000"/>
                <w:szCs w:val="20"/>
                <w:highlight w:val="white"/>
              </w:rPr>
              <w:t xml:space="preserve">  </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FF0000"/>
                <w:szCs w:val="20"/>
                <w:highlight w:val="white"/>
              </w:rPr>
              <w:t xml:space="preserve"> </w:t>
            </w:r>
          </w:p>
          <w:p w:rsidR="001A1907" w:rsidRPr="0008581B" w:rsidRDefault="003C5EC0" w:rsidP="00A357C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FF0000"/>
                <w:szCs w:val="20"/>
                <w:highlight w:val="white"/>
              </w:rPr>
              <w:t xml:space="preserve">    </w:t>
            </w:r>
            <w:r w:rsidR="001A1907" w:rsidRPr="0008581B">
              <w:rPr>
                <w:rFonts w:ascii="Courier New" w:hAnsi="Courier New" w:cs="Courier New"/>
                <w:color w:val="FF0000"/>
                <w:szCs w:val="20"/>
                <w:highlight w:val="white"/>
              </w:rPr>
              <w:t>frame</w:t>
            </w:r>
            <w:r w:rsidR="001A1907"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151818" w:rsidRPr="0008581B">
              <w:rPr>
                <w:rFonts w:ascii="Courier New" w:eastAsia="Times New Roman" w:hAnsi="Courier New" w:cs="Courier New"/>
              </w:rPr>
              <w:t>urn:cgi:trs:CGI:StandardGeologicTimeMa</w:t>
            </w:r>
            <w:r w:rsidR="00151818" w:rsidRPr="0008581B" w:rsidDel="00151818">
              <w:rPr>
                <w:rFonts w:ascii="Courier New" w:hAnsi="Courier New" w:cs="Courier New"/>
                <w:color w:val="000000"/>
                <w:szCs w:val="20"/>
                <w:highlight w:val="white"/>
              </w:rPr>
              <w:t xml:space="preserve"> </w:t>
            </w:r>
            <w:r w:rsidR="00EE6EBE" w:rsidRPr="0008581B">
              <w:rPr>
                <w:rFonts w:ascii="Courier New" w:hAnsi="Courier New" w:cs="Courier New"/>
                <w:color w:val="0000FF"/>
                <w:szCs w:val="20"/>
                <w:highlight w:val="white"/>
              </w:rPr>
              <w:t>"</w:t>
            </w:r>
            <w:r w:rsidR="001A1907" w:rsidRPr="0008581B">
              <w:rPr>
                <w:rFonts w:ascii="Courier New" w:hAnsi="Courier New" w:cs="Courier New"/>
                <w:color w:val="0000FF"/>
                <w:szCs w:val="20"/>
                <w:highlight w:val="white"/>
              </w:rPr>
              <w:t>&gt;</w:t>
            </w:r>
            <w:r w:rsidR="00151818" w:rsidRPr="0008581B">
              <w:rPr>
                <w:rFonts w:ascii="Courier New" w:hAnsi="Courier New" w:cs="Courier New"/>
                <w:color w:val="000000"/>
                <w:szCs w:val="20"/>
                <w:highlight w:val="white"/>
              </w:rPr>
              <w:t>135</w:t>
            </w:r>
            <w:r w:rsidR="001A1907" w:rsidRPr="0008581B">
              <w:rPr>
                <w:rFonts w:ascii="Courier New" w:hAnsi="Courier New" w:cs="Courier New"/>
                <w:color w:val="0000FF"/>
                <w:szCs w:val="20"/>
                <w:highlight w:val="white"/>
              </w:rPr>
              <w:t>&lt;/</w:t>
            </w:r>
            <w:r w:rsidR="001A1907" w:rsidRPr="0008581B">
              <w:rPr>
                <w:rFonts w:ascii="Courier New" w:hAnsi="Courier New" w:cs="Courier New"/>
                <w:color w:val="800000"/>
                <w:szCs w:val="20"/>
                <w:highlight w:val="white"/>
              </w:rPr>
              <w:t>gml:endPosition</w:t>
            </w:r>
            <w:r w:rsidR="001A1907" w:rsidRPr="0008581B">
              <w:rPr>
                <w:rFonts w:ascii="Courier New" w:hAnsi="Courier New" w:cs="Courier New"/>
                <w:color w:val="0000FF"/>
                <w:szCs w:val="20"/>
                <w:highlight w:val="white"/>
              </w:rPr>
              <w:t>&gt;</w:t>
            </w:r>
          </w:p>
          <w:p w:rsidR="001A1907" w:rsidRPr="00CB2F1D" w:rsidRDefault="001A1907" w:rsidP="00A357C8">
            <w:pPr>
              <w:pStyle w:val="Tableentry"/>
            </w:pPr>
            <w:r w:rsidRPr="0008581B">
              <w:rPr>
                <w:rFonts w:ascii="Courier New" w:hAnsi="Courier New" w:cs="Courier New"/>
                <w:color w:val="0000FF"/>
                <w:highlight w:val="white"/>
              </w:rPr>
              <w:t>&lt;/</w:t>
            </w:r>
            <w:r w:rsidRPr="0008581B">
              <w:rPr>
                <w:rFonts w:ascii="Courier New" w:hAnsi="Courier New" w:cs="Courier New"/>
                <w:color w:val="800000"/>
                <w:highlight w:val="white"/>
              </w:rPr>
              <w:t>gml:TimePeriod</w:t>
            </w:r>
            <w:r w:rsidRPr="0008581B">
              <w:rPr>
                <w:rFonts w:ascii="Courier New" w:hAnsi="Courier New" w:cs="Courier New"/>
                <w:color w:val="0000FF"/>
                <w:highlight w:val="white"/>
              </w:rPr>
              <w:t>&gt;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w:t>
            </w:r>
            <w:proofErr w:type="gramStart"/>
            <w:r w:rsidRPr="00CB2F1D">
              <w:t>:href</w:t>
            </w:r>
            <w:proofErr w:type="gramEnd"/>
            <w:r w:rsidRPr="00CB2F1D">
              <w:t xml:space="preserve">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4"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w:t>
            </w:r>
            <w:proofErr w:type="gramStart"/>
            <w:r w:rsidR="00031CAA" w:rsidRPr="00CB2F1D">
              <w:t>:href</w:t>
            </w:r>
            <w:proofErr w:type="gramEnd"/>
            <w:r w:rsidR="00031CAA" w:rsidRPr="00CB2F1D">
              <w:t xml:space="preserve">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53" w:name="_Ref249925849"/>
      <w:bookmarkStart w:id="54" w:name="_Ref249925852"/>
    </w:p>
    <w:p w:rsidR="00A357C8" w:rsidRDefault="00A357C8" w:rsidP="00A357C8">
      <w:r>
        <w:br w:type="page"/>
      </w:r>
    </w:p>
    <w:p w:rsidR="00A357C8" w:rsidRPr="00A357C8" w:rsidRDefault="006C2E36" w:rsidP="00A357C8">
      <w:pPr>
        <w:pStyle w:val="Heading2"/>
      </w:pPr>
      <w:bookmarkStart w:id="55" w:name="_Ref252888374"/>
      <w:bookmarkStart w:id="56" w:name="_Toc357168927"/>
      <w:r w:rsidRPr="006C2E36">
        <w:lastRenderedPageBreak/>
        <w:t>Service identification elements</w:t>
      </w:r>
      <w:r w:rsidR="00411F9F">
        <w:t xml:space="preserve"> (SV_ServiceIdentification)</w:t>
      </w:r>
      <w:bookmarkEnd w:id="53"/>
      <w:bookmarkEnd w:id="54"/>
      <w:bookmarkEnd w:id="55"/>
      <w:bookmarkEnd w:id="56"/>
    </w:p>
    <w:p w:rsidR="001457A2" w:rsidRDefault="001457A2" w:rsidP="0008310B">
      <w:pPr>
        <w:pStyle w:val="Caption"/>
      </w:pPr>
      <w:bookmarkStart w:id="57" w:name="_Ref248304509"/>
      <w:bookmarkStart w:id="58" w:name="_Toc277856263"/>
      <w:proofErr w:type="gramStart"/>
      <w:r>
        <w:t xml:space="preserve">Table </w:t>
      </w:r>
      <w:fldSimple w:instr=" SEQ Table \* ARABIC ">
        <w:r w:rsidR="00877F9F">
          <w:rPr>
            <w:noProof/>
          </w:rPr>
          <w:t>4</w:t>
        </w:r>
      </w:fldSimple>
      <w:bookmarkEnd w:id="57"/>
      <w:r>
        <w:t>.</w:t>
      </w:r>
      <w:proofErr w:type="gramEnd"/>
      <w:r>
        <w:t xml:space="preserve"> </w:t>
      </w:r>
      <w:proofErr w:type="gramStart"/>
      <w:r>
        <w:t xml:space="preserve">Service </w:t>
      </w:r>
      <w:r w:rsidR="00411F9F">
        <w:t>I</w:t>
      </w:r>
      <w:r>
        <w:t xml:space="preserve">dentification </w:t>
      </w:r>
      <w:r w:rsidR="00411F9F">
        <w:t>properties (SV_ServiceIdentification)</w:t>
      </w:r>
      <w:bookmarkEnd w:id="58"/>
      <w:r w:rsidR="009134AC">
        <w:t>.</w:t>
      </w:r>
      <w:proofErr w:type="gramEnd"/>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70"/>
        <w:gridCol w:w="876"/>
        <w:gridCol w:w="9227"/>
      </w:tblGrid>
      <w:tr w:rsidR="006C2E36" w:rsidTr="00FF4644">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30" w:type="pct"/>
          </w:tcPr>
          <w:p w:rsidR="006C2E36" w:rsidRDefault="00FF4644" w:rsidP="00A357C8">
            <w:pPr>
              <w:pStyle w:val="Tableheading"/>
            </w:pPr>
            <w:r>
              <w:t>NAP-USGIN M/C/O</w:t>
            </w:r>
          </w:p>
        </w:tc>
        <w:tc>
          <w:tcPr>
            <w:tcW w:w="3476" w:type="pct"/>
          </w:tcPr>
          <w:p w:rsidR="006C2E36" w:rsidRPr="00FF4644" w:rsidRDefault="00FF4644" w:rsidP="00A357C8">
            <w:pPr>
              <w:pStyle w:val="Tableheading"/>
            </w:pPr>
            <w:r>
              <w:t>Comments</w:t>
            </w:r>
            <w:r w:rsidR="00411F9F">
              <w:t xml:space="preserve"> on SV_ServiceIdentification</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30" w:type="pct"/>
          </w:tcPr>
          <w:p w:rsidR="001457A2" w:rsidRDefault="001457A2" w:rsidP="00A357C8">
            <w:pPr>
              <w:jc w:val="center"/>
            </w:pPr>
            <w:r>
              <w:t>M-M</w:t>
            </w:r>
          </w:p>
        </w:tc>
        <w:tc>
          <w:tcPr>
            <w:tcW w:w="3476"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datasets identified in the </w:t>
            </w:r>
            <w:r w:rsidRPr="00D56E79">
              <w:rPr>
                <w:rStyle w:val="ElementxPath"/>
              </w:rPr>
              <w:t>operatesOn</w:t>
            </w:r>
            <w:r>
              <w:t xml:space="preserve"> section of </w:t>
            </w:r>
            <w:r w:rsidRPr="00CB6E90">
              <w:rPr>
                <w:rStyle w:val="ElementxPath"/>
              </w:rPr>
              <w:t>SV_ServiceIdentification</w:t>
            </w:r>
            <w:r>
              <w:t>. Citation is defined by We</w:t>
            </w:r>
            <w:r>
              <w:t>b</w:t>
            </w:r>
            <w:r>
              <w:t xml:space="preserve">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The purpose of the citation for the service is to ident</w:t>
            </w:r>
            <w:r w:rsidR="003D2B1D">
              <w:t>i</w:t>
            </w:r>
            <w:r w:rsidR="003D2B1D">
              <w:t xml:space="preserve">fy a particular service instance as a unique entity. </w:t>
            </w:r>
            <w:r>
              <w:t xml:space="preserve">Required content for a </w:t>
            </w:r>
            <w:r w:rsidRPr="00971448">
              <w:rPr>
                <w:rStyle w:val="ElementxPath"/>
              </w:rPr>
              <w:t>CI_Citation</w:t>
            </w:r>
            <w:r>
              <w:t xml:space="preserve"> el</w:t>
            </w:r>
            <w:r>
              <w:t>e</w:t>
            </w:r>
            <w:r>
              <w:t xml:space="preserv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1457A2">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30" w:type="pct"/>
          </w:tcPr>
          <w:p w:rsidR="001457A2" w:rsidRDefault="001457A2" w:rsidP="00A357C8">
            <w:pPr>
              <w:jc w:val="center"/>
            </w:pPr>
            <w:r>
              <w:t>M-M</w:t>
            </w:r>
          </w:p>
        </w:tc>
        <w:tc>
          <w:tcPr>
            <w:tcW w:w="3476"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w:t>
            </w:r>
            <w:r>
              <w:t>c</w:t>
            </w:r>
            <w:r>
              <w:t>tion</w:t>
            </w:r>
            <w:r w:rsidR="003D2B1D">
              <w:t>, and</w:t>
            </w:r>
            <w:r>
              <w:t xml:space="preserve"> context. </w:t>
            </w:r>
          </w:p>
        </w:tc>
      </w:tr>
      <w:tr w:rsidR="001457A2" w:rsidRPr="00367E7E" w:rsidTr="001457A2">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30" w:type="pct"/>
          </w:tcPr>
          <w:p w:rsidR="001457A2" w:rsidRDefault="001457A2" w:rsidP="00A357C8">
            <w:pPr>
              <w:jc w:val="center"/>
            </w:pPr>
            <w:r>
              <w:t>M-M</w:t>
            </w:r>
          </w:p>
        </w:tc>
        <w:tc>
          <w:tcPr>
            <w:tcW w:w="3476" w:type="pct"/>
          </w:tcPr>
          <w:p w:rsidR="009134AC" w:rsidRDefault="003D2B1D" w:rsidP="00A357C8">
            <w:r>
              <w:t>The citation date for a service may indicate the creation date, when the service first became operational, the publication date, when the service first became public, or the revision date</w:t>
            </w:r>
            <w:proofErr w:type="gramStart"/>
            <w:r>
              <w:t>,  which</w:t>
            </w:r>
            <w:proofErr w:type="gramEnd"/>
            <w:r>
              <w:t xml:space="preserve"> specifies the date of</w:t>
            </w:r>
            <w:r w:rsidR="001457A2">
              <w:t xml:space="preserve"> </w:t>
            </w:r>
            <w:r>
              <w:t xml:space="preserve">most recent </w:t>
            </w:r>
            <w:r w:rsidR="001457A2">
              <w:t>update</w:t>
            </w:r>
            <w:r>
              <w:t>. If the service is no longer online, a notAvai</w:t>
            </w:r>
            <w:r>
              <w:t>l</w:t>
            </w:r>
            <w:r>
              <w:t xml:space="preserve">able or superseded date may be specified. The </w:t>
            </w:r>
            <w:r w:rsidRPr="002B6B1D">
              <w:rPr>
                <w:rStyle w:val="ElementxPath"/>
              </w:rPr>
              <w:t>DateType</w:t>
            </w:r>
            <w:r w:rsidR="009134AC">
              <w:t xml:space="preserve"> attribute is used to specify the sig</w:t>
            </w:r>
            <w:r w:rsidR="009134AC">
              <w:t>n</w:t>
            </w:r>
            <w:r w:rsidR="009134AC">
              <w:t>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5" w:anchor="date" w:history="1">
              <w:r w:rsidR="001457A2">
                <w:rPr>
                  <w:rStyle w:val="Hyperlink"/>
                </w:rPr>
                <w:t>date</w:t>
              </w:r>
            </w:hyperlink>
            <w:r w:rsidR="001457A2">
              <w:t xml:space="preserve"> uses the </w:t>
            </w:r>
            <w:hyperlink r:id="rId46" w:anchor="dt-dt-7PropMod" w:history="1">
              <w:r w:rsidR="001457A2">
                <w:rPr>
                  <w:rStyle w:val="Hyperlink"/>
                </w:rPr>
                <w:t>date/timeSevenPropertyModel</w:t>
              </w:r>
            </w:hyperlink>
            <w:r w:rsidR="001457A2">
              <w:t xml:space="preserve">, with </w:t>
            </w:r>
            <w:hyperlink r:id="rId47"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8"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9"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50"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51"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 xml:space="preserve">creation, publication, </w:t>
            </w:r>
            <w:proofErr w:type="gramStart"/>
            <w:r w:rsidR="001457A2" w:rsidRPr="00D56E79">
              <w:rPr>
                <w:rStyle w:val="codelist"/>
              </w:rPr>
              <w:t>revision</w:t>
            </w:r>
            <w:proofErr w:type="gramEnd"/>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30" w:type="pct"/>
          </w:tcPr>
          <w:p w:rsidR="001457A2" w:rsidRDefault="001457A2" w:rsidP="00A357C8">
            <w:pPr>
              <w:jc w:val="center"/>
            </w:pPr>
            <w:r>
              <w:t>C-O</w:t>
            </w:r>
          </w:p>
        </w:tc>
        <w:tc>
          <w:tcPr>
            <w:tcW w:w="3476"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1457A2">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30" w:type="pct"/>
          </w:tcPr>
          <w:p w:rsidR="001457A2" w:rsidRDefault="001457A2" w:rsidP="00A357C8">
            <w:pPr>
              <w:jc w:val="center"/>
            </w:pPr>
            <w:r>
              <w:t>M-M</w:t>
            </w:r>
          </w:p>
        </w:tc>
        <w:tc>
          <w:tcPr>
            <w:tcW w:w="3476"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proofErr w:type="gramStart"/>
            <w:r w:rsidRPr="00DA5679">
              <w:rPr>
                <w:rStyle w:val="codelist"/>
              </w:rPr>
              <w:t>publisher</w:t>
            </w:r>
            <w:proofErr w:type="gramEnd"/>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30" w:type="pct"/>
          </w:tcPr>
          <w:p w:rsidR="001457A2" w:rsidRDefault="001457A2" w:rsidP="00A357C8">
            <w:pPr>
              <w:jc w:val="center"/>
            </w:pPr>
            <w:r>
              <w:t>O-O</w:t>
            </w:r>
          </w:p>
        </w:tc>
        <w:tc>
          <w:tcPr>
            <w:tcW w:w="3476"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w:t>
            </w:r>
            <w:proofErr w:type="gramStart"/>
            <w:r w:rsidR="00FF1E21">
              <w:t>:operatesOn</w:t>
            </w:r>
            <w:proofErr w:type="gramEnd"/>
            <w:r w:rsidR="00FF1E21">
              <w:t xml:space="preserve"> associations</w:t>
            </w:r>
            <w:r w:rsidR="00D7379C">
              <w:t xml:space="preserve">. </w:t>
            </w:r>
          </w:p>
          <w:p w:rsidR="001457A2" w:rsidRDefault="001457A2" w:rsidP="0042550F">
            <w:proofErr w:type="gramStart"/>
            <w:r>
              <w:rPr>
                <w:rStyle w:val="ElementxPath"/>
              </w:rPr>
              <w:t>presentationForm</w:t>
            </w:r>
            <w:proofErr w:type="gramEnd"/>
            <w:r>
              <w:t xml:space="preserve"> uses the </w:t>
            </w:r>
            <w:r w:rsidRPr="004D3E7F">
              <w:t>CI</w:t>
            </w:r>
            <w:r w:rsidRPr="00310D67">
              <w:t>_PresentationFormCode</w:t>
            </w:r>
            <w:r>
              <w:t xml:space="preserve"> codelist; </w:t>
            </w:r>
            <w:r w:rsidR="00AA3A30">
              <w:t xml:space="preserve">ISO </w:t>
            </w:r>
            <w:r w:rsidR="007713B2">
              <w:t xml:space="preserve">code names </w:t>
            </w:r>
            <w:r>
              <w:t>that are a</w:t>
            </w:r>
            <w:r>
              <w:t>p</w:t>
            </w:r>
            <w:r>
              <w:t>plicable to a service citation include</w:t>
            </w:r>
            <w:r w:rsidRPr="00310D67">
              <w:t xml:space="preserve"> </w:t>
            </w:r>
            <w:r w:rsidR="00DA5679">
              <w:t>{</w:t>
            </w:r>
            <w:r w:rsidRPr="00DA5679">
              <w:rPr>
                <w:rStyle w:val="codelist"/>
              </w:rPr>
              <w:t>documentDigital,  imageDigital,  mapDigital, modelDigital, profileDigital, tableDigital, videoDigital, audioDigital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30" w:type="pct"/>
          </w:tcPr>
          <w:p w:rsidR="001457A2" w:rsidRDefault="001457A2" w:rsidP="00A357C8">
            <w:pPr>
              <w:jc w:val="center"/>
            </w:pPr>
            <w:r>
              <w:t>O-O</w:t>
            </w:r>
          </w:p>
        </w:tc>
        <w:tc>
          <w:tcPr>
            <w:tcW w:w="3476"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1457A2">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30" w:type="pct"/>
          </w:tcPr>
          <w:p w:rsidR="001457A2" w:rsidRDefault="001457A2" w:rsidP="00A357C8">
            <w:pPr>
              <w:jc w:val="center"/>
            </w:pPr>
            <w:r>
              <w:t>O-O</w:t>
            </w:r>
          </w:p>
        </w:tc>
        <w:tc>
          <w:tcPr>
            <w:tcW w:w="3476"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1457A2">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30" w:type="pct"/>
          </w:tcPr>
          <w:p w:rsidR="001457A2" w:rsidRDefault="001457A2" w:rsidP="00A357C8">
            <w:pPr>
              <w:jc w:val="center"/>
            </w:pPr>
            <w:r>
              <w:t>O-O</w:t>
            </w:r>
          </w:p>
        </w:tc>
        <w:tc>
          <w:tcPr>
            <w:tcW w:w="3476"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w:t>
            </w:r>
            <w:proofErr w:type="gramStart"/>
            <w:r w:rsidR="001457A2">
              <w:t>into a collections</w:t>
            </w:r>
            <w:proofErr w:type="gramEnd"/>
            <w:r w:rsidR="001457A2">
              <w:t>, so in general this element is probably not applicable to services.</w:t>
            </w:r>
            <w:r>
              <w:t xml:space="preserve"> </w:t>
            </w:r>
            <w:r w:rsidR="0071625E">
              <w:t>This profile specifies no convention for its use.</w:t>
            </w:r>
          </w:p>
        </w:tc>
      </w:tr>
      <w:tr w:rsidR="001457A2" w:rsidTr="001457A2">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30" w:type="pct"/>
          </w:tcPr>
          <w:p w:rsidR="001457A2" w:rsidRDefault="001457A2" w:rsidP="00A357C8">
            <w:pPr>
              <w:jc w:val="center"/>
            </w:pPr>
            <w:r>
              <w:t>M-M</w:t>
            </w:r>
          </w:p>
        </w:tc>
        <w:tc>
          <w:tcPr>
            <w:tcW w:w="3476" w:type="pct"/>
          </w:tcPr>
          <w:p w:rsidR="001457A2" w:rsidRDefault="001457A2" w:rsidP="00A357C8">
            <w:r>
              <w:t>A free text summary of the content, significance, purpose, scope, etc. of the service d</w:t>
            </w:r>
            <w:r>
              <w:t>e</w:t>
            </w:r>
            <w:r>
              <w:t>scribed by this metadata. Exactly one value.</w:t>
            </w:r>
          </w:p>
        </w:tc>
      </w:tr>
      <w:tr w:rsidR="001457A2" w:rsidTr="001457A2">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30" w:type="pct"/>
          </w:tcPr>
          <w:p w:rsidR="001457A2" w:rsidRDefault="001457A2" w:rsidP="00A357C8">
            <w:pPr>
              <w:jc w:val="center"/>
            </w:pPr>
            <w:r>
              <w:t>O-O</w:t>
            </w:r>
          </w:p>
        </w:tc>
        <w:tc>
          <w:tcPr>
            <w:tcW w:w="3476"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1457A2">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30" w:type="pct"/>
          </w:tcPr>
          <w:p w:rsidR="001457A2" w:rsidRDefault="001457A2" w:rsidP="00A357C8">
            <w:pPr>
              <w:jc w:val="center"/>
            </w:pPr>
            <w:r>
              <w:t>M-M</w:t>
            </w:r>
          </w:p>
        </w:tc>
        <w:tc>
          <w:tcPr>
            <w:tcW w:w="3476"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Obsolete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30" w:type="pct"/>
          </w:tcPr>
          <w:p w:rsidR="001457A2" w:rsidRDefault="001457A2" w:rsidP="00A357C8">
            <w:pPr>
              <w:jc w:val="center"/>
            </w:pPr>
            <w:r>
              <w:t>O-</w:t>
            </w:r>
            <w:r w:rsidR="00D7379C" w:rsidRPr="009851E6">
              <w:rPr>
                <w:b/>
              </w:rPr>
              <w:t>O</w:t>
            </w:r>
            <w:r w:rsidR="0071625E" w:rsidRPr="009851E6">
              <w:rPr>
                <w:b/>
                <w:vertAlign w:val="superscript"/>
              </w:rPr>
              <w:t>R</w:t>
            </w:r>
          </w:p>
        </w:tc>
        <w:tc>
          <w:tcPr>
            <w:tcW w:w="3476" w:type="pct"/>
          </w:tcPr>
          <w:p w:rsidR="001457A2" w:rsidRDefault="001457A2" w:rsidP="00A357C8">
            <w:proofErr w:type="gramStart"/>
            <w:r>
              <w:rPr>
                <w:rStyle w:val="ElementxPath"/>
              </w:rPr>
              <w:t>pointOfCont</w:t>
            </w:r>
            <w:r w:rsidRPr="008C6988">
              <w:rPr>
                <w:rStyle w:val="ElementxPath"/>
              </w:rPr>
              <w:t>act/CI_ResponsibleParty</w:t>
            </w:r>
            <w:proofErr w:type="gramEnd"/>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 xml:space="preserve">ommended! USGIN rule that count of (individualName + organisationName + positionName) &gt; 0. The </w:t>
            </w:r>
            <w:r w:rsidRPr="0032148F">
              <w:rPr>
                <w:rStyle w:val="ElementxPath"/>
              </w:rPr>
              <w:t>CI_ResponsibleParty/role/CI_RoleCode@codeListValue</w:t>
            </w:r>
            <w:r>
              <w:t xml:space="preserve"> is from </w:t>
            </w:r>
            <w:r w:rsidRPr="00AF392B">
              <w:t>CI_RoleCode</w:t>
            </w:r>
            <w:r>
              <w:t>; applic</w:t>
            </w:r>
            <w:r>
              <w:t>a</w:t>
            </w:r>
            <w:r>
              <w:t xml:space="preserve">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resourceProvider, cu</w:t>
            </w:r>
            <w:r w:rsidRPr="007713B2">
              <w:rPr>
                <w:rStyle w:val="codelist"/>
              </w:rPr>
              <w:t>s</w:t>
            </w:r>
            <w:r w:rsidRPr="007713B2">
              <w:rPr>
                <w:rStyle w:val="codelist"/>
              </w:rPr>
              <w:t>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1457A2">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30" w:type="pct"/>
          </w:tcPr>
          <w:p w:rsidR="001457A2" w:rsidRDefault="001457A2" w:rsidP="00A357C8">
            <w:pPr>
              <w:jc w:val="center"/>
            </w:pPr>
            <w:r>
              <w:t>O-O</w:t>
            </w:r>
          </w:p>
        </w:tc>
        <w:tc>
          <w:tcPr>
            <w:tcW w:w="3476"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w:t>
            </w:r>
            <w:proofErr w:type="gramStart"/>
            <w:r>
              <w:t xml:space="preserve">the  </w:t>
            </w:r>
            <w:r w:rsidRPr="006B3F63">
              <w:rPr>
                <w:rStyle w:val="ElementxPath"/>
              </w:rPr>
              <w:t>MD</w:t>
            </w:r>
            <w:proofErr w:type="gramEnd"/>
            <w:r w:rsidRPr="006B3F63">
              <w:rPr>
                <w:rStyle w:val="ElementxPath"/>
              </w:rPr>
              <w:t>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 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1457A2">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30" w:type="pct"/>
          </w:tcPr>
          <w:p w:rsidR="001457A2" w:rsidRDefault="001457A2" w:rsidP="00A357C8">
            <w:pPr>
              <w:jc w:val="center"/>
            </w:pPr>
            <w:r>
              <w:t>O-</w:t>
            </w:r>
            <w:r w:rsidRPr="009851E6">
              <w:rPr>
                <w:b/>
              </w:rPr>
              <w:t>O</w:t>
            </w:r>
            <w:r w:rsidR="00AD376D" w:rsidRPr="009851E6">
              <w:rPr>
                <w:b/>
                <w:vertAlign w:val="superscript"/>
              </w:rPr>
              <w:t>R</w:t>
            </w:r>
          </w:p>
        </w:tc>
        <w:tc>
          <w:tcPr>
            <w:tcW w:w="3476" w:type="pct"/>
          </w:tcPr>
          <w:p w:rsidR="001457A2" w:rsidRPr="00CB2F1D" w:rsidRDefault="001457A2" w:rsidP="00A357C8">
            <w:pPr>
              <w:pStyle w:val="Tableentry"/>
            </w:pPr>
            <w:r>
              <w:t>Highly recommended to include a small image visual representation of the resource provi</w:t>
            </w:r>
            <w:r>
              <w:t>d</w:t>
            </w:r>
            <w:r>
              <w:t xml:space="preserve">ed by a map or image service. For geographic feature or data services, a graphic overview might show the geographic distribution of available data. </w:t>
            </w:r>
            <w:r w:rsidRPr="00CB2F1D">
              <w:t xml:space="preserve">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w:t>
            </w:r>
            <w:proofErr w:type="gramStart"/>
            <w:r w:rsidRPr="00CB2F1D">
              <w:t>:characterString</w:t>
            </w:r>
            <w:proofErr w:type="gramEnd"/>
            <w:r w:rsidRPr="00CB2F1D">
              <w:t xml:space="preserve"> value for the </w:t>
            </w:r>
            <w:r w:rsidRPr="00CB2F1D">
              <w:rPr>
                <w:rStyle w:val="ElementxPath"/>
              </w:rPr>
              <w:t>filename</w:t>
            </w:r>
            <w:r w:rsidRPr="00CB2F1D">
              <w:t xml:space="preserve"> property. Use napMD_FileFormatCode code values (</w:t>
            </w:r>
            <w:hyperlink r:id="rId52"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extension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1457A2">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30" w:type="pct"/>
          </w:tcPr>
          <w:p w:rsidR="001457A2" w:rsidRDefault="001457A2" w:rsidP="00A357C8">
            <w:pPr>
              <w:jc w:val="center"/>
            </w:pPr>
            <w:r>
              <w:t>O-X</w:t>
            </w:r>
          </w:p>
        </w:tc>
        <w:tc>
          <w:tcPr>
            <w:tcW w:w="3476"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1457A2">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30" w:type="pct"/>
          </w:tcPr>
          <w:p w:rsidR="001457A2" w:rsidRDefault="001457A2" w:rsidP="00A357C8">
            <w:pPr>
              <w:jc w:val="center"/>
            </w:pPr>
            <w:r>
              <w:t>O-O</w:t>
            </w:r>
          </w:p>
        </w:tc>
        <w:tc>
          <w:tcPr>
            <w:tcW w:w="3476"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1457A2">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30" w:type="pct"/>
          </w:tcPr>
          <w:p w:rsidR="001457A2" w:rsidRDefault="001457A2" w:rsidP="00A357C8">
            <w:pPr>
              <w:jc w:val="center"/>
            </w:pPr>
            <w:r>
              <w:t>O-X</w:t>
            </w:r>
          </w:p>
        </w:tc>
        <w:tc>
          <w:tcPr>
            <w:tcW w:w="3476"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1457A2">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30" w:type="pct"/>
          </w:tcPr>
          <w:p w:rsidR="001457A2" w:rsidRDefault="001457A2" w:rsidP="00A357C8">
            <w:pPr>
              <w:jc w:val="center"/>
            </w:pPr>
            <w:r>
              <w:t>O-O</w:t>
            </w:r>
          </w:p>
        </w:tc>
        <w:tc>
          <w:tcPr>
            <w:tcW w:w="3476"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proofErr w:type="gramStart"/>
            <w:r>
              <w:t>is</w:t>
            </w:r>
            <w:proofErr w:type="gramEnd"/>
            <w:r>
              <w:t xml:space="preserve">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1457A2">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30" w:type="pct"/>
          </w:tcPr>
          <w:p w:rsidR="001457A2" w:rsidRDefault="001457A2" w:rsidP="00A357C8">
            <w:pPr>
              <w:jc w:val="center"/>
            </w:pPr>
            <w:r>
              <w:t>O-</w:t>
            </w:r>
            <w:r w:rsidR="00DA5679">
              <w:t>O</w:t>
            </w:r>
          </w:p>
        </w:tc>
        <w:tc>
          <w:tcPr>
            <w:tcW w:w="3476"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proofErr w:type="gramStart"/>
            <w:r w:rsidRPr="00CB2F1D">
              <w:t>,</w:t>
            </w:r>
            <w:r>
              <w:t xml:space="preserve">  along</w:t>
            </w:r>
            <w:proofErr w:type="gramEnd"/>
            <w:r>
              <w:t xml:space="preserve">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proofErr w:type="gramStart"/>
            <w:r w:rsidRPr="0045178D">
              <w:rPr>
                <w:rStyle w:val="ElementxPath"/>
              </w:rPr>
              <w:t>associationType</w:t>
            </w:r>
            <w:proofErr w:type="gramEnd"/>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crossReference, largerWorkCitation, source</w:t>
            </w:r>
            <w:proofErr w:type="gramStart"/>
            <w:r w:rsidRPr="00DA5679">
              <w:rPr>
                <w:rStyle w:val="codelist"/>
              </w:rPr>
              <w:t xml:space="preserve">, </w:t>
            </w:r>
            <w:r w:rsidR="00AD5E58" w:rsidRPr="00AD5E58">
              <w:rPr>
                <w:rStyle w:val="TableentryChar"/>
              </w:rPr>
              <w:t>}</w:t>
            </w:r>
            <w:proofErr w:type="gramEnd"/>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w:t>
            </w:r>
            <w:r w:rsidR="00BD243B">
              <w:t>s</w:t>
            </w:r>
            <w:r w:rsidR="00BD243B">
              <w:t>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w:t>
            </w:r>
            <w:r w:rsidR="007765AB">
              <w:t>r</w:t>
            </w:r>
            <w:r w:rsidR="007765AB">
              <w:t>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aggregateDataSetIdentifier/MD_Identifier</w:t>
            </w:r>
            <w:r>
              <w:t xml:space="preserve">. For related resources that do not have a metadata record, </w:t>
            </w:r>
            <w:r w:rsidRPr="0045178D">
              <w:rPr>
                <w:rStyle w:val="ElementxPath"/>
              </w:rPr>
              <w:t>aggregateDataSetName/CI_Citation</w:t>
            </w:r>
            <w:r>
              <w:rPr>
                <w:rStyle w:val="ElementxPath"/>
              </w:rPr>
              <w:t xml:space="preserve"> </w:t>
            </w:r>
            <w:r>
              <w:t xml:space="preserve">may be used; this element is optional if </w:t>
            </w:r>
            <w:r w:rsidRPr="0045178D">
              <w:rPr>
                <w:rStyle w:val="ElementxPath"/>
              </w:rPr>
              <w:t>aggregateDataSetIdentifier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1457A2">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30" w:type="pct"/>
          </w:tcPr>
          <w:p w:rsidR="001457A2" w:rsidRDefault="001457A2" w:rsidP="00A357C8">
            <w:pPr>
              <w:jc w:val="center"/>
            </w:pPr>
            <w:r>
              <w:t>M-M</w:t>
            </w:r>
          </w:p>
        </w:tc>
        <w:tc>
          <w:tcPr>
            <w:tcW w:w="3476" w:type="pct"/>
          </w:tcPr>
          <w:p w:rsidR="001457A2" w:rsidRPr="009851E6" w:rsidRDefault="001D24C9" w:rsidP="00A357C8">
            <w:pPr>
              <w:rPr>
                <w:highlight w:val="yellow"/>
              </w:rPr>
            </w:pPr>
            <w:r w:rsidRPr="009851E6">
              <w:rPr>
                <w:highlight w:val="yellow"/>
              </w:rPr>
              <w:t xml:space="preserve">Exactly one value required. </w:t>
            </w:r>
            <w:r w:rsidR="001457A2" w:rsidRPr="009851E6">
              <w:rPr>
                <w:highlight w:val="yellow"/>
              </w:rPr>
              <w:t xml:space="preserve">USGIN </w:t>
            </w:r>
            <w:r w:rsidR="00753342" w:rsidRPr="009851E6">
              <w:rPr>
                <w:highlight w:val="yellow"/>
              </w:rPr>
              <w:t xml:space="preserve">mandates use of </w:t>
            </w:r>
            <w:r w:rsidR="001457A2" w:rsidRPr="009851E6">
              <w:rPr>
                <w:highlight w:val="yellow"/>
              </w:rPr>
              <w:t xml:space="preserve">a </w:t>
            </w:r>
            <w:r w:rsidR="001457A2" w:rsidRPr="009851E6">
              <w:rPr>
                <w:rStyle w:val="ElementxPath"/>
                <w:highlight w:val="yellow"/>
              </w:rPr>
              <w:t>LocalName</w:t>
            </w:r>
            <w:r w:rsidR="001457A2" w:rsidRPr="009851E6">
              <w:rPr>
                <w:highlight w:val="yellow"/>
              </w:rPr>
              <w:t xml:space="preserve"> value</w:t>
            </w:r>
            <w:r w:rsidR="00753342" w:rsidRPr="009851E6">
              <w:rPr>
                <w:highlight w:val="yellow"/>
              </w:rPr>
              <w:t xml:space="preserve"> (</w:t>
            </w:r>
            <w:hyperlink r:id="rId53" w:history="1">
              <w:r w:rsidR="00753342" w:rsidRPr="009851E6">
                <w:rPr>
                  <w:rStyle w:val="Hyperlink"/>
                  <w:highlight w:val="yellow"/>
                </w:rPr>
                <w:t>http://schemas.opengis.net/iso/</w:t>
              </w:r>
              <w:r w:rsidR="00753342" w:rsidRPr="009851E6">
                <w:rPr>
                  <w:rStyle w:val="Hyperlink"/>
                  <w:highlight w:val="yellow"/>
                </w:rPr>
                <w:softHyphen/>
                <w:t>19139/20060504/</w:t>
              </w:r>
              <w:r w:rsidR="00753342" w:rsidRPr="009851E6">
                <w:rPr>
                  <w:rStyle w:val="Hyperlink"/>
                  <w:highlight w:val="yellow"/>
                </w:rPr>
                <w:softHyphen/>
                <w:t>srv/service</w:t>
              </w:r>
              <w:r w:rsidR="00753342" w:rsidRPr="009851E6">
                <w:rPr>
                  <w:rStyle w:val="Hyperlink"/>
                  <w:highlight w:val="yellow"/>
                </w:rPr>
                <w:softHyphen/>
                <w:t>Metadata.xsd</w:t>
              </w:r>
            </w:hyperlink>
            <w:r w:rsidR="00753342" w:rsidRPr="009851E6">
              <w:rPr>
                <w:highlight w:val="yellow"/>
              </w:rPr>
              <w:t xml:space="preserve"> allows either l</w:t>
            </w:r>
            <w:r w:rsidR="00753342" w:rsidRPr="009851E6">
              <w:rPr>
                <w:highlight w:val="yellow"/>
              </w:rPr>
              <w:t>o</w:t>
            </w:r>
            <w:r w:rsidR="00753342" w:rsidRPr="009851E6">
              <w:rPr>
                <w:highlight w:val="yellow"/>
              </w:rPr>
              <w:t>calName or ScopedName). There is not as yet a standard registry of service types</w:t>
            </w:r>
            <w:r w:rsidR="001908C1" w:rsidRPr="009851E6">
              <w:rPr>
                <w:highlight w:val="yellow"/>
              </w:rPr>
              <w:t xml:space="preserve"> and ide</w:t>
            </w:r>
            <w:r w:rsidR="001908C1" w:rsidRPr="009851E6">
              <w:rPr>
                <w:highlight w:val="yellow"/>
              </w:rPr>
              <w:t>n</w:t>
            </w:r>
            <w:r w:rsidR="001908C1" w:rsidRPr="009851E6">
              <w:rPr>
                <w:highlight w:val="yellow"/>
              </w:rPr>
              <w:t>tifiers that can serve</w:t>
            </w:r>
            <w:r w:rsidR="00753342" w:rsidRPr="009851E6">
              <w:rPr>
                <w:highlight w:val="yellow"/>
              </w:rPr>
              <w:t xml:space="preserve"> as an authority for service</w:t>
            </w:r>
            <w:r w:rsidR="001908C1" w:rsidRPr="009851E6">
              <w:rPr>
                <w:highlight w:val="yellow"/>
              </w:rPr>
              <w:t xml:space="preserve">Types. An interim list of service types and identifiers is included in section </w:t>
            </w:r>
            <w:r w:rsidR="00AD5E58" w:rsidRPr="009851E6">
              <w:rPr>
                <w:highlight w:val="yellow"/>
              </w:rPr>
              <w:fldChar w:fldCharType="begin"/>
            </w:r>
            <w:r w:rsidR="00AD5E58" w:rsidRPr="009851E6">
              <w:rPr>
                <w:highlight w:val="yellow"/>
              </w:rPr>
              <w:instrText xml:space="preserve"> REF _Ref252222161 \r \h </w:instrText>
            </w:r>
            <w:r w:rsidR="0042550F">
              <w:rPr>
                <w:highlight w:val="yellow"/>
              </w:rPr>
              <w:instrText xml:space="preserve"> \* MERGEFORMAT </w:instrText>
            </w:r>
            <w:r w:rsidR="00AD5E58" w:rsidRPr="009851E6">
              <w:rPr>
                <w:highlight w:val="yellow"/>
              </w:rPr>
            </w:r>
            <w:r w:rsidR="00AD5E58" w:rsidRPr="009851E6">
              <w:rPr>
                <w:highlight w:val="yellow"/>
              </w:rPr>
              <w:fldChar w:fldCharType="separate"/>
            </w:r>
            <w:r w:rsidR="002C0A6A" w:rsidRPr="009851E6">
              <w:rPr>
                <w:highlight w:val="yellow"/>
              </w:rPr>
              <w:t>7.1</w:t>
            </w:r>
            <w:r w:rsidR="00AD5E58" w:rsidRPr="009851E6">
              <w:rPr>
                <w:highlight w:val="yellow"/>
              </w:rPr>
              <w:fldChar w:fldCharType="end"/>
            </w:r>
            <w:r w:rsidR="00AD5E58" w:rsidRPr="009851E6">
              <w:rPr>
                <w:highlight w:val="yellow"/>
              </w:rPr>
              <w:t xml:space="preserve"> </w:t>
            </w:r>
            <w:r w:rsidR="00AD5E58" w:rsidRPr="009851E6">
              <w:rPr>
                <w:highlight w:val="yellow"/>
              </w:rPr>
              <w:fldChar w:fldCharType="begin"/>
            </w:r>
            <w:r w:rsidR="00AD5E58" w:rsidRPr="009851E6">
              <w:rPr>
                <w:highlight w:val="yellow"/>
              </w:rPr>
              <w:instrText xml:space="preserve"> REF _Ref252222164 \h </w:instrText>
            </w:r>
            <w:r w:rsidR="0042550F">
              <w:rPr>
                <w:highlight w:val="yellow"/>
              </w:rPr>
              <w:instrText xml:space="preserve"> \* MERGEFORMAT </w:instrText>
            </w:r>
            <w:r w:rsidR="00AD5E58" w:rsidRPr="009851E6">
              <w:rPr>
                <w:highlight w:val="yellow"/>
              </w:rPr>
            </w:r>
            <w:r w:rsidR="00AD5E58" w:rsidRPr="009851E6">
              <w:rPr>
                <w:highlight w:val="yellow"/>
              </w:rPr>
              <w:fldChar w:fldCharType="separate"/>
            </w:r>
            <w:r w:rsidR="002C0A6A" w:rsidRPr="009851E6">
              <w:rPr>
                <w:rStyle w:val="LineNumber"/>
                <w:highlight w:val="yellow"/>
              </w:rPr>
              <w:t>ServiceType</w:t>
            </w:r>
            <w:r w:rsidR="00AD5E58" w:rsidRPr="009851E6">
              <w:rPr>
                <w:highlight w:val="yellow"/>
              </w:rPr>
              <w:fldChar w:fldCharType="end"/>
            </w:r>
            <w:r w:rsidR="00115965" w:rsidRPr="009851E6">
              <w:rPr>
                <w:highlight w:val="yellow"/>
              </w:rPr>
              <w:t xml:space="preserve"> (with the ad hoc codespace URI ‘http</w:t>
            </w:r>
            <w:proofErr w:type="gramStart"/>
            <w:r w:rsidR="00115965" w:rsidRPr="009851E6">
              <w:rPr>
                <w:highlight w:val="yellow"/>
              </w:rPr>
              <w:t>:/</w:t>
            </w:r>
            <w:proofErr w:type="gramEnd"/>
            <w:r w:rsidR="00115965" w:rsidRPr="009851E6">
              <w:rPr>
                <w:highlight w:val="yellow"/>
              </w:rPr>
              <w:t>/resources.usgin.org/registry/serviceType</w:t>
            </w:r>
            <w:r w:rsidR="00F45141" w:rsidRPr="009851E6">
              <w:rPr>
                <w:highlight w:val="yellow"/>
              </w:rPr>
              <w:t>201001</w:t>
            </w:r>
            <w:r w:rsidR="00115965" w:rsidRPr="009851E6">
              <w:rPr>
                <w:highlight w:val="yellow"/>
              </w:rPr>
              <w:t>’)</w:t>
            </w:r>
            <w:r w:rsidR="001908C1" w:rsidRPr="009851E6">
              <w:rPr>
                <w:highlight w:val="yellow"/>
              </w:rPr>
              <w:t xml:space="preserve">. </w:t>
            </w:r>
            <w:r w:rsidR="00753342" w:rsidRPr="009851E6">
              <w:rPr>
                <w:highlight w:val="yellow"/>
              </w:rPr>
              <w:t xml:space="preserve"> </w:t>
            </w:r>
            <w:r w:rsidR="001457A2" w:rsidRPr="009851E6">
              <w:rPr>
                <w:highlight w:val="yellow"/>
              </w:rPr>
              <w:t xml:space="preserve">Valid values for OGC services </w:t>
            </w:r>
            <w:r w:rsidR="001908C1" w:rsidRPr="009851E6">
              <w:rPr>
                <w:highlight w:val="yellow"/>
              </w:rPr>
              <w:t>are</w:t>
            </w:r>
            <w:r w:rsidR="001457A2" w:rsidRPr="009851E6">
              <w:rPr>
                <w:highlight w:val="yellow"/>
              </w:rPr>
              <w:t xml:space="preserve"> </w:t>
            </w:r>
            <w:r w:rsidR="008B4323" w:rsidRPr="009851E6">
              <w:rPr>
                <w:highlight w:val="yellow"/>
              </w:rPr>
              <w:t>{</w:t>
            </w:r>
            <w:r w:rsidR="001457A2" w:rsidRPr="009851E6">
              <w:rPr>
                <w:rStyle w:val="codelist"/>
                <w:highlight w:val="yellow"/>
              </w:rPr>
              <w:t xml:space="preserve">WMS, WFS, </w:t>
            </w:r>
            <w:r w:rsidR="00DA5679" w:rsidRPr="009851E6">
              <w:rPr>
                <w:rStyle w:val="codelist"/>
                <w:highlight w:val="yellow"/>
              </w:rPr>
              <w:t>WCS</w:t>
            </w:r>
            <w:r w:rsidR="001457A2" w:rsidRPr="009851E6">
              <w:rPr>
                <w:rStyle w:val="codelist"/>
                <w:highlight w:val="yellow"/>
              </w:rPr>
              <w:t>, CSW, …</w:t>
            </w:r>
            <w:r w:rsidR="008B4323" w:rsidRPr="009851E6">
              <w:rPr>
                <w:highlight w:val="yellow"/>
              </w:rPr>
              <w:t>}</w:t>
            </w:r>
          </w:p>
          <w:p w:rsidR="008B4323" w:rsidRPr="009851E6" w:rsidRDefault="008B4323" w:rsidP="00A357C8">
            <w:pPr>
              <w:rPr>
                <w:highlight w:val="yellow"/>
              </w:rPr>
            </w:pPr>
            <w:r w:rsidRPr="009851E6">
              <w:rPr>
                <w:highlight w:val="yellow"/>
              </w:rPr>
              <w:t>Example:</w:t>
            </w:r>
          </w:p>
          <w:p w:rsidR="008B4323" w:rsidRPr="009851E6" w:rsidRDefault="008B4323" w:rsidP="00A357C8">
            <w:pPr>
              <w:autoSpaceDE w:val="0"/>
              <w:autoSpaceDN w:val="0"/>
              <w:adjustRightInd w:val="0"/>
              <w:spacing w:before="0" w:after="0"/>
              <w:rPr>
                <w:rFonts w:ascii="Courier New" w:hAnsi="Courier New" w:cs="Courier New"/>
                <w:color w:val="000000"/>
                <w:szCs w:val="20"/>
                <w:highlight w:val="yellow"/>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srv:serviceType</w:t>
            </w:r>
            <w:r w:rsidRPr="009851E6">
              <w:rPr>
                <w:rFonts w:ascii="Courier New" w:hAnsi="Courier New" w:cs="Courier New"/>
                <w:color w:val="0000FF"/>
                <w:szCs w:val="20"/>
                <w:highlight w:val="yellow"/>
              </w:rPr>
              <w:t>&gt;</w:t>
            </w:r>
          </w:p>
          <w:p w:rsidR="008B4323" w:rsidRPr="009851E6" w:rsidRDefault="007527F5" w:rsidP="00A357C8">
            <w:pPr>
              <w:tabs>
                <w:tab w:val="left" w:pos="428"/>
              </w:tabs>
              <w:autoSpaceDE w:val="0"/>
              <w:autoSpaceDN w:val="0"/>
              <w:adjustRightInd w:val="0"/>
              <w:spacing w:before="0" w:after="0"/>
              <w:rPr>
                <w:rFonts w:ascii="Courier New" w:hAnsi="Courier New" w:cs="Courier New"/>
                <w:color w:val="FF0000"/>
                <w:szCs w:val="20"/>
                <w:highlight w:val="yellow"/>
              </w:rPr>
            </w:pPr>
            <w:r w:rsidRPr="009851E6">
              <w:rPr>
                <w:rFonts w:ascii="Courier New" w:hAnsi="Courier New" w:cs="Courier New"/>
                <w:color w:val="000000"/>
                <w:szCs w:val="20"/>
                <w:highlight w:val="yellow"/>
              </w:rPr>
              <w:t xml:space="preserve">  </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FF0000"/>
                <w:szCs w:val="20"/>
                <w:highlight w:val="yellow"/>
              </w:rPr>
              <w:t xml:space="preserve"> codeSpace</w:t>
            </w:r>
            <w:r w:rsidR="008B4323" w:rsidRPr="009851E6">
              <w:rPr>
                <w:rFonts w:ascii="Courier New" w:hAnsi="Courier New" w:cs="Courier New"/>
                <w:color w:val="0000FF"/>
                <w:szCs w:val="20"/>
                <w:highlight w:val="yellow"/>
              </w:rPr>
              <w:t>=</w:t>
            </w:r>
            <w:r w:rsidR="00115965" w:rsidRPr="009851E6">
              <w:rPr>
                <w:rFonts w:ascii="Courier New" w:hAnsi="Courier New" w:cs="Courier New"/>
                <w:color w:val="0000FF"/>
                <w:szCs w:val="20"/>
                <w:highlight w:val="yellow"/>
              </w:rPr>
              <w:t xml:space="preserve"> </w:t>
            </w:r>
            <w:r w:rsidR="00EE6EBE" w:rsidRPr="009851E6">
              <w:rPr>
                <w:rFonts w:ascii="Courier New" w:hAnsi="Courier New" w:cs="Courier New"/>
                <w:color w:val="0000FF"/>
                <w:szCs w:val="20"/>
                <w:highlight w:val="yellow"/>
              </w:rPr>
              <w:t>"</w:t>
            </w:r>
            <w:r w:rsidR="00994079" w:rsidRPr="009851E6">
              <w:rPr>
                <w:rFonts w:ascii="Courier New" w:hAnsi="Courier New" w:cs="Courier New"/>
                <w:sz w:val="16"/>
                <w:szCs w:val="16"/>
                <w:highlight w:val="yellow"/>
              </w:rPr>
              <w:t>http://resources.usgin.org/registry/serviceType</w:t>
            </w:r>
            <w:r w:rsidR="00445759" w:rsidRPr="009851E6">
              <w:rPr>
                <w:rFonts w:ascii="Courier New" w:hAnsi="Courier New" w:cs="Courier New"/>
                <w:sz w:val="16"/>
                <w:szCs w:val="16"/>
                <w:highlight w:val="yellow"/>
              </w:rPr>
              <w:t>201001</w:t>
            </w:r>
            <w:r w:rsidR="00EE6EBE" w:rsidRPr="009851E6">
              <w:rPr>
                <w:rFonts w:ascii="Courier New" w:hAnsi="Courier New" w:cs="Courier New"/>
                <w:color w:val="0000FF"/>
                <w:szCs w:val="20"/>
                <w:highlight w:val="yellow"/>
              </w:rPr>
              <w:t>"</w:t>
            </w:r>
            <w:r w:rsidR="008B4323" w:rsidRPr="009851E6">
              <w:rPr>
                <w:rFonts w:ascii="Courier New" w:hAnsi="Courier New" w:cs="Courier New"/>
                <w:color w:val="0000FF"/>
                <w:szCs w:val="20"/>
                <w:highlight w:val="yellow"/>
              </w:rPr>
              <w:t>&gt;</w:t>
            </w:r>
            <w:r w:rsidR="008B4323" w:rsidRPr="009851E6">
              <w:rPr>
                <w:rFonts w:ascii="Courier New" w:hAnsi="Courier New" w:cs="Courier New"/>
                <w:color w:val="000000"/>
                <w:szCs w:val="20"/>
                <w:highlight w:val="yellow"/>
              </w:rPr>
              <w:t>WMS</w:t>
            </w:r>
            <w:r w:rsidR="008B4323" w:rsidRPr="009851E6">
              <w:rPr>
                <w:rFonts w:ascii="Courier New" w:hAnsi="Courier New" w:cs="Courier New"/>
                <w:color w:val="0000FF"/>
                <w:szCs w:val="20"/>
                <w:highlight w:val="yellow"/>
              </w:rPr>
              <w:t>&lt;/</w:t>
            </w:r>
            <w:r w:rsidR="008B4323" w:rsidRPr="009851E6">
              <w:rPr>
                <w:rFonts w:ascii="Courier New" w:hAnsi="Courier New" w:cs="Courier New"/>
                <w:color w:val="800000"/>
                <w:szCs w:val="20"/>
                <w:highlight w:val="yellow"/>
              </w:rPr>
              <w:t>gco:LocalName</w:t>
            </w:r>
            <w:r w:rsidR="008B4323" w:rsidRPr="009851E6">
              <w:rPr>
                <w:rFonts w:ascii="Courier New" w:hAnsi="Courier New" w:cs="Courier New"/>
                <w:color w:val="0000FF"/>
                <w:szCs w:val="20"/>
                <w:highlight w:val="yellow"/>
              </w:rPr>
              <w:t>&gt;</w:t>
            </w:r>
          </w:p>
          <w:p w:rsidR="008B4323" w:rsidRPr="008B4323" w:rsidRDefault="008B4323" w:rsidP="00A357C8">
            <w:pPr>
              <w:autoSpaceDE w:val="0"/>
              <w:autoSpaceDN w:val="0"/>
              <w:adjustRightInd w:val="0"/>
              <w:spacing w:before="0" w:after="0"/>
              <w:rPr>
                <w:rFonts w:cs="Arial"/>
                <w:color w:val="000000"/>
                <w:szCs w:val="20"/>
                <w:highlight w:val="white"/>
              </w:rPr>
            </w:pPr>
            <w:r w:rsidRPr="009851E6">
              <w:rPr>
                <w:rFonts w:ascii="Courier New" w:hAnsi="Courier New" w:cs="Courier New"/>
                <w:color w:val="0000FF"/>
                <w:szCs w:val="20"/>
                <w:highlight w:val="yellow"/>
              </w:rPr>
              <w:t>&lt;/</w:t>
            </w:r>
            <w:r w:rsidRPr="009851E6">
              <w:rPr>
                <w:rFonts w:ascii="Courier New" w:hAnsi="Courier New" w:cs="Courier New"/>
                <w:color w:val="800000"/>
                <w:szCs w:val="20"/>
                <w:highlight w:val="yellow"/>
              </w:rPr>
              <w:t>srv:</w:t>
            </w:r>
            <w:commentRangeStart w:id="59"/>
            <w:r w:rsidRPr="009851E6">
              <w:rPr>
                <w:rFonts w:ascii="Courier New" w:hAnsi="Courier New" w:cs="Courier New"/>
                <w:color w:val="800000"/>
                <w:szCs w:val="20"/>
                <w:highlight w:val="yellow"/>
              </w:rPr>
              <w:t>serviceType</w:t>
            </w:r>
            <w:commentRangeEnd w:id="59"/>
            <w:r w:rsidR="0042550F">
              <w:rPr>
                <w:rStyle w:val="CommentReference"/>
              </w:rPr>
              <w:commentReference w:id="59"/>
            </w:r>
            <w:r w:rsidRPr="009851E6">
              <w:rPr>
                <w:rFonts w:ascii="Courier New" w:hAnsi="Courier New" w:cs="Courier New"/>
                <w:color w:val="0000FF"/>
                <w:szCs w:val="20"/>
                <w:highlight w:val="yellow"/>
              </w:rPr>
              <w:t>&gt;</w:t>
            </w:r>
          </w:p>
        </w:tc>
      </w:tr>
      <w:tr w:rsidR="001457A2" w:rsidTr="001457A2">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30" w:type="pct"/>
          </w:tcPr>
          <w:p w:rsidR="001457A2" w:rsidRDefault="001457A2" w:rsidP="00A357C8">
            <w:pPr>
              <w:jc w:val="center"/>
            </w:pPr>
            <w:r>
              <w:t>O-</w:t>
            </w:r>
            <w:r w:rsidR="008639C2">
              <w:t>C</w:t>
            </w:r>
          </w:p>
        </w:tc>
        <w:tc>
          <w:tcPr>
            <w:tcW w:w="3476" w:type="pct"/>
          </w:tcPr>
          <w:p w:rsidR="001457A2" w:rsidRDefault="001457A2" w:rsidP="00A357C8">
            <w:r w:rsidRPr="00F10F3A">
              <w:t xml:space="preserve">Multiple serviceTypeVersion tags may not be implemented in </w:t>
            </w:r>
            <w:r w:rsidR="00917B36">
              <w:t xml:space="preserve">some harvesting server </w:t>
            </w:r>
            <w:r w:rsidRPr="00F10F3A">
              <w:t>appl</w:t>
            </w:r>
            <w:r w:rsidRPr="00F10F3A">
              <w:t>i</w:t>
            </w:r>
            <w:r w:rsidRPr="00F10F3A">
              <w:t>cations - USGIN recommends a reverse chronological order</w:t>
            </w:r>
            <w:r>
              <w:t xml:space="preserve"> for supported versions</w:t>
            </w:r>
            <w:r w:rsidRPr="00F10F3A">
              <w:t>.</w:t>
            </w:r>
            <w:r>
              <w:t xml:space="preserve"> </w:t>
            </w:r>
            <w:r w:rsidR="008639C2">
              <w:t>Co</w:t>
            </w:r>
            <w:r w:rsidR="008639C2">
              <w:t>n</w:t>
            </w:r>
            <w:r w:rsidR="008639C2">
              <w:t>straint</w:t>
            </w:r>
            <w:r w:rsidR="008B4323">
              <w:t xml:space="preserve">: </w:t>
            </w:r>
            <w:r w:rsidR="008639C2">
              <w:t xml:space="preserve">if various versions are available, </w:t>
            </w:r>
            <w:r w:rsidR="008B4323">
              <w:t xml:space="preserve">it is </w:t>
            </w:r>
            <w:r w:rsidR="008639C2">
              <w:t>mandatory to list versions that are supported. Default is oldest version of service.</w:t>
            </w:r>
          </w:p>
        </w:tc>
      </w:tr>
      <w:tr w:rsidR="001457A2" w:rsidTr="001457A2">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30" w:type="pct"/>
          </w:tcPr>
          <w:p w:rsidR="001457A2" w:rsidRDefault="001457A2" w:rsidP="00A357C8">
            <w:pPr>
              <w:jc w:val="center"/>
            </w:pPr>
            <w:r>
              <w:t>O-O</w:t>
            </w:r>
          </w:p>
        </w:tc>
        <w:tc>
          <w:tcPr>
            <w:tcW w:w="3476"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 xml:space="preserve">nformation on the availability of the service which </w:t>
            </w:r>
            <w:proofErr w:type="gramStart"/>
            <w:r w:rsidR="001457A2">
              <w:rPr>
                <w:rFonts w:eastAsia="Times New Roman" w:cs="Arial"/>
                <w:szCs w:val="20"/>
              </w:rPr>
              <w:t>include</w:t>
            </w:r>
            <w:proofErr w:type="gramEnd"/>
            <w:r w:rsidR="001457A2">
              <w:rPr>
                <w:rFonts w:eastAsia="Times New Roman" w:cs="Arial"/>
                <w:szCs w:val="20"/>
              </w:rPr>
              <w:t>: fees, available date and time, ordering instructions, turnaround.</w:t>
            </w:r>
            <w:r>
              <w:rPr>
                <w:rFonts w:eastAsia="Times New Roman" w:cs="Arial"/>
                <w:szCs w:val="20"/>
              </w:rPr>
              <w:t xml:space="preserve"> O</w:t>
            </w:r>
            <w:r>
              <w:rPr>
                <w:rFonts w:eastAsia="Times New Roman" w:cs="Arial"/>
                <w:szCs w:val="20"/>
              </w:rPr>
              <w:t>r</w:t>
            </w:r>
            <w:r>
              <w:rPr>
                <w:rFonts w:eastAsia="Times New Roman" w:cs="Arial"/>
                <w:szCs w:val="20"/>
              </w:rPr>
              <w:t xml:space="preserve">dering instructions and turnaround are not applicable to web services. </w:t>
            </w:r>
          </w:p>
        </w:tc>
      </w:tr>
      <w:tr w:rsidR="001457A2" w:rsidTr="001457A2">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1457A2">
        <w:trPr>
          <w:cantSplit/>
        </w:trPr>
        <w:tc>
          <w:tcPr>
            <w:tcW w:w="1194" w:type="pct"/>
          </w:tcPr>
          <w:p w:rsidR="001457A2" w:rsidRDefault="001457A2" w:rsidP="00A357C8">
            <w:r>
              <w:lastRenderedPageBreak/>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30" w:type="pct"/>
          </w:tcPr>
          <w:p w:rsidR="001457A2" w:rsidRDefault="001457A2" w:rsidP="00A357C8">
            <w:pPr>
              <w:jc w:val="center"/>
            </w:pPr>
            <w:r>
              <w:t>O-X</w:t>
            </w:r>
          </w:p>
        </w:tc>
        <w:tc>
          <w:tcPr>
            <w:tcW w:w="3476" w:type="pct"/>
          </w:tcPr>
          <w:p w:rsidR="001457A2" w:rsidRDefault="001457A2" w:rsidP="00A357C8">
            <w:r>
              <w:t xml:space="preserve">Not used by USGIN; use </w:t>
            </w:r>
            <w:r>
              <w:rPr>
                <w:rStyle w:val="ElementxPath"/>
              </w:rPr>
              <w:t>descriptiveKeywords</w:t>
            </w:r>
            <w:r>
              <w:t xml:space="preserve"> as per NAP</w:t>
            </w:r>
          </w:p>
        </w:tc>
      </w:tr>
      <w:tr w:rsidR="001457A2" w:rsidTr="001457A2">
        <w:trPr>
          <w:cantSplit/>
        </w:trPr>
        <w:tc>
          <w:tcPr>
            <w:tcW w:w="1194" w:type="pct"/>
          </w:tcPr>
          <w:p w:rsidR="001457A2" w:rsidRDefault="001457A2" w:rsidP="00A357C8">
            <w:r>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30" w:type="pct"/>
          </w:tcPr>
          <w:p w:rsidR="001457A2" w:rsidRDefault="001457A2" w:rsidP="00A357C8">
            <w:pPr>
              <w:jc w:val="center"/>
            </w:pPr>
            <w:r>
              <w:t>C-C</w:t>
            </w:r>
          </w:p>
        </w:tc>
        <w:tc>
          <w:tcPr>
            <w:tcW w:w="3476"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for any resource r</w:t>
            </w:r>
            <w:r>
              <w:t>e</w:t>
            </w:r>
            <w:r>
              <w:t xml:space="preserv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1457A2">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30" w:type="pct"/>
          </w:tcPr>
          <w:p w:rsidR="001457A2" w:rsidRDefault="001457A2" w:rsidP="00A357C8">
            <w:pPr>
              <w:jc w:val="center"/>
            </w:pPr>
            <w:r>
              <w:t>C-C</w:t>
            </w:r>
          </w:p>
        </w:tc>
        <w:tc>
          <w:tcPr>
            <w:tcW w:w="3476"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w:t>
            </w:r>
            <w:r>
              <w:t>o</w:t>
            </w:r>
            <w:r>
              <w:t>graphic place names are used to express the geographic extent</w:t>
            </w:r>
            <w:r w:rsidR="0042550F">
              <w:t xml:space="preserve"> they MUST</w:t>
            </w:r>
            <w:r>
              <w:t xml:space="preserve"> be encoded u</w:t>
            </w:r>
            <w:r>
              <w:t>s</w:t>
            </w:r>
            <w:r>
              <w:t>ing keyword</w:t>
            </w:r>
            <w:r w:rsidR="0042550F">
              <w:t>s</w:t>
            </w:r>
            <w:r>
              <w:t xml:space="preserve"> with keyword type code = </w:t>
            </w:r>
            <w:r w:rsidR="008263D0">
              <w:t>'</w:t>
            </w:r>
            <w:r w:rsidRPr="008263D0">
              <w:rPr>
                <w:rStyle w:val="codelist"/>
              </w:rPr>
              <w:t>place</w:t>
            </w:r>
            <w:r w:rsidR="008263D0">
              <w:t>'.</w:t>
            </w:r>
            <w:r>
              <w:t xml:space="preserve"> Geographic names may be duplicated in the </w:t>
            </w:r>
            <w:r w:rsidRPr="0032148F">
              <w:rPr>
                <w:rStyle w:val="ElementxPath"/>
              </w:rPr>
              <w:t>EX_Extent/description</w:t>
            </w:r>
            <w:r>
              <w:t>.</w:t>
            </w:r>
          </w:p>
        </w:tc>
      </w:tr>
      <w:tr w:rsidR="001457A2" w:rsidTr="001457A2">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30" w:type="pct"/>
          </w:tcPr>
          <w:p w:rsidR="001457A2" w:rsidRDefault="001457A2" w:rsidP="00A357C8">
            <w:pPr>
              <w:jc w:val="center"/>
            </w:pPr>
            <w:r>
              <w:t>O-C</w:t>
            </w:r>
          </w:p>
        </w:tc>
        <w:tc>
          <w:tcPr>
            <w:tcW w:w="3476"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w:t>
            </w:r>
            <w:r>
              <w:t>e</w:t>
            </w:r>
            <w:r>
              <w:t>cause this may result in fatal errors with some CSW implementations. Point locations must thus be represented as tiny rectangles. USGIN recommended practice is to place the actual point location in the lower left corner of the rectangle.</w:t>
            </w:r>
          </w:p>
        </w:tc>
      </w:tr>
      <w:tr w:rsidR="001457A2" w:rsidTr="001457A2">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30" w:type="pct"/>
          </w:tcPr>
          <w:p w:rsidR="001457A2" w:rsidRDefault="001457A2" w:rsidP="00A357C8">
            <w:pPr>
              <w:jc w:val="center"/>
            </w:pPr>
            <w:r>
              <w:t>C-X</w:t>
            </w:r>
          </w:p>
        </w:tc>
        <w:tc>
          <w:tcPr>
            <w:tcW w:w="3476"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1457A2">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30" w:type="pct"/>
          </w:tcPr>
          <w:p w:rsidR="001457A2" w:rsidRDefault="001457A2" w:rsidP="00A357C8">
            <w:pPr>
              <w:jc w:val="center"/>
            </w:pPr>
            <w:r>
              <w:t>C-X</w:t>
            </w:r>
          </w:p>
        </w:tc>
        <w:tc>
          <w:tcPr>
            <w:tcW w:w="3476" w:type="pct"/>
          </w:tcPr>
          <w:p w:rsidR="001457A2" w:rsidRDefault="001457A2" w:rsidP="00A357C8">
            <w:r>
              <w:t>To improve interoperability, USGIN mandates use of Geographic Bounding Box; bounding polygons may be present, but may be ignored by harvesters.</w:t>
            </w:r>
          </w:p>
        </w:tc>
      </w:tr>
      <w:tr w:rsidR="001457A2" w:rsidTr="001457A2">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30" w:type="pct"/>
          </w:tcPr>
          <w:p w:rsidR="001457A2" w:rsidRDefault="001457A2" w:rsidP="00A357C8">
            <w:pPr>
              <w:jc w:val="center"/>
            </w:pPr>
            <w:r>
              <w:t>O-O</w:t>
            </w:r>
          </w:p>
        </w:tc>
        <w:tc>
          <w:tcPr>
            <w:tcW w:w="3476"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eras</w:t>
            </w:r>
            <w:proofErr w:type="gramStart"/>
            <w:r w:rsidR="00BC2D0D">
              <w:rPr>
                <w:rFonts w:eastAsia="Times New Roman" w:cs="Arial"/>
                <w:szCs w:val="20"/>
              </w:rPr>
              <w:t xml:space="preserve">, </w:t>
            </w:r>
            <w:r w:rsidR="001457A2">
              <w:rPr>
                <w:rFonts w:eastAsia="Times New Roman" w:cs="Arial"/>
                <w:szCs w:val="20"/>
              </w:rPr>
              <w:t xml:space="preserve"> </w:t>
            </w:r>
            <w:r w:rsidR="001457A2" w:rsidRPr="00FE320C">
              <w:rPr>
                <w:rStyle w:val="ElementxPath"/>
              </w:rPr>
              <w:t>TimePeriod</w:t>
            </w:r>
            <w:proofErr w:type="gramEnd"/>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w:t>
            </w:r>
            <w:r w:rsidR="00BC2D0D">
              <w:rPr>
                <w:rFonts w:eastAsia="Times New Roman" w:cs="Arial"/>
                <w:szCs w:val="20"/>
              </w:rPr>
              <w:t>r</w:t>
            </w:r>
            <w:r w:rsidR="00BC2D0D">
              <w:rPr>
                <w:rFonts w:eastAsia="Times New Roman" w:cs="Arial"/>
                <w:szCs w:val="20"/>
              </w:rPr>
              <w:t>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endPosition@frame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USGIN r</w:t>
            </w:r>
            <w:r w:rsidR="00BC2D0D" w:rsidRPr="00CB2F1D">
              <w:rPr>
                <w:rFonts w:eastAsia="Times New Roman" w:cs="Arial"/>
              </w:rPr>
              <w:t>e</w:t>
            </w:r>
            <w:r w:rsidR="00BC2D0D" w:rsidRPr="00CB2F1D">
              <w:rPr>
                <w:rFonts w:eastAsia="Times New Roman" w:cs="Arial"/>
              </w:rPr>
              <w:t xml:space="preserv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w:t>
            </w:r>
            <w:r w:rsidR="00BC2D0D" w:rsidRPr="00CB2F1D">
              <w:rPr>
                <w:rFonts w:eastAsia="Times New Roman" w:cs="Arial"/>
              </w:rPr>
              <w:t>u</w:t>
            </w:r>
            <w:r w:rsidR="00BC2D0D" w:rsidRPr="00CB2F1D">
              <w:rPr>
                <w:rFonts w:eastAsia="Times New Roman" w:cs="Arial"/>
              </w:rPr>
              <w:t xml:space="preserve">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xml:space="preserve">). The default frame attribute value for geologic time coordinates is </w:t>
            </w:r>
            <w:r w:rsidR="00EE6EBE">
              <w:rPr>
                <w:rFonts w:eastAsia="Times New Roman" w:cs="Arial"/>
              </w:rPr>
              <w:t>"</w:t>
            </w:r>
            <w:r w:rsidR="00BC2D0D" w:rsidRPr="00CB2F1D">
              <w:rPr>
                <w:rFonts w:eastAsia="Times New Roman" w:cs="Arial"/>
              </w:rPr>
              <w:t>urn</w:t>
            </w:r>
            <w:proofErr w:type="gramStart"/>
            <w:r w:rsidR="00BC2D0D" w:rsidRPr="00CB2F1D">
              <w:rPr>
                <w:rFonts w:eastAsia="Times New Roman" w:cs="Arial"/>
              </w:rPr>
              <w:t>:cgi:trs:CGI:StandardGeologicTimeMa</w:t>
            </w:r>
            <w:proofErr w:type="gramEnd"/>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1457A2">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30" w:type="pct"/>
          </w:tcPr>
          <w:p w:rsidR="001457A2" w:rsidRDefault="001457A2" w:rsidP="00A357C8">
            <w:pPr>
              <w:jc w:val="center"/>
            </w:pPr>
            <w:r>
              <w:t>O-X</w:t>
            </w:r>
          </w:p>
        </w:tc>
        <w:tc>
          <w:tcPr>
            <w:tcW w:w="3476"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1457A2">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30" w:type="pct"/>
          </w:tcPr>
          <w:p w:rsidR="001457A2" w:rsidRDefault="001457A2" w:rsidP="00A357C8">
            <w:pPr>
              <w:jc w:val="center"/>
            </w:pPr>
            <w:r>
              <w:t>O-O</w:t>
            </w:r>
          </w:p>
        </w:tc>
        <w:tc>
          <w:tcPr>
            <w:tcW w:w="3476"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related to vertical location in a borehole</w:t>
            </w:r>
            <w:r>
              <w:t xml:space="preserve"> or depth in a water body</w:t>
            </w:r>
            <w:r w:rsidRPr="00CB2F1D">
              <w:t xml:space="preserve">. The borehole trace is the vertical </w:t>
            </w:r>
            <w:r>
              <w:t>coordinate reference system (</w:t>
            </w:r>
            <w:r w:rsidRPr="00CB2F1D">
              <w:t>CRS</w:t>
            </w:r>
            <w:r>
              <w:t>)</w:t>
            </w:r>
            <w:r w:rsidRPr="00CB2F1D">
              <w:t xml:space="preserve"> within </w:t>
            </w:r>
            <w:r>
              <w:t xml:space="preserve">which described resources are </w:t>
            </w:r>
            <w:r w:rsidRPr="00CB2F1D">
              <w:t>located using c</w:t>
            </w:r>
            <w:r w:rsidRPr="00CB2F1D">
              <w:t>o</w:t>
            </w:r>
            <w:r w:rsidRPr="00CB2F1D">
              <w:t>ordinates measured in linear distance from the collar (or ground level, or Kelly bushing)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4"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repor</w:t>
            </w:r>
            <w:r>
              <w:t>t</w:t>
            </w:r>
            <w:r>
              <w:t>ed depths should be assumed to be true vertical depth relative to the mean elevation of the geographic extent reported for the resource.</w:t>
            </w:r>
          </w:p>
        </w:tc>
      </w:tr>
      <w:tr w:rsidR="001457A2" w:rsidTr="001457A2">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30" w:type="pct"/>
          </w:tcPr>
          <w:p w:rsidR="001457A2" w:rsidRDefault="001457A2" w:rsidP="00A357C8">
            <w:pPr>
              <w:jc w:val="center"/>
            </w:pPr>
            <w:r>
              <w:t>O-O</w:t>
            </w:r>
          </w:p>
        </w:tc>
        <w:tc>
          <w:tcPr>
            <w:tcW w:w="3476"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w:t>
            </w:r>
            <w:proofErr w:type="gramStart"/>
            <w:r w:rsidRPr="00B822F2">
              <w:rPr>
                <w:rStyle w:val="ElementxPath"/>
              </w:rPr>
              <w:t>..</w:t>
            </w:r>
            <w:proofErr w:type="gramEnd"/>
            <w:r w:rsidRPr="00B822F2">
              <w:rPr>
                <w:rStyle w:val="ElementxPath"/>
              </w:rPr>
              <w:t>/code</w:t>
            </w:r>
            <w:r>
              <w:t xml:space="preserve"> element, or a </w:t>
            </w:r>
            <w:r w:rsidRPr="00B822F2">
              <w:rPr>
                <w:rStyle w:val="ElementxPath"/>
              </w:rPr>
              <w:t>@uuidref</w:t>
            </w:r>
            <w:r>
              <w:t xml:space="preserve"> attribute). This element is ne</w:t>
            </w:r>
            <w:r>
              <w:t>c</w:t>
            </w:r>
            <w:r>
              <w:t>essary to implement the many</w:t>
            </w:r>
            <w:r w:rsidR="00446C28">
              <w:t>-</w:t>
            </w:r>
            <w:r>
              <w:t>to</w:t>
            </w:r>
            <w:r w:rsidR="00446C28">
              <w:t>-</w:t>
            </w:r>
            <w:r>
              <w:t>many relationship between data sources and operations in a single service.</w:t>
            </w:r>
          </w:p>
        </w:tc>
      </w:tr>
      <w:tr w:rsidR="001457A2" w:rsidTr="001457A2">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30" w:type="pct"/>
          </w:tcPr>
          <w:p w:rsidR="001457A2" w:rsidRDefault="001457A2" w:rsidP="00A357C8">
            <w:pPr>
              <w:jc w:val="center"/>
            </w:pPr>
            <w:r>
              <w:t>M-</w:t>
            </w:r>
            <w:r w:rsidR="00F4474A">
              <w:t>C</w:t>
            </w:r>
          </w:p>
        </w:tc>
        <w:tc>
          <w:tcPr>
            <w:tcW w:w="3476"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w:t>
            </w:r>
            <w:r w:rsidR="000C42B9">
              <w:t>c</w:t>
            </w:r>
            <w:r w:rsidR="000C42B9">
              <w:t>ord that the given operation name is valid.</w:t>
            </w:r>
          </w:p>
        </w:tc>
      </w:tr>
      <w:tr w:rsidR="001457A2" w:rsidTr="001457A2">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30" w:type="pct"/>
          </w:tcPr>
          <w:p w:rsidR="001457A2" w:rsidRDefault="001457A2" w:rsidP="00F4474A">
            <w:pPr>
              <w:jc w:val="center"/>
            </w:pPr>
            <w:r>
              <w:t>M-</w:t>
            </w:r>
            <w:r w:rsidR="00F4474A">
              <w:t>C</w:t>
            </w:r>
          </w:p>
        </w:tc>
        <w:tc>
          <w:tcPr>
            <w:tcW w:w="3476"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w:t>
            </w:r>
            <w:proofErr w:type="gramStart"/>
            <w:r w:rsidR="001457A2" w:rsidRPr="00B822F2">
              <w:rPr>
                <w:rStyle w:val="ElementxPath"/>
              </w:rPr>
              <w:t>..</w:t>
            </w:r>
            <w:proofErr w:type="gramEnd"/>
            <w:r w:rsidR="001457A2" w:rsidRPr="00B822F2">
              <w:rPr>
                <w:rStyle w:val="ElementxPath"/>
              </w:rPr>
              <w:t>/code</w:t>
            </w:r>
            <w:r w:rsidR="001457A2">
              <w:t xml:space="preserve"> element, or a </w:t>
            </w:r>
            <w:r w:rsidR="001457A2" w:rsidRPr="00B822F2">
              <w:rPr>
                <w:rStyle w:val="ElementxPath"/>
              </w:rPr>
              <w:t>@uuidref</w:t>
            </w:r>
            <w:r w:rsidR="001457A2">
              <w:t xml:space="preserve"> a</w:t>
            </w:r>
            <w:r w:rsidR="001457A2">
              <w:t>t</w:t>
            </w:r>
            <w:r w:rsidR="001457A2">
              <w:t>tribute).</w:t>
            </w:r>
          </w:p>
        </w:tc>
      </w:tr>
      <w:tr w:rsidR="001457A2" w:rsidTr="001457A2">
        <w:trPr>
          <w:cantSplit/>
        </w:trPr>
        <w:tc>
          <w:tcPr>
            <w:tcW w:w="1194" w:type="pct"/>
          </w:tcPr>
          <w:p w:rsidR="001457A2" w:rsidRDefault="001457A2" w:rsidP="00A357C8">
            <w:r>
              <w:t>Coupled Resource scoped name (X)</w:t>
            </w:r>
          </w:p>
          <w:p w:rsidR="001457A2" w:rsidRDefault="001457A2" w:rsidP="00A357C8">
            <w:bookmarkStart w:id="60" w:name="OLE_LINK6"/>
            <w:bookmarkStart w:id="61"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60"/>
            <w:bookmarkEnd w:id="61"/>
          </w:p>
        </w:tc>
        <w:tc>
          <w:tcPr>
            <w:tcW w:w="330" w:type="pct"/>
          </w:tcPr>
          <w:p w:rsidR="001457A2" w:rsidRDefault="001457A2" w:rsidP="00A357C8">
            <w:pPr>
              <w:jc w:val="center"/>
            </w:pPr>
            <w:r>
              <w:t>X-O</w:t>
            </w:r>
          </w:p>
        </w:tc>
        <w:tc>
          <w:tcPr>
            <w:tcW w:w="3476"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1457A2">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30" w:type="pct"/>
          </w:tcPr>
          <w:p w:rsidR="001457A2" w:rsidRDefault="001457A2" w:rsidP="00A357C8">
            <w:pPr>
              <w:jc w:val="center"/>
            </w:pPr>
            <w:r>
              <w:t>M-M</w:t>
            </w:r>
          </w:p>
        </w:tc>
        <w:tc>
          <w:tcPr>
            <w:tcW w:w="3476"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proofErr w:type="gramStart"/>
            <w:r>
              <w:t>loose</w:t>
            </w:r>
            <w:proofErr w:type="gramEnd"/>
            <w:r>
              <w:t xml:space="preserve"> - </w:t>
            </w:r>
            <w:r w:rsidR="005761EE">
              <w:t>Service instance is not associated with a specific dataset or datasetcollection. Loosely coupled services may have an association with data types through the se</w:t>
            </w:r>
            <w:r w:rsidR="005761EE">
              <w:t>r</w:t>
            </w:r>
            <w:r w:rsidR="005761EE">
              <w:t>vice type definition;</w:t>
            </w:r>
            <w:r>
              <w:t xml:space="preserve"> no MD_DataIdentification class has to be described. </w:t>
            </w:r>
          </w:p>
          <w:p w:rsidR="001457A2" w:rsidRDefault="001457A2" w:rsidP="00A357C8">
            <w:pPr>
              <w:numPr>
                <w:ilvl w:val="0"/>
                <w:numId w:val="34"/>
              </w:numPr>
            </w:pPr>
            <w:proofErr w:type="gramStart"/>
            <w:r>
              <w:t>mixed</w:t>
            </w:r>
            <w:proofErr w:type="gramEnd"/>
            <w:r>
              <w:t xml:space="preserve"> - </w:t>
            </w:r>
            <w:r w:rsidR="005761EE">
              <w:t>Service instance is associated with a specific dataset or dataset collection, but this can also be used with external data (i.e. data that is not described by the o</w:t>
            </w:r>
            <w:r w:rsidR="005761EE">
              <w:t>p</w:t>
            </w:r>
            <w:r w:rsidR="005761EE">
              <w:t xml:space="preserve">eratesOn association). </w:t>
            </w:r>
            <w:r>
              <w:t>MD_DataIdentification describes the associated data i</w:t>
            </w:r>
            <w:r>
              <w:t>n</w:t>
            </w:r>
            <w:r>
              <w:t>stance</w:t>
            </w:r>
            <w:r w:rsidR="005761EE">
              <w:t>.</w:t>
            </w:r>
          </w:p>
          <w:p w:rsidR="001457A2" w:rsidRDefault="001457A2" w:rsidP="009851E6">
            <w:pPr>
              <w:numPr>
                <w:ilvl w:val="0"/>
                <w:numId w:val="34"/>
              </w:numPr>
            </w:pPr>
            <w:proofErr w:type="gramStart"/>
            <w:r>
              <w:t>tight</w:t>
            </w:r>
            <w:proofErr w:type="gramEnd"/>
            <w:r>
              <w:t xml:space="preserve">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1457A2">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30" w:type="pct"/>
          </w:tcPr>
          <w:p w:rsidR="001457A2" w:rsidRDefault="001457A2" w:rsidP="00A357C8">
            <w:pPr>
              <w:jc w:val="center"/>
            </w:pPr>
            <w:r>
              <w:t>M-M</w:t>
            </w:r>
          </w:p>
        </w:tc>
        <w:tc>
          <w:tcPr>
            <w:tcW w:w="3476"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proofErr w:type="gramStart"/>
            <w:r w:rsidRPr="009851E6">
              <w:rPr>
                <w:rStyle w:val="ElementxPath"/>
              </w:rPr>
              <w:t>srv:</w:t>
            </w:r>
            <w:proofErr w:type="gramEnd"/>
            <w:r w:rsidRPr="009851E6">
              <w:rPr>
                <w:rStyle w:val="ElementxPath"/>
              </w:rPr>
              <w:t>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t>
            </w:r>
            <w:proofErr w:type="gramStart"/>
            <w:r w:rsidR="001D5F27">
              <w:t>WADL</w:t>
            </w:r>
            <w:proofErr w:type="gramEnd"/>
            <w:r w:rsidR="001D5F27">
              <w:t>).</w:t>
            </w:r>
          </w:p>
        </w:tc>
      </w:tr>
      <w:tr w:rsidR="001457A2" w:rsidTr="001457A2">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30" w:type="pct"/>
          </w:tcPr>
          <w:p w:rsidR="001457A2" w:rsidRDefault="001457A2" w:rsidP="00CE2853">
            <w:pPr>
              <w:jc w:val="center"/>
            </w:pPr>
            <w:r>
              <w:t>M-</w:t>
            </w:r>
            <w:r w:rsidR="001D5F27">
              <w:t>M</w:t>
            </w:r>
          </w:p>
        </w:tc>
        <w:tc>
          <w:tcPr>
            <w:tcW w:w="3476" w:type="pct"/>
          </w:tcPr>
          <w:p w:rsidR="001457A2" w:rsidRDefault="001D5F27" w:rsidP="00A357C8">
            <w:r>
              <w:t>Operation name following convention of the described service; mandatory instance is ass</w:t>
            </w:r>
            <w:r>
              <w:t>o</w:t>
            </w:r>
            <w:r>
              <w:t xml:space="preserve">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30" w:type="pct"/>
          </w:tcPr>
          <w:p w:rsidR="001457A2" w:rsidRDefault="001457A2" w:rsidP="00CE2853">
            <w:pPr>
              <w:jc w:val="center"/>
            </w:pPr>
            <w:r>
              <w:t>M-</w:t>
            </w:r>
            <w:r w:rsidR="001D5F27">
              <w:t>M</w:t>
            </w:r>
          </w:p>
        </w:tc>
        <w:tc>
          <w:tcPr>
            <w:tcW w:w="3476" w:type="pct"/>
          </w:tcPr>
          <w:p w:rsidR="001457A2" w:rsidRDefault="001D5F27" w:rsidP="00A357C8">
            <w:proofErr w:type="gramStart"/>
            <w:r>
              <w:t>mandatory</w:t>
            </w:r>
            <w:proofErr w:type="gramEnd"/>
            <w:r>
              <w:t xml:space="preserve">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1457A2">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30" w:type="pct"/>
          </w:tcPr>
          <w:p w:rsidR="001457A2" w:rsidRDefault="001457A2" w:rsidP="00CE2853">
            <w:pPr>
              <w:jc w:val="center"/>
            </w:pPr>
            <w:r>
              <w:t>O-</w:t>
            </w:r>
            <w:r w:rsidR="001D5F27">
              <w:t>M</w:t>
            </w:r>
          </w:p>
        </w:tc>
        <w:tc>
          <w:tcPr>
            <w:tcW w:w="3476" w:type="pct"/>
          </w:tcPr>
          <w:p w:rsidR="001457A2" w:rsidRDefault="001D5F27" w:rsidP="009851E6">
            <w:proofErr w:type="gramStart"/>
            <w:r>
              <w:t>mandatory</w:t>
            </w:r>
            <w:proofErr w:type="gramEnd"/>
            <w:r>
              <w:t xml:space="preserve"> instance is associated with SV_OperationMetadata element </w:t>
            </w:r>
            <w:r>
              <w:rPr>
                <w:rStyle w:val="TableentryChar"/>
              </w:rPr>
              <w:t xml:space="preserve">with the </w:t>
            </w:r>
            <w:r w:rsidRPr="00711F84">
              <w:rPr>
                <w:rStyle w:val="ElementxPath"/>
              </w:rPr>
              <w:t>operationD</w:t>
            </w:r>
            <w:r w:rsidRPr="00711F84">
              <w:rPr>
                <w:rStyle w:val="ElementxPath"/>
              </w:rPr>
              <w:t>e</w:t>
            </w:r>
            <w:r w:rsidRPr="00711F84">
              <w:rPr>
                <w:rStyle w:val="ElementxPath"/>
              </w:rPr>
              <w:t>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1457A2">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30" w:type="pct"/>
          </w:tcPr>
          <w:p w:rsidR="001457A2" w:rsidRDefault="001457A2" w:rsidP="00CE2853">
            <w:pPr>
              <w:jc w:val="center"/>
            </w:pPr>
            <w:r>
              <w:t>O-</w:t>
            </w:r>
            <w:r w:rsidR="001D5F27">
              <w:t>O</w:t>
            </w:r>
          </w:p>
        </w:tc>
        <w:tc>
          <w:tcPr>
            <w:tcW w:w="3476" w:type="pct"/>
          </w:tcPr>
          <w:p w:rsidR="001457A2" w:rsidRDefault="001D5F27" w:rsidP="009851E6">
            <w:proofErr w:type="gramStart"/>
            <w:r>
              <w:t>service</w:t>
            </w:r>
            <w:proofErr w:type="gramEnd"/>
            <w:r>
              <w:t xml:space="preserve"> instance specific string to use in requests to invoke an operation.</w:t>
            </w:r>
            <w:r w:rsidR="007D013E">
              <w:t xml:space="preserve"> </w:t>
            </w:r>
          </w:p>
        </w:tc>
      </w:tr>
      <w:tr w:rsidR="001457A2" w:rsidTr="001457A2">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30" w:type="pct"/>
          </w:tcPr>
          <w:p w:rsidR="001457A2" w:rsidRDefault="001457A2" w:rsidP="00A357C8">
            <w:pPr>
              <w:jc w:val="center"/>
            </w:pPr>
            <w:r>
              <w:t>M-</w:t>
            </w:r>
            <w:r w:rsidR="00774D58">
              <w:t>C</w:t>
            </w:r>
          </w:p>
        </w:tc>
        <w:tc>
          <w:tcPr>
            <w:tcW w:w="3476"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0C42B9">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30" w:type="pct"/>
          </w:tcPr>
          <w:p w:rsidR="000C42B9" w:rsidRDefault="000C42B9" w:rsidP="00A357C8">
            <w:pPr>
              <w:jc w:val="center"/>
            </w:pPr>
            <w:r>
              <w:t>O-C</w:t>
            </w:r>
          </w:p>
        </w:tc>
        <w:tc>
          <w:tcPr>
            <w:tcW w:w="3476"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w:t>
            </w:r>
            <w:proofErr w:type="gramStart"/>
            <w:r>
              <w:t>,  then</w:t>
            </w:r>
            <w:proofErr w:type="gramEnd"/>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expli</w:t>
            </w:r>
            <w:r w:rsidR="000C42B9">
              <w:t>c</w:t>
            </w:r>
            <w:r w:rsidR="000C42B9">
              <w:t xml:space="preserve">itly links to an existing dataset metadata record that describes the </w:t>
            </w:r>
            <w:r>
              <w:t>coupled dataset</w:t>
            </w:r>
            <w:r w:rsidR="000C42B9">
              <w:t>. The va</w:t>
            </w:r>
            <w:r w:rsidR="000C42B9">
              <w:t>l</w:t>
            </w:r>
            <w:r w:rsidR="000C42B9">
              <w:t xml:space="preserve">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w:t>
            </w:r>
            <w:proofErr w:type="gramStart"/>
            <w:r w:rsidR="000C42B9">
              <w:t>:MD</w:t>
            </w:r>
            <w:proofErr w:type="gramEnd"/>
            <w:r w:rsidR="000C42B9">
              <w:t>_Metadata record, the service described in the service metadata record should be identified as a distribution for the dataset.</w:t>
            </w:r>
          </w:p>
          <w:p w:rsidR="000C42B9" w:rsidRDefault="000C42B9" w:rsidP="00A357C8">
            <w:r>
              <w:t>Explicitly linked reference example:</w:t>
            </w:r>
          </w:p>
          <w:p w:rsidR="000C42B9" w:rsidRPr="0008581B" w:rsidRDefault="000C42B9" w:rsidP="00A357C8">
            <w:pPr>
              <w:autoSpaceDE w:val="0"/>
              <w:autoSpaceDN w:val="0"/>
              <w:adjustRightInd w:val="0"/>
              <w:spacing w:before="0" w:after="0"/>
              <w:rPr>
                <w:rFonts w:ascii="Courier New" w:hAnsi="Courier New" w:cs="Courier New"/>
                <w:color w:val="FF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srv:operatesOn</w:t>
            </w:r>
            <w:r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13ce1e84-c887-4fd8-b888-8d021b1fa4c2</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autoSpaceDE w:val="0"/>
              <w:autoSpaceDN w:val="0"/>
              <w:adjustRightInd w:val="0"/>
              <w:spacing w:before="0" w:after="0"/>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8263D0">
              <w:rPr>
                <w:rFonts w:ascii="Courier New" w:hAnsi="Courier New" w:cs="Courier New"/>
                <w:color w:val="000000"/>
                <w:sz w:val="16"/>
                <w:szCs w:val="16"/>
                <w:highlight w:val="white"/>
              </w:rPr>
              <w:t>http://resources.azgs.org/geonetwork/srv/en/metadata.show?id=8717</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FF0000"/>
                <w:szCs w:val="20"/>
                <w:highlight w:val="white"/>
              </w:rPr>
              <w:t xml:space="preserve"> </w:t>
            </w:r>
          </w:p>
          <w:p w:rsidR="000C42B9" w:rsidRPr="0008581B" w:rsidRDefault="008263D0" w:rsidP="00A357C8">
            <w:pPr>
              <w:rPr>
                <w:rFonts w:ascii="Courier New" w:hAnsi="Courier New" w:cs="Courier New"/>
                <w:color w:val="0000FF"/>
                <w:szCs w:val="20"/>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00"/>
                <w:szCs w:val="20"/>
                <w:highlight w:val="white"/>
              </w:rPr>
              <w:t>azgs:azgeochron</w:t>
            </w:r>
            <w:r w:rsidR="00EE6EBE" w:rsidRPr="0008581B">
              <w:rPr>
                <w:rFonts w:ascii="Courier New" w:hAnsi="Courier New" w:cs="Courier New"/>
                <w:color w:val="0000FF"/>
                <w:szCs w:val="2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62" w:name="_Toc244579443"/>
      <w:bookmarkStart w:id="63" w:name="_Toc244579444"/>
      <w:bookmarkStart w:id="64" w:name="_Toc244579446"/>
      <w:bookmarkStart w:id="65" w:name="_Toc244579457"/>
      <w:bookmarkStart w:id="66" w:name="_Toc244579458"/>
      <w:bookmarkStart w:id="67" w:name="_Toc252891534"/>
      <w:bookmarkStart w:id="68" w:name="_Toc252891536"/>
      <w:bookmarkStart w:id="69" w:name="_Toc247465904"/>
      <w:bookmarkStart w:id="70" w:name="_Toc247465905"/>
      <w:bookmarkStart w:id="71" w:name="_Toc247465907"/>
      <w:bookmarkStart w:id="72" w:name="_Toc357168930"/>
      <w:bookmarkEnd w:id="62"/>
      <w:bookmarkEnd w:id="63"/>
      <w:bookmarkEnd w:id="64"/>
      <w:bookmarkEnd w:id="65"/>
      <w:bookmarkEnd w:id="66"/>
      <w:bookmarkEnd w:id="67"/>
      <w:bookmarkEnd w:id="68"/>
      <w:bookmarkEnd w:id="69"/>
      <w:bookmarkEnd w:id="70"/>
      <w:bookmarkEnd w:id="71"/>
      <w:r w:rsidRPr="00CB2F1D">
        <w:lastRenderedPageBreak/>
        <w:t>Usage notes</w:t>
      </w:r>
      <w:r w:rsidR="00A357C8">
        <w:t xml:space="preserve"> for Metadata Elements</w:t>
      </w:r>
      <w:bookmarkEnd w:id="72"/>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73" w:name="_Toc357168931"/>
      <w:r w:rsidRPr="00CB2F1D">
        <w:t>Metadata file identifier</w:t>
      </w:r>
      <w:bookmarkEnd w:id="73"/>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74" w:name="_Toc357168932"/>
      <w:r w:rsidRPr="00CB2F1D">
        <w:rPr>
          <w:lang w:eastAsia="ja-JP"/>
        </w:rPr>
        <w:t>Metadata hierarchy</w:t>
      </w:r>
      <w:bookmarkEnd w:id="74"/>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w:t>
      </w:r>
      <w:proofErr w:type="gramStart"/>
      <w:r w:rsidR="00FF0D24">
        <w:rPr>
          <w:lang w:eastAsia="ja-JP"/>
        </w:rPr>
        <w:t>:href</w:t>
      </w:r>
      <w:proofErr w:type="gramEnd"/>
      <w:r w:rsidR="00FF0D24">
        <w:rPr>
          <w:lang w:eastAsia="ja-JP"/>
        </w:rPr>
        <w:t xml:space="preserve"> links to external resource are technically possible, but require that client software is xlink-aware, which is not always the case.</w:t>
      </w:r>
    </w:p>
    <w:p w:rsidR="00346861" w:rsidRDefault="00346861" w:rsidP="00346861">
      <w:pPr>
        <w:pStyle w:val="Heading2"/>
        <w:rPr>
          <w:lang w:eastAsia="ja-JP"/>
        </w:rPr>
      </w:pPr>
      <w:bookmarkStart w:id="75" w:name="_Toc357168933"/>
      <w:r>
        <w:rPr>
          <w:lang w:eastAsia="ja-JP"/>
        </w:rPr>
        <w:t>Metadata Contact vs. Resource Citation vs. Resource Contact</w:t>
      </w:r>
      <w:bookmarkEnd w:id="75"/>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proofErr w:type="gramStart"/>
      <w:r w:rsidRPr="001678DB">
        <w:rPr>
          <w:rStyle w:val="ElementxPath"/>
        </w:rPr>
        <w:t>/</w:t>
      </w:r>
      <w:r w:rsidR="00BC6C44" w:rsidRPr="00BC6C44">
        <w:t>[</w:t>
      </w:r>
      <w:proofErr w:type="gramEnd"/>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proofErr w:type="gramStart"/>
      <w:r w:rsidR="00BC6C44" w:rsidRPr="001678DB">
        <w:rPr>
          <w:rStyle w:val="ElementxPath"/>
        </w:rPr>
        <w:t>/</w:t>
      </w:r>
      <w:r w:rsidR="00BC6C44" w:rsidRPr="00BC6C44">
        <w:t>[</w:t>
      </w:r>
      <w:proofErr w:type="gramEnd"/>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76" w:name="_Toc357168935"/>
      <w:r w:rsidRPr="00CB2F1D">
        <w:t xml:space="preserve">Resource </w:t>
      </w:r>
      <w:r w:rsidR="00FD616F">
        <w:t>T</w:t>
      </w:r>
      <w:r w:rsidR="00FD616F" w:rsidRPr="00CB2F1D">
        <w:t>itle</w:t>
      </w:r>
      <w:bookmarkEnd w:id="76"/>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77" w:name="_Toc357168936"/>
      <w:r w:rsidRPr="00CB2F1D">
        <w:t>Resource Abstract</w:t>
      </w:r>
      <w:bookmarkEnd w:id="77"/>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78" w:name="_Ref252386338"/>
      <w:bookmarkStart w:id="79" w:name="_Ref252386342"/>
      <w:bookmarkStart w:id="80" w:name="_Ref252386344"/>
      <w:bookmarkStart w:id="81" w:name="_Toc357168937"/>
      <w:r w:rsidRPr="00CB2F1D">
        <w:t>Resource Type</w:t>
      </w:r>
      <w:bookmarkEnd w:id="78"/>
      <w:bookmarkEnd w:id="79"/>
      <w:bookmarkEnd w:id="80"/>
      <w:bookmarkEnd w:id="81"/>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w:t>
      </w:r>
      <w:proofErr w:type="gramStart"/>
      <w:r w:rsidR="00C63B14" w:rsidRPr="00CB2F1D">
        <w:t>first,</w:t>
      </w:r>
      <w:proofErr w:type="gramEnd"/>
      <w:r w:rsidR="00C63B14" w:rsidRPr="00CB2F1D">
        <w:t xml:space="preserve">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Photograph</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pStyle w:val="Tableentry"/>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StillImage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Image</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A14E71" w:rsidRPr="0008581B" w:rsidRDefault="00A14E71" w:rsidP="00A14E71">
      <w:pPr>
        <w:autoSpaceDE w:val="0"/>
        <w:autoSpaceDN w:val="0"/>
        <w:adjustRightInd w:val="0"/>
        <w:spacing w:before="0" w:after="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proofErr w:type="gramStart"/>
      <w:r w:rsidRPr="0008581B">
        <w:rPr>
          <w:rFonts w:ascii="Courier New" w:hAnsi="Courier New" w:cs="Courier New"/>
          <w:color w:val="800000"/>
          <w:szCs w:val="20"/>
          <w:highlight w:val="white"/>
        </w:rPr>
        <w:t>gmd:</w:t>
      </w:r>
      <w:proofErr w:type="gramEnd"/>
      <w:r w:rsidRPr="0008581B">
        <w:rPr>
          <w:rFonts w:ascii="Courier New" w:hAnsi="Courier New" w:cs="Courier New"/>
          <w:color w:val="800000"/>
          <w:szCs w:val="20"/>
          <w:highlight w:val="white"/>
        </w:rPr>
        <w:t>hierarchyLevelName</w:t>
      </w:r>
      <w:r w:rsidRPr="0008581B">
        <w:rPr>
          <w:rFonts w:ascii="Courier New" w:hAnsi="Courier New" w:cs="Courier New"/>
          <w:color w:val="0000FF"/>
          <w:szCs w:val="20"/>
          <w:highlight w:val="white"/>
        </w:rPr>
        <w:t>&gt;</w:t>
      </w:r>
    </w:p>
    <w:p w:rsidR="00A14E71" w:rsidRPr="0008581B" w:rsidRDefault="00A14E71" w:rsidP="00A14E71">
      <w:pPr>
        <w:autoSpaceDE w:val="0"/>
        <w:autoSpaceDN w:val="0"/>
        <w:adjustRightInd w:val="0"/>
        <w:spacing w:before="0" w:after="0"/>
        <w:ind w:firstLine="720"/>
        <w:rPr>
          <w:rFonts w:ascii="Courier New" w:hAnsi="Courier New" w:cs="Courier New"/>
          <w:color w:val="000000"/>
          <w:szCs w:val="20"/>
          <w:highlight w:val="white"/>
        </w:rPr>
      </w:pP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w:t>
      </w:r>
      <w:proofErr w:type="gramStart"/>
      <w:r w:rsidRPr="0008581B">
        <w:rPr>
          <w:rFonts w:ascii="Courier New" w:hAnsi="Courier New" w:cs="Courier New"/>
          <w:color w:val="800000"/>
          <w:szCs w:val="20"/>
          <w:highlight w:val="white"/>
        </w:rPr>
        <w:t>:CharacterString</w:t>
      </w:r>
      <w:proofErr w:type="gramEnd"/>
      <w:r w:rsidRPr="0008581B">
        <w:rPr>
          <w:rFonts w:ascii="Courier New" w:hAnsi="Courier New" w:cs="Courier New"/>
          <w:color w:val="0000FF"/>
          <w:szCs w:val="20"/>
          <w:highlight w:val="white"/>
        </w:rPr>
        <w:t>&gt;</w:t>
      </w:r>
      <w:r>
        <w:rPr>
          <w:rFonts w:ascii="Courier New" w:hAnsi="Courier New" w:cs="Courier New"/>
          <w:color w:val="000000"/>
          <w:szCs w:val="20"/>
          <w:highlight w:val="white"/>
        </w:rPr>
        <w:t>Document</w:t>
      </w:r>
      <w:r w:rsidRPr="0008581B">
        <w:rPr>
          <w:rFonts w:ascii="Courier New" w:hAnsi="Courier New" w:cs="Courier New"/>
          <w:color w:val="0000FF"/>
          <w:szCs w:val="20"/>
          <w:highlight w:val="white"/>
        </w:rPr>
        <w:t>&lt;/</w:t>
      </w:r>
      <w:r w:rsidRPr="0008581B">
        <w:rPr>
          <w:rFonts w:ascii="Courier New" w:hAnsi="Courier New" w:cs="Courier New"/>
          <w:color w:val="800000"/>
          <w:szCs w:val="20"/>
          <w:highlight w:val="white"/>
        </w:rPr>
        <w:t>gco:CharacterString</w:t>
      </w:r>
      <w:r w:rsidRPr="0008581B">
        <w:rPr>
          <w:rFonts w:ascii="Courier New" w:hAnsi="Courier New" w:cs="Courier New"/>
          <w:color w:val="0000FF"/>
          <w:szCs w:val="20"/>
          <w:highlight w:val="white"/>
        </w:rPr>
        <w:t>&gt;</w:t>
      </w:r>
    </w:p>
    <w:p w:rsidR="00A14E71" w:rsidRDefault="00A14E71" w:rsidP="00A14E71">
      <w:pPr>
        <w:spacing w:before="0" w:after="0"/>
        <w:rPr>
          <w:rFonts w:ascii="Courier New" w:hAnsi="Courier New" w:cs="Courier New"/>
          <w:color w:val="0000FF"/>
        </w:rPr>
      </w:pPr>
      <w:r w:rsidRPr="0008581B">
        <w:rPr>
          <w:rFonts w:ascii="Courier New" w:hAnsi="Courier New" w:cs="Courier New"/>
          <w:color w:val="0000FF"/>
          <w:highlight w:val="white"/>
        </w:rPr>
        <w:t>&lt;/</w:t>
      </w:r>
      <w:r w:rsidRPr="0008581B">
        <w:rPr>
          <w:rFonts w:ascii="Courier New" w:hAnsi="Courier New" w:cs="Courier New"/>
          <w:color w:val="800000"/>
          <w:highlight w:val="white"/>
        </w:rPr>
        <w:t>gmd</w:t>
      </w:r>
      <w:proofErr w:type="gramStart"/>
      <w:r w:rsidRPr="0008581B">
        <w:rPr>
          <w:rFonts w:ascii="Courier New" w:hAnsi="Courier New" w:cs="Courier New"/>
          <w:color w:val="800000"/>
          <w:highlight w:val="white"/>
        </w:rPr>
        <w:t>:hierarchyLevelName</w:t>
      </w:r>
      <w:proofErr w:type="gramEnd"/>
      <w:r w:rsidRPr="0008581B">
        <w:rPr>
          <w:rFonts w:ascii="Courier New" w:hAnsi="Courier New" w:cs="Courier New"/>
          <w:color w:val="0000FF"/>
          <w:highlight w:val="white"/>
        </w:rPr>
        <w:t>&gt;</w:t>
      </w:r>
    </w:p>
    <w:p w:rsidR="00F029B5" w:rsidRDefault="00F029B5" w:rsidP="00F029B5">
      <w:r>
        <w:lastRenderedPageBreak/>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82" w:name="_Toc357168938"/>
      <w:r w:rsidRPr="00CB2F1D">
        <w:t xml:space="preserve">Resource </w:t>
      </w:r>
      <w:r w:rsidR="00FD616F">
        <w:t>L</w:t>
      </w:r>
      <w:r w:rsidR="00FD616F" w:rsidRPr="00CB2F1D">
        <w:t>ocator</w:t>
      </w:r>
      <w:bookmarkEnd w:id="82"/>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83" w:name="_Ref243544765"/>
      <w:bookmarkStart w:id="84" w:name="_Toc357168939"/>
      <w:r w:rsidRPr="00CB2F1D">
        <w:t xml:space="preserve">Unique </w:t>
      </w:r>
      <w:r w:rsidR="00FD616F">
        <w:t>R</w:t>
      </w:r>
      <w:r w:rsidR="00FD616F" w:rsidRPr="00CB2F1D">
        <w:t xml:space="preserve">esource </w:t>
      </w:r>
      <w:bookmarkEnd w:id="83"/>
      <w:r w:rsidR="00FD616F">
        <w:t>I</w:t>
      </w:r>
      <w:r w:rsidR="00FD616F" w:rsidRPr="00CB2F1D">
        <w:t>dentifier</w:t>
      </w:r>
      <w:bookmarkEnd w:id="84"/>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85" w:name="_Toc357168940"/>
      <w:r w:rsidRPr="00CB2F1D">
        <w:t xml:space="preserve">Browse </w:t>
      </w:r>
      <w:r w:rsidR="00FD616F">
        <w:t>G</w:t>
      </w:r>
      <w:r w:rsidR="00FD616F" w:rsidRPr="00CB2F1D">
        <w:t>raphics</w:t>
      </w:r>
      <w:bookmarkEnd w:id="85"/>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w:t>
      </w:r>
      <w:proofErr w:type="gramStart"/>
      <w:r w:rsidR="004508AC" w:rsidRPr="009851E6">
        <w:rPr>
          <w:rStyle w:val="ElementxPath"/>
        </w:rPr>
        <w:t>:fileType</w:t>
      </w:r>
      <w:proofErr w:type="gramEnd"/>
      <w:r w:rsidR="004508AC" w:rsidRPr="009851E6">
        <w:rPr>
          <w:rStyle w:val="ElementxPath"/>
        </w:rPr>
        <w:t>/gco:CharacterString</w:t>
      </w:r>
      <w:r w:rsidR="004508AC">
        <w:t>.</w:t>
      </w:r>
      <w:r w:rsidR="00FC126C">
        <w:t xml:space="preserve"> See the official Internet Assigned Numbers Authority (IANA) Mime Media Type registry at </w:t>
      </w:r>
      <w:hyperlink r:id="rId55" w:history="1">
        <w:r w:rsidR="00FC126C">
          <w:rPr>
            <w:rStyle w:val="Hyperlink"/>
          </w:rPr>
          <w:t>http://www.iana.org/assignments/media-types</w:t>
        </w:r>
      </w:hyperlink>
      <w:r w:rsidR="00FC126C">
        <w:t xml:space="preserve"> for a list of registered MIME types and their scope.</w:t>
      </w:r>
    </w:p>
    <w:p w:rsidR="004C57A3" w:rsidRPr="00CB2F1D" w:rsidRDefault="004C57A3" w:rsidP="009851E6">
      <w:pPr>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w:t>
      </w:r>
      <w:proofErr w:type="gramStart"/>
      <w:r w:rsidRPr="00CB2F1D">
        <w:rPr>
          <w:rFonts w:ascii="Courier New" w:eastAsia="Times New Roman" w:hAnsi="Courier New" w:cs="Courier New"/>
          <w:color w:val="0000FF"/>
          <w:szCs w:val="20"/>
          <w:highlight w:val="white"/>
        </w:rPr>
        <w:t>gmd:</w:t>
      </w:r>
      <w:proofErr w:type="gramEnd"/>
      <w:r w:rsidRPr="00CB2F1D">
        <w:rPr>
          <w:rFonts w:ascii="Courier New" w:eastAsia="Times New Roman" w:hAnsi="Courier New" w:cs="Courier New"/>
          <w:color w:val="0000FF"/>
          <w:szCs w:val="20"/>
          <w:highlight w:val="white"/>
        </w:rPr>
        <w:t>MD_BrowseGraphic&gt;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w:t>
      </w:r>
      <w:proofErr w:type="gramStart"/>
      <w:r w:rsidR="004C57A3" w:rsidRPr="00CB2F1D">
        <w:rPr>
          <w:rFonts w:ascii="Courier New" w:eastAsia="Times New Roman" w:hAnsi="Courier New" w:cs="Courier New"/>
          <w:color w:val="0000FF"/>
          <w:szCs w:val="20"/>
          <w:highlight w:val="white"/>
        </w:rPr>
        <w:t>gmd:</w:t>
      </w:r>
      <w:proofErr w:type="gramEnd"/>
      <w:r w:rsidR="004C57A3" w:rsidRPr="00CB2F1D">
        <w:rPr>
          <w:rFonts w:ascii="Courier New" w:eastAsia="Times New Roman" w:hAnsi="Courier New" w:cs="Courier New"/>
          <w:color w:val="0000FF"/>
          <w:szCs w:val="20"/>
          <w:highlight w:val="white"/>
        </w:rPr>
        <w:t>fileName&gt;</w:t>
      </w:r>
    </w:p>
    <w:p w:rsidR="004C57A3" w:rsidRPr="00CB2F1D" w:rsidRDefault="008263D0" w:rsidP="004C57A3">
      <w:pPr>
        <w:tabs>
          <w:tab w:val="left" w:pos="1200"/>
        </w:tabs>
        <w:autoSpaceDE w:val="0"/>
        <w:autoSpaceDN w:val="0"/>
        <w:adjustRightInd w:val="0"/>
        <w:spacing w:before="0" w:after="0"/>
        <w:ind w:left="1500" w:hanging="150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&lt;gco:CharacterString&gt;</w:t>
      </w:r>
      <w:r w:rsidR="004C57A3" w:rsidRPr="008263D0">
        <w:rPr>
          <w:rFonts w:ascii="Courier New" w:eastAsia="Times New Roman" w:hAnsi="Courier New" w:cs="Courier New"/>
          <w:b/>
          <w:bCs/>
          <w:color w:val="000000"/>
          <w:sz w:val="16"/>
          <w:szCs w:val="16"/>
          <w:highlight w:val="white"/>
        </w:rPr>
        <w:t>http://publicdocs.mnr.gov.on.ca/View.asp?</w:t>
      </w:r>
      <w:r w:rsidR="004C57A3" w:rsidRPr="008263D0">
        <w:rPr>
          <w:rFonts w:ascii="Courier New" w:eastAsia="Times New Roman" w:hAnsi="Courier New" w:cs="Courier New"/>
          <w:b/>
          <w:bCs/>
          <w:color w:val="000000"/>
          <w:sz w:val="16"/>
          <w:szCs w:val="16"/>
          <w:highlight w:val="white"/>
        </w:rPr>
        <w:softHyphen/>
        <w:t>Document_ID=9632</w:t>
      </w:r>
      <w:r w:rsidR="004C57A3" w:rsidRPr="008263D0">
        <w:rPr>
          <w:rFonts w:ascii="Courier New" w:eastAsia="Times New Roman" w:hAnsi="Courier New" w:cs="Courier New"/>
          <w:color w:val="0000FF"/>
          <w:sz w:val="16"/>
          <w:szCs w:val="16"/>
          <w:highlight w:val="white"/>
        </w:rPr>
        <w:t>&amp;</w:t>
      </w:r>
      <w:r w:rsidR="004C57A3" w:rsidRPr="008263D0">
        <w:rPr>
          <w:rFonts w:ascii="Courier New" w:eastAsia="Times New Roman" w:hAnsi="Courier New" w:cs="Courier New"/>
          <w:b/>
          <w:bCs/>
          <w:color w:val="000000"/>
          <w:sz w:val="16"/>
          <w:szCs w:val="16"/>
          <w:highlight w:val="white"/>
        </w:rPr>
        <w:t>Attachment_ID=18204</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w:t>
      </w:r>
      <w:proofErr w:type="gramStart"/>
      <w:r w:rsidR="004C57A3" w:rsidRPr="00CB2F1D">
        <w:rPr>
          <w:rFonts w:ascii="Courier New" w:eastAsia="Times New Roman" w:hAnsi="Courier New" w:cs="Courier New"/>
          <w:color w:val="0000FF"/>
          <w:szCs w:val="20"/>
          <w:highlight w:val="white"/>
        </w:rPr>
        <w:t>:fileName</w:t>
      </w:r>
      <w:proofErr w:type="gramEnd"/>
      <w:r w:rsidR="004C57A3" w:rsidRPr="00CB2F1D">
        <w:rPr>
          <w:rFonts w:ascii="Courier New" w:eastAsia="Times New Roman" w:hAnsi="Courier New" w:cs="Courier New"/>
          <w:color w:val="0000FF"/>
          <w:szCs w:val="20"/>
          <w:highlight w:val="white"/>
        </w:rPr>
        <w:t>&gt;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w:t>
      </w:r>
      <w:proofErr w:type="gramStart"/>
      <w:r w:rsidR="004C57A3" w:rsidRPr="00CB2F1D">
        <w:rPr>
          <w:rFonts w:ascii="Courier New" w:eastAsia="Times New Roman" w:hAnsi="Courier New" w:cs="Courier New"/>
          <w:color w:val="0000FF"/>
          <w:szCs w:val="20"/>
          <w:highlight w:val="white"/>
        </w:rPr>
        <w:t>gmd:</w:t>
      </w:r>
      <w:proofErr w:type="gramEnd"/>
      <w:r w:rsidR="004C57A3" w:rsidRPr="00CB2F1D">
        <w:rPr>
          <w:rFonts w:ascii="Courier New" w:eastAsia="Times New Roman" w:hAnsi="Courier New" w:cs="Courier New"/>
          <w:color w:val="0000FF"/>
          <w:szCs w:val="20"/>
          <w:highlight w:val="white"/>
        </w:rPr>
        <w:t>fileDescription&gt;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E6021B">
        <w:rPr>
          <w:rFonts w:ascii="Courier New" w:eastAsia="Times New Roman" w:hAnsi="Courier New" w:cs="Courier New"/>
          <w:b/>
          <w:bCs/>
          <w:color w:val="000000"/>
          <w:szCs w:val="20"/>
          <w:highlight w:val="white"/>
        </w:rPr>
        <w:tab/>
      </w:r>
      <w:r w:rsidR="004C57A3" w:rsidRPr="00CB2F1D">
        <w:rPr>
          <w:rFonts w:ascii="Courier New" w:eastAsia="Times New Roman" w:hAnsi="Courier New" w:cs="Courier New"/>
          <w:color w:val="0000FF"/>
          <w:szCs w:val="20"/>
          <w:highlight w:val="white"/>
        </w:rPr>
        <w:t>&lt;gco</w:t>
      </w:r>
      <w:proofErr w:type="gramStart"/>
      <w:r w:rsidR="004C57A3" w:rsidRPr="00CB2F1D">
        <w:rPr>
          <w:rFonts w:ascii="Courier New" w:eastAsia="Times New Roman" w:hAnsi="Courier New" w:cs="Courier New"/>
          <w:color w:val="0000FF"/>
          <w:szCs w:val="20"/>
          <w:highlight w:val="white"/>
        </w:rPr>
        <w:t>:CharacterString</w:t>
      </w:r>
      <w:proofErr w:type="gramEnd"/>
      <w:r w:rsidR="004C57A3" w:rsidRPr="00CB2F1D">
        <w:rPr>
          <w:rFonts w:ascii="Courier New" w:eastAsia="Times New Roman" w:hAnsi="Courier New" w:cs="Courier New"/>
          <w:color w:val="0000FF"/>
          <w:szCs w:val="20"/>
          <w:highlight w:val="white"/>
        </w:rPr>
        <w:t>&gt;</w:t>
      </w:r>
      <w:r w:rsidR="004C57A3" w:rsidRPr="00CB2F1D">
        <w:rPr>
          <w:rFonts w:ascii="Courier New" w:eastAsia="Times New Roman" w:hAnsi="Courier New" w:cs="Courier New"/>
          <w:b/>
          <w:bCs/>
          <w:color w:val="000000"/>
          <w:szCs w:val="20"/>
          <w:highlight w:val="white"/>
        </w:rPr>
        <w:t>Base Map from OMNR</w:t>
      </w:r>
      <w:r w:rsidR="004C57A3" w:rsidRPr="00CB2F1D">
        <w:rPr>
          <w:rFonts w:ascii="Courier New" w:eastAsia="Times New Roman" w:hAnsi="Courier New" w:cs="Courier New"/>
          <w:color w:val="0000FF"/>
          <w:szCs w:val="20"/>
          <w:highlight w:val="white"/>
        </w:rPr>
        <w:t>&lt;/gco:CharacterString&gt;</w:t>
      </w:r>
    </w:p>
    <w:p w:rsidR="004C57A3" w:rsidRPr="00CB2F1D" w:rsidRDefault="008263D0" w:rsidP="004C57A3">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C57A3" w:rsidRPr="00CB2F1D">
        <w:rPr>
          <w:rFonts w:ascii="Courier New" w:eastAsia="Times New Roman" w:hAnsi="Courier New" w:cs="Courier New"/>
          <w:color w:val="0000FF"/>
          <w:szCs w:val="20"/>
          <w:highlight w:val="white"/>
        </w:rPr>
        <w:t>&lt;/gmd</w:t>
      </w:r>
      <w:proofErr w:type="gramStart"/>
      <w:r w:rsidR="004C57A3" w:rsidRPr="00CB2F1D">
        <w:rPr>
          <w:rFonts w:ascii="Courier New" w:eastAsia="Times New Roman" w:hAnsi="Courier New" w:cs="Courier New"/>
          <w:color w:val="0000FF"/>
          <w:szCs w:val="20"/>
          <w:highlight w:val="white"/>
        </w:rPr>
        <w:t>:fileDescription</w:t>
      </w:r>
      <w:proofErr w:type="gramEnd"/>
      <w:r w:rsidR="004C57A3" w:rsidRPr="00CB2F1D">
        <w:rPr>
          <w:rFonts w:ascii="Courier New" w:eastAsia="Times New Roman" w:hAnsi="Courier New" w:cs="Courier New"/>
          <w:color w:val="0000FF"/>
          <w:szCs w:val="20"/>
          <w:highlight w:val="white"/>
        </w:rPr>
        <w:t>&gt;</w:t>
      </w:r>
    </w:p>
    <w:p w:rsidR="006D487C" w:rsidRDefault="008263D0" w:rsidP="008263D0">
      <w:pPr>
        <w:tabs>
          <w:tab w:val="left" w:pos="300"/>
        </w:tabs>
        <w:autoSpaceDE w:val="0"/>
        <w:autoSpaceDN w:val="0"/>
        <w:adjustRightInd w:val="0"/>
        <w:spacing w:before="0" w:after="0"/>
        <w:rPr>
          <w:rFonts w:ascii="Courier New" w:hAnsi="Courier New" w:cs="Courier New"/>
          <w:color w:val="0000FF"/>
          <w:szCs w:val="20"/>
          <w:highlight w:val="white"/>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w:t>
      </w:r>
      <w:proofErr w:type="gramStart"/>
      <w:r w:rsidR="006D487C" w:rsidRPr="00CB2F1D">
        <w:rPr>
          <w:rFonts w:ascii="Courier New" w:hAnsi="Courier New" w:cs="Courier New"/>
          <w:color w:val="0000FF"/>
          <w:szCs w:val="20"/>
          <w:highlight w:val="white"/>
        </w:rPr>
        <w:t>gmd:</w:t>
      </w:r>
      <w:proofErr w:type="gramEnd"/>
      <w:r w:rsidR="006D487C" w:rsidRPr="00CB2F1D">
        <w:rPr>
          <w:rFonts w:ascii="Courier New" w:hAnsi="Courier New" w:cs="Courier New"/>
          <w:color w:val="0000FF"/>
          <w:szCs w:val="20"/>
          <w:highlight w:val="white"/>
        </w:rPr>
        <w:t>fileType&gt;</w:t>
      </w:r>
    </w:p>
    <w:p w:rsidR="00E6021B" w:rsidRPr="00E6021B" w:rsidRDefault="00E6021B" w:rsidP="008263D0">
      <w:pPr>
        <w:tabs>
          <w:tab w:val="left" w:pos="300"/>
        </w:tabs>
        <w:autoSpaceDE w:val="0"/>
        <w:autoSpaceDN w:val="0"/>
        <w:adjustRightInd w:val="0"/>
        <w:spacing w:before="0" w:after="0"/>
        <w:rPr>
          <w:rFonts w:ascii="Courier New" w:hAnsi="Courier New"/>
          <w:color w:val="008000"/>
          <w:highlight w:val="white"/>
        </w:rPr>
      </w:pPr>
      <w:r w:rsidRPr="00E6021B">
        <w:rPr>
          <w:rFonts w:ascii="Courier New" w:hAnsi="Courier New" w:cs="Courier New"/>
          <w:color w:val="008000"/>
          <w:szCs w:val="20"/>
          <w:highlight w:val="white"/>
        </w:rPr>
        <w:tab/>
      </w:r>
      <w:proofErr w:type="gramStart"/>
      <w:r w:rsidRPr="00E6021B">
        <w:rPr>
          <w:rFonts w:ascii="Courier New" w:hAnsi="Courier New" w:cs="Courier New"/>
          <w:color w:val="008000"/>
          <w:szCs w:val="20"/>
          <w:highlight w:val="white"/>
        </w:rPr>
        <w:t>&lt;!</w:t>
      </w:r>
      <w:r>
        <w:rPr>
          <w:rFonts w:ascii="Courier New" w:hAnsi="Courier New" w:cs="Courier New"/>
          <w:color w:val="008000"/>
          <w:szCs w:val="20"/>
          <w:highlight w:val="white"/>
        </w:rPr>
        <w:t>--</w:t>
      </w:r>
      <w:proofErr w:type="gramEnd"/>
      <w:r>
        <w:rPr>
          <w:rFonts w:ascii="Courier New" w:hAnsi="Courier New" w:cs="Courier New"/>
          <w:color w:val="008000"/>
          <w:szCs w:val="20"/>
          <w:highlight w:val="white"/>
        </w:rPr>
        <w:t xml:space="preserve"> </w:t>
      </w:r>
      <w:r w:rsidRPr="00E6021B">
        <w:rPr>
          <w:rFonts w:ascii="Courier New" w:hAnsi="Courier New" w:cs="Courier New"/>
          <w:color w:val="008000"/>
          <w:szCs w:val="20"/>
          <w:highlight w:val="white"/>
        </w:rPr>
        <w:t>this is a</w:t>
      </w:r>
      <w:r w:rsidR="004508AC">
        <w:rPr>
          <w:rFonts w:ascii="Courier New" w:hAnsi="Courier New" w:cs="Courier New"/>
          <w:color w:val="008000"/>
          <w:szCs w:val="20"/>
          <w:highlight w:val="white"/>
        </w:rPr>
        <w:t xml:space="preserve"> MIME</w:t>
      </w:r>
      <w:r w:rsidRPr="00E6021B">
        <w:rPr>
          <w:rFonts w:ascii="Courier New" w:hAnsi="Courier New" w:cs="Courier New"/>
          <w:color w:val="008000"/>
          <w:szCs w:val="20"/>
          <w:highlight w:val="white"/>
        </w:rPr>
        <w:t xml:space="preserve"> Type </w:t>
      </w:r>
      <w:r>
        <w:rPr>
          <w:rFonts w:ascii="Courier New" w:hAnsi="Courier New" w:cs="Courier New"/>
          <w:color w:val="008000"/>
          <w:szCs w:val="20"/>
          <w:highlight w:val="white"/>
        </w:rPr>
        <w:t>--&gt;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E6021B">
        <w:rPr>
          <w:rFonts w:ascii="Courier New" w:hAnsi="Courier New" w:cs="Courier New"/>
          <w:b/>
          <w:bCs/>
          <w:color w:val="000000"/>
          <w:szCs w:val="20"/>
          <w:highlight w:val="white"/>
        </w:rPr>
        <w:tab/>
      </w:r>
      <w:r w:rsidR="00E6021B">
        <w:rPr>
          <w:rFonts w:ascii="Courier New" w:hAnsi="Courier New" w:cs="Courier New"/>
          <w:b/>
          <w:bCs/>
          <w:color w:val="000000"/>
          <w:szCs w:val="20"/>
          <w:highlight w:val="white"/>
        </w:rPr>
        <w:tab/>
      </w:r>
      <w:r w:rsidR="006D487C" w:rsidRPr="00CB2F1D">
        <w:rPr>
          <w:rFonts w:ascii="Courier New" w:hAnsi="Courier New" w:cs="Courier New"/>
          <w:color w:val="0000FF"/>
          <w:szCs w:val="20"/>
          <w:highlight w:val="white"/>
        </w:rPr>
        <w:t>&lt;gco</w:t>
      </w:r>
      <w:proofErr w:type="gramStart"/>
      <w:r w:rsidR="006D487C" w:rsidRPr="00CB2F1D">
        <w:rPr>
          <w:rFonts w:ascii="Courier New" w:hAnsi="Courier New" w:cs="Courier New"/>
          <w:color w:val="0000FF"/>
          <w:szCs w:val="20"/>
          <w:highlight w:val="white"/>
        </w:rPr>
        <w:t>:CharacterString</w:t>
      </w:r>
      <w:proofErr w:type="gramEnd"/>
      <w:r w:rsidR="006D487C" w:rsidRPr="00CB2F1D">
        <w:rPr>
          <w:rFonts w:ascii="Courier New" w:hAnsi="Courier New" w:cs="Courier New"/>
          <w:color w:val="0000FF"/>
          <w:szCs w:val="20"/>
          <w:highlight w:val="white"/>
        </w:rPr>
        <w:t>&gt;</w:t>
      </w:r>
      <w:r w:rsidR="004508AC" w:rsidRPr="009851E6">
        <w:rPr>
          <w:rStyle w:val="CodelistValue"/>
          <w:b/>
          <w:sz w:val="22"/>
          <w:szCs w:val="22"/>
          <w:highlight w:val="white"/>
        </w:rPr>
        <w:t>image/</w:t>
      </w:r>
      <w:r w:rsidR="006D487C" w:rsidRPr="00FC126C">
        <w:rPr>
          <w:rFonts w:ascii="Courier New" w:hAnsi="Courier New" w:cs="Courier New"/>
          <w:b/>
          <w:bCs/>
          <w:color w:val="000000"/>
          <w:szCs w:val="22"/>
          <w:highlight w:val="white"/>
        </w:rPr>
        <w:t>jpg</w:t>
      </w:r>
      <w:r w:rsidR="006D487C" w:rsidRPr="00CB2F1D">
        <w:rPr>
          <w:rFonts w:ascii="Courier New" w:hAnsi="Courier New" w:cs="Courier New"/>
          <w:color w:val="0000FF"/>
          <w:szCs w:val="20"/>
          <w:highlight w:val="white"/>
        </w:rPr>
        <w:t>&lt;/gco:CharacterString&gt;</w:t>
      </w:r>
    </w:p>
    <w:p w:rsidR="006D487C" w:rsidRPr="00CB2F1D" w:rsidRDefault="008263D0" w:rsidP="008263D0">
      <w:pPr>
        <w:tabs>
          <w:tab w:val="left" w:pos="300"/>
          <w:tab w:val="left" w:pos="700"/>
          <w:tab w:val="left" w:pos="1100"/>
          <w:tab w:val="left" w:pos="1500"/>
        </w:tabs>
        <w:autoSpaceDE w:val="0"/>
        <w:autoSpaceDN w:val="0"/>
        <w:adjustRightInd w:val="0"/>
        <w:spacing w:before="0" w:after="0"/>
        <w:rPr>
          <w:rFonts w:ascii="Courier New" w:hAnsi="Courier New" w:cs="Courier New"/>
          <w:color w:val="0000FF"/>
          <w:szCs w:val="20"/>
        </w:rPr>
      </w:pPr>
      <w:r>
        <w:rPr>
          <w:rFonts w:ascii="Courier New" w:hAnsi="Courier New" w:cs="Courier New"/>
          <w:color w:val="0000FF"/>
          <w:szCs w:val="20"/>
          <w:highlight w:val="white"/>
        </w:rPr>
        <w:t xml:space="preserve">  </w:t>
      </w:r>
      <w:r w:rsidR="006D487C" w:rsidRPr="00CB2F1D">
        <w:rPr>
          <w:rFonts w:ascii="Courier New" w:hAnsi="Courier New" w:cs="Courier New"/>
          <w:color w:val="0000FF"/>
          <w:szCs w:val="20"/>
          <w:highlight w:val="white"/>
        </w:rPr>
        <w:t>&lt;/gmd</w:t>
      </w:r>
      <w:proofErr w:type="gramStart"/>
      <w:r w:rsidR="006D487C" w:rsidRPr="00CB2F1D">
        <w:rPr>
          <w:rFonts w:ascii="Courier New" w:hAnsi="Courier New" w:cs="Courier New"/>
          <w:color w:val="0000FF"/>
          <w:szCs w:val="20"/>
          <w:highlight w:val="white"/>
        </w:rPr>
        <w:t>:fileType</w:t>
      </w:r>
      <w:proofErr w:type="gramEnd"/>
      <w:r w:rsidR="006D487C" w:rsidRPr="00CB2F1D">
        <w:rPr>
          <w:rFonts w:ascii="Courier New" w:hAnsi="Courier New" w:cs="Courier New"/>
          <w:color w:val="0000FF"/>
          <w:szCs w:val="20"/>
          <w:highlight w:val="white"/>
        </w:rPr>
        <w:t>&gt;</w:t>
      </w:r>
    </w:p>
    <w:p w:rsidR="004C57A3" w:rsidRPr="00CB2F1D" w:rsidRDefault="004C57A3" w:rsidP="000578AC">
      <w:pPr>
        <w:keepNext/>
      </w:pPr>
      <w:r w:rsidRPr="00CB2F1D">
        <w:rPr>
          <w:rFonts w:ascii="Courier New" w:eastAsia="Times New Roman" w:hAnsi="Courier New" w:cs="Courier New"/>
          <w:color w:val="0000FF"/>
          <w:szCs w:val="20"/>
          <w:highlight w:val="white"/>
        </w:rPr>
        <w:t>&lt;/gmd</w:t>
      </w:r>
      <w:proofErr w:type="gramStart"/>
      <w:r w:rsidRPr="00CB2F1D">
        <w:rPr>
          <w:rFonts w:ascii="Courier New" w:eastAsia="Times New Roman" w:hAnsi="Courier New" w:cs="Courier New"/>
          <w:color w:val="0000FF"/>
          <w:szCs w:val="20"/>
          <w:highlight w:val="white"/>
        </w:rPr>
        <w:t>:MD</w:t>
      </w:r>
      <w:proofErr w:type="gramEnd"/>
      <w:r w:rsidRPr="00CB2F1D">
        <w:rPr>
          <w:rFonts w:ascii="Courier New" w:eastAsia="Times New Roman" w:hAnsi="Courier New" w:cs="Courier New"/>
          <w:color w:val="0000FF"/>
          <w:szCs w:val="20"/>
          <w:highlight w:val="white"/>
        </w:rPr>
        <w:t>_BrowseGraphic&gt;</w:t>
      </w:r>
    </w:p>
    <w:p w:rsidR="000578AC" w:rsidRPr="00CB2F1D" w:rsidRDefault="000578AC" w:rsidP="0008310B">
      <w:pPr>
        <w:pStyle w:val="Caption"/>
      </w:pPr>
      <w:proofErr w:type="gramStart"/>
      <w:r w:rsidRPr="00CB2F1D">
        <w:t xml:space="preserve">Code example </w:t>
      </w:r>
      <w:fldSimple w:instr=" SEQ Code_example \* ARABIC ">
        <w:r w:rsidR="002C0A6A">
          <w:rPr>
            <w:noProof/>
          </w:rPr>
          <w:t>1</w:t>
        </w:r>
      </w:fldSimple>
      <w:r w:rsidRPr="00CB2F1D">
        <w:t>.</w:t>
      </w:r>
      <w:proofErr w:type="gramEnd"/>
      <w:r w:rsidRPr="00CB2F1D">
        <w:t xml:space="preserve"> Encoding </w:t>
      </w:r>
      <w:proofErr w:type="gramStart"/>
      <w:r w:rsidRPr="00CB2F1D">
        <w:t>url</w:t>
      </w:r>
      <w:proofErr w:type="gramEnd"/>
      <w:r w:rsidRPr="00CB2F1D">
        <w:t>, display name and file type for browse graphic.</w:t>
      </w:r>
      <w:r w:rsidR="00FE1B43" w:rsidRPr="00CB2F1D">
        <w:t xml:space="preserve"> </w:t>
      </w:r>
    </w:p>
    <w:p w:rsidR="0032148F" w:rsidRPr="00CB2F1D" w:rsidRDefault="0032148F" w:rsidP="009611B8">
      <w:pPr>
        <w:pStyle w:val="Heading2"/>
      </w:pPr>
      <w:bookmarkStart w:id="86" w:name="_Toc357168941"/>
      <w:r w:rsidRPr="00CB2F1D">
        <w:t>Resolution and equivalentScale</w:t>
      </w:r>
      <w:bookmarkEnd w:id="86"/>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t>
      </w:r>
      <w:r w:rsidRPr="00CB2F1D">
        <w:lastRenderedPageBreak/>
        <w:t xml:space="preserve">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w:t>
      </w:r>
      <w:proofErr w:type="gramStart"/>
      <w:r w:rsidR="00783A5B" w:rsidRPr="00CB2F1D">
        <w:t>a</w:t>
      </w:r>
      <w:proofErr w:type="gramEnd"/>
      <w:r w:rsidR="00783A5B" w:rsidRPr="00CB2F1D">
        <w:t xml:space="preserve">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87" w:name="_Toc357168942"/>
      <w:bookmarkStart w:id="88" w:name="_Ref243669622"/>
      <w:r w:rsidRPr="00CB2F1D">
        <w:t xml:space="preserve">Resource </w:t>
      </w:r>
      <w:r w:rsidR="00FD616F">
        <w:t>L</w:t>
      </w:r>
      <w:r w:rsidR="00FD616F" w:rsidRPr="00CB2F1D">
        <w:t>anguage</w:t>
      </w:r>
      <w:bookmarkEnd w:id="87"/>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w:t>
      </w:r>
      <w:proofErr w:type="gramStart"/>
      <w:r w:rsidR="006A0909">
        <w:t xml:space="preserve">using </w:t>
      </w:r>
      <w:r w:rsidRPr="00CB2F1D">
        <w:t xml:space="preserve"> </w:t>
      </w:r>
      <w:r w:rsidR="00FE320C" w:rsidRPr="00CB2F1D">
        <w:rPr>
          <w:rStyle w:val="ElementxPath"/>
        </w:rPr>
        <w:t>PT</w:t>
      </w:r>
      <w:proofErr w:type="gramEnd"/>
      <w:r w:rsidR="00FE320C" w:rsidRPr="00CB2F1D">
        <w:rPr>
          <w:rStyle w:val="ElementxPath"/>
        </w:rPr>
        <w: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89" w:name="_Toc357168943"/>
      <w:r w:rsidRPr="00CB2F1D">
        <w:t xml:space="preserve">Encoding of </w:t>
      </w:r>
      <w:bookmarkEnd w:id="88"/>
      <w:r w:rsidR="00FD616F">
        <w:t>V</w:t>
      </w:r>
      <w:r w:rsidR="00FD616F" w:rsidRPr="00CB2F1D">
        <w:t xml:space="preserve">ertical </w:t>
      </w:r>
      <w:r w:rsidR="00FD616F">
        <w:t>E</w:t>
      </w:r>
      <w:r w:rsidR="00FD616F" w:rsidRPr="00CB2F1D">
        <w:t>xtents</w:t>
      </w:r>
      <w:bookmarkEnd w:id="89"/>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w:t>
      </w:r>
      <w:proofErr w:type="gramStart"/>
      <w:r w:rsidR="00BC43D0">
        <w:t>deck</w:t>
      </w:r>
      <w:r w:rsidR="0032148F" w:rsidRPr="00CB2F1D">
        <w:t>.,</w:t>
      </w:r>
      <w:proofErr w:type="gramEnd"/>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w:t>
      </w:r>
      <w:proofErr w:type="gramStart"/>
      <w:r w:rsidRPr="00CB2F1D">
        <w:t>:href</w:t>
      </w:r>
      <w:proofErr w:type="gramEnd"/>
      <w:r w:rsidRPr="00CB2F1D">
        <w:t xml:space="preserve">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6"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w:t>
      </w:r>
      <w:proofErr w:type="gramStart"/>
      <w:r w:rsidRPr="00CB2F1D">
        <w:t>:href</w:t>
      </w:r>
      <w:proofErr w:type="gramEnd"/>
      <w:r w:rsidRPr="00CB2F1D">
        <w:t xml:space="preserve">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90" w:name="_Toc247465922"/>
      <w:bookmarkStart w:id="91" w:name="_Toc247520212"/>
      <w:bookmarkStart w:id="92" w:name="_Toc247465927"/>
      <w:bookmarkStart w:id="93" w:name="_Toc247520217"/>
      <w:bookmarkStart w:id="94" w:name="_Toc357168944"/>
      <w:bookmarkStart w:id="95" w:name="_Ref247463009"/>
      <w:bookmarkStart w:id="96" w:name="_Ref247457499"/>
      <w:bookmarkStart w:id="97" w:name="_Ref247457501"/>
      <w:bookmarkEnd w:id="90"/>
      <w:bookmarkEnd w:id="91"/>
      <w:bookmarkEnd w:id="92"/>
      <w:bookmarkEnd w:id="93"/>
      <w:r>
        <w:t>Content information: Entities and Attributes</w:t>
      </w:r>
      <w:bookmarkEnd w:id="94"/>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w:t>
      </w:r>
      <w:proofErr w:type="gramStart"/>
      <w:r w:rsidR="00CD51A9" w:rsidRPr="009851E6">
        <w:rPr>
          <w:rStyle w:val="ElementxPath"/>
        </w:rPr>
        <w:t>:contentInfo</w:t>
      </w:r>
      <w:proofErr w:type="gramEnd"/>
      <w:r w:rsidR="00CD51A9" w:rsidRPr="009851E6">
        <w:rPr>
          <w:rStyle w:val="ElementxPath"/>
        </w:rPr>
        <w:t>/gmd:MD_Feature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w:t>
      </w:r>
      <w:proofErr w:type="gramStart"/>
      <w:r w:rsidR="00CD51A9">
        <w:t>:href</w:t>
      </w:r>
      <w:proofErr w:type="gramEnd"/>
      <w:r w:rsidR="00CD51A9">
        <w:t xml:space="preserve">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w:t>
      </w:r>
      <w:r w:rsidR="005D5042">
        <w:lastRenderedPageBreak/>
        <w:t xml:space="preserve">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370F49" w:rsidRDefault="00370F49" w:rsidP="00741766">
      <w:pPr>
        <w:pStyle w:val="XMLattribute0"/>
      </w:pPr>
      <w:r>
        <w:tab/>
        <w:t>&lt;gmd</w:t>
      </w:r>
      <w:proofErr w:type="gramStart"/>
      <w:r>
        <w:t>:contentInfo</w:t>
      </w:r>
      <w:proofErr w:type="gramEnd"/>
      <w:r>
        <w:t>&gt;</w:t>
      </w:r>
      <w:r>
        <w:br/>
      </w:r>
      <w:r>
        <w:tab/>
      </w:r>
      <w:r>
        <w:tab/>
        <w:t>&lt;gmd:MD_FeatureCatalogueDescription&gt;</w:t>
      </w:r>
      <w:r>
        <w:br/>
      </w:r>
      <w:r>
        <w:tab/>
      </w:r>
      <w:r>
        <w:tab/>
      </w:r>
      <w:r>
        <w:tab/>
        <w:t>&lt;gmd:includedWithDataset&gt;</w:t>
      </w:r>
      <w:r>
        <w:br/>
      </w:r>
      <w:r>
        <w:tab/>
      </w:r>
      <w:r>
        <w:tab/>
      </w:r>
      <w:r>
        <w:tab/>
      </w:r>
      <w:r>
        <w:tab/>
      </w:r>
      <w:r>
        <w:rPr>
          <w:color w:val="006400"/>
        </w:rPr>
        <w:t>&lt;!-- true if a FeatureCatalog document is packaged with the dataset --&gt;</w:t>
      </w:r>
      <w:r>
        <w:br/>
      </w:r>
      <w:r>
        <w:tab/>
      </w:r>
      <w:r>
        <w:tab/>
      </w:r>
      <w:r>
        <w:tab/>
      </w:r>
      <w:r>
        <w:tab/>
        <w:t>&lt;gco:Boolean&gt;false&lt;/gco:Boolean&gt;</w:t>
      </w:r>
      <w:r>
        <w:br/>
      </w:r>
      <w:r>
        <w:tab/>
      </w:r>
      <w:r>
        <w:tab/>
      </w:r>
      <w:r>
        <w:tab/>
        <w:t>&lt;/gmd:includedWithDataset&gt;</w:t>
      </w:r>
      <w:r>
        <w:br/>
      </w:r>
      <w:r>
        <w:rPr>
          <w:color w:val="006400"/>
        </w:rPr>
        <w:t>&lt;!-- a dataset may contain multiple feature types. For an MS Access type database, each table could be considered a featue type --&gt;</w:t>
      </w:r>
      <w:r>
        <w:br/>
      </w:r>
      <w:r>
        <w:tab/>
      </w:r>
      <w:r>
        <w:tab/>
      </w:r>
      <w:r>
        <w:tab/>
        <w:t>&lt;gmd:featureTypes&gt;</w:t>
      </w:r>
      <w:r>
        <w:br/>
      </w:r>
      <w:r>
        <w:rPr>
          <w:color w:val="006400"/>
        </w:rPr>
        <w:t>&lt;!-- the codespace is the namespace URI, should dereference to obtain XML schema (if applicable)--&gt;</w:t>
      </w:r>
      <w:r>
        <w:br/>
      </w:r>
      <w:r>
        <w:tab/>
      </w:r>
      <w:r>
        <w:tab/>
      </w:r>
      <w:r>
        <w:tab/>
      </w:r>
      <w:r>
        <w:tab/>
        <w:t>&lt;gco:LocalName</w:t>
      </w:r>
      <w:r w:rsidRPr="00741766">
        <w:rPr>
          <w:color w:val="F5844C"/>
        </w:rPr>
        <w:t xml:space="preserve"> codeSpace</w:t>
      </w:r>
      <w:r>
        <w:rPr>
          <w:color w:val="FF8040"/>
        </w:rPr>
        <w:t>=</w:t>
      </w:r>
      <w:r>
        <w:rPr>
          <w:color w:val="993300"/>
        </w:rPr>
        <w:t>"</w:t>
      </w:r>
      <w:r w:rsidR="00A10631" w:rsidRPr="00A10631">
        <w:t xml:space="preserve"> </w:t>
      </w:r>
      <w:r w:rsidR="00A10631" w:rsidRPr="00A10631">
        <w:rPr>
          <w:color w:val="993300"/>
        </w:rPr>
        <w:t>http://xmlns.geosciml.org/geosciml-portrayal/2.0</w:t>
      </w:r>
      <w:r>
        <w:rPr>
          <w:color w:val="993300"/>
        </w:rPr>
        <w:t>"</w:t>
      </w:r>
      <w:r>
        <w:t>&gt;</w:t>
      </w:r>
      <w:r w:rsidR="00A10631">
        <w:t>GeologicContact</w:t>
      </w:r>
      <w:r>
        <w:t>_2&lt;/gco:LocalName&gt;</w:t>
      </w:r>
      <w:r>
        <w:br/>
      </w:r>
      <w:r>
        <w:tab/>
      </w:r>
      <w:r>
        <w:tab/>
      </w:r>
      <w:r>
        <w:tab/>
        <w:t>&lt;/gmd:featureTypes&gt;</w:t>
      </w:r>
      <w:r>
        <w:br/>
      </w:r>
      <w:r>
        <w:rPr>
          <w:color w:val="006400"/>
        </w:rPr>
        <w:t>&lt;!-- follow p</w:t>
      </w:r>
      <w:r w:rsidR="005D5042">
        <w:rPr>
          <w:color w:val="006400"/>
        </w:rPr>
        <w:t xml:space="preserve">attern used by Stanford library </w:t>
      </w:r>
      <w:r>
        <w:rPr>
          <w:color w:val="006400"/>
        </w:rPr>
        <w:t>http://opengeoportal.org/</w:t>
      </w:r>
      <w:r w:rsidR="005D5042">
        <w:rPr>
          <w:color w:val="006400"/>
        </w:rPr>
        <w:softHyphen/>
      </w:r>
      <w:r>
        <w:rPr>
          <w:color w:val="006400"/>
        </w:rPr>
        <w:t>archives/</w:t>
      </w:r>
      <w:r w:rsidR="005D5042">
        <w:rPr>
          <w:color w:val="006400"/>
        </w:rPr>
        <w:softHyphen/>
      </w:r>
      <w:r>
        <w:rPr>
          <w:color w:val="006400"/>
        </w:rPr>
        <w:t>category/</w:t>
      </w:r>
      <w:r w:rsidR="005D5042">
        <w:rPr>
          <w:color w:val="006400"/>
        </w:rPr>
        <w:softHyphen/>
      </w:r>
      <w:r>
        <w:rPr>
          <w:color w:val="006400"/>
        </w:rPr>
        <w:t>uncategorized);</w:t>
      </w:r>
      <w:r w:rsidR="005D5042">
        <w:rPr>
          <w:color w:val="006400"/>
        </w:rPr>
        <w:t xml:space="preserve"> </w:t>
      </w:r>
      <w:r>
        <w:rPr>
          <w:color w:val="006400"/>
        </w:rPr>
        <w:t xml:space="preserve">href is to an ISO19110 feature catalog, </w:t>
      </w:r>
      <w:r>
        <w:br/>
      </w:r>
      <w:r>
        <w:rPr>
          <w:color w:val="006400"/>
        </w:rPr>
        <w:t>with featuretype identified by fragment ID --&gt;</w:t>
      </w:r>
      <w:r>
        <w:br/>
      </w:r>
      <w:r>
        <w:tab/>
      </w:r>
      <w:r>
        <w:tab/>
      </w:r>
      <w:r>
        <w:tab/>
        <w:t>&lt;gmd:featureCatalogueCitation</w:t>
      </w:r>
      <w:r w:rsidRPr="00741766">
        <w:rPr>
          <w:color w:val="F5844C"/>
        </w:rPr>
        <w:t xml:space="preserve"> xlink:href</w:t>
      </w:r>
      <w:r>
        <w:rPr>
          <w:color w:val="FF8040"/>
        </w:rPr>
        <w:t>=</w:t>
      </w:r>
      <w:r>
        <w:rPr>
          <w:color w:val="993300"/>
        </w:rPr>
        <w:t>"</w:t>
      </w:r>
      <w:r w:rsidR="00A10631" w:rsidRPr="00A10631">
        <w:t xml:space="preserve"> </w:t>
      </w:r>
      <w:r w:rsidR="00A10631" w:rsidRPr="005D5042">
        <w:rPr>
          <w:rFonts w:cs="Times New Roman"/>
        </w:rPr>
        <w:t>http://schemas.usgin.org/featurecatalog/12.xml</w:t>
      </w:r>
      <w:r w:rsidR="005D5042">
        <w:rPr>
          <w:rFonts w:cs="Times New Roman"/>
        </w:rPr>
        <w:t>#geologiccontact</w:t>
      </w:r>
      <w:r>
        <w:rPr>
          <w:color w:val="993300"/>
        </w:rPr>
        <w:t>"</w:t>
      </w:r>
      <w:r>
        <w:br/>
      </w:r>
      <w:r w:rsidRPr="00741766">
        <w:rPr>
          <w:color w:val="F5844C"/>
        </w:rPr>
        <w:tab/>
      </w:r>
      <w:r w:rsidRPr="00741766">
        <w:rPr>
          <w:color w:val="F5844C"/>
        </w:rPr>
        <w:tab/>
      </w:r>
      <w:r w:rsidRPr="00741766">
        <w:rPr>
          <w:color w:val="F5844C"/>
        </w:rPr>
        <w:tab/>
      </w:r>
      <w:r w:rsidRPr="00741766">
        <w:rPr>
          <w:color w:val="F5844C"/>
        </w:rPr>
        <w:tab/>
        <w:t>xlink:title</w:t>
      </w:r>
      <w:r>
        <w:rPr>
          <w:color w:val="FF8040"/>
        </w:rPr>
        <w:t>=</w:t>
      </w:r>
      <w:r>
        <w:rPr>
          <w:color w:val="993300"/>
        </w:rPr>
        <w:t xml:space="preserve">"Link to </w:t>
      </w:r>
      <w:r w:rsidR="00CD51A9">
        <w:rPr>
          <w:color w:val="993300"/>
        </w:rPr>
        <w:t xml:space="preserve">ISO19110 </w:t>
      </w:r>
      <w:r>
        <w:rPr>
          <w:color w:val="993300"/>
        </w:rPr>
        <w:t>feature catalog"</w:t>
      </w:r>
      <w:r>
        <w:t>/&gt;</w:t>
      </w:r>
      <w:r>
        <w:br/>
      </w:r>
      <w:r>
        <w:tab/>
      </w:r>
      <w:r>
        <w:tab/>
        <w:t>&lt;/gmd:MD_FeatureCatalogueDescription&gt;</w:t>
      </w:r>
      <w:r>
        <w:br/>
      </w:r>
      <w:r>
        <w:tab/>
        <w:t>&lt;/gmd:contentInfo&gt;</w:t>
      </w:r>
    </w:p>
    <w:p w:rsidR="00CD51A9" w:rsidRPr="00FA16A0" w:rsidRDefault="00CD51A9" w:rsidP="009851E6">
      <w:pPr>
        <w:pStyle w:val="Caption"/>
      </w:pPr>
      <w:proofErr w:type="gramStart"/>
      <w:r>
        <w:t>Code Example 2.</w:t>
      </w:r>
      <w:proofErr w:type="gramEnd"/>
      <w:r>
        <w:t xml:space="preserve"> </w:t>
      </w:r>
      <w:proofErr w:type="gramStart"/>
      <w:r>
        <w:t>Encoding of feature catalog link for entity attribute description of datasets.</w:t>
      </w:r>
      <w:proofErr w:type="gramEnd"/>
      <w:r w:rsidR="00FF3830">
        <w:t xml:space="preserve"> See </w:t>
      </w:r>
      <w:r w:rsidR="00FF3830">
        <w:fldChar w:fldCharType="begin"/>
      </w:r>
      <w:r w:rsidR="00FF3830">
        <w:instrText xml:space="preserve"> REF _Ref358705078 \r \h </w:instrText>
      </w:r>
      <w:r w:rsidR="00FF3830">
        <w:fldChar w:fldCharType="separate"/>
      </w:r>
      <w:proofErr w:type="gramStart"/>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proofErr w:type="gramEnd"/>
      <w:r w:rsidR="00FF3830">
        <w:fldChar w:fldCharType="end"/>
      </w:r>
      <w:r w:rsidR="00FF3830">
        <w:t xml:space="preserve"> for and example instance document.</w:t>
      </w:r>
    </w:p>
    <w:p w:rsidR="00546806" w:rsidRPr="00CB2F1D" w:rsidRDefault="00546806" w:rsidP="009611B8">
      <w:pPr>
        <w:pStyle w:val="Heading2"/>
      </w:pPr>
      <w:bookmarkStart w:id="98" w:name="_Toc357168945"/>
      <w:r w:rsidRPr="00CB2F1D">
        <w:t>Use of MD_Distribution and MD_Distributor</w:t>
      </w:r>
      <w:bookmarkEnd w:id="95"/>
      <w:bookmarkEnd w:id="98"/>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w:t>
      </w:r>
      <w:proofErr w:type="gramStart"/>
      <w:r w:rsidR="00AE5701" w:rsidRPr="00CB2F1D">
        <w:t>files  are</w:t>
      </w:r>
      <w:proofErr w:type="gramEnd"/>
      <w:r w:rsidR="00AE5701" w:rsidRPr="00CB2F1D">
        <w:t xml:space="preserv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w:t>
      </w:r>
      <w:proofErr w:type="gramStart"/>
      <w:r w:rsidR="00AE5701" w:rsidRPr="00CB2F1D">
        <w:t>are not different format</w:t>
      </w:r>
      <w:proofErr w:type="gramEnd"/>
      <w:r w:rsidR="00AE5701" w:rsidRPr="00CB2F1D">
        <w:t xml:space="preserve">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lastRenderedPageBreak/>
        <w:t>fied by reference (xlink</w:t>
      </w:r>
      <w:proofErr w:type="gramStart"/>
      <w:r w:rsidR="00304799" w:rsidRPr="00CB2F1D">
        <w:t>:href</w:t>
      </w:r>
      <w:proofErr w:type="gramEnd"/>
      <w:r w:rsidR="00304799" w:rsidRPr="00CB2F1D">
        <w:t xml:space="preserve">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drawing>
          <wp:inline distT="0" distB="0" distL="0" distR="0" wp14:anchorId="4E32A38B" wp14:editId="07B8E69D">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99" w:name="_Ref250374836"/>
      <w:bookmarkStart w:id="100" w:name="_Toc249242068"/>
      <w:bookmarkStart w:id="101" w:name="_Toc277754632"/>
      <w:proofErr w:type="gramStart"/>
      <w:r>
        <w:t xml:space="preserve">Figure </w:t>
      </w:r>
      <w:fldSimple w:instr=" SEQ Figure \* ARABIC ">
        <w:r w:rsidR="002C0A6A">
          <w:rPr>
            <w:noProof/>
          </w:rPr>
          <w:t>1</w:t>
        </w:r>
      </w:fldSimple>
      <w:bookmarkEnd w:id="99"/>
      <w:r>
        <w:t>.</w:t>
      </w:r>
      <w:proofErr w:type="gramEnd"/>
      <w:r>
        <w:t xml:space="preserve"> </w:t>
      </w:r>
      <w:proofErr w:type="gramStart"/>
      <w:r>
        <w:t>gmd:</w:t>
      </w:r>
      <w:proofErr w:type="gramEnd"/>
      <w:r>
        <w:t>MD_Distribution_Type diagram</w:t>
      </w:r>
      <w:bookmarkEnd w:id="100"/>
      <w:bookmarkEnd w:id="101"/>
    </w:p>
    <w:p w:rsidR="00304799" w:rsidRPr="00CB2F1D" w:rsidRDefault="00304799" w:rsidP="009611B8">
      <w:pPr>
        <w:pStyle w:val="Heading2"/>
      </w:pPr>
      <w:bookmarkStart w:id="102" w:name="_Ref252460957"/>
      <w:bookmarkStart w:id="103" w:name="_Ref252460959"/>
      <w:bookmarkStart w:id="104" w:name="_Ref252865238"/>
      <w:bookmarkStart w:id="105" w:name="_Ref252865240"/>
      <w:bookmarkStart w:id="106" w:name="_Ref252865336"/>
      <w:bookmarkStart w:id="107" w:name="_Ref252865338"/>
      <w:bookmarkStart w:id="108" w:name="_Ref252865402"/>
      <w:bookmarkStart w:id="109" w:name="_Ref252865414"/>
      <w:bookmarkStart w:id="110" w:name="_Toc357168946"/>
      <w:r w:rsidRPr="00CB2F1D">
        <w:t xml:space="preserve">Distribution </w:t>
      </w:r>
      <w:bookmarkEnd w:id="102"/>
      <w:bookmarkEnd w:id="103"/>
      <w:commentRangeStart w:id="111"/>
      <w:r w:rsidR="00FD616F">
        <w:t>F</w:t>
      </w:r>
      <w:r w:rsidR="00FD616F" w:rsidRPr="00CB2F1D">
        <w:t>ormat</w:t>
      </w:r>
      <w:bookmarkEnd w:id="104"/>
      <w:bookmarkEnd w:id="105"/>
      <w:bookmarkEnd w:id="106"/>
      <w:bookmarkEnd w:id="107"/>
      <w:bookmarkEnd w:id="108"/>
      <w:bookmarkEnd w:id="109"/>
      <w:commentRangeEnd w:id="111"/>
      <w:r w:rsidR="00FA16A0">
        <w:rPr>
          <w:rStyle w:val="CommentReference"/>
          <w:b w:val="0"/>
          <w:iCs w:val="0"/>
          <w:kern w:val="0"/>
        </w:rPr>
        <w:commentReference w:id="111"/>
      </w:r>
      <w:bookmarkEnd w:id="110"/>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w:t>
      </w:r>
      <w:proofErr w:type="gramStart"/>
      <w:r w:rsidR="00FF3830">
        <w:t xml:space="preserve">USGIN </w:t>
      </w:r>
      <w:r w:rsidRPr="00CB2F1D">
        <w:t xml:space="preserve"> distribution</w:t>
      </w:r>
      <w:proofErr w:type="gramEnd"/>
      <w:r w:rsidR="00E35A26" w:rsidRPr="00CB2F1D">
        <w:t xml:space="preserve"> f</w:t>
      </w:r>
      <w:r w:rsidRPr="00CB2F1D">
        <w:t>ormat</w:t>
      </w:r>
      <w:r w:rsidR="00E35A26" w:rsidRPr="00CB2F1D">
        <w:t xml:space="preserve"> c</w:t>
      </w:r>
      <w:r w:rsidRPr="00CB2F1D">
        <w:t>odelist</w:t>
      </w:r>
      <w:r w:rsidR="00112F21">
        <w:t xml:space="preserve"> </w:t>
      </w:r>
      <w:r w:rsidR="00112F21">
        <w:lastRenderedPageBreak/>
        <w:t xml:space="preserve">(see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112" w:name="_Toc357168947"/>
      <w:r>
        <w:t>Digital resources</w:t>
      </w:r>
      <w:bookmarkEnd w:id="112"/>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xml:space="preserve">, which provides protocol, applicationProfile, name, and </w:t>
      </w:r>
      <w:proofErr w:type="gramStart"/>
      <w:r>
        <w:t>function</w:t>
      </w:r>
      <w:proofErr w:type="gramEnd"/>
      <w:r>
        <w:t xml:space="preserve">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8" w:history="1">
        <w:r w:rsidR="00425838" w:rsidRPr="00FD616F">
          <w:rPr>
            <w:rStyle w:val="Hyperlink"/>
          </w:rPr>
          <w:t>http://www.iana.org/assignments/media-types/</w:t>
        </w:r>
      </w:hyperlink>
      <w:r w:rsidR="00425838">
        <w:t xml:space="preserve">) is defined for a digital file format, the MIME media-type code should be used. If no appropriate 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w:t>
      </w:r>
      <w:proofErr w:type="gramStart"/>
      <w:r w:rsidR="00425838" w:rsidRPr="00FF649F">
        <w:rPr>
          <w:rStyle w:val="codelist"/>
        </w:rPr>
        <w:t>:applicationName</w:t>
      </w:r>
      <w:proofErr w:type="gramEnd"/>
      <w:r w:rsidR="00425838" w:rsidRPr="00FF649F">
        <w:rPr>
          <w:rStyle w:val="codelist"/>
        </w:rPr>
        <w:t>]/fileExtension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9851E6">
        <w:rPr>
          <w:highlight w:val="yellow"/>
        </w:rPr>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 xml:space="preserve">es with possible output formats for those responses.  If all output formats are applicable to all service requests, they can be listed </w:t>
      </w:r>
      <w:proofErr w:type="gramStart"/>
      <w:r w:rsidR="005576BF">
        <w:t>in</w:t>
      </w:r>
      <w:r w:rsidR="003F3D43">
        <w:t xml:space="preserve">  </w:t>
      </w:r>
      <w:r w:rsidR="003F3D43">
        <w:rPr>
          <w:rStyle w:val="ElementxPath"/>
        </w:rPr>
        <w:t>distributioninfo</w:t>
      </w:r>
      <w:proofErr w:type="gramEnd"/>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ce, v. 2.4</w:t>
      </w:r>
      <w:proofErr w:type="gramStart"/>
      <w:r w:rsidR="005576BF">
        <w:t>)  to</w:t>
      </w:r>
      <w:proofErr w:type="gramEnd"/>
      <w:r w:rsidR="005576BF">
        <w:t xml:space="preserve">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w:t>
      </w:r>
      <w:proofErr w:type="gramStart"/>
      <w:r w:rsidR="005576BF">
        <w:t xml:space="preserve">a  </w:t>
      </w:r>
      <w:r w:rsidR="00CE6E7D" w:rsidRPr="00CB2F3D">
        <w:rPr>
          <w:rStyle w:val="ElementxPath"/>
        </w:rPr>
        <w:t>SV</w:t>
      </w:r>
      <w:proofErr w:type="gramEnd"/>
      <w:r w:rsidR="00CE6E7D" w:rsidRPr="00CB2F3D">
        <w:rPr>
          <w:rStyle w:val="ElementxPath"/>
        </w:rPr>
        <w:t>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13" w:name="_Toc277856264"/>
      <w:proofErr w:type="gramStart"/>
      <w:r>
        <w:t xml:space="preserve">Table </w:t>
      </w:r>
      <w:fldSimple w:instr=" SEQ Table \* ARABIC ">
        <w:r w:rsidR="00877F9F">
          <w:rPr>
            <w:noProof/>
          </w:rPr>
          <w:t>5</w:t>
        </w:r>
      </w:fldSimple>
      <w:r>
        <w:t>.</w:t>
      </w:r>
      <w:proofErr w:type="gramEnd"/>
      <w:r>
        <w:t xml:space="preserve"> Example format strings for digital files. These are to be used only if an appropriate MIME type is not defined.</w:t>
      </w:r>
      <w:bookmarkEnd w:id="113"/>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lastRenderedPageBreak/>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14" w:name="_Ref252881383"/>
      <w:bookmarkStart w:id="115" w:name="_Ref252881469"/>
      <w:bookmarkStart w:id="116" w:name="_Toc357168948"/>
      <w:r>
        <w:t>Non digital resources</w:t>
      </w:r>
      <w:bookmarkEnd w:id="114"/>
      <w:bookmarkEnd w:id="115"/>
      <w:bookmarkEnd w:id="116"/>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w:t>
      </w:r>
      <w:proofErr w:type="gramStart"/>
      <w:r w:rsidR="000D0DD2" w:rsidRPr="00B445CC">
        <w:t>:type</w:t>
      </w:r>
      <w:proofErr w:type="gramEnd"/>
      <w:r w:rsidR="000D0DD2" w:rsidRPr="00B445CC">
        <w:t xml:space="preserv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attribute. The distribution format Identifier from Table 6 should be used as the element value. Example encoding</w:t>
      </w:r>
      <w:r w:rsidR="00E00919" w:rsidRPr="00B445CC">
        <w:t>:</w:t>
      </w:r>
    </w:p>
    <w:p w:rsidR="00D6205E" w:rsidRDefault="00D6205E" w:rsidP="009851E6">
      <w:pPr>
        <w:pStyle w:val="XMLExample"/>
        <w:rPr>
          <w:highlight w:val="white"/>
        </w:rPr>
      </w:pPr>
      <w:r>
        <w:rPr>
          <w:highlight w:val="white"/>
        </w:rPr>
        <w:t>&lt;</w:t>
      </w:r>
      <w:proofErr w:type="gramStart"/>
      <w:r>
        <w:rPr>
          <w:highlight w:val="white"/>
        </w:rPr>
        <w:t>gmd:</w:t>
      </w:r>
      <w:proofErr w:type="gramEnd"/>
      <w:r>
        <w:rPr>
          <w:highlight w:val="white"/>
        </w:rPr>
        <w:t>MD_Format&gt;</w:t>
      </w:r>
    </w:p>
    <w:p w:rsidR="00D6205E" w:rsidRDefault="00D6205E" w:rsidP="009851E6">
      <w:pPr>
        <w:pStyle w:val="XMLExample"/>
        <w:rPr>
          <w:highlight w:val="white"/>
        </w:rPr>
      </w:pPr>
      <w:r>
        <w:rPr>
          <w:highlight w:val="white"/>
        </w:rPr>
        <w:t>&lt;</w:t>
      </w:r>
      <w:proofErr w:type="gramStart"/>
      <w:r>
        <w:rPr>
          <w:highlight w:val="white"/>
        </w:rPr>
        <w:t>gmd:</w:t>
      </w:r>
      <w:proofErr w:type="gramEnd"/>
      <w:r>
        <w:rPr>
          <w:highlight w:val="white"/>
        </w:rPr>
        <w:t>name&gt;</w:t>
      </w:r>
    </w:p>
    <w:p w:rsidR="000D0DD2" w:rsidRPr="00BB785C" w:rsidRDefault="000D0DD2" w:rsidP="009851E6">
      <w:pPr>
        <w:pStyle w:val="XMLExample"/>
        <w:rPr>
          <w:rStyle w:val="XMLExampleChar0"/>
          <w:bCs w:val="0"/>
          <w:color w:val="0000FF"/>
          <w:highlight w:val="white"/>
        </w:rPr>
      </w:pPr>
      <w:r w:rsidRPr="00BB785C">
        <w:rPr>
          <w:rStyle w:val="XMLExampleChar0"/>
          <w:bCs w:val="0"/>
          <w:color w:val="0000FF"/>
          <w:highlight w:val="white"/>
        </w:rPr>
        <w:t>&lt;gco</w:t>
      </w:r>
      <w:proofErr w:type="gramStart"/>
      <w:r w:rsidRPr="00BB785C">
        <w:rPr>
          <w:rStyle w:val="XMLExampleChar0"/>
          <w:bCs w:val="0"/>
          <w:color w:val="0000FF"/>
          <w:highlight w:val="white"/>
        </w:rPr>
        <w:t>:CharacterString</w:t>
      </w:r>
      <w:proofErr w:type="gramEnd"/>
      <w:r w:rsidRPr="00BB785C">
        <w:rPr>
          <w:rStyle w:val="XMLExampleChar0"/>
          <w:bCs w:val="0"/>
          <w:color w:val="0000FF"/>
          <w:highlight w:val="white"/>
        </w:rPr>
        <w:t xml:space="preserve"> </w:t>
      </w:r>
      <w:r w:rsidRPr="008A09A6">
        <w:rPr>
          <w:highlight w:val="white"/>
        </w:rPr>
        <w:t>xsi:type=”</w:t>
      </w:r>
      <w:r w:rsidR="00E66E57">
        <w:rPr>
          <w:highlight w:val="white"/>
        </w:rPr>
        <w:t>gml:</w:t>
      </w:r>
      <w:r w:rsidR="00E66E57" w:rsidRPr="009851E6">
        <w:rPr>
          <w:rStyle w:val="attributeValue"/>
          <w:highlight w:val="white"/>
        </w:rPr>
        <w:t>CodeType</w:t>
      </w:r>
      <w:r w:rsidRPr="008A09A6">
        <w:rPr>
          <w:highlight w:val="white"/>
        </w:rPr>
        <w:t>”</w:t>
      </w:r>
      <w:r w:rsidRPr="00BB785C">
        <w:rPr>
          <w:rStyle w:val="XMLExampleChar0"/>
          <w:bCs w:val="0"/>
          <w:color w:val="0000FF"/>
          <w:highlight w:val="white"/>
        </w:rPr>
        <w:t xml:space="preserve"> </w:t>
      </w:r>
      <w:r w:rsidRPr="00067853">
        <w:rPr>
          <w:highlight w:val="white"/>
        </w:rPr>
        <w:t>code</w:t>
      </w:r>
      <w:r w:rsidR="00E66E57">
        <w:rPr>
          <w:highlight w:val="white"/>
        </w:rPr>
        <w:t>Space</w:t>
      </w:r>
      <w:r w:rsidRPr="00067853">
        <w:rPr>
          <w:highlight w:val="white"/>
        </w:rPr>
        <w:t>=</w:t>
      </w:r>
      <w:r w:rsidRPr="00E66E57">
        <w:rPr>
          <w:highlight w:val="white"/>
        </w:rPr>
        <w:t>"</w:t>
      </w:r>
      <w:r w:rsidRPr="00E66E57">
        <w:t>http://resources.usgin.org/registry/distributionFormatNames201001</w:t>
      </w:r>
      <w:r w:rsidRPr="00E66E57">
        <w:rPr>
          <w:highlight w:val="white"/>
        </w:rPr>
        <w:t>"</w:t>
      </w:r>
      <w:r w:rsidRPr="00BB785C">
        <w:rPr>
          <w:rStyle w:val="XMLExampleChar0"/>
          <w:bCs w:val="0"/>
          <w:color w:val="0000FF"/>
          <w:highlight w:val="white"/>
        </w:rPr>
        <w:t>&gt;</w:t>
      </w:r>
      <w:r w:rsidR="00D6205E" w:rsidRPr="00BB785C">
        <w:rPr>
          <w:rStyle w:val="XMLExampleChar0"/>
          <w:bCs w:val="0"/>
          <w:color w:val="0000FF"/>
          <w:highlight w:val="white"/>
        </w:rPr>
        <w:br/>
      </w:r>
      <w:r w:rsidR="00E66E57">
        <w:rPr>
          <w:highlight w:val="white"/>
        </w:rPr>
        <w:t>sample:core</w:t>
      </w:r>
      <w:r w:rsidRPr="00BB785C">
        <w:rPr>
          <w:rStyle w:val="XMLExampleChar0"/>
          <w:bCs w:val="0"/>
          <w:color w:val="0000FF"/>
          <w:highlight w:val="white"/>
        </w:rPr>
        <w:t>&lt;/gco:CharacterString&gt;</w:t>
      </w:r>
    </w:p>
    <w:p w:rsidR="00D6205E" w:rsidRDefault="00D6205E" w:rsidP="009851E6">
      <w:pPr>
        <w:pStyle w:val="XMLExample"/>
        <w:rPr>
          <w:highlight w:val="white"/>
        </w:rPr>
      </w:pPr>
      <w:r>
        <w:rPr>
          <w:highlight w:val="white"/>
        </w:rPr>
        <w:t>&lt;/gmd</w:t>
      </w:r>
      <w:proofErr w:type="gramStart"/>
      <w:r>
        <w:rPr>
          <w:highlight w:val="white"/>
        </w:rPr>
        <w:t>:name</w:t>
      </w:r>
      <w:proofErr w:type="gramEnd"/>
      <w:r>
        <w:rPr>
          <w:highlight w:val="white"/>
        </w:rPr>
        <w:t>&gt;</w:t>
      </w:r>
    </w:p>
    <w:p w:rsidR="00D6205E" w:rsidRDefault="00D6205E" w:rsidP="009851E6">
      <w:pPr>
        <w:pStyle w:val="XMLExample"/>
        <w:rPr>
          <w:highlight w:val="white"/>
        </w:rPr>
      </w:pPr>
      <w:r>
        <w:rPr>
          <w:highlight w:val="white"/>
        </w:rPr>
        <w:t>&lt;gmd</w:t>
      </w:r>
      <w:proofErr w:type="gramStart"/>
      <w:r>
        <w:rPr>
          <w:highlight w:val="white"/>
        </w:rPr>
        <w:t>:version</w:t>
      </w:r>
      <w:proofErr w:type="gramEnd"/>
      <w:r>
        <w:rPr>
          <w:highlight w:val="white"/>
        </w:rPr>
        <w:t xml:space="preserve"> </w:t>
      </w:r>
      <w:r w:rsidRPr="00D6205E">
        <w:rPr>
          <w:highlight w:val="white"/>
        </w:rPr>
        <w:t>nilReason</w:t>
      </w:r>
      <w:r>
        <w:rPr>
          <w:highlight w:val="white"/>
        </w:rPr>
        <w:t>=</w:t>
      </w:r>
      <w:r w:rsidRPr="009851E6">
        <w:rPr>
          <w:rStyle w:val="attributeValue"/>
          <w:highlight w:val="white"/>
        </w:rPr>
        <w:t>"notapplicable"</w:t>
      </w:r>
      <w:r>
        <w:rPr>
          <w:highlight w:val="white"/>
        </w:rPr>
        <w:t>/&gt;</w:t>
      </w:r>
    </w:p>
    <w:p w:rsidR="00D6205E" w:rsidRPr="00E66E57" w:rsidRDefault="00D6205E" w:rsidP="009851E6">
      <w:pPr>
        <w:pStyle w:val="XMLExample"/>
        <w:rPr>
          <w:highlight w:val="white"/>
        </w:rPr>
      </w:pPr>
      <w:r>
        <w:rPr>
          <w:highlight w:val="white"/>
        </w:rPr>
        <w:t>&lt;</w:t>
      </w:r>
      <w:proofErr w:type="gramStart"/>
      <w:r>
        <w:rPr>
          <w:highlight w:val="white"/>
        </w:rPr>
        <w:t>gmd:</w:t>
      </w:r>
      <w:proofErr w:type="gramEnd"/>
      <w:r>
        <w:rPr>
          <w:highlight w:val="white"/>
        </w:rPr>
        <w:t>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17" w:name="_Ref252800542"/>
      <w:bookmarkStart w:id="118" w:name="_Toc277856265"/>
      <w:bookmarkStart w:id="119" w:name="_Ref352096594"/>
      <w:proofErr w:type="gramStart"/>
      <w:r>
        <w:t xml:space="preserve">Table </w:t>
      </w:r>
      <w:fldSimple w:instr=" SEQ Table \* ARABIC ">
        <w:r w:rsidR="00877F9F">
          <w:rPr>
            <w:noProof/>
          </w:rPr>
          <w:t>6</w:t>
        </w:r>
      </w:fldSimple>
      <w:bookmarkEnd w:id="117"/>
      <w:r>
        <w:t>.</w:t>
      </w:r>
      <w:proofErr w:type="gramEnd"/>
      <w:r w:rsidRPr="0042034B">
        <w:t xml:space="preserve"> </w:t>
      </w:r>
      <w:r>
        <w:t xml:space="preserve">USGIN Distribution formats for non digital resources. URI for this codelist is </w:t>
      </w:r>
      <w:r w:rsidRPr="00DE66D8">
        <w:t>http://resources.usgin.org/registry/distributionFormatNames201001</w:t>
      </w:r>
      <w:bookmarkEnd w:id="118"/>
      <w:bookmarkEnd w:id="11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lastRenderedPageBreak/>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 xml:space="preserve">dex cards, loose notes, file folders of </w:t>
            </w:r>
            <w:commentRangeStart w:id="120"/>
            <w:r w:rsidRPr="00083B4E">
              <w:rPr>
                <w:rStyle w:val="LineNumber"/>
              </w:rPr>
              <w:t>p</w:t>
            </w:r>
            <w:r w:rsidRPr="009851E6">
              <w:rPr>
                <w:rStyle w:val="LineNumber"/>
              </w:rPr>
              <w:t>a</w:t>
            </w:r>
            <w:r w:rsidRPr="00083B4E">
              <w:rPr>
                <w:rStyle w:val="LineNumber"/>
              </w:rPr>
              <w:t>pers</w:t>
            </w:r>
            <w:commentRangeEnd w:id="120"/>
            <w:r w:rsidR="003A5871" w:rsidRPr="00083B4E">
              <w:rPr>
                <w:rStyle w:val="CommentReference"/>
              </w:rPr>
              <w:commentReference w:id="120"/>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proofErr w:type="gramStart"/>
            <w:r>
              <w:rPr>
                <w:rStyle w:val="LineNumber"/>
              </w:rPr>
              <w:t>use</w:t>
            </w:r>
            <w:proofErr w:type="gramEnd"/>
            <w:r>
              <w:rPr>
                <w:rStyle w:val="LineNumber"/>
              </w:rPr>
              <w:t xml:space="preserv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21" w:name="_Ref312952761"/>
      <w:bookmarkStart w:id="122" w:name="_Ref312952765"/>
      <w:bookmarkStart w:id="123" w:name="_Ref312962412"/>
      <w:bookmarkStart w:id="124" w:name="_Ref312962416"/>
      <w:bookmarkStart w:id="125" w:name="_Toc357168949"/>
      <w:r w:rsidRPr="00CB2F1D">
        <w:t>CI_OnlineResource</w:t>
      </w:r>
      <w:bookmarkEnd w:id="96"/>
      <w:bookmarkEnd w:id="97"/>
      <w:bookmarkEnd w:id="121"/>
      <w:bookmarkEnd w:id="122"/>
      <w:bookmarkEnd w:id="123"/>
      <w:bookmarkEnd w:id="124"/>
      <w:bookmarkEnd w:id="125"/>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This complex-content-element provides a linkage to some online resource related to the metadata or the described context resource. It is thus analogous to atom</w:t>
      </w:r>
      <w:proofErr w:type="gramStart"/>
      <w:r w:rsidR="00877F9F">
        <w:t>:link</w:t>
      </w:r>
      <w:proofErr w:type="gramEnd"/>
      <w:r w:rsidR="00877F9F">
        <w:t xml:space="preserve">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9"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3822A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lastRenderedPageBreak/>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Since the base level web </w:t>
      </w:r>
      <w:r w:rsidR="00C163E4">
        <w:t>locator scheme</w:t>
      </w:r>
      <w:r w:rsidR="00807341">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w:t>
      </w:r>
      <w:r w:rsidR="00254AD6">
        <w:t>e</w:t>
      </w:r>
      <w:r w:rsidR="00254AD6">
        <w:t>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3822A9" w:rsidRDefault="00C163E4" w:rsidP="009611B8">
      <w:r>
        <w:t xml:space="preserve">The use of </w:t>
      </w:r>
      <w:r w:rsidRPr="00CB2F1D">
        <w:rPr>
          <w:rStyle w:val="ElementxPath"/>
        </w:rPr>
        <w:t>applicationProfile</w:t>
      </w:r>
      <w:r>
        <w:t xml:space="preserve"> for file-based resources accessed via URL is discussed in </w:t>
      </w:r>
      <w:hyperlink w:anchor="appProfileInTable2" w:history="1">
        <w:r w:rsidRPr="00C163E4">
          <w:rPr>
            <w:rStyle w:val="Hyperlink"/>
          </w:rPr>
          <w:t>Table 2</w:t>
        </w:r>
      </w:hyperlink>
      <w:r>
        <w:t xml:space="preserve">. For </w:t>
      </w:r>
      <w:r w:rsidR="003822A9">
        <w:t>links to documents for which the service type and base protocol prefix on the link URL do not provide sufficient information to guide client software, the applicationProfile property is used to indicate a profile on the serviceType or some variation in document encoding or content co</w:t>
      </w:r>
      <w:r w:rsidR="003822A9">
        <w:t>n</w:t>
      </w:r>
      <w:r w:rsidR="003822A9">
        <w:t>ventions. For example WFS services may offer different feature types, a catalog may offer di</w:t>
      </w:r>
      <w:r w:rsidR="003822A9">
        <w:t>f</w:t>
      </w:r>
      <w:r w:rsidR="003822A9">
        <w:t>ferent metadata encoding, or a resource-oriented service may offer representations using diffe</w:t>
      </w:r>
      <w:r w:rsidR="003822A9">
        <w:t>r</w:t>
      </w:r>
      <w:r w:rsidR="003822A9">
        <w:t>ent encoding schemes. The same scheme may be used with different conventions, for instance different profiles for the use of ISO19139 or csw</w:t>
      </w:r>
      <w:proofErr w:type="gramStart"/>
      <w:r w:rsidR="003822A9">
        <w:t>:record</w:t>
      </w:r>
      <w:proofErr w:type="gramEnd"/>
      <w:r w:rsidR="003822A9">
        <w:t xml:space="preserve"> XML metadata encoding. RDF repr</w:t>
      </w:r>
      <w:r w:rsidR="003822A9">
        <w:t>e</w:t>
      </w:r>
      <w:r w:rsidR="003822A9">
        <w:t>sentations may be offered in XML, Turtle, or N3 encoding. Although these variations may be deducible using content negotiation or by accessing and parsing a service description doc</w:t>
      </w:r>
      <w:r w:rsidR="003822A9">
        <w:t>u</w:t>
      </w:r>
      <w:r w:rsidR="003822A9">
        <w:t>ment, much simple client logic is possible if the information is provided up front with the link.</w:t>
      </w:r>
      <w:r w:rsidR="00F97B78" w:rsidRPr="00CB2F1D">
        <w:t xml:space="preserve">  </w:t>
      </w:r>
    </w:p>
    <w:p w:rsidR="005923AB" w:rsidRPr="005B6640" w:rsidRDefault="00AA5CF8" w:rsidP="009611B8">
      <w:r>
        <w:t>In order to provide further clarity and guidance for the utilization of linked resources USGIN re</w:t>
      </w:r>
      <w:r>
        <w:t>c</w:t>
      </w:r>
      <w:r>
        <w:t xml:space="preserve">ommends us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F97B78" w:rsidRPr="00CE2853">
        <w:t>T</w:t>
      </w:r>
      <w:r w:rsidR="00F97B78" w:rsidRPr="00CB2F1D">
        <w:t>he</w:t>
      </w:r>
      <w:r w:rsidR="00646160" w:rsidRPr="00CB2F1D">
        <w:t xml:space="preserve"> </w:t>
      </w:r>
      <w:r w:rsidR="00646160" w:rsidRPr="009851E6">
        <w:rPr>
          <w:rStyle w:val="ElementxPath"/>
        </w:rPr>
        <w:t>description</w:t>
      </w:r>
      <w:r w:rsidR="00F97B78" w:rsidRPr="00CB2F1D">
        <w:t xml:space="preserve"> property may be used to provide information about the online resource, and more usefully, </w:t>
      </w:r>
      <w:r w:rsidR="001E3FA7">
        <w:t xml:space="preserve">to provide an </w:t>
      </w:r>
      <w:r w:rsidR="00F97B78" w:rsidRPr="00CB2F1D">
        <w:t xml:space="preserve">explanation of how the other content of the </w:t>
      </w:r>
      <w:r w:rsidR="00F97B78" w:rsidRPr="00CB2F1D">
        <w:rPr>
          <w:rStyle w:val="ElementxPath"/>
        </w:rPr>
        <w:t>CI_OnlineResource</w:t>
      </w:r>
      <w:r w:rsidR="00F97B78" w:rsidRPr="00CB2F1D">
        <w:t xml:space="preserve"> element is to be used to access the resource.</w:t>
      </w:r>
      <w:r w:rsidR="00646160" w:rsidRPr="00CB2F1D">
        <w:t xml:space="preserve"> </w:t>
      </w:r>
      <w:r>
        <w:t xml:space="preserve">In some cases the protocol, applicationProfile and name properties may be insufficient to fully indicate how a context resource is accessed through the provided link. For instance, in dataset metadata record, a </w:t>
      </w:r>
      <w:r w:rsidRPr="009851E6">
        <w:t>distribution</w:t>
      </w:r>
      <w:r>
        <w:t xml:space="preserve"> option might include a Web Map Service that contains one or more layers portraying the described dataset. To compeletely specify access to the correct data representation would require knowing the layer name in the service, not just the base service connection information provided by the existing properites. In this case, reco</w:t>
      </w:r>
      <w:r>
        <w:t>m</w:t>
      </w:r>
      <w:r>
        <w:t>mende</w:t>
      </w:r>
      <w:r w:rsidR="00DA4F03">
        <w:t xml:space="preserve">d practice is to also include a </w:t>
      </w:r>
      <w:r w:rsidR="00DA4F03" w:rsidRPr="009851E6">
        <w:rPr>
          <w:rStyle w:val="ElementxPath"/>
        </w:rPr>
        <w:t>distribution//</w:t>
      </w:r>
      <w:r w:rsidRPr="009851E6">
        <w:rPr>
          <w:rStyle w:val="ElementxPath"/>
        </w:rPr>
        <w:t>CI</w:t>
      </w:r>
      <w:r w:rsidR="00DA4F03" w:rsidRPr="009851E6">
        <w:rPr>
          <w:rStyle w:val="ElementxPath"/>
        </w:rPr>
        <w:t>_OnlineResource</w:t>
      </w:r>
      <w:r w:rsidR="00DA4F03">
        <w:t xml:space="preserve"> element linking to service metadata that completely describes the service. The </w:t>
      </w:r>
      <w:r w:rsidR="00DA4F03" w:rsidRPr="009851E6">
        <w:rPr>
          <w:rStyle w:val="ElementxPath"/>
        </w:rPr>
        <w:t>linkage/description</w:t>
      </w:r>
      <w:r w:rsidR="00DA4F03">
        <w:t xml:space="preserve"> should provide any necessary additional information in a text narrative as well.</w:t>
      </w:r>
    </w:p>
    <w:p w:rsidR="00877F9F" w:rsidRDefault="00877F9F" w:rsidP="009851E6">
      <w:pPr>
        <w:pStyle w:val="Caption"/>
      </w:pPr>
      <w:bookmarkStart w:id="126" w:name="_Ref312950875"/>
      <w:proofErr w:type="gramStart"/>
      <w:r>
        <w:t xml:space="preserve">Table </w:t>
      </w:r>
      <w:fldSimple w:instr=" SEQ Table \* ARABIC ">
        <w:r>
          <w:rPr>
            <w:noProof/>
          </w:rPr>
          <w:t>7</w:t>
        </w:r>
      </w:fldSimple>
      <w:bookmarkEnd w:id="126"/>
      <w:r>
        <w:t>.</w:t>
      </w:r>
      <w:proofErr w:type="gramEnd"/>
      <w:r>
        <w:t xml:space="preserve">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BE3014" w:rsidTr="007C2B94">
        <w:tc>
          <w:tcPr>
            <w:tcW w:w="3192" w:type="dxa"/>
            <w:shd w:val="clear" w:color="auto" w:fill="auto"/>
          </w:tcPr>
          <w:p w:rsidR="00BE3014" w:rsidRDefault="00BE3014" w:rsidP="009611B8">
            <w:r>
              <w:t>Context</w:t>
            </w:r>
          </w:p>
        </w:tc>
        <w:tc>
          <w:tcPr>
            <w:tcW w:w="6366" w:type="dxa"/>
            <w:shd w:val="clear" w:color="auto" w:fill="auto"/>
          </w:tcPr>
          <w:p w:rsidR="00BE3014" w:rsidRDefault="00BE3014" w:rsidP="009611B8">
            <w:r>
              <w:t>usage</w:t>
            </w:r>
          </w:p>
        </w:tc>
      </w:tr>
      <w:tr w:rsidR="00BE3014" w:rsidTr="007C2B94">
        <w:tc>
          <w:tcPr>
            <w:tcW w:w="3192" w:type="dxa"/>
            <w:shd w:val="clear" w:color="auto" w:fill="auto"/>
          </w:tcPr>
          <w:p w:rsidR="00BE3014" w:rsidRDefault="00807341" w:rsidP="009611B8">
            <w:r>
              <w:t>contactInfo/onlineResource</w:t>
            </w:r>
          </w:p>
        </w:tc>
        <w:tc>
          <w:tcPr>
            <w:tcW w:w="6366" w:type="dxa"/>
            <w:shd w:val="clear" w:color="auto" w:fill="auto"/>
          </w:tcPr>
          <w:p w:rsidR="00BE3014" w:rsidRDefault="00DA4F03" w:rsidP="009611B8">
            <w:r>
              <w:t>Link to online resource to assist contacting a referenced ind</w:t>
            </w:r>
            <w:r>
              <w:t>i</w:t>
            </w:r>
            <w:r>
              <w:t>vidual or organization</w:t>
            </w:r>
            <w:r w:rsidR="00BE3014">
              <w:t xml:space="preserve">. </w:t>
            </w:r>
          </w:p>
        </w:tc>
      </w:tr>
      <w:tr w:rsidR="00BE3014" w:rsidTr="007C2B94">
        <w:tc>
          <w:tcPr>
            <w:tcW w:w="3192" w:type="dxa"/>
            <w:shd w:val="clear" w:color="auto" w:fill="auto"/>
          </w:tcPr>
          <w:p w:rsidR="00BE3014" w:rsidRDefault="00877F9F" w:rsidP="009611B8">
            <w:r>
              <w:t>distributionInfo/transferOptions</w:t>
            </w:r>
          </w:p>
        </w:tc>
        <w:tc>
          <w:tcPr>
            <w:tcW w:w="6366" w:type="dxa"/>
            <w:shd w:val="clear" w:color="auto" w:fill="auto"/>
          </w:tcPr>
          <w:p w:rsidR="00BE3014" w:rsidRDefault="00877F9F" w:rsidP="00DA4F03">
            <w:r>
              <w:t xml:space="preserve">link to a representation of the resource </w:t>
            </w:r>
            <w:r w:rsidR="00DA4F03">
              <w:t>that is the subject of</w:t>
            </w:r>
            <w:r>
              <w:t xml:space="preserve"> the metadata record</w:t>
            </w:r>
          </w:p>
        </w:tc>
      </w:tr>
      <w:tr w:rsidR="00877F9F" w:rsidTr="007C2B94">
        <w:tc>
          <w:tcPr>
            <w:tcW w:w="3192" w:type="dxa"/>
            <w:shd w:val="clear" w:color="auto" w:fill="auto"/>
          </w:tcPr>
          <w:p w:rsidR="00877F9F" w:rsidRDefault="00877F9F" w:rsidP="009611B8">
            <w:r>
              <w:t>metadataExtension</w:t>
            </w:r>
          </w:p>
        </w:tc>
        <w:tc>
          <w:tcPr>
            <w:tcW w:w="6366" w:type="dxa"/>
            <w:shd w:val="clear" w:color="auto" w:fill="auto"/>
          </w:tcPr>
          <w:p w:rsidR="00877F9F" w:rsidRDefault="00877F9F" w:rsidP="009611B8">
            <w:proofErr w:type="gramStart"/>
            <w:r>
              <w:t>link</w:t>
            </w:r>
            <w:proofErr w:type="gramEnd"/>
            <w:r>
              <w:t xml:space="preserve"> to document describing specifications for elements and a</w:t>
            </w:r>
            <w:r>
              <w:t>t</w:t>
            </w:r>
            <w:r>
              <w:t>tributes extending the base standard.</w:t>
            </w:r>
          </w:p>
        </w:tc>
      </w:tr>
    </w:tbl>
    <w:p w:rsidR="00BE3014" w:rsidRPr="00CB2F1D" w:rsidRDefault="00BE3014" w:rsidP="009611B8"/>
    <w:p w:rsidR="005923AB" w:rsidRPr="00CB2F1D" w:rsidRDefault="00FD0E3A" w:rsidP="009611B8">
      <w:r w:rsidRPr="00FD0E3A">
        <w:t xml:space="preserve">The </w:t>
      </w:r>
      <w:r w:rsidRPr="009851E6">
        <w:rPr>
          <w:rStyle w:val="ElementxPath"/>
        </w:rPr>
        <w:t>function</w:t>
      </w:r>
      <w:r w:rsidRPr="00FD0E3A">
        <w:t xml:space="preserve"> property is populated from </w:t>
      </w:r>
      <w:proofErr w:type="gramStart"/>
      <w:r w:rsidRPr="00FD0E3A">
        <w:t>a codelist</w:t>
      </w:r>
      <w:proofErr w:type="gramEnd"/>
      <w:r w:rsidRPr="00FD0E3A">
        <w:t xml:space="preserve"> (see Table 8) and is used to indicate the e</w:t>
      </w:r>
      <w:r w:rsidRPr="00FD0E3A">
        <w:t>x</w:t>
      </w:r>
      <w:r w:rsidRPr="00FD0E3A">
        <w:t xml:space="preserve">pected action that actuating the link will trigger. </w:t>
      </w:r>
      <w:r w:rsidR="007E5A95" w:rsidRPr="00CB2F1D">
        <w:t>(</w:t>
      </w:r>
      <w:proofErr w:type="gramStart"/>
      <w:r w:rsidR="007E5A95" w:rsidRPr="00CB2F1D">
        <w:t>see</w:t>
      </w:r>
      <w:proofErr w:type="gramEnd"/>
      <w:r w:rsidR="007E5A95" w:rsidRPr="00CB2F1D">
        <w:t xml:space="preserv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27" w:name="_Ref247443287"/>
      <w:bookmarkStart w:id="128" w:name="_Toc277856266"/>
      <w:proofErr w:type="gramStart"/>
      <w:r w:rsidRPr="00CB2F1D">
        <w:lastRenderedPageBreak/>
        <w:t xml:space="preserve">Table </w:t>
      </w:r>
      <w:fldSimple w:instr=" SEQ Table \* ARABIC ">
        <w:r w:rsidR="00807341">
          <w:rPr>
            <w:noProof/>
          </w:rPr>
          <w:t>8</w:t>
        </w:r>
      </w:fldSimple>
      <w:bookmarkEnd w:id="127"/>
      <w:r w:rsidRPr="00CB2F1D">
        <w:t>.</w:t>
      </w:r>
      <w:proofErr w:type="gramEnd"/>
      <w:r w:rsidRPr="00CB2F1D">
        <w:t xml:space="preserve"> OnlineFunctionCode values from NAP (INCITS 453) and ISO </w:t>
      </w:r>
      <w:r w:rsidR="00705B7D">
        <w:t xml:space="preserve">19115. ISO19115 values are indicated </w:t>
      </w:r>
      <w:proofErr w:type="gramStart"/>
      <w:r w:rsidR="00705B7D">
        <w:t>by  the</w:t>
      </w:r>
      <w:proofErr w:type="gramEnd"/>
      <w:r w:rsidR="00705B7D">
        <w:t xml:space="preserve"> string </w:t>
      </w:r>
      <w:r w:rsidRPr="00CB2F1D">
        <w:t>‘(ISO)’ after the code in column 1. ESRI content types and codes are from the GeoPortal Toolkit v3.1 User Guide (2007); correlation of these with NAP OnlineFun</w:t>
      </w:r>
      <w:r w:rsidRPr="00CB2F1D">
        <w:t>c</w:t>
      </w:r>
      <w:r w:rsidRPr="00CB2F1D">
        <w:t>tionCodes is based on the user guide and interpretation by this profile.</w:t>
      </w:r>
      <w:bookmarkEnd w:id="128"/>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firstRow="1" w:lastRow="1" w:firstColumn="1" w:lastColumn="1" w:noHBand="0" w:noVBand="0"/>
      </w:tblPr>
      <w:tblGrid>
        <w:gridCol w:w="1789"/>
        <w:gridCol w:w="4725"/>
        <w:gridCol w:w="1965"/>
        <w:gridCol w:w="796"/>
      </w:tblGrid>
      <w:tr w:rsidR="00A357C8" w:rsidRPr="00BD608C" w:rsidTr="008F1532">
        <w:trPr>
          <w:cantSplit/>
          <w:tblHeader/>
          <w:jc w:val="center"/>
        </w:trPr>
        <w:tc>
          <w:tcPr>
            <w:tcW w:w="1789" w:type="dxa"/>
          </w:tcPr>
          <w:p w:rsidR="00020A11" w:rsidRPr="000D0DD2" w:rsidRDefault="00741766" w:rsidP="009851E6">
            <w:pPr>
              <w:pStyle w:val="Tableheading"/>
              <w:keepNext/>
            </w:pPr>
            <w:hyperlink r:id="rId60" w:anchor="RI_374" w:history="1">
              <w:r w:rsidR="00020A11" w:rsidRPr="000D0DD2">
                <w:rPr>
                  <w:rStyle w:val="Hyperlink"/>
                  <w:color w:val="auto"/>
                </w:rPr>
                <w:t>OnLine</w:t>
              </w:r>
              <w:r w:rsidR="008F1532">
                <w:rPr>
                  <w:rStyle w:val="Hyperlink"/>
                  <w:color w:val="auto"/>
                </w:rPr>
                <w:softHyphen/>
              </w:r>
              <w:r w:rsidR="00020A11" w:rsidRPr="000D0DD2">
                <w:rPr>
                  <w:rStyle w:val="Hyperlink"/>
                  <w:color w:val="auto"/>
                </w:rPr>
                <w:t xml:space="preserve">FunctionCode </w:t>
              </w:r>
            </w:hyperlink>
          </w:p>
        </w:tc>
        <w:tc>
          <w:tcPr>
            <w:tcW w:w="4725" w:type="dxa"/>
          </w:tcPr>
          <w:p w:rsidR="00020A11" w:rsidRPr="00BD608C" w:rsidRDefault="00020A11" w:rsidP="009851E6">
            <w:pPr>
              <w:pStyle w:val="Tableheading"/>
              <w:keepNext/>
            </w:pPr>
            <w:r w:rsidRPr="00BD608C">
              <w:t>USGIN profile usage</w:t>
            </w:r>
          </w:p>
        </w:tc>
        <w:tc>
          <w:tcPr>
            <w:tcW w:w="1965" w:type="dxa"/>
          </w:tcPr>
          <w:p w:rsidR="00020A11" w:rsidRPr="00BD608C" w:rsidRDefault="00020A11" w:rsidP="009851E6">
            <w:pPr>
              <w:pStyle w:val="Tableheading"/>
              <w:keepNext/>
            </w:pPr>
            <w:r w:rsidRPr="00BD608C">
              <w:t>ESRI resource types</w:t>
            </w:r>
          </w:p>
        </w:tc>
        <w:tc>
          <w:tcPr>
            <w:tcW w:w="796" w:type="dxa"/>
          </w:tcPr>
          <w:p w:rsidR="00020A11" w:rsidRPr="00BD608C" w:rsidRDefault="00020A11" w:rsidP="009851E6">
            <w:pPr>
              <w:pStyle w:val="Tableheading"/>
              <w:keepNext/>
            </w:pPr>
            <w:r w:rsidRPr="00BD608C">
              <w:t>ESRI code</w:t>
            </w:r>
          </w:p>
        </w:tc>
      </w:tr>
      <w:tr w:rsidR="00A357C8" w:rsidRPr="00CB2F1D" w:rsidTr="008F1532">
        <w:trPr>
          <w:cantSplit/>
          <w:jc w:val="center"/>
        </w:trPr>
        <w:tc>
          <w:tcPr>
            <w:tcW w:w="1789" w:type="dxa"/>
          </w:tcPr>
          <w:p w:rsidR="00020A11" w:rsidRPr="000D0DD2" w:rsidRDefault="00741766" w:rsidP="003266F8">
            <w:hyperlink r:id="rId61" w:anchor="RI_383" w:history="1">
              <w:r w:rsidR="00020A11" w:rsidRPr="000D0DD2">
                <w:rPr>
                  <w:rStyle w:val="Hyperlink"/>
                  <w:color w:val="auto"/>
                </w:rPr>
                <w:t xml:space="preserve">browsing </w:t>
              </w:r>
            </w:hyperlink>
          </w:p>
        </w:tc>
        <w:tc>
          <w:tcPr>
            <w:tcW w:w="4725" w:type="dxa"/>
          </w:tcPr>
          <w:p w:rsidR="00020A11" w:rsidRPr="00CB2F1D" w:rsidRDefault="00020A11"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application</w:t>
            </w:r>
          </w:p>
        </w:tc>
        <w:tc>
          <w:tcPr>
            <w:tcW w:w="796" w:type="dxa"/>
          </w:tcPr>
          <w:p w:rsidR="00020A11" w:rsidRPr="00CB2F1D" w:rsidRDefault="00020A11" w:rsidP="003266F8">
            <w:r w:rsidRPr="00CB2F1D">
              <w:t>006</w:t>
            </w:r>
          </w:p>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geographic</w:t>
            </w:r>
            <w:r w:rsidR="00705B7D">
              <w:softHyphen/>
            </w:r>
            <w:r w:rsidRPr="00CB2F1D">
              <w:t>activity</w:t>
            </w:r>
          </w:p>
        </w:tc>
        <w:tc>
          <w:tcPr>
            <w:tcW w:w="796" w:type="dxa"/>
          </w:tcPr>
          <w:p w:rsidR="00020A11" w:rsidRPr="00CB2F1D" w:rsidRDefault="00020A11" w:rsidP="003266F8">
            <w:r w:rsidRPr="00CB2F1D">
              <w:t>010</w:t>
            </w:r>
          </w:p>
        </w:tc>
      </w:tr>
      <w:tr w:rsidR="00A357C8" w:rsidRPr="00CB2F1D" w:rsidTr="008F1532">
        <w:trPr>
          <w:cantSplit/>
          <w:jc w:val="center"/>
        </w:trPr>
        <w:tc>
          <w:tcPr>
            <w:tcW w:w="1789" w:type="dxa"/>
          </w:tcPr>
          <w:p w:rsidR="00020A11" w:rsidRPr="000D0DD2" w:rsidRDefault="00020A11" w:rsidP="003266F8">
            <w:r w:rsidRPr="000D0DD2">
              <w:t>download</w:t>
            </w:r>
          </w:p>
        </w:tc>
        <w:tc>
          <w:tcPr>
            <w:tcW w:w="4725" w:type="dxa"/>
          </w:tcPr>
          <w:p w:rsidR="00020A11" w:rsidRPr="00CB2F1D" w:rsidRDefault="00020A11" w:rsidP="003266F8">
            <w:r w:rsidRPr="00CB2F1D">
              <w:t>Use case not documented</w:t>
            </w:r>
            <w:r>
              <w:t xml:space="preserve"> by ESRI. Infer that URL provides an ArcGIS layer file (or fun</w:t>
            </w:r>
            <w:r>
              <w:t>c</w:t>
            </w:r>
            <w:r>
              <w:t>tionally similar file) with links to data and po</w:t>
            </w:r>
            <w:r>
              <w:t>r</w:t>
            </w:r>
            <w:r>
              <w:t>trayal instructions.</w:t>
            </w:r>
          </w:p>
        </w:tc>
        <w:tc>
          <w:tcPr>
            <w:tcW w:w="1965" w:type="dxa"/>
          </w:tcPr>
          <w:p w:rsidR="00020A11" w:rsidRPr="00CB2F1D" w:rsidRDefault="00020A11" w:rsidP="003266F8">
            <w:r w:rsidRPr="00CB2F1D">
              <w:t>mapfile</w:t>
            </w:r>
          </w:p>
        </w:tc>
        <w:tc>
          <w:tcPr>
            <w:tcW w:w="796" w:type="dxa"/>
          </w:tcPr>
          <w:p w:rsidR="00020A11" w:rsidRPr="00CB2F1D" w:rsidRDefault="00020A11" w:rsidP="003266F8">
            <w:r w:rsidRPr="00CB2F1D">
              <w:t>009</w:t>
            </w:r>
          </w:p>
        </w:tc>
      </w:tr>
      <w:tr w:rsidR="00A357C8" w:rsidRPr="00CB2F1D" w:rsidTr="008F1532">
        <w:trPr>
          <w:cantSplit/>
          <w:jc w:val="center"/>
        </w:trPr>
        <w:tc>
          <w:tcPr>
            <w:tcW w:w="1789" w:type="dxa"/>
          </w:tcPr>
          <w:p w:rsidR="00020A11" w:rsidRPr="000D0DD2" w:rsidRDefault="00741766" w:rsidP="003266F8">
            <w:hyperlink r:id="rId62" w:anchor="RI_375" w:history="1">
              <w:r w:rsidR="00020A11" w:rsidRPr="000D0DD2">
                <w:rPr>
                  <w:rStyle w:val="Hyperlink"/>
                  <w:color w:val="auto"/>
                </w:rPr>
                <w:t xml:space="preserve">download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initiate transfer of data to the local system. ESRI GPT requires that file extension for file is one of .zip, .e00, .gz, .tgz, .dbf, .tar, .shp, .rar, .xls, .txt, .dwg, .dxf, .dgn</w:t>
            </w:r>
          </w:p>
        </w:tc>
        <w:tc>
          <w:tcPr>
            <w:tcW w:w="1965" w:type="dxa"/>
          </w:tcPr>
          <w:p w:rsidR="00020A11" w:rsidRPr="00CB2F1D" w:rsidRDefault="00020A11" w:rsidP="003266F8">
            <w:r w:rsidRPr="00CB2F1D">
              <w:t>download, dow</w:t>
            </w:r>
            <w:r w:rsidRPr="00CB2F1D">
              <w:t>n</w:t>
            </w:r>
            <w:r w:rsidRPr="00CB2F1D">
              <w:t>loadabledata</w:t>
            </w:r>
          </w:p>
        </w:tc>
        <w:tc>
          <w:tcPr>
            <w:tcW w:w="796" w:type="dxa"/>
          </w:tcPr>
          <w:p w:rsidR="00020A11" w:rsidRPr="00CB2F1D" w:rsidRDefault="00020A11" w:rsidP="003266F8">
            <w:r w:rsidRPr="00CB2F1D">
              <w:t>002</w:t>
            </w:r>
          </w:p>
        </w:tc>
      </w:tr>
      <w:tr w:rsidR="00A357C8" w:rsidRPr="00CB2F1D" w:rsidTr="008F1532">
        <w:trPr>
          <w:cantSplit/>
          <w:jc w:val="center"/>
        </w:trPr>
        <w:tc>
          <w:tcPr>
            <w:tcW w:w="1789" w:type="dxa"/>
          </w:tcPr>
          <w:p w:rsidR="00020A11" w:rsidRPr="000D0DD2" w:rsidRDefault="00020A11" w:rsidP="003266F8">
            <w:r w:rsidRPr="000D0DD2">
              <w:t>download (ISO)</w:t>
            </w:r>
          </w:p>
        </w:tc>
        <w:tc>
          <w:tcPr>
            <w:tcW w:w="4725" w:type="dxa"/>
          </w:tcPr>
          <w:p w:rsidR="00020A11" w:rsidRPr="00CB2F1D" w:rsidRDefault="00020A11" w:rsidP="003266F8">
            <w:r w:rsidRPr="00CB2F1D">
              <w:t>ESRI GPT requires one of following file e</w:t>
            </w:r>
            <w:r w:rsidRPr="00CB2F1D">
              <w:t>x</w:t>
            </w:r>
            <w:r w:rsidRPr="00CB2F1D">
              <w:t>tensions: .gif, .jpg, .jpeg, .bmp, .pdf, .pmf, .tif, .tiff, .cal, .pct, .pict, .eps, .mxd, .av, .mpg, .mpeg, .wmv, .img, .rm.</w:t>
            </w:r>
          </w:p>
        </w:tc>
        <w:tc>
          <w:tcPr>
            <w:tcW w:w="1965" w:type="dxa"/>
          </w:tcPr>
          <w:p w:rsidR="00020A11" w:rsidRPr="00CB2F1D" w:rsidRDefault="00020A11" w:rsidP="003266F8">
            <w:r w:rsidRPr="00CB2F1D">
              <w:t>staticmapimage</w:t>
            </w:r>
          </w:p>
        </w:tc>
        <w:tc>
          <w:tcPr>
            <w:tcW w:w="796" w:type="dxa"/>
          </w:tcPr>
          <w:p w:rsidR="00020A11" w:rsidRPr="00CB2F1D" w:rsidRDefault="00020A11" w:rsidP="003266F8">
            <w:r w:rsidRPr="00CB2F1D">
              <w:t>004</w:t>
            </w:r>
          </w:p>
        </w:tc>
      </w:tr>
      <w:tr w:rsidR="00A357C8" w:rsidRPr="00CB2F1D" w:rsidTr="008F1532">
        <w:trPr>
          <w:cantSplit/>
          <w:jc w:val="center"/>
        </w:trPr>
        <w:tc>
          <w:tcPr>
            <w:tcW w:w="1789" w:type="dxa"/>
          </w:tcPr>
          <w:p w:rsidR="00020A11" w:rsidRPr="000D0DD2" w:rsidRDefault="00741766" w:rsidP="003266F8">
            <w:hyperlink r:id="rId63" w:anchor="RI_382" w:history="1">
              <w:r w:rsidR="00020A11" w:rsidRPr="000D0DD2">
                <w:rPr>
                  <w:rStyle w:val="Hyperlink"/>
                  <w:color w:val="auto"/>
                </w:rPr>
                <w:t xml:space="preserve">emailService </w:t>
              </w:r>
            </w:hyperlink>
            <w:r w:rsidR="00020A11" w:rsidRPr="000D0DD2">
              <w:t>(NAP)</w:t>
            </w:r>
          </w:p>
        </w:tc>
        <w:tc>
          <w:tcPr>
            <w:tcW w:w="4725" w:type="dxa"/>
          </w:tcPr>
          <w:p w:rsidR="00020A11" w:rsidRPr="00CB2F1D" w:rsidRDefault="00020A11" w:rsidP="005B6640">
            <w:r>
              <w:t xml:space="preserve"> </w:t>
            </w:r>
            <w:r w:rsidRPr="00CB2F3D">
              <w:rPr>
                <w:rStyle w:val="ElementxPath"/>
              </w:rPr>
              <w:t>CI_OnlineResource/linkage</w:t>
            </w:r>
            <w:r w:rsidRPr="00CB2F1D">
              <w:t xml:space="preserve"> is a valid </w:t>
            </w:r>
            <w:r w:rsidR="00D57C99">
              <w:t>mailto: link</w:t>
            </w:r>
            <w:r w:rsidR="00D57C99" w:rsidRPr="00CB2F1D">
              <w:t xml:space="preserve"> </w:t>
            </w:r>
            <w:r w:rsidRPr="00CB2F1D">
              <w:t xml:space="preserve">that </w:t>
            </w:r>
            <w:r w:rsidR="00D57C99">
              <w:t>will initiate an e-mail message to the correct party to request access to the d</w:t>
            </w:r>
            <w:r w:rsidR="00D57C99">
              <w:t>e</w:t>
            </w:r>
            <w:r w:rsidR="00D57C99">
              <w:t>scribed resource.</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741766" w:rsidP="003266F8">
            <w:hyperlink r:id="rId64" w:anchor="RI_384" w:history="1">
              <w:r w:rsidR="00020A11" w:rsidRPr="000D0DD2">
                <w:rPr>
                  <w:rStyle w:val="Hyperlink"/>
                  <w:color w:val="auto"/>
                </w:rPr>
                <w:t xml:space="preserve">fileAccess </w:t>
              </w:r>
            </w:hyperlink>
            <w:r w:rsidR="00020A11" w:rsidRPr="000D0DD2">
              <w:t>(NAP)</w:t>
            </w:r>
          </w:p>
        </w:tc>
        <w:tc>
          <w:tcPr>
            <w:tcW w:w="4725" w:type="dxa"/>
          </w:tcPr>
          <w:p w:rsidR="00020A11" w:rsidRPr="00CB2F1D" w:rsidRDefault="00020A11" w:rsidP="005B6640">
            <w:r>
              <w:t>USGIN not used; functionally equivalent to ISO ‘</w:t>
            </w:r>
            <w:r w:rsidR="00D57C99">
              <w:t>download’</w:t>
            </w:r>
            <w:r>
              <w:t xml:space="preserve">. </w:t>
            </w:r>
            <w:r w:rsidRPr="00CB2F3D">
              <w:rPr>
                <w:rStyle w:val="ElementxPath"/>
              </w:rPr>
              <w:t>CI_OnlineResource/linkage</w:t>
            </w:r>
            <w:r w:rsidRPr="00CB2F1D">
              <w:t xml:space="preserve"> is a valid URL for direct retrieval of a file contai</w:t>
            </w:r>
            <w:r w:rsidRPr="00CB2F1D">
              <w:t>n</w:t>
            </w:r>
            <w:r w:rsidRPr="00CB2F1D">
              <w:t>ing the described resource, typically through the use of http or ftp protocol (or their secure variants)</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741766" w:rsidP="003266F8">
            <w:hyperlink r:id="rId65" w:anchor="RI_376" w:history="1">
              <w:r w:rsidR="00020A11" w:rsidRPr="000D0DD2">
                <w:rPr>
                  <w:rStyle w:val="Hyperlink"/>
                  <w:color w:val="auto"/>
                </w:rPr>
                <w:t xml:space="preserve">information </w:t>
              </w:r>
            </w:hyperlink>
            <w:r w:rsidR="00020A11" w:rsidRPr="000D0DD2">
              <w:t>(ISO)</w:t>
            </w:r>
          </w:p>
        </w:tc>
        <w:tc>
          <w:tcPr>
            <w:tcW w:w="4725" w:type="dxa"/>
          </w:tcPr>
          <w:p w:rsidR="00020A11" w:rsidRPr="00CB2F1D" w:rsidRDefault="00020A11" w:rsidP="005B6640">
            <w:r w:rsidRPr="00CB2F3D">
              <w:rPr>
                <w:rStyle w:val="ElementxPath"/>
              </w:rPr>
              <w:t>CI_OnlineResource/linkage</w:t>
            </w:r>
            <w:r w:rsidRPr="00CB2F1D">
              <w:t xml:space="preserve"> is a valid URL that will access a </w:t>
            </w:r>
            <w:r w:rsidR="00D57C99">
              <w:t>resource that</w:t>
            </w:r>
            <w:r w:rsidRPr="00CB2F1D">
              <w:t xml:space="preserve"> provid</w:t>
            </w:r>
            <w:r w:rsidR="00D57C99">
              <w:t>es</w:t>
            </w:r>
            <w:r w:rsidRPr="00CB2F1D">
              <w:t xml:space="preserve"> info</w:t>
            </w:r>
            <w:r w:rsidRPr="00CB2F1D">
              <w:t>r</w:t>
            </w:r>
            <w:r w:rsidRPr="00CB2F1D">
              <w:t>mation about the resource content</w:t>
            </w:r>
            <w:r w:rsidR="00D57C99">
              <w:t>, for exa</w:t>
            </w:r>
            <w:r w:rsidR="00D57C99">
              <w:t>m</w:t>
            </w:r>
            <w:r w:rsidR="00D57C99">
              <w:t>ple an explanatory web page, a downloadable document with narrative text describing the resource, or an XML encoded metadata do</w:t>
            </w:r>
            <w:r w:rsidR="00D57C99">
              <w:t>c</w:t>
            </w:r>
            <w:r w:rsidR="00D57C99">
              <w:t>ument</w:t>
            </w:r>
          </w:p>
        </w:tc>
        <w:tc>
          <w:tcPr>
            <w:tcW w:w="1965" w:type="dxa"/>
          </w:tcPr>
          <w:p w:rsidR="00020A11" w:rsidRPr="00CB2F1D" w:rsidRDefault="00020A11" w:rsidP="003266F8">
            <w:r w:rsidRPr="00CB2F1D">
              <w:t>Information, otherdocument, document</w:t>
            </w:r>
          </w:p>
        </w:tc>
        <w:tc>
          <w:tcPr>
            <w:tcW w:w="796" w:type="dxa"/>
          </w:tcPr>
          <w:p w:rsidR="00020A11" w:rsidRPr="00CB2F1D" w:rsidRDefault="00020A11" w:rsidP="003266F8">
            <w:r w:rsidRPr="00CB2F1D">
              <w:t>005</w:t>
            </w:r>
          </w:p>
        </w:tc>
      </w:tr>
      <w:tr w:rsidR="00A357C8" w:rsidRPr="00CB2F1D" w:rsidTr="008F1532">
        <w:trPr>
          <w:cantSplit/>
          <w:jc w:val="center"/>
        </w:trPr>
        <w:tc>
          <w:tcPr>
            <w:tcW w:w="1789" w:type="dxa"/>
          </w:tcPr>
          <w:p w:rsidR="00020A11" w:rsidRPr="000D0DD2" w:rsidRDefault="00741766" w:rsidP="003266F8">
            <w:hyperlink r:id="rId66" w:anchor="RI_377" w:history="1">
              <w:r w:rsidR="00020A11" w:rsidRPr="000D0DD2">
                <w:rPr>
                  <w:rStyle w:val="Hyperlink"/>
                  <w:color w:val="auto"/>
                </w:rPr>
                <w:t xml:space="preserve">offlineAccess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providing instructions for requesting the resource from the provider.</w:t>
            </w:r>
          </w:p>
        </w:tc>
        <w:tc>
          <w:tcPr>
            <w:tcW w:w="1965" w:type="dxa"/>
          </w:tcPr>
          <w:p w:rsidR="00020A11" w:rsidRPr="00CB2F1D" w:rsidRDefault="00020A11" w:rsidP="003266F8">
            <w:r w:rsidRPr="00CB2F1D">
              <w:t>offlinedata, o</w:t>
            </w:r>
            <w:r w:rsidRPr="00CB2F1D">
              <w:t>f</w:t>
            </w:r>
            <w:r w:rsidRPr="00CB2F1D">
              <w:t>flineAccess</w:t>
            </w:r>
          </w:p>
        </w:tc>
        <w:tc>
          <w:tcPr>
            <w:tcW w:w="796" w:type="dxa"/>
          </w:tcPr>
          <w:p w:rsidR="00020A11" w:rsidRPr="00CB2F1D" w:rsidRDefault="00020A11" w:rsidP="003266F8">
            <w:r w:rsidRPr="00CB2F1D">
              <w:t>003</w:t>
            </w:r>
          </w:p>
        </w:tc>
      </w:tr>
      <w:tr w:rsidR="00A357C8" w:rsidRPr="00CB2F1D" w:rsidTr="008F1532">
        <w:trPr>
          <w:cantSplit/>
          <w:jc w:val="center"/>
        </w:trPr>
        <w:tc>
          <w:tcPr>
            <w:tcW w:w="1789" w:type="dxa"/>
          </w:tcPr>
          <w:p w:rsidR="00020A11" w:rsidRPr="000D0DD2" w:rsidRDefault="00741766" w:rsidP="003266F8">
            <w:hyperlink r:id="rId67" w:anchor="RI_378" w:history="1">
              <w:r w:rsidR="00020A11" w:rsidRPr="000D0DD2">
                <w:rPr>
                  <w:rStyle w:val="Hyperlink"/>
                  <w:color w:val="auto"/>
                </w:rPr>
                <w:t xml:space="preserve">order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to initiate an ordering process for obtaining the resource.</w:t>
            </w:r>
          </w:p>
        </w:tc>
        <w:tc>
          <w:tcPr>
            <w:tcW w:w="1965" w:type="dxa"/>
          </w:tcPr>
          <w:p w:rsidR="00020A11" w:rsidRPr="00CB2F1D" w:rsidRDefault="00020A11" w:rsidP="003266F8">
            <w:r w:rsidRPr="00CB2F1D">
              <w:t>order, g</w:t>
            </w:r>
            <w:r w:rsidRPr="00CB2F1D">
              <w:t>e</w:t>
            </w:r>
            <w:r w:rsidRPr="00CB2F1D">
              <w:t>ographicservice</w:t>
            </w:r>
          </w:p>
        </w:tc>
        <w:tc>
          <w:tcPr>
            <w:tcW w:w="796" w:type="dxa"/>
          </w:tcPr>
          <w:p w:rsidR="00020A11" w:rsidRPr="00CB2F1D" w:rsidRDefault="00020A11" w:rsidP="003266F8">
            <w:r w:rsidRPr="00CB2F1D">
              <w:t>007</w:t>
            </w:r>
          </w:p>
        </w:tc>
      </w:tr>
      <w:tr w:rsidR="00A357C8" w:rsidRPr="00CB2F1D" w:rsidTr="008F1532">
        <w:trPr>
          <w:cantSplit/>
          <w:jc w:val="center"/>
        </w:trPr>
        <w:tc>
          <w:tcPr>
            <w:tcW w:w="1789" w:type="dxa"/>
          </w:tcPr>
          <w:p w:rsidR="00020A11" w:rsidRPr="000D0DD2" w:rsidRDefault="00741766" w:rsidP="003266F8">
            <w:hyperlink r:id="rId68" w:anchor="RI_379" w:history="1">
              <w:r w:rsidR="00020A11" w:rsidRPr="000D0DD2">
                <w:rPr>
                  <w:rStyle w:val="Hyperlink"/>
                  <w:color w:val="auto"/>
                </w:rPr>
                <w:t xml:space="preserve">search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search interface for seeking out specific information content contained by r</w:t>
            </w:r>
            <w:r w:rsidRPr="00CB2F1D">
              <w:t>e</w:t>
            </w:r>
            <w:r w:rsidRPr="00CB2F1D">
              <w:t>source, e.g. the metadata describes a dat</w:t>
            </w:r>
            <w:r w:rsidRPr="00CB2F1D">
              <w:t>a</w:t>
            </w:r>
            <w:r w:rsidRPr="00CB2F1D">
              <w:t>base, and this linkage accesses a search i</w:t>
            </w:r>
            <w:r w:rsidRPr="00CB2F1D">
              <w:t>n</w:t>
            </w:r>
            <w:r w:rsidRPr="00CB2F1D">
              <w:t xml:space="preserve">terface to search the database </w:t>
            </w:r>
          </w:p>
        </w:tc>
        <w:tc>
          <w:tcPr>
            <w:tcW w:w="1965" w:type="dxa"/>
          </w:tcPr>
          <w:p w:rsidR="00020A11" w:rsidRPr="00CB2F1D" w:rsidRDefault="00020A11" w:rsidP="003266F8">
            <w:r w:rsidRPr="00CB2F1D">
              <w:t>search, clearin</w:t>
            </w:r>
            <w:r w:rsidRPr="00CB2F1D">
              <w:t>g</w:t>
            </w:r>
            <w:r w:rsidRPr="00CB2F1D">
              <w:t>house</w:t>
            </w:r>
          </w:p>
        </w:tc>
        <w:tc>
          <w:tcPr>
            <w:tcW w:w="796" w:type="dxa"/>
          </w:tcPr>
          <w:p w:rsidR="00020A11" w:rsidRPr="00CB2F1D" w:rsidRDefault="00020A11" w:rsidP="003266F8">
            <w:r w:rsidRPr="00CB2F1D">
              <w:t>008</w:t>
            </w:r>
          </w:p>
        </w:tc>
      </w:tr>
      <w:tr w:rsidR="00A357C8" w:rsidRPr="00CB2F1D" w:rsidTr="008F1532">
        <w:trPr>
          <w:cantSplit/>
          <w:jc w:val="center"/>
        </w:trPr>
        <w:tc>
          <w:tcPr>
            <w:tcW w:w="1789" w:type="dxa"/>
          </w:tcPr>
          <w:p w:rsidR="00020A11" w:rsidRPr="000D0DD2" w:rsidRDefault="00741766" w:rsidP="003266F8">
            <w:hyperlink r:id="rId69" w:anchor="RI_380" w:history="1">
              <w:r w:rsidR="00020A11" w:rsidRPr="000D0DD2">
                <w:rPr>
                  <w:rStyle w:val="Hyperlink"/>
                  <w:color w:val="auto"/>
                </w:rPr>
                <w:t xml:space="preserve">upload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for a web interface to transfer data from a local storage device or system to be included in the described resource.</w:t>
            </w:r>
            <w:r w:rsidR="00D57C99">
              <w:t xml:space="preserve"> </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741766" w:rsidP="003266F8">
            <w:hyperlink r:id="rId70" w:anchor="RI_385" w:history="1">
              <w:r w:rsidR="00020A11" w:rsidRPr="000D0DD2">
                <w:rPr>
                  <w:rStyle w:val="Hyperlink"/>
                  <w:color w:val="auto"/>
                </w:rPr>
                <w:t xml:space="preserve">webMapService </w:t>
              </w:r>
            </w:hyperlink>
            <w:r w:rsidR="00020A11" w:rsidRPr="000D0DD2">
              <w:t>(NAP)</w:t>
            </w:r>
          </w:p>
        </w:tc>
        <w:tc>
          <w:tcPr>
            <w:tcW w:w="4725" w:type="dxa"/>
          </w:tcPr>
          <w:p w:rsidR="00020A11" w:rsidRPr="00CB2F1D" w:rsidRDefault="00D57C99" w:rsidP="003266F8">
            <w:r>
              <w:t xml:space="preserve">Not used by USGIN—use ‘webService’. </w:t>
            </w:r>
            <w:r w:rsidR="00020A11" w:rsidRPr="00CB2F3D">
              <w:rPr>
                <w:rStyle w:val="ElementxPath"/>
              </w:rPr>
              <w:t>CI_OnlineResource/linkage</w:t>
            </w:r>
            <w:r w:rsidR="00020A11" w:rsidRPr="00CB2F1D">
              <w:t xml:space="preserve"> is a valid URL for Web -based map request service, which may return custom georeferenced map images, streamed features, raster data, or surface d</w:t>
            </w:r>
            <w:r w:rsidR="00020A11" w:rsidRPr="00CB2F1D">
              <w:t>a</w:t>
            </w:r>
            <w:r w:rsidR="00020A11" w:rsidRPr="00CB2F1D">
              <w:t>ta to a mapping client, e.g. ArcIMS, OCG WMS, WFS, WCS service</w:t>
            </w:r>
          </w:p>
        </w:tc>
        <w:tc>
          <w:tcPr>
            <w:tcW w:w="1965" w:type="dxa"/>
          </w:tcPr>
          <w:p w:rsidR="00020A11" w:rsidRPr="00CB2F1D" w:rsidRDefault="00020A11" w:rsidP="003266F8">
            <w:r w:rsidRPr="00CB2F1D">
              <w:t>livedata</w:t>
            </w:r>
          </w:p>
        </w:tc>
        <w:tc>
          <w:tcPr>
            <w:tcW w:w="796" w:type="dxa"/>
          </w:tcPr>
          <w:p w:rsidR="00020A11" w:rsidRPr="00CB2F1D" w:rsidRDefault="00020A11" w:rsidP="003266F8">
            <w:r w:rsidRPr="00CB2F1D">
              <w:t>001</w:t>
            </w:r>
          </w:p>
        </w:tc>
      </w:tr>
      <w:tr w:rsidR="00A357C8" w:rsidRPr="00CB2F1D" w:rsidTr="008F1532">
        <w:trPr>
          <w:cantSplit/>
          <w:jc w:val="center"/>
        </w:trPr>
        <w:tc>
          <w:tcPr>
            <w:tcW w:w="1789" w:type="dxa"/>
          </w:tcPr>
          <w:p w:rsidR="00020A11" w:rsidRPr="000D0DD2" w:rsidRDefault="00741766" w:rsidP="003266F8">
            <w:hyperlink r:id="rId71" w:anchor="RI_381" w:history="1">
              <w:r w:rsidR="00020A11" w:rsidRPr="000D0DD2">
                <w:rPr>
                  <w:rStyle w:val="Hyperlink"/>
                  <w:color w:val="auto"/>
                </w:rPr>
                <w:t xml:space="preserve">webService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that accesses a standard web service description document with instructions for the connection to a Web service (other than a Web map se</w:t>
            </w:r>
            <w:r w:rsidRPr="00CB2F1D">
              <w:t>r</w:t>
            </w:r>
            <w:r w:rsidRPr="00CB2F1D">
              <w:t>vice) providing direct online access to the d</w:t>
            </w:r>
            <w:r w:rsidRPr="00CB2F1D">
              <w:t>e</w:t>
            </w:r>
            <w:r w:rsidRPr="00CB2F1D">
              <w:t>scribed resource. Example description doc</w:t>
            </w:r>
            <w:r w:rsidRPr="00CB2F1D">
              <w:t>u</w:t>
            </w:r>
            <w:r w:rsidRPr="00CB2F1D">
              <w:t>ment may be a Web Services Description Language (WSDL) file or OGC getCapabilities file.</w:t>
            </w:r>
          </w:p>
        </w:tc>
        <w:tc>
          <w:tcPr>
            <w:tcW w:w="1965" w:type="dxa"/>
          </w:tcPr>
          <w:p w:rsidR="00020A11" w:rsidRPr="00CB2F1D" w:rsidRDefault="00020A11" w:rsidP="003266F8"/>
        </w:tc>
        <w:tc>
          <w:tcPr>
            <w:tcW w:w="796" w:type="dxa"/>
          </w:tcPr>
          <w:p w:rsidR="00020A11" w:rsidRPr="00CB2F1D" w:rsidRDefault="00020A11" w:rsidP="003266F8">
            <w:r w:rsidRPr="00CB2F1D">
              <w:t>001</w:t>
            </w:r>
          </w:p>
        </w:tc>
      </w:tr>
    </w:tbl>
    <w:p w:rsidR="007C5215" w:rsidRDefault="007C5215" w:rsidP="007C5215">
      <w:r>
        <w:t xml:space="preserve">In order to identify the linkage element that locates the service description document (see </w:t>
      </w:r>
      <w:r>
        <w:fldChar w:fldCharType="begin"/>
      </w:r>
      <w:r>
        <w:instrText xml:space="preserve"> REF _Ref312932895 \n \h </w:instrText>
      </w:r>
      <w:r>
        <w:fldChar w:fldCharType="separate"/>
      </w:r>
      <w:r>
        <w:t>4.22</w:t>
      </w:r>
      <w:r>
        <w:fldChar w:fldCharType="end"/>
      </w:r>
      <w:r>
        <w:t xml:space="preserve"> </w:t>
      </w:r>
      <w:r>
        <w:fldChar w:fldCharType="begin"/>
      </w:r>
      <w:r>
        <w:instrText xml:space="preserve"> REF _Ref312932898 \h </w:instrText>
      </w:r>
      <w:r>
        <w:fldChar w:fldCharType="separate"/>
      </w:r>
      <w:r>
        <w:t>Operation metadata</w:t>
      </w:r>
      <w:r>
        <w:fldChar w:fldCharType="end"/>
      </w:r>
      <w:r>
        <w:t xml:space="preserve">), USGIN mandates using </w:t>
      </w:r>
      <w:r w:rsidRPr="008D6F13">
        <w:rPr>
          <w:rStyle w:val="ElementxPath"/>
        </w:rPr>
        <w:t>CI_OnlineResource/name</w:t>
      </w:r>
      <w:r>
        <w:t xml:space="preserve"> = "serviceDescription" (from the table in section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xml:space="preserve">) as the in the </w:t>
      </w:r>
      <w:r w:rsidRPr="00E00919">
        <w:rPr>
          <w:rStyle w:val="ElementxPath"/>
        </w:rPr>
        <w:t>CI_OnlineResource</w:t>
      </w:r>
      <w:r>
        <w:t xml:space="preserve"> el</w:t>
      </w:r>
      <w:r>
        <w:t>e</w:t>
      </w:r>
      <w:r>
        <w:t>ment with the linkage to the service description. It may also be useful to provide a mapping b</w:t>
      </w:r>
      <w:r>
        <w:t>e</w:t>
      </w:r>
      <w:r>
        <w:t xml:space="preserve">tween ServiceType and a guidance for the kind of document the </w:t>
      </w:r>
      <w:r w:rsidRPr="00B877E0">
        <w:rPr>
          <w:rStyle w:val="ElementxPath"/>
        </w:rPr>
        <w:t>CI_OnlineResource/linkage</w:t>
      </w:r>
      <w:r>
        <w:t xml:space="preserve"> URL locates. </w:t>
      </w:r>
    </w:p>
    <w:p w:rsidR="003266F8" w:rsidRPr="00CB2F1D" w:rsidRDefault="003266F8" w:rsidP="003266F8"/>
    <w:p w:rsidR="00646D48" w:rsidRDefault="00B1667A" w:rsidP="009611B8">
      <w:pPr>
        <w:pStyle w:val="Heading2"/>
      </w:pPr>
      <w:bookmarkStart w:id="129" w:name="_Toc357168950"/>
      <w:bookmarkStart w:id="130" w:name="_Ref244487296"/>
      <w:bookmarkStart w:id="131" w:name="_Ref244487320"/>
      <w:bookmarkStart w:id="132" w:name="_Ref244487342"/>
      <w:r>
        <w:t>Responsible parties and l</w:t>
      </w:r>
      <w:r w:rsidR="00646D48">
        <w:t>ogos</w:t>
      </w:r>
      <w:bookmarkEnd w:id="129"/>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lastRenderedPageBreak/>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w:t>
      </w:r>
      <w:proofErr w:type="gramStart"/>
      <w:r>
        <w:t>a</w:t>
      </w:r>
      <w:proofErr w:type="gramEnd"/>
      <w:r>
        <w:t xml:space="preserve">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w:t>
      </w:r>
      <w:proofErr w:type="gramStart"/>
      <w:r w:rsidR="00B1667A">
        <w:t>a</w:t>
      </w:r>
      <w:proofErr w:type="gramEnd"/>
      <w:r w:rsidR="00B1667A">
        <w:t xml:space="preserve">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w:t>
      </w:r>
      <w:proofErr w:type="gramStart"/>
      <w:r>
        <w:t xml:space="preserve">and </w:t>
      </w:r>
      <w:r w:rsidR="007527F5">
        <w:rPr>
          <w:rStyle w:val="ElementxPath"/>
        </w:rPr>
        <w:t>..</w:t>
      </w:r>
      <w:proofErr w:type="gramEnd"/>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Because the cardinality of distributorContact responsible party and online resources is 1, only one linkage can be provided for a distributor, and the metadata author must decide whether that will be a link to an icon, or a link to a web site or other resource related to the distributor.</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CI_ResponsibleParty&gt;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organisationName&gt;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w:t>
      </w:r>
      <w:proofErr w:type="gramStart"/>
      <w:r>
        <w:rPr>
          <w:rFonts w:ascii="Courier New" w:hAnsi="Courier New" w:cs="Courier New"/>
          <w:color w:val="0000FF"/>
          <w:szCs w:val="20"/>
          <w:highlight w:val="white"/>
        </w:rPr>
        <w:t>:CharacterString</w:t>
      </w:r>
      <w:proofErr w:type="gramEnd"/>
      <w:r>
        <w:rPr>
          <w:rFonts w:ascii="Courier New" w:hAnsi="Courier New" w:cs="Courier New"/>
          <w:color w:val="0000FF"/>
          <w:szCs w:val="20"/>
          <w:highlight w:val="white"/>
        </w:rPr>
        <w:t>&gt;</w:t>
      </w:r>
      <w:r>
        <w:rPr>
          <w:rFonts w:ascii="Courier New" w:hAnsi="Courier New" w:cs="Courier New"/>
          <w:b/>
          <w:bCs/>
          <w:color w:val="000000"/>
          <w:szCs w:val="20"/>
          <w:highlight w:val="white"/>
        </w:rPr>
        <w:t>Arizona Geological Su</w:t>
      </w:r>
      <w:r>
        <w:rPr>
          <w:rFonts w:ascii="Courier New" w:hAnsi="Courier New" w:cs="Courier New"/>
          <w:b/>
          <w:bCs/>
          <w:color w:val="000000"/>
          <w:szCs w:val="20"/>
          <w:highlight w:val="white"/>
        </w:rPr>
        <w:t>r</w:t>
      </w:r>
      <w:r>
        <w:rPr>
          <w:rFonts w:ascii="Courier New" w:hAnsi="Courier New" w:cs="Courier New"/>
          <w:b/>
          <w:bCs/>
          <w:color w:val="000000"/>
          <w:szCs w:val="20"/>
          <w:highlight w:val="white"/>
        </w:rPr>
        <w:t>vey</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:organisationName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contactInfo&gt;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CI_OnlineResource&gt;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linkage&gt;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&lt;gmd:URL&gt;</w:t>
      </w:r>
      <w:r w:rsidRPr="00C544E9">
        <w:rPr>
          <w:rFonts w:ascii="Courier New" w:hAnsi="Courier New" w:cs="Courier New"/>
          <w:b/>
          <w:bCs/>
          <w:color w:val="000000"/>
          <w:sz w:val="16"/>
          <w:szCs w:val="16"/>
          <w:highlight w:val="white"/>
        </w:rPr>
        <w:t>http://www.azgs.az.gov/logo/metadata/azgs.png</w:t>
      </w:r>
      <w:r>
        <w:rPr>
          <w:rFonts w:ascii="Courier New" w:hAnsi="Courier New" w:cs="Courier New"/>
          <w:color w:val="0000FF"/>
          <w:szCs w:val="20"/>
          <w:highlight w:val="white"/>
        </w:rPr>
        <w:t>&lt;/gmd:URL&gt;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:linkage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name&gt;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&lt;gco</w:t>
      </w:r>
      <w:proofErr w:type="gramStart"/>
      <w:r>
        <w:rPr>
          <w:rFonts w:ascii="Courier New" w:hAnsi="Courier New" w:cs="Courier New"/>
          <w:color w:val="0000FF"/>
          <w:szCs w:val="20"/>
          <w:highlight w:val="white"/>
        </w:rPr>
        <w:t>:CharacterString</w:t>
      </w:r>
      <w:proofErr w:type="gramEnd"/>
      <w:r>
        <w:rPr>
          <w:rFonts w:ascii="Courier New" w:hAnsi="Courier New" w:cs="Courier New"/>
          <w:color w:val="0000FF"/>
          <w:szCs w:val="20"/>
          <w:highlight w:val="white"/>
        </w:rPr>
        <w:t>&gt;</w:t>
      </w:r>
      <w:r>
        <w:rPr>
          <w:rFonts w:ascii="Courier New" w:hAnsi="Courier New" w:cs="Courier New"/>
          <w:b/>
          <w:bCs/>
          <w:color w:val="000000"/>
          <w:szCs w:val="20"/>
          <w:highlight w:val="white"/>
        </w:rPr>
        <w:t>icon</w:t>
      </w:r>
      <w:r>
        <w:rPr>
          <w:rFonts w:ascii="Courier New" w:hAnsi="Courier New" w:cs="Courier New"/>
          <w:color w:val="0000FF"/>
          <w:szCs w:val="20"/>
          <w:highlight w:val="white"/>
        </w:rPr>
        <w:t>&lt;/gco:CharacterString&gt;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:name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_OnlineResource&gt;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:onlineResource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_Contact&gt;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:contactInfo</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w:t>
      </w:r>
      <w:proofErr w:type="gramStart"/>
      <w:r>
        <w:rPr>
          <w:rFonts w:ascii="Courier New" w:hAnsi="Courier New" w:cs="Courier New"/>
          <w:color w:val="0000FF"/>
          <w:szCs w:val="20"/>
          <w:highlight w:val="white"/>
        </w:rPr>
        <w:t>gmd:</w:t>
      </w:r>
      <w:proofErr w:type="gramEnd"/>
      <w:r>
        <w:rPr>
          <w:rFonts w:ascii="Courier New" w:hAnsi="Courier New" w:cs="Courier New"/>
          <w:color w:val="0000FF"/>
          <w:szCs w:val="20"/>
          <w:highlight w:val="white"/>
        </w:rPr>
        <w:t>role&gt;</w:t>
      </w:r>
    </w:p>
    <w:p w:rsidR="00C544E9" w:rsidRDefault="00C544E9" w:rsidP="00C544E9">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_RoleCode</w:t>
      </w:r>
      <w:r>
        <w:rPr>
          <w:rFonts w:ascii="Courier New" w:hAnsi="Courier New" w:cs="Courier New"/>
          <w:color w:val="000000"/>
          <w:szCs w:val="20"/>
          <w:highlight w:val="white"/>
        </w:rPr>
        <w:t xml:space="preserve"> </w:t>
      </w:r>
      <w:r>
        <w:rPr>
          <w:rFonts w:ascii="Courier New" w:hAnsi="Courier New" w:cs="Courier New"/>
          <w:color w:val="FF0000"/>
          <w:szCs w:val="20"/>
          <w:highlight w:val="white"/>
        </w:rPr>
        <w:t>code</w:t>
      </w:r>
      <w:r>
        <w:rPr>
          <w:rFonts w:ascii="Courier New" w:hAnsi="Courier New" w:cs="Courier New"/>
          <w:color w:val="FF0000"/>
          <w:szCs w:val="20"/>
          <w:highlight w:val="white"/>
        </w:rPr>
        <w:t>L</w:t>
      </w:r>
      <w:r>
        <w:rPr>
          <w:rFonts w:ascii="Courier New" w:hAnsi="Courier New" w:cs="Courier New"/>
          <w:color w:val="FF0000"/>
          <w:szCs w:val="20"/>
          <w:highlight w:val="white"/>
        </w:rPr>
        <w:t>ist</w:t>
      </w:r>
      <w:r>
        <w:rPr>
          <w:rFonts w:ascii="Courier New" w:hAnsi="Courier New" w:cs="Courier New"/>
          <w:color w:val="000000"/>
          <w:szCs w:val="20"/>
          <w:highlight w:val="white"/>
        </w:rPr>
        <w:t>=</w:t>
      </w:r>
      <w:r>
        <w:rPr>
          <w:rFonts w:ascii="Courier New" w:hAnsi="Courier New" w:cs="Courier New"/>
          <w:b/>
          <w:bCs/>
          <w:color w:val="8000FF"/>
          <w:szCs w:val="20"/>
          <w:highlight w:val="white"/>
        </w:rPr>
        <w:t>"</w:t>
      </w:r>
      <w:r w:rsidR="002A618A">
        <w:rPr>
          <w:rFonts w:ascii="Courier New" w:hAnsi="Courier New" w:cs="Courier New"/>
          <w:b/>
          <w:bCs/>
          <w:color w:val="8000FF"/>
          <w:sz w:val="16"/>
          <w:szCs w:val="16"/>
          <w:highlight w:val="white"/>
        </w:rPr>
        <w:t>http://www.isotc211.org/2005/resources/Codelist/gmxCodelists.xml</w:t>
      </w:r>
      <w:r w:rsidRPr="00C544E9">
        <w:rPr>
          <w:rFonts w:ascii="Courier New" w:hAnsi="Courier New" w:cs="Courier New"/>
          <w:b/>
          <w:bCs/>
          <w:color w:val="8000FF"/>
          <w:sz w:val="16"/>
          <w:szCs w:val="16"/>
          <w:highlight w:val="white"/>
        </w:rPr>
        <w:t>#CI_RoleCode</w:t>
      </w:r>
      <w:r>
        <w:rPr>
          <w:rFonts w:ascii="Courier New" w:hAnsi="Courier New" w:cs="Courier New"/>
          <w:b/>
          <w:bCs/>
          <w:color w:val="8000FF"/>
          <w:szCs w:val="20"/>
          <w:highlight w:val="white"/>
        </w:rPr>
        <w:t>"</w:t>
      </w:r>
      <w:r>
        <w:rPr>
          <w:rFonts w:ascii="Courier New" w:hAnsi="Courier New" w:cs="Courier New"/>
          <w:color w:val="000000"/>
          <w:szCs w:val="20"/>
          <w:highlight w:val="white"/>
        </w:rPr>
        <w:t xml:space="preserve"> </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color w:val="000000"/>
          <w:szCs w:val="20"/>
          <w:highlight w:val="white"/>
        </w:rPr>
        <w:lastRenderedPageBreak/>
        <w:t xml:space="preserve">        </w:t>
      </w:r>
      <w:proofErr w:type="gramStart"/>
      <w:r>
        <w:rPr>
          <w:rFonts w:ascii="Courier New" w:hAnsi="Courier New" w:cs="Courier New"/>
          <w:color w:val="FF0000"/>
          <w:szCs w:val="20"/>
          <w:highlight w:val="white"/>
        </w:rPr>
        <w:t>codeListValue</w:t>
      </w:r>
      <w:proofErr w:type="gramEnd"/>
      <w:r>
        <w:rPr>
          <w:rFonts w:ascii="Courier New" w:hAnsi="Courier New" w:cs="Courier New"/>
          <w:color w:val="000000"/>
          <w:szCs w:val="20"/>
          <w:highlight w:val="white"/>
        </w:rPr>
        <w:t>=</w:t>
      </w:r>
      <w:r>
        <w:rPr>
          <w:rFonts w:ascii="Courier New" w:hAnsi="Courier New" w:cs="Courier New"/>
          <w:b/>
          <w:bCs/>
          <w:color w:val="8000FF"/>
          <w:szCs w:val="20"/>
          <w:highlight w:val="white"/>
        </w:rPr>
        <w:t>"originator"</w:t>
      </w:r>
      <w:r>
        <w:rPr>
          <w:rFonts w:ascii="Courier New" w:hAnsi="Courier New" w:cs="Courier New"/>
          <w:color w:val="0000FF"/>
          <w:szCs w:val="20"/>
          <w:highlight w:val="white"/>
        </w:rPr>
        <w:t>&gt;</w:t>
      </w:r>
      <w:r>
        <w:rPr>
          <w:rFonts w:ascii="Courier New" w:hAnsi="Courier New" w:cs="Courier New"/>
          <w:b/>
          <w:bCs/>
          <w:color w:val="000000"/>
          <w:szCs w:val="20"/>
          <w:highlight w:val="white"/>
        </w:rPr>
        <w:t>originator</w:t>
      </w:r>
      <w:r>
        <w:rPr>
          <w:rFonts w:ascii="Courier New" w:hAnsi="Courier New" w:cs="Courier New"/>
          <w:color w:val="0000FF"/>
          <w:szCs w:val="20"/>
          <w:highlight w:val="white"/>
        </w:rPr>
        <w:t>&lt;/gmd:CI_RoleCode&gt;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:role</w:t>
      </w:r>
      <w:proofErr w:type="gramEnd"/>
      <w:r>
        <w:rPr>
          <w:rFonts w:ascii="Courier New" w:hAnsi="Courier New" w:cs="Courier New"/>
          <w:color w:val="0000FF"/>
          <w:szCs w:val="20"/>
          <w:highlight w:val="white"/>
        </w:rPr>
        <w:t>&gt;</w:t>
      </w:r>
    </w:p>
    <w:p w:rsidR="00C544E9" w:rsidRDefault="00C544E9" w:rsidP="00C544E9">
      <w:pPr>
        <w:autoSpaceDE w:val="0"/>
        <w:autoSpaceDN w:val="0"/>
        <w:adjustRightInd w:val="0"/>
        <w:spacing w:before="0" w:after="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:CI</w:t>
      </w:r>
      <w:proofErr w:type="gramEnd"/>
      <w:r>
        <w:rPr>
          <w:rFonts w:ascii="Courier New" w:hAnsi="Courier New" w:cs="Courier New"/>
          <w:color w:val="0000FF"/>
          <w:szCs w:val="20"/>
          <w:highlight w:val="white"/>
        </w:rPr>
        <w:t>_ResponsibleParty&gt;</w:t>
      </w:r>
    </w:p>
    <w:p w:rsidR="00CB2F3D" w:rsidRPr="00646D48" w:rsidRDefault="00C544E9" w:rsidP="00C544E9">
      <w:r>
        <w:rPr>
          <w:rFonts w:ascii="Courier New" w:hAnsi="Courier New" w:cs="Courier New"/>
          <w:color w:val="0000FF"/>
          <w:szCs w:val="20"/>
          <w:highlight w:val="white"/>
        </w:rPr>
        <w:t>&lt;/gmd</w:t>
      </w:r>
      <w:proofErr w:type="gramStart"/>
      <w:r>
        <w:rPr>
          <w:rFonts w:ascii="Courier New" w:hAnsi="Courier New" w:cs="Courier New"/>
          <w:color w:val="0000FF"/>
          <w:szCs w:val="20"/>
          <w:highlight w:val="white"/>
        </w:rPr>
        <w:t>:contact</w:t>
      </w:r>
      <w:proofErr w:type="gramEnd"/>
      <w:r>
        <w:rPr>
          <w:rFonts w:ascii="Courier New" w:hAnsi="Courier New" w:cs="Courier New"/>
          <w:color w:val="0000FF"/>
          <w:szCs w:val="20"/>
          <w:highlight w:val="white"/>
        </w:rPr>
        <w:t>&gt;</w:t>
      </w:r>
    </w:p>
    <w:p w:rsidR="002026DB" w:rsidRPr="00CB2F1D" w:rsidRDefault="002026DB" w:rsidP="009611B8">
      <w:pPr>
        <w:pStyle w:val="Heading2"/>
      </w:pPr>
      <w:bookmarkStart w:id="133" w:name="_Toc357168951"/>
      <w:r w:rsidRPr="00CB2F1D">
        <w:t>Extensions to CharacterString</w:t>
      </w:r>
      <w:bookmarkEnd w:id="130"/>
      <w:bookmarkEnd w:id="131"/>
      <w:bookmarkEnd w:id="132"/>
      <w:bookmarkEnd w:id="133"/>
    </w:p>
    <w:p w:rsidR="00913FCF" w:rsidRPr="00CB2F1D" w:rsidRDefault="00913FCF" w:rsidP="00913FCF">
      <w:pPr>
        <w:pStyle w:val="Heading3"/>
      </w:pPr>
      <w:bookmarkStart w:id="134" w:name="_Toc357168952"/>
      <w:r w:rsidRPr="00CB2F1D">
        <w:t>Web extensions</w:t>
      </w:r>
      <w:bookmarkEnd w:id="134"/>
    </w:p>
    <w:p w:rsidR="002026DB" w:rsidRPr="00CB2F1D" w:rsidRDefault="002026DB" w:rsidP="009611B8">
      <w:r w:rsidRPr="00CB2F1D">
        <w:t xml:space="preserve">ISO 19139 defines several extensions to </w:t>
      </w:r>
      <w:r w:rsidRPr="00CB2F1D">
        <w:rPr>
          <w:rStyle w:val="ElementxPath"/>
        </w:rPr>
        <w:t>gco</w:t>
      </w:r>
      <w:proofErr w:type="gramStart"/>
      <w:r w:rsidRPr="00CB2F1D">
        <w:rPr>
          <w:rStyle w:val="ElementxPath"/>
        </w:rPr>
        <w:t>:CharacterString</w:t>
      </w:r>
      <w:proofErr w:type="gramEnd"/>
      <w:r w:rsidR="00913FCF" w:rsidRPr="00CB2F1D">
        <w:t xml:space="preserve"> in the gmx namespace.</w:t>
      </w:r>
      <w:r w:rsidRPr="00CB2F1D">
        <w:t xml:space="preserve"> These are defined as members of an xml substitution group for </w:t>
      </w:r>
      <w:r w:rsidR="00913FCF" w:rsidRPr="00CB2F1D">
        <w:rPr>
          <w:rStyle w:val="ElementxPath"/>
        </w:rPr>
        <w:t>gco</w:t>
      </w:r>
      <w:proofErr w:type="gramStart"/>
      <w:r w:rsidR="00913FCF" w:rsidRPr="00CB2F1D">
        <w:rPr>
          <w:rStyle w:val="ElementxPath"/>
        </w:rPr>
        <w:t>:C</w:t>
      </w:r>
      <w:r w:rsidRPr="00CB2F1D">
        <w:rPr>
          <w:rStyle w:val="ElementxPath"/>
        </w:rPr>
        <w:t>haracterString</w:t>
      </w:r>
      <w:proofErr w:type="gramEnd"/>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proofErr w:type="gramStart"/>
      <w:r w:rsidR="00913FCF" w:rsidRPr="00CB2F1D">
        <w:rPr>
          <w:rStyle w:val="ElementxPath"/>
        </w:rPr>
        <w:t>gmx:</w:t>
      </w:r>
      <w:proofErr w:type="gramEnd"/>
      <w:r w:rsidR="00913FCF" w:rsidRPr="00CB2F1D">
        <w:rPr>
          <w:rStyle w:val="ElementxPath"/>
        </w:rPr>
        <w:t>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proofErr w:type="gramStart"/>
      <w:r w:rsidR="00913FCF" w:rsidRPr="00CB2F1D">
        <w:rPr>
          <w:rStyle w:val="ElementxPath"/>
        </w:rPr>
        <w:t>gmx:</w:t>
      </w:r>
      <w:proofErr w:type="gramEnd"/>
      <w:r w:rsidR="00913FCF" w:rsidRPr="00CB2F1D">
        <w:rPr>
          <w:rStyle w:val="ElementxPath"/>
        </w:rPr>
        <w:t>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proofErr w:type="gramStart"/>
      <w:r w:rsidR="00913FCF" w:rsidRPr="00CB2F1D">
        <w:rPr>
          <w:rStyle w:val="ElementxPath"/>
        </w:rPr>
        <w:t>gmx:</w:t>
      </w:r>
      <w:proofErr w:type="gramEnd"/>
      <w:r w:rsidR="00913FCF" w:rsidRPr="00CB2F1D">
        <w:rPr>
          <w:rStyle w:val="ElementxPath"/>
        </w:rPr>
        <w:t>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35" w:name="_Toc357168953"/>
      <w:r w:rsidRPr="00CB2F1D">
        <w:t>Language localization</w:t>
      </w:r>
      <w:bookmarkEnd w:id="135"/>
    </w:p>
    <w:p w:rsidR="002026DB" w:rsidRPr="00CB2F1D" w:rsidRDefault="00E62B09" w:rsidP="009611B8">
      <w:r>
        <w:t>ISO 19139 defines an</w:t>
      </w:r>
      <w:r w:rsidR="002026DB" w:rsidRPr="00CB2F1D">
        <w:t xml:space="preserve"> extension to </w:t>
      </w:r>
      <w:r w:rsidR="002026DB" w:rsidRPr="00CB2F1D">
        <w:rPr>
          <w:rStyle w:val="ElementxPath"/>
        </w:rPr>
        <w:t>gco</w:t>
      </w:r>
      <w:proofErr w:type="gramStart"/>
      <w:r w:rsidR="002026DB" w:rsidRPr="00CB2F1D">
        <w:rPr>
          <w:rStyle w:val="ElementxPath"/>
        </w:rPr>
        <w:t>:CharacterString</w:t>
      </w:r>
      <w:proofErr w:type="gramEnd"/>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36" w:name="_Toc244579482"/>
      <w:bookmarkStart w:id="137" w:name="_Toc244579484"/>
      <w:bookmarkEnd w:id="136"/>
      <w:bookmarkEnd w:id="137"/>
    </w:p>
    <w:p w:rsidR="00913FCF" w:rsidRPr="00CB2F1D" w:rsidRDefault="00913FCF" w:rsidP="00913FCF">
      <w:pPr>
        <w:pStyle w:val="Heading3"/>
      </w:pPr>
      <w:bookmarkStart w:id="138" w:name="_Ref247269078"/>
      <w:bookmarkStart w:id="139" w:name="_Ref252197736"/>
      <w:bookmarkStart w:id="140" w:name="_Ref252197755"/>
      <w:bookmarkStart w:id="141" w:name="_Toc357168954"/>
      <w:r w:rsidRPr="00CB2F1D">
        <w:t>Codelists</w:t>
      </w:r>
      <w:bookmarkEnd w:id="138"/>
      <w:bookmarkEnd w:id="139"/>
      <w:bookmarkEnd w:id="140"/>
      <w:bookmarkEnd w:id="141"/>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proofErr w:type="gramStart"/>
      <w:r w:rsidRPr="00CB2F1D">
        <w:rPr>
          <w:rFonts w:ascii="Courier New" w:hAnsi="Courier New" w:cs="Arial-ItalicMT"/>
          <w:color w:val="FF0000"/>
        </w:rPr>
        <w:t>codeList</w:t>
      </w:r>
      <w:proofErr w:type="gramEnd"/>
      <w:r w:rsidR="001F6800">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w:t>
      </w:r>
      <w:proofErr w:type="gramStart"/>
      <w:r w:rsidR="0013177C">
        <w:t>:href</w:t>
      </w:r>
      <w:proofErr w:type="gramEnd"/>
      <w:r w:rsidR="0013177C">
        <w:t xml:space="preserve">)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proofErr w:type="gramStart"/>
      <w:r w:rsidRPr="00CB2F1D">
        <w:rPr>
          <w:rFonts w:ascii="Courier New" w:hAnsi="Courier New"/>
          <w:color w:val="FF0000"/>
        </w:rPr>
        <w:t>codeListValue</w:t>
      </w:r>
      <w:proofErr w:type="gramEnd"/>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lastRenderedPageBreak/>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w:t>
      </w:r>
      <w:proofErr w:type="gramStart"/>
      <w:r w:rsidRPr="009851E6">
        <w:rPr>
          <w:rStyle w:val="ElementxPath"/>
        </w:rPr>
        <w:t>:CharacterString</w:t>
      </w:r>
      <w:proofErr w:type="gramEnd"/>
      <w:r w:rsidRPr="00CB2F1D">
        <w:t xml:space="preserve">. These codeList elements are thus substitutable for elements typed </w:t>
      </w:r>
      <w:r w:rsidRPr="009851E6">
        <w:rPr>
          <w:rStyle w:val="ElementxPath"/>
        </w:rPr>
        <w:t>gco</w:t>
      </w:r>
      <w:proofErr w:type="gramStart"/>
      <w:r w:rsidRPr="009851E6">
        <w:rPr>
          <w:rStyle w:val="ElementxPath"/>
        </w:rPr>
        <w:t>:CharacterString</w:t>
      </w:r>
      <w:proofErr w:type="gramEnd"/>
      <w:r w:rsidRPr="00CB2F1D">
        <w:t>. Consequently, any CodeList instance is an XML element that takes a string value</w:t>
      </w:r>
      <w:r w:rsidR="001F6800">
        <w:t xml:space="preserve"> (corresponding to the element value for a gco</w:t>
      </w:r>
      <w:proofErr w:type="gramStart"/>
      <w:r w:rsidR="001F6800">
        <w:t>:CharacterString</w:t>
      </w:r>
      <w:proofErr w:type="gramEnd"/>
      <w:r w:rsidR="001F6800">
        <w:t>),</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 xml:space="preserve">The ISO specification uses an unfortunate choice of name for the ‘codeListValue’ attribute that is defined to be </w:t>
      </w:r>
      <w:proofErr w:type="gramStart"/>
      <w:r w:rsidRPr="00CB2F1D">
        <w:t>a</w:t>
      </w:r>
      <w:proofErr w:type="gramEnd"/>
      <w:r w:rsidRPr="00CB2F1D">
        <w:t xml:space="preserve"> identifier, apparently with the intention that it is a language-neutral concept identifier that might be associated with various language-localized labels for the concept. NAP CodeList registries (</w:t>
      </w:r>
      <w:hyperlink r:id="rId72" w:history="1">
        <w:r w:rsidR="00DA4E30" w:rsidRPr="009851E6">
          <w:rPr>
            <w:rStyle w:val="Hyperlink1"/>
          </w:rPr>
          <w:t>http://www.fgdc.gov/nap/metadata/register</w:t>
        </w:r>
      </w:hyperlink>
      <w:r w:rsidRPr="00CB2F1D">
        <w:t xml:space="preserve">) contrast with </w:t>
      </w:r>
      <w:proofErr w:type="gramStart"/>
      <w:r w:rsidRPr="00CB2F1D">
        <w:t>the codelists</w:t>
      </w:r>
      <w:proofErr w:type="gramEnd"/>
      <w:r w:rsidRPr="00CB2F1D">
        <w:t xml:space="preserve">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the CodeListDictionary/codeEntry/CodeDefinition elements only include gml</w:t>
      </w:r>
      <w:proofErr w:type="gramStart"/>
      <w:r w:rsidR="004F3158">
        <w:t>:description</w:t>
      </w:r>
      <w:proofErr w:type="gramEnd"/>
      <w:r w:rsidR="004F3158">
        <w:t xml:space="preserve"> and gml:identifier elements, but no gml:name elements. </w:t>
      </w:r>
      <w:r w:rsidR="001F6800">
        <w:t>B</w:t>
      </w:r>
      <w:r w:rsidR="004F3158">
        <w:t xml:space="preserve">ased on this ISO guidance, </w:t>
      </w:r>
      <w:r w:rsidR="004B6EEA">
        <w:t xml:space="preserve">USGIN profile mandates that controlled vocabulary terms from </w:t>
      </w:r>
      <w:proofErr w:type="gramStart"/>
      <w:r w:rsidR="004B6EEA">
        <w:t>codelists</w:t>
      </w:r>
      <w:proofErr w:type="gramEnd"/>
      <w:r w:rsidR="004B6EEA">
        <w:t xml:space="preserve"> are encoded thus</w:t>
      </w:r>
      <w:r w:rsidRPr="00CB2F1D">
        <w:t xml:space="preserve">: </w:t>
      </w:r>
    </w:p>
    <w:p w:rsidR="00B90241" w:rsidRPr="00CB2F1D" w:rsidRDefault="00B90241" w:rsidP="00B03FAE">
      <w:r>
        <w:t>Example 1:</w:t>
      </w:r>
    </w:p>
    <w:p w:rsidR="00DA4E30" w:rsidRPr="00CB2F1D" w:rsidRDefault="00B03FAE" w:rsidP="009851E6">
      <w:pPr>
        <w:tabs>
          <w:tab w:val="left" w:pos="450"/>
        </w:tabs>
        <w:autoSpaceDE w:val="0"/>
        <w:autoSpaceDN w:val="0"/>
        <w:adjustRightInd w:val="0"/>
        <w:spacing w:before="0" w:after="0"/>
        <w:ind w:left="450" w:hanging="450"/>
        <w:rPr>
          <w:rFonts w:ascii="ArialMT" w:hAnsi="ArialMT" w:cs="ArialMT"/>
          <w:color w:val="000000"/>
          <w:szCs w:val="20"/>
        </w:rPr>
      </w:pPr>
      <w:r w:rsidRPr="00337D98">
        <w:rPr>
          <w:rStyle w:val="xmlElementChar"/>
          <w:rFonts w:ascii="Courier New" w:hAnsi="Courier New"/>
          <w:color w:val="0000FF"/>
          <w:sz w:val="20"/>
        </w:rPr>
        <w:t>&lt;</w:t>
      </w:r>
      <w:r w:rsidRPr="00CB2F1D">
        <w:rPr>
          <w:rStyle w:val="xmlElementChar"/>
          <w:rFonts w:ascii="Courier New" w:hAnsi="Courier New"/>
          <w:color w:val="0000FF"/>
          <w:sz w:val="20"/>
        </w:rPr>
        <w:t>gmd</w:t>
      </w:r>
      <w:proofErr w:type="gramStart"/>
      <w:r w:rsidRPr="00CB2F1D">
        <w:rPr>
          <w:rStyle w:val="xmlElementChar"/>
          <w:rFonts w:ascii="Courier New" w:hAnsi="Courier New"/>
          <w:color w:val="0000FF"/>
          <w:sz w:val="20"/>
        </w:rPr>
        <w:t>:CI</w:t>
      </w:r>
      <w:proofErr w:type="gramEnd"/>
      <w:r w:rsidRPr="00CB2F1D">
        <w:rPr>
          <w:rStyle w:val="xmlElementChar"/>
          <w:rFonts w:ascii="Courier New" w:hAnsi="Courier New"/>
          <w:color w:val="0000FF"/>
          <w:sz w:val="20"/>
        </w:rPr>
        <w:t>_DateTypeCode</w:t>
      </w:r>
      <w:r w:rsidRPr="00CB2F1D">
        <w:rPr>
          <w:rFonts w:ascii="ArialMT" w:hAnsi="ArialMT" w:cs="ArialMT"/>
          <w:szCs w:val="20"/>
        </w:rPr>
        <w:t xml:space="preserve"> </w:t>
      </w:r>
      <w:r w:rsidR="00DA4E30" w:rsidRPr="00CB2F1D">
        <w:rPr>
          <w:rFonts w:ascii="ArialMT" w:hAnsi="ArialMT" w:cs="ArialMT"/>
          <w:szCs w:val="20"/>
        </w:rPr>
        <w:br/>
      </w:r>
      <w:r w:rsidRPr="00BB785C">
        <w:rPr>
          <w:rStyle w:val="xmlAttributeChar"/>
          <w:rFonts w:ascii="Courier New" w:hAnsi="Courier New"/>
          <w:color w:val="FF0000"/>
          <w:sz w:val="18"/>
          <w:szCs w:val="18"/>
        </w:rPr>
        <w:t>codeList</w:t>
      </w:r>
      <w:r w:rsidRPr="009851E6">
        <w:rPr>
          <w:rFonts w:ascii="Courier New" w:hAnsi="Courier New" w:cs="ArialMT"/>
          <w:b/>
          <w:bCs/>
          <w:color w:val="8000FF"/>
          <w:sz w:val="20"/>
          <w:szCs w:val="20"/>
        </w:rPr>
        <w:t>=</w:t>
      </w:r>
      <w:r w:rsidR="00EE6EBE" w:rsidRPr="009851E6">
        <w:rPr>
          <w:rFonts w:ascii="Courier New" w:hAnsi="Courier New" w:cs="ArialMT"/>
          <w:b/>
          <w:bCs/>
          <w:color w:val="8000FF"/>
          <w:sz w:val="18"/>
          <w:szCs w:val="18"/>
        </w:rPr>
        <w:t>"</w:t>
      </w:r>
      <w:r w:rsidR="00B90241" w:rsidRPr="009851E6">
        <w:rPr>
          <w:sz w:val="18"/>
          <w:szCs w:val="18"/>
        </w:rPr>
        <w:t xml:space="preserve"> </w:t>
      </w:r>
      <w:r w:rsidR="00B90241" w:rsidRPr="009851E6">
        <w:rPr>
          <w:rFonts w:ascii="Courier New" w:hAnsi="Courier New" w:cs="ArialMT"/>
          <w:b/>
          <w:bCs/>
          <w:color w:val="8000FF"/>
          <w:sz w:val="18"/>
          <w:szCs w:val="18"/>
        </w:rPr>
        <w:t>http://standards.iso.org/ittf/PubliclyAvailableStandards/</w:t>
      </w:r>
      <w:r w:rsidR="00B90241">
        <w:rPr>
          <w:rFonts w:ascii="Courier New" w:hAnsi="Courier New" w:cs="ArialMT"/>
          <w:b/>
          <w:bCs/>
          <w:color w:val="8000FF"/>
          <w:sz w:val="18"/>
          <w:szCs w:val="18"/>
        </w:rPr>
        <w:softHyphen/>
      </w:r>
      <w:r w:rsidR="00B90241" w:rsidRPr="009851E6">
        <w:rPr>
          <w:rFonts w:ascii="Courier New" w:hAnsi="Courier New" w:cs="ArialMT"/>
          <w:b/>
          <w:bCs/>
          <w:color w:val="8000FF"/>
          <w:sz w:val="18"/>
          <w:szCs w:val="18"/>
        </w:rPr>
        <w:t>ISO_19139_Schemas/</w:t>
      </w:r>
      <w:r w:rsidR="00B90241" w:rsidRPr="009851E6">
        <w:rPr>
          <w:rFonts w:ascii="Courier New" w:hAnsi="Courier New" w:cs="ArialMT"/>
          <w:b/>
          <w:bCs/>
          <w:color w:val="8000FF"/>
          <w:sz w:val="18"/>
          <w:szCs w:val="18"/>
        </w:rPr>
        <w:softHyphen/>
        <w:t>resources/</w:t>
      </w:r>
      <w:r w:rsidRPr="009851E6">
        <w:rPr>
          <w:rFonts w:ascii="Courier New" w:hAnsi="Courier New" w:cs="ArialMT"/>
          <w:b/>
          <w:bCs/>
          <w:color w:val="8000FF"/>
          <w:sz w:val="18"/>
          <w:szCs w:val="18"/>
        </w:rPr>
        <w:t>#CI_</w:t>
      </w:r>
      <w:r w:rsidR="005D3732" w:rsidRPr="009851E6">
        <w:rPr>
          <w:rFonts w:ascii="Courier New" w:hAnsi="Courier New" w:cs="ArialMT"/>
          <w:b/>
          <w:bCs/>
          <w:color w:val="8000FF"/>
          <w:sz w:val="18"/>
          <w:szCs w:val="18"/>
        </w:rPr>
        <w:t>DateTypeCode</w:t>
      </w:r>
      <w:r w:rsidR="00EE6EBE" w:rsidRPr="009851E6">
        <w:rPr>
          <w:rFonts w:ascii="Courier New" w:hAnsi="Courier New" w:cs="ArialMT"/>
          <w:b/>
          <w:bCs/>
          <w:color w:val="8000FF"/>
          <w:sz w:val="18"/>
          <w:szCs w:val="18"/>
        </w:rPr>
        <w:t>"</w:t>
      </w:r>
      <w:r w:rsidR="00DA4E30" w:rsidRPr="00CB2F1D">
        <w:rPr>
          <w:rFonts w:ascii="Courier New" w:hAnsi="Courier New" w:cs="ArialMT"/>
          <w:b/>
          <w:bCs/>
          <w:color w:val="8000FF"/>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creation</w:t>
      </w:r>
      <w:r w:rsidR="00EE6EBE" w:rsidRPr="009851E6">
        <w:rPr>
          <w:rFonts w:ascii="Courier New" w:hAnsi="Courier New" w:cs="ArialMT"/>
          <w:b/>
          <w:bCs/>
          <w:color w:val="8000FF"/>
          <w:sz w:val="20"/>
          <w:szCs w:val="20"/>
        </w:rPr>
        <w:t>"</w:t>
      </w:r>
      <w:r w:rsidRPr="00083B4E">
        <w:rPr>
          <w:rStyle w:val="xmlElementChar"/>
          <w:rFonts w:ascii="Courier New" w:hAnsi="Courier New"/>
          <w:color w:val="0000FF"/>
          <w:sz w:val="20"/>
          <w:szCs w:val="20"/>
        </w:rPr>
        <w:t>/&gt;</w:t>
      </w:r>
    </w:p>
    <w:p w:rsidR="00B03FAE" w:rsidRPr="00CB2F1D" w:rsidRDefault="00B90241" w:rsidP="00B03FAE">
      <w:pPr>
        <w:autoSpaceDE w:val="0"/>
        <w:autoSpaceDN w:val="0"/>
        <w:adjustRightInd w:val="0"/>
        <w:spacing w:before="0" w:after="0"/>
        <w:ind w:left="720" w:hanging="720"/>
        <w:rPr>
          <w:rFonts w:ascii="ArialMT" w:hAnsi="ArialMT" w:cs="ArialMT"/>
          <w:szCs w:val="20"/>
        </w:rPr>
      </w:pPr>
      <w:r>
        <w:t>Example 2</w:t>
      </w:r>
    </w:p>
    <w:p w:rsidR="00B90241" w:rsidRDefault="00B03FAE" w:rsidP="00B03FAE">
      <w:pPr>
        <w:autoSpaceDE w:val="0"/>
        <w:autoSpaceDN w:val="0"/>
        <w:adjustRightInd w:val="0"/>
        <w:spacing w:before="0" w:after="0"/>
        <w:ind w:left="720" w:hanging="720"/>
        <w:rPr>
          <w:rFonts w:ascii="ArialMT" w:hAnsi="ArialMT" w:cs="ArialMT"/>
          <w:szCs w:val="20"/>
        </w:rPr>
      </w:pPr>
      <w:r w:rsidRPr="00083B4E">
        <w:rPr>
          <w:rStyle w:val="xmlElementChar"/>
          <w:rFonts w:ascii="Courier New" w:hAnsi="Courier New"/>
          <w:color w:val="0000FF"/>
          <w:sz w:val="20"/>
          <w:szCs w:val="20"/>
        </w:rPr>
        <w:t>&lt;</w:t>
      </w:r>
      <w:r w:rsidR="00B90241">
        <w:rPr>
          <w:rStyle w:val="xmlElementChar"/>
          <w:rFonts w:ascii="Courier New" w:hAnsi="Courier New"/>
          <w:color w:val="0000FF"/>
          <w:sz w:val="20"/>
          <w:szCs w:val="20"/>
        </w:rPr>
        <w:t>gmd</w:t>
      </w:r>
      <w:proofErr w:type="gramStart"/>
      <w:r w:rsidR="00B90241">
        <w:rPr>
          <w:rStyle w:val="xmlElementChar"/>
          <w:rFonts w:ascii="Courier New" w:hAnsi="Courier New"/>
          <w:color w:val="0000FF"/>
          <w:sz w:val="20"/>
          <w:szCs w:val="20"/>
        </w:rPr>
        <w:t>:</w:t>
      </w:r>
      <w:r w:rsidRPr="00083B4E">
        <w:rPr>
          <w:rStyle w:val="xmlElementChar"/>
          <w:rFonts w:ascii="Courier New" w:hAnsi="Courier New"/>
          <w:color w:val="0000FF"/>
          <w:sz w:val="20"/>
          <w:szCs w:val="20"/>
        </w:rPr>
        <w:t>M</w:t>
      </w:r>
      <w:r w:rsidRPr="009851E6">
        <w:rPr>
          <w:rFonts w:ascii="Courier New" w:hAnsi="Courier New"/>
          <w:color w:val="0000FF"/>
          <w:sz w:val="20"/>
          <w:szCs w:val="20"/>
        </w:rPr>
        <w:t>D</w:t>
      </w:r>
      <w:proofErr w:type="gramEnd"/>
      <w:r w:rsidRPr="009851E6">
        <w:rPr>
          <w:rFonts w:ascii="Courier New" w:hAnsi="Courier New"/>
          <w:color w:val="0000FF"/>
          <w:sz w:val="20"/>
          <w:szCs w:val="20"/>
        </w:rPr>
        <w:t>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00DA4E30" w:rsidRPr="00CB2F1D">
        <w:rPr>
          <w:rFonts w:ascii="ArialMT" w:hAnsi="ArialMT" w:cs="ArialMT"/>
          <w:szCs w:val="20"/>
        </w:rPr>
        <w:br/>
      </w:r>
      <w:r w:rsidRPr="009851E6">
        <w:rPr>
          <w:rFonts w:ascii="Courier New" w:hAnsi="Courier New" w:cs="ArialMT"/>
          <w:color w:val="FF0000"/>
          <w:sz w:val="20"/>
          <w:szCs w:val="20"/>
        </w:rPr>
        <w:t>codeList</w:t>
      </w:r>
      <w:r w:rsidRPr="009851E6">
        <w:rPr>
          <w:rFonts w:ascii="Courier New" w:hAnsi="Courier New" w:cs="ArialMT"/>
          <w:b/>
          <w:bCs/>
          <w:color w:val="8000FF"/>
          <w:sz w:val="20"/>
          <w:szCs w:val="20"/>
        </w:rPr>
        <w:t>=</w:t>
      </w:r>
      <w:r w:rsidR="00B90241" w:rsidRPr="00B74F34">
        <w:rPr>
          <w:rFonts w:ascii="Courier New" w:hAnsi="Courier New" w:cs="ArialMT"/>
          <w:b/>
          <w:bCs/>
          <w:color w:val="8000FF"/>
          <w:sz w:val="18"/>
          <w:szCs w:val="18"/>
        </w:rPr>
        <w:t>"</w:t>
      </w:r>
      <w:r w:rsidR="00B90241"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00B90241" w:rsidRPr="00B74F34">
        <w:rPr>
          <w:rFonts w:ascii="Courier New" w:hAnsi="Courier New" w:cs="ArialMT"/>
          <w:b/>
          <w:bCs/>
          <w:color w:val="8000FF"/>
          <w:sz w:val="18"/>
          <w:szCs w:val="18"/>
        </w:rPr>
        <w:t>#CI_DateTypeCode"</w:t>
      </w:r>
      <w:r w:rsidR="00DA4E30" w:rsidRPr="00CB2F1D">
        <w:rPr>
          <w:rFonts w:ascii="ArialMT" w:hAnsi="ArialMT" w:cs="ArialMT"/>
          <w:szCs w:val="20"/>
        </w:rPr>
        <w:br/>
      </w:r>
      <w:r w:rsidRPr="009851E6">
        <w:rPr>
          <w:rFonts w:ascii="Courier New" w:hAnsi="Courier New" w:cs="ArialMT"/>
          <w:color w:val="FF0000"/>
          <w:sz w:val="20"/>
          <w:szCs w:val="20"/>
        </w:rPr>
        <w:t>codeListValue</w:t>
      </w:r>
      <w:r w:rsidRPr="009851E6">
        <w:rPr>
          <w:rFonts w:ascii="Courier New" w:hAnsi="Courier New" w:cs="ArialMT"/>
          <w:b/>
          <w:bCs/>
          <w:color w:val="8000FF"/>
          <w:sz w:val="20"/>
          <w:szCs w:val="20"/>
        </w:rPr>
        <w:t>=</w:t>
      </w:r>
      <w:r w:rsidR="00EE6EBE" w:rsidRPr="009851E6">
        <w:rPr>
          <w:rFonts w:ascii="Courier New" w:hAnsi="Courier New" w:cs="ArialMT"/>
          <w:b/>
          <w:bCs/>
          <w:color w:val="8000FF"/>
          <w:sz w:val="20"/>
          <w:szCs w:val="20"/>
        </w:rPr>
        <w:t>"</w:t>
      </w:r>
      <w:r w:rsidRPr="009851E6">
        <w:rPr>
          <w:rFonts w:ascii="Courier New" w:hAnsi="Courier New" w:cs="ArialMT"/>
          <w:b/>
          <w:bCs/>
          <w:color w:val="8000FF"/>
          <w:sz w:val="20"/>
          <w:szCs w:val="20"/>
        </w:rPr>
        <w:t>utf8</w:t>
      </w:r>
      <w:r w:rsidR="00EE6EBE" w:rsidRPr="009851E6">
        <w:rPr>
          <w:rFonts w:ascii="Courier New" w:hAnsi="Courier New" w:cs="ArialMT"/>
          <w:b/>
          <w:bCs/>
          <w:color w:val="8000FF"/>
          <w:sz w:val="20"/>
          <w:szCs w:val="20"/>
        </w:rPr>
        <w:t>"</w:t>
      </w:r>
      <w:r w:rsidRPr="009851E6">
        <w:rPr>
          <w:rStyle w:val="XMLExampleChar0"/>
          <w:color w:val="0000FF"/>
          <w:sz w:val="20"/>
          <w:szCs w:val="20"/>
        </w:rPr>
        <w:t>/&gt;</w:t>
      </w:r>
    </w:p>
    <w:p w:rsidR="00B90241" w:rsidRDefault="00B90241" w:rsidP="00B03FAE">
      <w:pPr>
        <w:autoSpaceDE w:val="0"/>
        <w:autoSpaceDN w:val="0"/>
        <w:adjustRightInd w:val="0"/>
        <w:spacing w:before="0" w:after="0"/>
        <w:ind w:left="720" w:hanging="720"/>
      </w:pPr>
      <w:proofErr w:type="gramStart"/>
      <w:r>
        <w:t>or</w:t>
      </w:r>
      <w:proofErr w:type="gramEnd"/>
    </w:p>
    <w:p w:rsidR="00B90241" w:rsidRDefault="00B90241" w:rsidP="00B03FAE">
      <w:pPr>
        <w:autoSpaceDE w:val="0"/>
        <w:autoSpaceDN w:val="0"/>
        <w:adjustRightInd w:val="0"/>
        <w:spacing w:before="0" w:after="0"/>
        <w:ind w:left="720" w:hanging="720"/>
        <w:rPr>
          <w:rFonts w:ascii="Courier New" w:hAnsi="Courier New"/>
          <w:color w:val="0000FF"/>
          <w:sz w:val="20"/>
          <w:szCs w:val="20"/>
        </w:rPr>
      </w:pPr>
      <w:r w:rsidRPr="00B74F34">
        <w:rPr>
          <w:rStyle w:val="xmlElementChar"/>
          <w:rFonts w:ascii="Courier New" w:hAnsi="Courier New"/>
          <w:color w:val="0000FF"/>
          <w:sz w:val="20"/>
          <w:szCs w:val="20"/>
        </w:rPr>
        <w:t>&lt;</w:t>
      </w:r>
      <w:r>
        <w:rPr>
          <w:rStyle w:val="xmlElementChar"/>
          <w:rFonts w:ascii="Courier New" w:hAnsi="Courier New"/>
          <w:color w:val="0000FF"/>
          <w:sz w:val="20"/>
          <w:szCs w:val="20"/>
        </w:rPr>
        <w:t>gmd</w:t>
      </w:r>
      <w:proofErr w:type="gramStart"/>
      <w:r>
        <w:rPr>
          <w:rStyle w:val="xmlElementChar"/>
          <w:rFonts w:ascii="Courier New" w:hAnsi="Courier New"/>
          <w:color w:val="0000FF"/>
          <w:sz w:val="20"/>
          <w:szCs w:val="20"/>
        </w:rPr>
        <w:t>:</w:t>
      </w:r>
      <w:r w:rsidRPr="00B74F34">
        <w:rPr>
          <w:rStyle w:val="xmlElementChar"/>
          <w:rFonts w:ascii="Courier New" w:hAnsi="Courier New"/>
          <w:color w:val="0000FF"/>
          <w:sz w:val="20"/>
          <w:szCs w:val="20"/>
        </w:rPr>
        <w:t>M</w:t>
      </w:r>
      <w:r w:rsidRPr="00B74F34">
        <w:rPr>
          <w:rFonts w:ascii="Courier New" w:hAnsi="Courier New"/>
          <w:color w:val="0000FF"/>
          <w:sz w:val="20"/>
          <w:szCs w:val="20"/>
        </w:rPr>
        <w:t>D</w:t>
      </w:r>
      <w:proofErr w:type="gramEnd"/>
      <w:r w:rsidRPr="00B74F34">
        <w:rPr>
          <w:rFonts w:ascii="Courier New" w:hAnsi="Courier New"/>
          <w:color w:val="0000FF"/>
          <w:sz w:val="20"/>
          <w:szCs w:val="20"/>
        </w:rPr>
        <w:t>_CharacterSetCode</w:t>
      </w:r>
      <w:r w:rsidRPr="00CB2F1D">
        <w:rPr>
          <w:rFonts w:ascii="Courier New" w:hAnsi="Courier New" w:cs="ArialMT"/>
          <w:color w:val="0000FF"/>
          <w:szCs w:val="20"/>
        </w:rPr>
        <w:t xml:space="preserve"> </w:t>
      </w:r>
      <w:r w:rsidRPr="00CB2F1D">
        <w:rPr>
          <w:rFonts w:ascii="ArialMT" w:hAnsi="ArialMT" w:cs="ArialMT"/>
          <w:szCs w:val="20"/>
        </w:rPr>
        <w:t xml:space="preserve"> </w:t>
      </w:r>
      <w:r w:rsidRPr="00CB2F1D">
        <w:rPr>
          <w:rFonts w:ascii="ArialMT" w:hAnsi="ArialMT" w:cs="ArialMT"/>
          <w:szCs w:val="20"/>
        </w:rPr>
        <w:br/>
      </w:r>
      <w:r w:rsidRPr="00B74F34">
        <w:rPr>
          <w:rFonts w:ascii="Courier New" w:hAnsi="Courier New" w:cs="ArialMT"/>
          <w:color w:val="FF0000"/>
          <w:sz w:val="20"/>
          <w:szCs w:val="20"/>
        </w:rPr>
        <w:t>codeList</w:t>
      </w:r>
      <w:r w:rsidRPr="00B74F34">
        <w:rPr>
          <w:rFonts w:ascii="Courier New" w:hAnsi="Courier New" w:cs="ArialMT"/>
          <w:b/>
          <w:bCs/>
          <w:color w:val="8000FF"/>
          <w:sz w:val="20"/>
          <w:szCs w:val="20"/>
        </w:rPr>
        <w:t>=</w:t>
      </w:r>
      <w:r w:rsidRPr="00B74F34">
        <w:rPr>
          <w:rFonts w:ascii="Courier New" w:hAnsi="Courier New" w:cs="ArialMT"/>
          <w:b/>
          <w:bCs/>
          <w:color w:val="8000FF"/>
          <w:sz w:val="18"/>
          <w:szCs w:val="18"/>
        </w:rPr>
        <w:t>"</w:t>
      </w:r>
      <w:r w:rsidRPr="00B74F34">
        <w:rPr>
          <w:sz w:val="18"/>
          <w:szCs w:val="18"/>
        </w:rPr>
        <w:t xml:space="preserve"> </w:t>
      </w:r>
      <w:r w:rsidR="002A618A">
        <w:rPr>
          <w:rFonts w:ascii="Courier New" w:hAnsi="Courier New" w:cs="ArialMT"/>
          <w:b/>
          <w:bCs/>
          <w:color w:val="8000FF"/>
          <w:sz w:val="18"/>
          <w:szCs w:val="18"/>
        </w:rPr>
        <w:t>http://www.isotc211.org/2005/resources/Codelist/gmxCodelists.xml</w:t>
      </w:r>
      <w:r w:rsidRPr="00B74F34">
        <w:rPr>
          <w:rFonts w:ascii="Courier New" w:hAnsi="Courier New" w:cs="ArialMT"/>
          <w:b/>
          <w:bCs/>
          <w:color w:val="8000FF"/>
          <w:sz w:val="18"/>
          <w:szCs w:val="18"/>
        </w:rPr>
        <w:t>#CI_DateTypeCode"</w:t>
      </w:r>
      <w:r w:rsidRPr="00CB2F1D">
        <w:rPr>
          <w:rFonts w:ascii="ArialMT" w:hAnsi="ArialMT" w:cs="ArialMT"/>
          <w:szCs w:val="20"/>
        </w:rPr>
        <w:br/>
      </w:r>
      <w:r w:rsidRPr="00B74F34">
        <w:rPr>
          <w:rFonts w:ascii="Courier New" w:hAnsi="Courier New" w:cs="ArialMT"/>
          <w:color w:val="FF0000"/>
          <w:sz w:val="20"/>
          <w:szCs w:val="20"/>
        </w:rPr>
        <w:t>codeListValue</w:t>
      </w:r>
      <w:r w:rsidRPr="00B74F34">
        <w:rPr>
          <w:rFonts w:ascii="Courier New" w:hAnsi="Courier New" w:cs="ArialMT"/>
          <w:b/>
          <w:bCs/>
          <w:color w:val="8000FF"/>
          <w:sz w:val="20"/>
          <w:szCs w:val="20"/>
        </w:rPr>
        <w:t>="utf8"</w:t>
      </w:r>
      <w:r>
        <w:rPr>
          <w:rStyle w:val="XMLExampleChar0"/>
          <w:color w:val="0000FF"/>
          <w:sz w:val="20"/>
          <w:szCs w:val="20"/>
        </w:rPr>
        <w:t>&gt;</w:t>
      </w:r>
      <w:r w:rsidRPr="009851E6">
        <w:rPr>
          <w:rStyle w:val="XMLExampleChar0"/>
          <w:b/>
          <w:bCs/>
          <w:color w:val="000000"/>
          <w:sz w:val="20"/>
        </w:rPr>
        <w:t>UTF-8</w:t>
      </w:r>
      <w:r>
        <w:rPr>
          <w:rStyle w:val="XMLExampleChar0"/>
          <w:color w:val="0000FF"/>
          <w:sz w:val="20"/>
          <w:szCs w:val="20"/>
        </w:rPr>
        <w:t>&lt;/</w:t>
      </w:r>
      <w:r>
        <w:rPr>
          <w:rStyle w:val="xmlElementChar"/>
          <w:rFonts w:ascii="Courier New" w:hAnsi="Courier New"/>
          <w:color w:val="0000FF"/>
          <w:sz w:val="20"/>
          <w:szCs w:val="20"/>
        </w:rPr>
        <w:t>gmd:</w:t>
      </w:r>
      <w:r w:rsidRPr="00B74F34">
        <w:rPr>
          <w:rStyle w:val="xmlElementChar"/>
          <w:rFonts w:ascii="Courier New" w:hAnsi="Courier New"/>
          <w:color w:val="0000FF"/>
          <w:sz w:val="20"/>
          <w:szCs w:val="20"/>
        </w:rPr>
        <w:t>M</w:t>
      </w:r>
      <w:r w:rsidRPr="00B74F34">
        <w:rPr>
          <w:rFonts w:ascii="Courier New" w:hAnsi="Courier New"/>
          <w:color w:val="0000FF"/>
          <w:sz w:val="20"/>
          <w:szCs w:val="20"/>
        </w:rPr>
        <w:t>D_CharacterSetCode</w:t>
      </w:r>
      <w:r>
        <w:rPr>
          <w:rFonts w:ascii="Courier New" w:hAnsi="Courier New"/>
          <w:color w:val="0000FF"/>
          <w:sz w:val="20"/>
          <w:szCs w:val="20"/>
        </w:rPr>
        <w:t>&gt;</w:t>
      </w:r>
    </w:p>
    <w:p w:rsidR="00B03FAE" w:rsidRPr="00CB2F1D" w:rsidRDefault="00B90241" w:rsidP="009851E6">
      <w:pPr>
        <w:rPr>
          <w:rFonts w:ascii="ArialMT" w:hAnsi="ArialMT" w:cs="ArialMT"/>
          <w:szCs w:val="20"/>
        </w:rPr>
      </w:pPr>
      <w:r>
        <w:lastRenderedPageBreak/>
        <w:t xml:space="preserve">The alternate version of example 2 includes label string for the codelist concept as the </w:t>
      </w:r>
      <w:proofErr w:type="gramStart"/>
      <w:r>
        <w:t>element  value</w:t>
      </w:r>
      <w:proofErr w:type="gramEnd"/>
      <w:r>
        <w:t xml:space="preserv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proofErr w:type="gramStart"/>
      <w:r>
        <w:t>"</w:t>
      </w:r>
      <w:r w:rsidRPr="00B90241">
        <w:t xml:space="preserve"> </w:t>
      </w:r>
      <w:r w:rsidR="002A618A">
        <w:t>http</w:t>
      </w:r>
      <w:proofErr w:type="gramEnd"/>
      <w:r w:rsidR="002A618A">
        <w:t>://www.isotc211.org/2005/resources/Codelist/gmxCodelists.xml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w:t>
      </w:r>
      <w:proofErr w:type="gramStart"/>
      <w:r w:rsidR="00B03FAE" w:rsidRPr="00CB2F1D">
        <w:t>the codelist</w:t>
      </w:r>
      <w:proofErr w:type="gramEnd"/>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9851E6" w:rsidRDefault="00B03FAE" w:rsidP="00822299">
      <w:pPr>
        <w:autoSpaceDE w:val="0"/>
        <w:autoSpaceDN w:val="0"/>
        <w:adjustRightInd w:val="0"/>
        <w:spacing w:before="0" w:after="0"/>
        <w:ind w:left="700" w:hanging="700"/>
        <w:rPr>
          <w:rFonts w:ascii="Courier New" w:hAnsi="Courier New" w:cs="Courier New"/>
          <w:b/>
          <w:bCs/>
          <w:color w:val="000000"/>
          <w:sz w:val="20"/>
          <w:szCs w:val="20"/>
          <w:highlight w:val="white"/>
        </w:rPr>
      </w:pPr>
      <w:r w:rsidRPr="009851E6">
        <w:rPr>
          <w:rFonts w:ascii="Courier New" w:hAnsi="Courier New" w:cs="Courier New"/>
          <w:color w:val="0000FF"/>
          <w:sz w:val="20"/>
          <w:szCs w:val="20"/>
          <w:highlight w:val="white"/>
        </w:rPr>
        <w:t>&lt;gmd</w:t>
      </w:r>
      <w:proofErr w:type="gramStart"/>
      <w:r w:rsidRPr="009851E6">
        <w:rPr>
          <w:rFonts w:ascii="Courier New" w:hAnsi="Courier New" w:cs="Courier New"/>
          <w:color w:val="0000FF"/>
          <w:sz w:val="20"/>
          <w:szCs w:val="20"/>
          <w:highlight w:val="white"/>
        </w:rPr>
        <w:t>:CI</w:t>
      </w:r>
      <w:proofErr w:type="gramEnd"/>
      <w:r w:rsidRPr="009851E6">
        <w:rPr>
          <w:rFonts w:ascii="Courier New" w:hAnsi="Courier New" w:cs="Courier New"/>
          <w:color w:val="0000FF"/>
          <w:sz w:val="20"/>
          <w:szCs w:val="20"/>
          <w:highlight w:val="white"/>
        </w:rPr>
        <w:t>_DateTypeCode</w:t>
      </w:r>
      <w:r w:rsidRPr="009851E6">
        <w:rPr>
          <w:rFonts w:ascii="Courier New" w:hAnsi="Courier New" w:cs="Courier New"/>
          <w:color w:val="000000"/>
          <w:sz w:val="20"/>
          <w:szCs w:val="20"/>
          <w:highlight w:val="white"/>
        </w:rPr>
        <w:t xml:space="preserve"> </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codeList</w:t>
      </w:r>
      <w:r w:rsidRPr="009851E6">
        <w:rPr>
          <w:rFonts w:ascii="Courier New" w:hAnsi="Courier New" w:cs="Courier New"/>
          <w:color w:val="000000"/>
          <w:sz w:val="20"/>
          <w:szCs w:val="20"/>
          <w:highlight w:val="white"/>
        </w:rPr>
        <w:t>=</w:t>
      </w:r>
      <w:r w:rsidR="00EE6EBE" w:rsidRPr="009851E6">
        <w:rPr>
          <w:rStyle w:val="XMLExampleChar0"/>
          <w:b/>
          <w:bCs/>
          <w:color w:val="8000FF"/>
          <w:sz w:val="20"/>
          <w:szCs w:val="20"/>
          <w:highlight w:val="white"/>
        </w:rPr>
        <w:t>"</w:t>
      </w:r>
      <w:hyperlink r:id="rId73" w:history="1">
        <w:r w:rsidR="00A5294A" w:rsidRPr="009851E6">
          <w:rPr>
            <w:rStyle w:val="XMLExampleChar0"/>
            <w:b/>
            <w:bCs/>
            <w:color w:val="8000FF"/>
            <w:sz w:val="20"/>
            <w:szCs w:val="20"/>
            <w:highlight w:val="white"/>
          </w:rPr>
          <w:t>http://www.fgdc.gov/nap/metadata/register/register</w:t>
        </w:r>
        <w:r w:rsidR="00200B30">
          <w:rPr>
            <w:rStyle w:val="XMLExampleChar0"/>
            <w:b/>
            <w:bCs/>
            <w:color w:val="8000FF"/>
            <w:sz w:val="20"/>
            <w:szCs w:val="20"/>
            <w:highlight w:val="white"/>
          </w:rPr>
          <w:softHyphen/>
        </w:r>
        <w:r w:rsidR="00A5294A" w:rsidRPr="009851E6">
          <w:rPr>
            <w:rStyle w:val="XMLExampleChar0"/>
            <w:b/>
            <w:bCs/>
            <w:color w:val="8000FF"/>
            <w:sz w:val="20"/>
            <w:szCs w:val="20"/>
            <w:highlight w:val="white"/>
          </w:rPr>
          <w:t>ItemClasses.html#IC_87</w:t>
        </w:r>
      </w:hyperlink>
      <w:r w:rsidR="00EE6EBE" w:rsidRPr="009851E6">
        <w:rPr>
          <w:rStyle w:val="XMLExampleChar0"/>
          <w:b/>
          <w:bCs/>
          <w:color w:val="8000FF"/>
          <w:sz w:val="20"/>
          <w:szCs w:val="20"/>
          <w:highlight w:val="white"/>
        </w:rPr>
        <w:t>"</w:t>
      </w:r>
      <w:r w:rsidR="00DA4E30" w:rsidRPr="009851E6">
        <w:rPr>
          <w:rFonts w:ascii="Courier New" w:hAnsi="Courier New" w:cs="Courier New"/>
          <w:color w:val="000000"/>
          <w:sz w:val="20"/>
          <w:szCs w:val="20"/>
          <w:highlight w:val="white"/>
        </w:rPr>
        <w:br/>
      </w:r>
      <w:r w:rsidRPr="009851E6">
        <w:rPr>
          <w:rFonts w:ascii="Courier New" w:hAnsi="Courier New" w:cs="Courier New"/>
          <w:color w:val="FF0000"/>
          <w:sz w:val="20"/>
          <w:szCs w:val="20"/>
          <w:highlight w:val="white"/>
        </w:rPr>
        <w:t>codeListValue</w:t>
      </w:r>
      <w:r w:rsidRPr="009851E6">
        <w:rPr>
          <w:rFonts w:ascii="Courier New" w:hAnsi="Courier New" w:cs="Courier New"/>
          <w:color w:val="000000"/>
          <w:sz w:val="20"/>
          <w:szCs w:val="20"/>
          <w:highlight w:val="white"/>
        </w:rPr>
        <w:t>=</w:t>
      </w:r>
      <w:r w:rsidR="00EE6EBE" w:rsidRPr="009851E6">
        <w:rPr>
          <w:rFonts w:ascii="Courier New" w:hAnsi="Courier New" w:cs="Courier New"/>
          <w:b/>
          <w:bCs/>
          <w:color w:val="8000FF"/>
          <w:sz w:val="20"/>
          <w:szCs w:val="20"/>
          <w:highlight w:val="white"/>
        </w:rPr>
        <w:t>"</w:t>
      </w:r>
      <w:r w:rsidR="004B6EEA" w:rsidRPr="009851E6">
        <w:rPr>
          <w:rFonts w:ascii="Courier New" w:hAnsi="Courier New" w:cs="Courier New"/>
          <w:b/>
          <w:bCs/>
          <w:color w:val="8000FF"/>
          <w:sz w:val="20"/>
          <w:szCs w:val="20"/>
          <w:highlight w:val="white"/>
        </w:rPr>
        <w:t>superseded</w:t>
      </w:r>
      <w:r w:rsidR="00EE6EBE" w:rsidRPr="009851E6">
        <w:rPr>
          <w:rFonts w:ascii="Courier New" w:hAnsi="Courier New" w:cs="Courier New"/>
          <w:b/>
          <w:bCs/>
          <w:color w:val="8000FF"/>
          <w:sz w:val="20"/>
          <w:szCs w:val="20"/>
          <w:highlight w:val="white"/>
        </w:rPr>
        <w:t>"</w:t>
      </w:r>
      <w:r w:rsidRPr="009851E6">
        <w:rPr>
          <w:rFonts w:ascii="Courier New" w:hAnsi="Courier New" w:cs="Courier New"/>
          <w:color w:val="0000FF"/>
          <w:sz w:val="20"/>
          <w:szCs w:val="20"/>
          <w:highlight w:val="white"/>
        </w:rPr>
        <w:t>&gt;</w:t>
      </w:r>
      <w:r w:rsidRPr="009851E6">
        <w:rPr>
          <w:rFonts w:ascii="Courier New" w:hAnsi="Courier New" w:cs="Courier New"/>
          <w:b/>
          <w:bCs/>
          <w:color w:val="000000"/>
          <w:sz w:val="20"/>
          <w:szCs w:val="20"/>
          <w:highlight w:val="white"/>
        </w:rPr>
        <w:t>superseded</w:t>
      </w:r>
      <w:r w:rsidRPr="009851E6">
        <w:rPr>
          <w:rFonts w:ascii="Courier New" w:hAnsi="Courier New" w:cs="Courier New"/>
          <w:color w:val="0000FF"/>
          <w:sz w:val="20"/>
          <w:szCs w:val="20"/>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w:t>
      </w:r>
      <w:proofErr w:type="gramStart"/>
      <w:r>
        <w:t>the codeList</w:t>
      </w:r>
      <w:proofErr w:type="gramEnd"/>
      <w:r>
        <w: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xml:space="preserve">, with the appropriate codeList URL: </w:t>
      </w:r>
      <w:proofErr w:type="gramStart"/>
      <w:r w:rsidR="00593A52">
        <w:t>"</w:t>
      </w:r>
      <w:r w:rsidR="00593A52" w:rsidRPr="00593A52">
        <w:t xml:space="preserve"> http</w:t>
      </w:r>
      <w:proofErr w:type="gramEnd"/>
      <w:r w:rsidR="00593A52" w:rsidRPr="00593A52">
        <w:t>://www.fgdc.gov/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w:t>
      </w:r>
      <w:proofErr w:type="gramStart"/>
      <w:r w:rsidRPr="00CB2F1D">
        <w:t>:type</w:t>
      </w:r>
      <w:proofErr w:type="gramEnd"/>
      <w:r w:rsidRPr="00CB2F1D">
        <w:t xml:space="preserv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B2F1D" w:rsidRDefault="00B03FAE" w:rsidP="005D3732">
      <w:pPr>
        <w:tabs>
          <w:tab w:val="left" w:pos="300"/>
        </w:tabs>
        <w:autoSpaceDE w:val="0"/>
        <w:autoSpaceDN w:val="0"/>
        <w:adjustRightInd w:val="0"/>
        <w:spacing w:before="0" w:after="0"/>
        <w:ind w:left="700" w:hanging="700"/>
        <w:rPr>
          <w:rFonts w:ascii="Courier New" w:hAnsi="Courier New" w:cs="Courier New"/>
          <w:b/>
          <w:bCs/>
          <w:color w:val="000000"/>
          <w:szCs w:val="20"/>
          <w:highlight w:val="white"/>
        </w:rPr>
      </w:pPr>
      <w:r w:rsidRPr="00CB2F1D">
        <w:rPr>
          <w:rFonts w:ascii="Courier New" w:hAnsi="Courier New" w:cs="Courier New"/>
          <w:color w:val="0000FF"/>
          <w:szCs w:val="20"/>
          <w:highlight w:val="white"/>
        </w:rPr>
        <w:t>&lt;gmd</w:t>
      </w:r>
      <w:proofErr w:type="gramStart"/>
      <w:r w:rsidRPr="00CB2F1D">
        <w:rPr>
          <w:rFonts w:ascii="Courier New" w:hAnsi="Courier New" w:cs="Courier New"/>
          <w:color w:val="0000FF"/>
          <w:szCs w:val="20"/>
          <w:highlight w:val="white"/>
        </w:rPr>
        <w:t>:fileType</w:t>
      </w:r>
      <w:proofErr w:type="gramEnd"/>
      <w:r w:rsidRPr="00CB2F1D">
        <w:rPr>
          <w:rFonts w:ascii="Courier New" w:hAnsi="Courier New" w:cs="Courier New"/>
          <w:color w:val="000000"/>
          <w:szCs w:val="20"/>
          <w:highlight w:val="white"/>
        </w:rPr>
        <w:t xml:space="preserve"> </w:t>
      </w:r>
      <w:r w:rsidRPr="00CB2F1D">
        <w:rPr>
          <w:rFonts w:ascii="Courier New" w:hAnsi="Courier New" w:cs="Courier New"/>
          <w:color w:val="FF0000"/>
          <w:szCs w:val="20"/>
          <w:highlight w:val="white"/>
        </w:rPr>
        <w:t>xsi:type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sidRPr="00593A52">
        <w:rPr>
          <w:rFonts w:ascii="Courier New" w:hAnsi="Courier New" w:cs="Courier New"/>
          <w:b/>
          <w:bCs/>
          <w:color w:val="8000FF"/>
          <w:szCs w:val="20"/>
        </w:rPr>
        <w:t>gml:CodeType</w:t>
      </w:r>
      <w:r w:rsidR="00EE6EBE">
        <w:rPr>
          <w:rFonts w:ascii="Courier New" w:hAnsi="Courier New" w:cs="Courier New"/>
          <w:b/>
          <w:bCs/>
          <w:color w:val="8000FF"/>
          <w:szCs w:val="20"/>
          <w:highlight w:val="white"/>
        </w:rPr>
        <w:t>"</w:t>
      </w:r>
      <w:r w:rsidR="0071061D" w:rsidRPr="00CB2F1D">
        <w:rPr>
          <w:rFonts w:ascii="Courier New" w:hAnsi="Courier New" w:cs="Courier New"/>
          <w:b/>
          <w:bCs/>
          <w:color w:val="8000FF"/>
          <w:szCs w:val="20"/>
          <w:highlight w:val="white"/>
        </w:rPr>
        <w:t xml:space="preserve"> </w:t>
      </w:r>
      <w:r w:rsidR="00464793">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codeList</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Pr="005D3732">
        <w:rPr>
          <w:rFonts w:ascii="Courier New" w:hAnsi="Courier New" w:cs="Courier New"/>
          <w:b/>
          <w:bCs/>
          <w:color w:val="8000FF"/>
          <w:sz w:val="16"/>
          <w:szCs w:val="16"/>
          <w:highlight w:val="white"/>
        </w:rPr>
        <w:t>http://www.fgdc.gov/nap/metadata/register/registerItemClasses.html#IC_115</w:t>
      </w:r>
      <w:r w:rsidR="00EE6EBE">
        <w:rPr>
          <w:rFonts w:ascii="Courier New" w:hAnsi="Courier New" w:cs="Courier New"/>
          <w:b/>
          <w:bCs/>
          <w:color w:val="8000FF"/>
          <w:szCs w:val="20"/>
          <w:highlight w:val="white"/>
        </w:rPr>
        <w:t>"</w:t>
      </w:r>
      <w:r w:rsidRPr="00CB2F1D">
        <w:rPr>
          <w:rFonts w:ascii="Courier New" w:hAnsi="Courier New" w:cs="Courier New"/>
          <w:b/>
          <w:bCs/>
          <w:color w:val="8000FF"/>
          <w:szCs w:val="20"/>
          <w:highlight w:val="white"/>
        </w:rPr>
        <w:t xml:space="preserve"> </w:t>
      </w:r>
      <w:r w:rsidR="0071061D" w:rsidRPr="00CB2F1D">
        <w:rPr>
          <w:rFonts w:ascii="Courier New" w:hAnsi="Courier New" w:cs="Courier New"/>
          <w:b/>
          <w:bCs/>
          <w:color w:val="8000FF"/>
          <w:szCs w:val="20"/>
          <w:highlight w:val="white"/>
        </w:rPr>
        <w:br/>
      </w:r>
      <w:r w:rsidRPr="00CB2F1D">
        <w:rPr>
          <w:rFonts w:ascii="Courier New" w:hAnsi="Courier New" w:cs="Courier New"/>
          <w:color w:val="FF0000"/>
          <w:szCs w:val="20"/>
          <w:highlight w:val="white"/>
        </w:rPr>
        <w:t>codeListValue</w:t>
      </w:r>
      <w:r w:rsidRPr="00CB2F1D">
        <w:rPr>
          <w:rFonts w:ascii="Courier New" w:hAnsi="Courier New" w:cs="Courier New"/>
          <w:color w:val="000000"/>
          <w:szCs w:val="20"/>
          <w:highlight w:val="white"/>
        </w:rPr>
        <w:t>=</w:t>
      </w:r>
      <w:r w:rsidR="00EE6EBE">
        <w:rPr>
          <w:rFonts w:ascii="Courier New" w:hAnsi="Courier New" w:cs="Courier New"/>
          <w:b/>
          <w:bCs/>
          <w:color w:val="8000FF"/>
          <w:szCs w:val="20"/>
          <w:highlight w:val="white"/>
        </w:rPr>
        <w:t>"</w:t>
      </w:r>
      <w:r w:rsidR="00593A52">
        <w:rPr>
          <w:rFonts w:ascii="Courier New" w:hAnsi="Courier New" w:cs="Courier New"/>
          <w:b/>
          <w:bCs/>
          <w:color w:val="8000FF"/>
          <w:szCs w:val="20"/>
          <w:highlight w:val="white"/>
        </w:rPr>
        <w:t>jpg</w:t>
      </w:r>
      <w:r w:rsidR="00EE6EBE">
        <w:rPr>
          <w:rFonts w:ascii="Courier New" w:hAnsi="Courier New" w:cs="Courier New"/>
          <w:b/>
          <w:bCs/>
          <w:color w:val="8000FF"/>
          <w:szCs w:val="20"/>
          <w:highlight w:val="white"/>
        </w:rPr>
        <w:t>"</w:t>
      </w:r>
      <w:r w:rsidRPr="00CB2F1D">
        <w:rPr>
          <w:rFonts w:ascii="Courier New" w:hAnsi="Courier New" w:cs="Courier New"/>
          <w:color w:val="0000FF"/>
          <w:szCs w:val="20"/>
          <w:highlight w:val="white"/>
        </w:rPr>
        <w:t>&gt;</w:t>
      </w:r>
    </w:p>
    <w:p w:rsidR="00B03FAE" w:rsidRPr="00CB2F1D" w:rsidRDefault="00464793"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b/>
          <w:bCs/>
          <w:color w:val="000000"/>
          <w:szCs w:val="20"/>
          <w:highlight w:val="white"/>
        </w:rPr>
      </w:pPr>
      <w:r>
        <w:rPr>
          <w:rFonts w:ascii="Courier New" w:hAnsi="Courier New" w:cs="Courier New"/>
          <w:b/>
          <w:bCs/>
          <w:color w:val="000000"/>
          <w:szCs w:val="20"/>
          <w:highlight w:val="white"/>
        </w:rPr>
        <w:t xml:space="preserve">  </w:t>
      </w:r>
      <w:r w:rsidR="00B03FAE" w:rsidRPr="00CB2F1D">
        <w:rPr>
          <w:rFonts w:ascii="Courier New" w:hAnsi="Courier New" w:cs="Courier New"/>
          <w:color w:val="0000FF"/>
          <w:szCs w:val="20"/>
          <w:highlight w:val="white"/>
        </w:rPr>
        <w:t>&lt;gco</w:t>
      </w:r>
      <w:proofErr w:type="gramStart"/>
      <w:r w:rsidR="00B03FAE" w:rsidRPr="00CB2F1D">
        <w:rPr>
          <w:rFonts w:ascii="Courier New" w:hAnsi="Courier New" w:cs="Courier New"/>
          <w:color w:val="0000FF"/>
          <w:szCs w:val="20"/>
          <w:highlight w:val="white"/>
        </w:rPr>
        <w:t>:CharacterString</w:t>
      </w:r>
      <w:proofErr w:type="gramEnd"/>
      <w:r w:rsidR="00B03FAE" w:rsidRPr="00CB2F1D">
        <w:rPr>
          <w:rFonts w:ascii="Courier New" w:hAnsi="Courier New" w:cs="Courier New"/>
          <w:color w:val="0000FF"/>
          <w:szCs w:val="20"/>
          <w:highlight w:val="white"/>
        </w:rPr>
        <w:t>&gt;</w:t>
      </w:r>
      <w:r w:rsidR="00B03FAE" w:rsidRPr="00CB2F1D">
        <w:rPr>
          <w:rFonts w:ascii="Courier New" w:hAnsi="Courier New" w:cs="Courier New"/>
          <w:b/>
          <w:bCs/>
          <w:color w:val="000000"/>
          <w:szCs w:val="20"/>
          <w:highlight w:val="white"/>
        </w:rPr>
        <w:t>jpg</w:t>
      </w:r>
      <w:r w:rsidR="00B03FAE" w:rsidRPr="00CB2F1D">
        <w:rPr>
          <w:rFonts w:ascii="Courier New" w:hAnsi="Courier New" w:cs="Courier New"/>
          <w:color w:val="0000FF"/>
          <w:szCs w:val="20"/>
          <w:highlight w:val="white"/>
        </w:rPr>
        <w:t>&lt;/gco:CharacterString&gt;</w:t>
      </w:r>
    </w:p>
    <w:p w:rsidR="00B03FAE" w:rsidRPr="00CB2F1D" w:rsidRDefault="00B03FAE" w:rsidP="00B03FAE">
      <w:pPr>
        <w:tabs>
          <w:tab w:val="left" w:pos="300"/>
          <w:tab w:val="left" w:pos="700"/>
          <w:tab w:val="left" w:pos="1100"/>
          <w:tab w:val="left" w:pos="1500"/>
        </w:tabs>
        <w:autoSpaceDE w:val="0"/>
        <w:autoSpaceDN w:val="0"/>
        <w:adjustRightInd w:val="0"/>
        <w:spacing w:before="0" w:after="0"/>
        <w:ind w:left="1500" w:hanging="1500"/>
        <w:rPr>
          <w:rFonts w:ascii="Courier New" w:hAnsi="Courier New" w:cs="Courier New"/>
          <w:color w:val="0000FF"/>
          <w:szCs w:val="20"/>
        </w:rPr>
      </w:pPr>
      <w:r w:rsidRPr="00CB2F1D">
        <w:rPr>
          <w:rFonts w:ascii="Courier New" w:hAnsi="Courier New" w:cs="Courier New"/>
          <w:color w:val="0000FF"/>
          <w:szCs w:val="20"/>
          <w:highlight w:val="white"/>
        </w:rPr>
        <w:t>&lt;/gmd</w:t>
      </w:r>
      <w:proofErr w:type="gramStart"/>
      <w:r w:rsidRPr="00CB2F1D">
        <w:rPr>
          <w:rFonts w:ascii="Courier New" w:hAnsi="Courier New" w:cs="Courier New"/>
          <w:color w:val="0000FF"/>
          <w:szCs w:val="20"/>
          <w:highlight w:val="white"/>
        </w:rPr>
        <w:t>:fileType</w:t>
      </w:r>
      <w:proofErr w:type="gramEnd"/>
      <w:r w:rsidRPr="00CB2F1D">
        <w:rPr>
          <w:rFonts w:ascii="Courier New" w:hAnsi="Courier New" w:cs="Courier New"/>
          <w:color w:val="0000FF"/>
          <w:szCs w:val="20"/>
          <w:highlight w:val="white"/>
        </w:rPr>
        <w:t>&gt;</w:t>
      </w:r>
    </w:p>
    <w:p w:rsidR="00593A52" w:rsidRPr="00776B46" w:rsidRDefault="00593A52" w:rsidP="00593A52">
      <w:r>
        <w:t xml:space="preserve">As a convention for using controlled vocabularies on </w:t>
      </w:r>
      <w:r w:rsidRPr="009851E6">
        <w:rPr>
          <w:rStyle w:val="ElementxPath"/>
        </w:rPr>
        <w:t>gco</w:t>
      </w:r>
      <w:proofErr w:type="gramStart"/>
      <w:r w:rsidRPr="009851E6">
        <w:rPr>
          <w:rStyle w:val="ElementxPath"/>
        </w:rPr>
        <w:t>:characterString</w:t>
      </w:r>
      <w:proofErr w:type="gramEnd"/>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gco:characterString</w:t>
      </w:r>
      <w:r>
        <w:t xml:space="preserve"> element. The type gml</w:t>
      </w:r>
      <w:proofErr w:type="gramStart"/>
      <w:r>
        <w:t>:CodeType</w:t>
      </w:r>
      <w:proofErr w:type="gramEnd"/>
      <w:r>
        <w:t xml:space="preserv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terString into a GML scoped name or gco</w:t>
      </w:r>
      <w:proofErr w:type="gramStart"/>
      <w:r>
        <w:t>:LocalName</w:t>
      </w:r>
      <w:proofErr w:type="gramEnd"/>
      <w:r>
        <w:t xml:space="preserve"> element. </w:t>
      </w:r>
    </w:p>
    <w:p w:rsidR="00972569" w:rsidRDefault="00972569" w:rsidP="009851E6">
      <w:pPr>
        <w:keepNext/>
      </w:pPr>
      <w:bookmarkStart w:id="142" w:name="_Ref252210514"/>
      <w:bookmarkStart w:id="143" w:name="_Toc277856267"/>
      <w:proofErr w:type="gramStart"/>
      <w:r>
        <w:t xml:space="preserve">Table </w:t>
      </w:r>
      <w:fldSimple w:instr=" SEQ Table \* ARABIC ">
        <w:r w:rsidR="00877F9F">
          <w:rPr>
            <w:noProof/>
          </w:rPr>
          <w:t>9</w:t>
        </w:r>
      </w:fldSimple>
      <w:bookmarkEnd w:id="142"/>
      <w:r>
        <w:t>.</w:t>
      </w:r>
      <w:proofErr w:type="gramEnd"/>
      <w:r>
        <w:t xml:space="preserve"> </w:t>
      </w:r>
      <w:r w:rsidRPr="00AC086F">
        <w:t>Codelist crosswalk between ISO, NAP and USGIN.</w:t>
      </w:r>
      <w:bookmarkEnd w:id="143"/>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lastRenderedPageBreak/>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lastRenderedPageBreak/>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lastRenderedPageBreak/>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lastRenderedPageBreak/>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w:t>
            </w:r>
            <w:proofErr w:type="gramStart"/>
            <w:r w:rsidR="00776B46">
              <w:t>its codelists</w:t>
            </w:r>
            <w:proofErr w:type="gramEnd"/>
            <w:r w:rsidR="00776B46">
              <w:t xml:space="preserve">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lastRenderedPageBreak/>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w:t>
            </w:r>
            <w:proofErr w:type="gramStart"/>
            <w:r w:rsidR="00776B46">
              <w:t>its codelists</w:t>
            </w:r>
            <w:proofErr w:type="gramEnd"/>
            <w:r w:rsidR="00776B46">
              <w:t xml:space="preserve">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lastRenderedPageBreak/>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4"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5"/>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44" w:name="_Toc357168955"/>
      <w:r w:rsidRPr="00CB2F1D">
        <w:lastRenderedPageBreak/>
        <w:t>Geographic bounding box</w:t>
      </w:r>
      <w:bookmarkEnd w:id="144"/>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45" w:name="_Toc244579491"/>
      <w:bookmarkStart w:id="146" w:name="_Toc357168956"/>
      <w:bookmarkStart w:id="147" w:name="_Ref249947782"/>
      <w:bookmarkStart w:id="148" w:name="_Ref244501215"/>
      <w:bookmarkEnd w:id="145"/>
      <w:r>
        <w:t>Data Quality</w:t>
      </w:r>
      <w:bookmarkEnd w:id="146"/>
    </w:p>
    <w:p w:rsidR="007C0B9D" w:rsidRDefault="007C0B9D" w:rsidP="00A273CD">
      <w:pPr>
        <w:pStyle w:val="Heading3"/>
      </w:pPr>
      <w:bookmarkStart w:id="149" w:name="_Toc357168957"/>
      <w:r>
        <w:t>Simple quality statement</w:t>
      </w:r>
      <w:bookmarkEnd w:id="149"/>
    </w:p>
    <w:p w:rsidR="00685B8B" w:rsidRDefault="00685B8B" w:rsidP="00685B8B">
      <w:r>
        <w:t>For resource evaluation purposes</w:t>
      </w:r>
      <w:r w:rsidR="00592AA7">
        <w:t>, to answer a user's question 'is</w:t>
      </w:r>
      <w:r>
        <w:t xml:space="preserve"> the described resource good enough for my purposes</w:t>
      </w:r>
      <w:r w:rsidR="00592AA7">
        <w:t>?'</w:t>
      </w:r>
      <w:proofErr w:type="gramStart"/>
      <w:r w:rsidR="00592AA7">
        <w:t xml:space="preserve">,  </w:t>
      </w:r>
      <w:r>
        <w:t>a</w:t>
      </w:r>
      <w:proofErr w:type="gramEnd"/>
      <w:r>
        <w:t xml:space="preserve">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proofErr w:type="gramStart"/>
      <w:r>
        <w:rPr>
          <w:rStyle w:val="ElementxPath"/>
        </w:rPr>
        <w:softHyphen/>
      </w:r>
      <w:r w:rsidRPr="00A273CD">
        <w:rPr>
          <w:rStyle w:val="ElementxPath"/>
        </w:rPr>
        <w:t>report[</w:t>
      </w:r>
      <w:proofErr w:type="gramEnd"/>
      <w:r w:rsidRPr="00A273CD">
        <w:rPr>
          <w:rStyle w:val="ElementxPath"/>
        </w:rPr>
        <w: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Accuracy</w:t>
      </w:r>
      <w:proofErr w:type="gramStart"/>
      <w:r w:rsidR="001C7332">
        <w:t>..)</w:t>
      </w:r>
      <w:proofErr w:type="gramEnd"/>
      <w:r w:rsidR="001C7332">
        <w:t xml:space="preserve">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50" w:name="_Toc357168959"/>
      <w:bookmarkEnd w:id="147"/>
      <w:r w:rsidRPr="00CB2F1D">
        <w:t>Lineage</w:t>
      </w:r>
      <w:bookmarkEnd w:id="148"/>
      <w:bookmarkEnd w:id="150"/>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w:t>
      </w:r>
      <w:proofErr w:type="gramStart"/>
      <w:r>
        <w:t>elements</w:t>
      </w:r>
      <w:r w:rsidR="007C0148" w:rsidRPr="00CB2F1D">
        <w:t xml:space="preserve"> </w:t>
      </w:r>
      <w:r>
        <w:t>is</w:t>
      </w:r>
      <w:proofErr w:type="gramEnd"/>
      <w:r>
        <w:t xml:space="preserve">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w:t>
      </w:r>
      <w:proofErr w:type="gramStart"/>
      <w:r w:rsidR="007C0148" w:rsidRPr="00CB2F1D">
        <w:t>an</w:t>
      </w:r>
      <w:proofErr w:type="gramEnd"/>
      <w:r w:rsidR="007C0148" w:rsidRPr="00CB2F1D">
        <w:t xml:space="preserve">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proofErr w:type="gramStart"/>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w:t>
      </w:r>
      <w:proofErr w:type="gramEnd"/>
      <w:r w:rsidRPr="00CB2F1D">
        <w:t xml:space="preserve"> </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proofErr w:type="gramStart"/>
      <w:r w:rsidRPr="00CB2F1D">
        <w:rPr>
          <w:rFonts w:ascii="Courier New" w:eastAsia="Times New Roman" w:hAnsi="Courier New" w:cs="Courier New"/>
          <w:color w:val="FF0000"/>
          <w:szCs w:val="20"/>
          <w:highlight w:val="yellow"/>
        </w:rPr>
        <w:t>&lt;?</w:t>
      </w:r>
      <w:r w:rsidRPr="00CB2F1D">
        <w:rPr>
          <w:rFonts w:ascii="Courier New" w:eastAsia="Times New Roman" w:hAnsi="Courier New" w:cs="Courier New"/>
          <w:color w:val="0000FF"/>
          <w:szCs w:val="20"/>
          <w:highlight w:val="white"/>
        </w:rPr>
        <w:t>xml</w:t>
      </w:r>
      <w:proofErr w:type="gramEnd"/>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version</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000000"/>
          <w:szCs w:val="20"/>
          <w:highlight w:val="white"/>
        </w:rPr>
        <w:t xml:space="preserve"> </w:t>
      </w:r>
      <w:r w:rsidRPr="00CB2F1D">
        <w:rPr>
          <w:rFonts w:ascii="Courier New" w:eastAsia="Times New Roman" w:hAnsi="Courier New" w:cs="Courier New"/>
          <w:color w:val="FF0000"/>
          <w:szCs w:val="20"/>
          <w:highlight w:val="white"/>
        </w:rPr>
        <w:t>encoding</w:t>
      </w:r>
      <w:r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b/>
          <w:bCs/>
          <w:color w:val="8000FF"/>
          <w:szCs w:val="20"/>
          <w:highlight w:val="white"/>
        </w:rPr>
        <w:t>UTF-8</w:t>
      </w:r>
      <w:r w:rsidR="00EE6EBE">
        <w:rPr>
          <w:rFonts w:ascii="Courier New" w:eastAsia="Times New Roman" w:hAnsi="Courier New" w:cs="Courier New"/>
          <w:b/>
          <w:bCs/>
          <w:color w:val="8000FF"/>
          <w:szCs w:val="20"/>
          <w:highlight w:val="white"/>
        </w:rPr>
        <w:t>"</w:t>
      </w:r>
      <w:r w:rsidRPr="00CB2F1D">
        <w:rPr>
          <w:rFonts w:ascii="Courier New" w:eastAsia="Times New Roman" w:hAnsi="Courier New" w:cs="Courier New"/>
          <w:color w:val="FF0000"/>
          <w:szCs w:val="20"/>
          <w:highlight w:val="yellow"/>
        </w:rPr>
        <w:t>?&gt;</w:t>
      </w:r>
    </w:p>
    <w:p w:rsidR="00411ED3" w:rsidRPr="00CB2F1D" w:rsidRDefault="00411ED3" w:rsidP="009611B8">
      <w:pPr>
        <w:autoSpaceDE w:val="0"/>
        <w:autoSpaceDN w:val="0"/>
        <w:adjustRightInd w:val="0"/>
        <w:spacing w:before="0" w:after="0"/>
        <w:rPr>
          <w:rFonts w:ascii="Courier New" w:eastAsia="Times New Roman" w:hAnsi="Courier New" w:cs="Courier New"/>
          <w:color w:val="000000"/>
          <w:szCs w:val="20"/>
          <w:highlight w:val="white"/>
        </w:rPr>
      </w:pPr>
      <w:r w:rsidRPr="00CB2F1D">
        <w:rPr>
          <w:rFonts w:ascii="Courier New" w:eastAsia="Times New Roman" w:hAnsi="Courier New" w:cs="Courier New"/>
          <w:color w:val="0000FF"/>
          <w:szCs w:val="20"/>
          <w:highlight w:val="white"/>
        </w:rPr>
        <w:t>&lt;LI_Lineage</w:t>
      </w:r>
      <w:r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xmlns:gco</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http://www.isotc211.org/2005/gco</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xmlns:xlink</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http://www.w3.org/1999/xlink</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xmlns:xsi</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http://www.w3.org/2001/XMLSchema-instance</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00"/>
          <w:szCs w:val="20"/>
          <w:highlight w:val="white"/>
        </w:rPr>
        <w:t xml:space="preserve"> </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FF0000"/>
          <w:szCs w:val="20"/>
          <w:highlight w:val="white"/>
        </w:rPr>
        <w:t xml:space="preserve">  </w:t>
      </w:r>
      <w:r w:rsidR="00411ED3" w:rsidRPr="00CB2F1D">
        <w:rPr>
          <w:rFonts w:ascii="Courier New" w:eastAsia="Times New Roman" w:hAnsi="Courier New" w:cs="Courier New"/>
          <w:color w:val="FF0000"/>
          <w:szCs w:val="20"/>
          <w:highlight w:val="white"/>
        </w:rPr>
        <w:t>xsi:schemaLocation</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http://www.isotc211.org/2005/gmd</w:t>
      </w:r>
      <w:r w:rsidR="0071061D" w:rsidRPr="00CB2F1D">
        <w:rPr>
          <w:rFonts w:ascii="Courier New" w:eastAsia="Times New Roman" w:hAnsi="Courier New" w:cs="Courier New"/>
          <w:b/>
          <w:bCs/>
          <w:color w:val="8000FF"/>
          <w:szCs w:val="20"/>
          <w:highlight w:val="white"/>
        </w:rPr>
        <w:t xml:space="preserve"> </w:t>
      </w:r>
      <w:r w:rsidR="0071061D" w:rsidRPr="00CB2F1D">
        <w:rPr>
          <w:rFonts w:ascii="Courier New" w:eastAsia="Times New Roman" w:hAnsi="Courier New" w:cs="Courier New"/>
          <w:b/>
          <w:bCs/>
          <w:color w:val="8000FF"/>
          <w:szCs w:val="20"/>
          <w:highlight w:val="white"/>
        </w:rPr>
        <w:br/>
      </w:r>
      <w:r w:rsidR="00411ED3" w:rsidRPr="00CB2F1D">
        <w:rPr>
          <w:rFonts w:ascii="Courier New" w:eastAsia="Times New Roman" w:hAnsi="Courier New" w:cs="Courier New"/>
          <w:b/>
          <w:bCs/>
          <w:color w:val="8000FF"/>
          <w:szCs w:val="20"/>
          <w:highlight w:val="white"/>
        </w:rPr>
        <w:t>http://schemas.opengis.net/iso/19139/20070417/gmd/dataQuality.xsd</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statement</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E96DD0">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The digital data described by this </w:t>
      </w:r>
      <w:r w:rsidR="00804BF2" w:rsidRPr="00CB2F1D">
        <w:rPr>
          <w:rFonts w:ascii="Courier New" w:eastAsia="Times New Roman" w:hAnsi="Courier New" w:cs="Courier New"/>
          <w:b/>
          <w:bCs/>
          <w:color w:val="000000"/>
          <w:szCs w:val="20"/>
          <w:highlight w:val="white"/>
        </w:rPr>
        <w:t>metadata</w:t>
      </w:r>
      <w:r w:rsidR="00411ED3" w:rsidRPr="00CB2F1D">
        <w:rPr>
          <w:rFonts w:ascii="Courier New" w:eastAsia="Times New Roman" w:hAnsi="Courier New" w:cs="Courier New"/>
          <w:b/>
          <w:bCs/>
          <w:color w:val="000000"/>
          <w:szCs w:val="20"/>
          <w:highlight w:val="white"/>
        </w:rPr>
        <w:t xml:space="preserve"> was originally compiled digitally from two published maps; this digital dataset was then reprojected to produce the described r</w:t>
      </w:r>
      <w:r w:rsidR="00411ED3" w:rsidRPr="00CB2F1D">
        <w:rPr>
          <w:rFonts w:ascii="Courier New" w:eastAsia="Times New Roman" w:hAnsi="Courier New" w:cs="Courier New"/>
          <w:b/>
          <w:bCs/>
          <w:color w:val="000000"/>
          <w:szCs w:val="20"/>
          <w:highlight w:val="white"/>
        </w:rPr>
        <w:t>e</w:t>
      </w:r>
      <w:r w:rsidR="00411ED3" w:rsidRPr="00CB2F1D">
        <w:rPr>
          <w:rFonts w:ascii="Courier New" w:eastAsia="Times New Roman" w:hAnsi="Courier New" w:cs="Courier New"/>
          <w:b/>
          <w:bCs/>
          <w:color w:val="000000"/>
          <w:szCs w:val="20"/>
          <w:highlight w:val="white"/>
        </w:rPr>
        <w:t>source</w:t>
      </w:r>
      <w:proofErr w:type="gramStart"/>
      <w:r w:rsidR="00411ED3" w:rsidRPr="00CB2F1D">
        <w:rPr>
          <w:rFonts w:ascii="Courier New" w:eastAsia="Times New Roman" w:hAnsi="Courier New" w:cs="Courier New"/>
          <w:b/>
          <w:bCs/>
          <w:color w:val="000000"/>
          <w:szCs w:val="20"/>
          <w:highlight w:val="white"/>
        </w:rPr>
        <w:t>.</w:t>
      </w:r>
      <w:r w:rsidR="00411ED3" w:rsidRPr="00CB2F1D">
        <w:rPr>
          <w:rFonts w:ascii="Courier New" w:eastAsia="Times New Roman" w:hAnsi="Courier New" w:cs="Courier New"/>
          <w:color w:val="0000FF"/>
          <w:szCs w:val="20"/>
          <w:highlight w:val="white"/>
        </w:rPr>
        <w:t>&lt;</w:t>
      </w:r>
      <w:proofErr w:type="gramEnd"/>
      <w:r w:rsidR="00411ED3" w:rsidRPr="00CB2F1D">
        <w:rPr>
          <w:rFonts w:ascii="Courier New" w:eastAsia="Times New Roman" w:hAnsi="Courier New" w:cs="Courier New"/>
          <w:color w:val="0000FF"/>
          <w:szCs w:val="20"/>
          <w:highlight w:val="white"/>
        </w:rPr>
        <w: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&lt;/statement&gt;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processStep</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 xml:space="preserve">digital compilation of 2 </w:t>
      </w:r>
      <w:r w:rsidR="00AD72C4">
        <w:rPr>
          <w:rFonts w:ascii="Courier New" w:eastAsia="Times New Roman" w:hAnsi="Courier New" w:cs="Courier New"/>
          <w:b/>
          <w:bCs/>
          <w:color w:val="000000"/>
          <w:szCs w:val="20"/>
          <w:highlight w:val="white"/>
        </w:rPr>
        <w:t>M</w:t>
      </w:r>
      <w:r w:rsidR="00411ED3" w:rsidRPr="00CB2F1D">
        <w:rPr>
          <w:rFonts w:ascii="Courier New" w:eastAsia="Times New Roman" w:hAnsi="Courier New" w:cs="Courier New"/>
          <w:b/>
          <w:bCs/>
          <w:color w:val="000000"/>
          <w:szCs w:val="20"/>
          <w:highlight w:val="white"/>
        </w:rPr>
        <w:t>aps</w:t>
      </w:r>
      <w:r w:rsidR="00411ED3" w:rsidRPr="00CB2F1D">
        <w:rPr>
          <w:rFonts w:ascii="Courier New" w:eastAsia="Times New Roman" w:hAnsi="Courier New" w:cs="Courier New"/>
          <w:color w:val="0000FF"/>
          <w:szCs w:val="20"/>
          <w:highlight w:val="white"/>
        </w:rPr>
        <w:t>&lt;/CharacterString&gt;</w:t>
      </w:r>
    </w:p>
    <w:p w:rsidR="00124809" w:rsidRPr="00CB2F1D" w:rsidRDefault="00E96DD0" w:rsidP="009611B8">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processStep</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digital map compilation reprojected, should have some way to specify projection parameters</w:t>
      </w:r>
      <w:proofErr w:type="gramStart"/>
      <w:r w:rsidR="00411ED3" w:rsidRPr="00CB2F1D">
        <w:rPr>
          <w:rFonts w:ascii="Courier New" w:eastAsia="Times New Roman" w:hAnsi="Courier New" w:cs="Courier New"/>
          <w:b/>
          <w:bCs/>
          <w:color w:val="000000"/>
          <w:szCs w:val="20"/>
          <w:highlight w:val="white"/>
        </w:rPr>
        <w:t>?,</w:t>
      </w:r>
      <w:proofErr w:type="gramEnd"/>
      <w:r w:rsidR="00411ED3" w:rsidRPr="00CB2F1D">
        <w:rPr>
          <w:rFonts w:ascii="Courier New" w:eastAsia="Times New Roman" w:hAnsi="Courier New" w:cs="Courier New"/>
          <w:b/>
          <w:bCs/>
          <w:color w:val="000000"/>
          <w:szCs w:val="20"/>
          <w:highlight w:val="white"/>
        </w:rPr>
        <w:t xml:space="preserve"> output is LI_Source id=70 </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&lt;/processStep&gt;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40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&lt;CharacterString&gt;</w:t>
      </w:r>
      <w:r w:rsidR="00411ED3" w:rsidRPr="00CB2F1D">
        <w:rPr>
          <w:rFonts w:ascii="Courier New" w:eastAsia="Times New Roman" w:hAnsi="Courier New" w:cs="Courier New"/>
          <w:b/>
          <w:bCs/>
          <w:color w:val="000000"/>
          <w:szCs w:val="20"/>
          <w:highlight w:val="white"/>
        </w:rPr>
        <w:t>a digital compilation of 2 maps, output of processStep ID=1, input into reprojection process</w:t>
      </w:r>
      <w:r w:rsidR="00411ED3" w:rsidRPr="00CB2F1D">
        <w:rPr>
          <w:rFonts w:ascii="Courier New" w:eastAsia="Times New Roman" w:hAnsi="Courier New" w:cs="Courier New"/>
          <w:color w:val="0000FF"/>
          <w:szCs w:val="20"/>
          <w:highlight w:val="white"/>
        </w:rPr>
        <w:t>&lt;/CharacterString&gt;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 xml:space="preserve">      </w:t>
      </w:r>
      <w:r w:rsidR="00AD72C4">
        <w:rPr>
          <w:rFonts w:ascii="Courier New" w:eastAsia="Times New Roman" w:hAnsi="Courier New" w:cs="Courier New"/>
          <w:color w:val="0000FF"/>
          <w:szCs w:val="20"/>
          <w:highlight w:val="white"/>
        </w:rPr>
        <w:t>&lt;/</w:t>
      </w:r>
      <w:r w:rsidR="00411ED3" w:rsidRPr="00CB2F1D">
        <w:rPr>
          <w:rFonts w:ascii="Courier New" w:eastAsia="Times New Roman" w:hAnsi="Courier New" w:cs="Courier New"/>
          <w:color w:val="0000FF"/>
          <w:szCs w:val="20"/>
          <w:highlight w:val="white"/>
        </w:rPr>
        <w:t>description&gt;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10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E96DD0"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E96DD0" w:rsidRDefault="00E96DD0" w:rsidP="00E96DD0">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lastRenderedPageBreak/>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ultimate source--some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124809"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8000"/>
          <w:szCs w:val="20"/>
          <w:highlight w:val="white"/>
        </w:rPr>
        <w:t>&lt;!--no source processing recorded for production of paper map so no sourceStep--&gt;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another published map</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source</w:t>
      </w:r>
      <w:proofErr w:type="gramEnd"/>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id</w:t>
      </w:r>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70</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w:t>
      </w:r>
      <w:proofErr w:type="gramStart"/>
      <w:r w:rsidR="00411ED3" w:rsidRPr="00CB2F1D">
        <w:rPr>
          <w:rFonts w:ascii="Courier New" w:eastAsia="Times New Roman" w:hAnsi="Courier New" w:cs="Courier New"/>
          <w:color w:val="0000FF"/>
          <w:szCs w:val="20"/>
          <w:highlight w:val="white"/>
        </w:rPr>
        <w:t>description</w:t>
      </w:r>
      <w:proofErr w:type="gramEnd"/>
      <w:r w:rsidR="00411ED3" w:rsidRPr="00CB2F1D">
        <w:rPr>
          <w:rFonts w:ascii="Courier New" w:eastAsia="Times New Roman" w:hAnsi="Courier New" w:cs="Courier New"/>
          <w:color w:val="0000FF"/>
          <w:szCs w:val="20"/>
          <w:highlight w:val="white"/>
        </w:rPr>
        <w:t>&gt;</w:t>
      </w:r>
    </w:p>
    <w:p w:rsidR="00411ED3" w:rsidRPr="00387ABB" w:rsidRDefault="00387ABB" w:rsidP="00387ABB">
      <w:pPr>
        <w:autoSpaceDE w:val="0"/>
        <w:autoSpaceDN w:val="0"/>
        <w:adjustRightInd w:val="0"/>
        <w:spacing w:before="0" w:after="0"/>
        <w:rPr>
          <w:rFonts w:ascii="Courier New" w:eastAsia="Times New Roman" w:hAnsi="Courier New" w:cs="Courier New"/>
          <w:color w:val="0000FF"/>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&lt;LocalisedCharacterString&gt;</w:t>
      </w:r>
      <w:r w:rsidR="00411ED3" w:rsidRPr="00CB2F1D">
        <w:rPr>
          <w:rFonts w:ascii="Courier New" w:eastAsia="Times New Roman" w:hAnsi="Courier New" w:cs="Courier New"/>
          <w:b/>
          <w:bCs/>
          <w:color w:val="000000"/>
          <w:szCs w:val="20"/>
          <w:highlight w:val="white"/>
        </w:rPr>
        <w:t>a reprojected version of the digital compilation</w:t>
      </w:r>
      <w:r w:rsidR="00411ED3" w:rsidRPr="00CB2F1D">
        <w:rPr>
          <w:rFonts w:ascii="Courier New" w:eastAsia="Times New Roman" w:hAnsi="Courier New" w:cs="Courier New"/>
          <w:color w:val="0000FF"/>
          <w:szCs w:val="20"/>
          <w:highlight w:val="white"/>
        </w:rPr>
        <w:t>&lt;/LocalisedCharacterString&gt;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&lt;/description&gt;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&lt;sourceStep</w:t>
      </w:r>
      <w:r w:rsidR="00411ED3" w:rsidRPr="00CB2F1D">
        <w:rPr>
          <w:rFonts w:ascii="Courier New" w:eastAsia="Times New Roman" w:hAnsi="Courier New" w:cs="Courier New"/>
          <w:color w:val="000000"/>
          <w:szCs w:val="20"/>
          <w:highlight w:val="white"/>
        </w:rPr>
        <w:t xml:space="preserve"> </w:t>
      </w:r>
      <w:r w:rsidR="00411ED3" w:rsidRPr="00CB2F1D">
        <w:rPr>
          <w:rFonts w:ascii="Courier New" w:eastAsia="Times New Roman" w:hAnsi="Courier New" w:cs="Courier New"/>
          <w:color w:val="FF0000"/>
          <w:szCs w:val="20"/>
          <w:highlight w:val="white"/>
        </w:rPr>
        <w:t>xlink</w:t>
      </w:r>
      <w:proofErr w:type="gramStart"/>
      <w:r w:rsidR="00411ED3" w:rsidRPr="00CB2F1D">
        <w:rPr>
          <w:rFonts w:ascii="Courier New" w:eastAsia="Times New Roman" w:hAnsi="Courier New" w:cs="Courier New"/>
          <w:color w:val="FF0000"/>
          <w:szCs w:val="20"/>
          <w:highlight w:val="white"/>
        </w:rPr>
        <w:t>:href</w:t>
      </w:r>
      <w:proofErr w:type="gramEnd"/>
      <w:r w:rsidR="00411ED3"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b/>
          <w:bCs/>
          <w:color w:val="8000FF"/>
          <w:szCs w:val="20"/>
          <w:highlight w:val="white"/>
        </w:rPr>
        <w:t>2</w:t>
      </w:r>
      <w:r w:rsidR="00EE6EBE">
        <w:rPr>
          <w:rFonts w:ascii="Courier New" w:eastAsia="Times New Roman" w:hAnsi="Courier New" w:cs="Courier New"/>
          <w:b/>
          <w:bCs/>
          <w:color w:val="8000FF"/>
          <w:szCs w:val="20"/>
          <w:highlight w:val="white"/>
        </w:rPr>
        <w:t>"</w:t>
      </w:r>
      <w:r w:rsidR="00411ED3" w:rsidRPr="00CB2F1D">
        <w:rPr>
          <w:rFonts w:ascii="Courier New" w:eastAsia="Times New Roman" w:hAnsi="Courier New" w:cs="Courier New"/>
          <w:color w:val="0000FF"/>
          <w:szCs w:val="20"/>
          <w:highlight w:val="white"/>
        </w:rPr>
        <w:t>/&gt;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&lt;/LI_Source&gt;</w:t>
      </w:r>
    </w:p>
    <w:p w:rsidR="00411ED3" w:rsidRPr="00CB2F1D" w:rsidRDefault="00387ABB" w:rsidP="009611B8">
      <w:pPr>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411ED3" w:rsidRPr="00CB2F1D">
        <w:rPr>
          <w:rFonts w:ascii="Courier New" w:eastAsia="Times New Roman" w:hAnsi="Courier New" w:cs="Courier New"/>
          <w:color w:val="0000FF"/>
          <w:szCs w:val="20"/>
          <w:highlight w:val="white"/>
        </w:rPr>
        <w:t>&lt;/source&gt;</w:t>
      </w:r>
    </w:p>
    <w:p w:rsidR="00411ED3" w:rsidRPr="00CB2F1D" w:rsidRDefault="00411ED3" w:rsidP="009611B8">
      <w:pPr>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&lt;/LI_Lineage&gt;</w:t>
      </w:r>
    </w:p>
    <w:p w:rsidR="00411ED3" w:rsidRPr="00CB2F1D" w:rsidRDefault="00124809" w:rsidP="009611B8">
      <w:proofErr w:type="gramStart"/>
      <w:r w:rsidRPr="00CB2F1D">
        <w:t>An</w:t>
      </w:r>
      <w:proofErr w:type="gramEnd"/>
      <w:r w:rsidRPr="00CB2F1D">
        <w:t xml:space="preserve">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51" w:name="_Ref247376512"/>
      <w:bookmarkStart w:id="152" w:name="_Toc357168960"/>
      <w:r w:rsidRPr="00CB2F1D">
        <w:t>Temporal extents</w:t>
      </w:r>
      <w:bookmarkEnd w:id="151"/>
      <w:bookmarkEnd w:id="152"/>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Default="002945AC" w:rsidP="0004205C">
      <w:pPr>
        <w:keepNext/>
        <w:autoSpaceDE w:val="0"/>
        <w:autoSpaceDN w:val="0"/>
        <w:adjustRightInd w:val="0"/>
        <w:spacing w:before="0" w:after="0"/>
        <w:rPr>
          <w:rFonts w:cs="Arial"/>
          <w:color w:val="0000FF"/>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:TimePeriod</w:t>
      </w:r>
      <w:proofErr w:type="gramEnd"/>
      <w:r>
        <w:rPr>
          <w:rFonts w:cs="Arial"/>
          <w:color w:val="FF0000"/>
          <w:szCs w:val="20"/>
          <w:highlight w:val="white"/>
        </w:rPr>
        <w:t xml:space="preserve"> </w:t>
      </w:r>
      <w:r w:rsidRPr="009851E6">
        <w:rPr>
          <w:rFonts w:cs="Arial"/>
          <w:color w:val="FF0000"/>
          <w:sz w:val="20"/>
          <w:szCs w:val="20"/>
          <w:highlight w:val="white"/>
        </w:rPr>
        <w:t>gml:id</w:t>
      </w:r>
      <w:r w:rsidRPr="009851E6">
        <w:rPr>
          <w:rFonts w:cs="Arial"/>
          <w:color w:val="0000FF"/>
          <w:sz w:val="20"/>
          <w:szCs w:val="20"/>
          <w:highlight w:val="white"/>
        </w:rPr>
        <w:t>=</w:t>
      </w:r>
      <w:r w:rsidRPr="0004205C">
        <w:rPr>
          <w:rStyle w:val="XMLExampleChar0"/>
          <w:b/>
          <w:bCs/>
          <w:color w:val="8000FF"/>
          <w:sz w:val="20"/>
          <w:highlight w:val="white"/>
        </w:rPr>
        <w:t>"</w:t>
      </w:r>
      <w:r w:rsidR="0004205C" w:rsidRPr="0004205C">
        <w:rPr>
          <w:rStyle w:val="XMLExampleChar0"/>
          <w:b/>
          <w:bCs/>
          <w:color w:val="8000FF"/>
          <w:sz w:val="20"/>
          <w:highlight w:val="white"/>
        </w:rPr>
        <w:t>Id</w:t>
      </w:r>
      <w:r w:rsidR="0004205C">
        <w:rPr>
          <w:rStyle w:val="XMLExampleChar0"/>
          <w:b/>
          <w:bCs/>
          <w:color w:val="8000FF"/>
          <w:sz w:val="20"/>
          <w:highlight w:val="white"/>
        </w:rPr>
        <w:t>2010</w:t>
      </w:r>
      <w:r w:rsidRPr="0004205C">
        <w:rPr>
          <w:rStyle w:val="XMLExampleChar0"/>
          <w:b/>
          <w:bCs/>
          <w:color w:val="8000FF"/>
          <w:sz w:val="20"/>
          <w:highlight w:val="white"/>
        </w:rPr>
        <w:t>"</w:t>
      </w:r>
      <w:r>
        <w:rPr>
          <w:rFonts w:cs="Arial"/>
          <w:color w:val="0000FF"/>
          <w:szCs w:val="20"/>
          <w:highlight w:val="white"/>
        </w:rPr>
        <w:t>&gt;</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cs="Arial"/>
          <w:color w:val="000000"/>
          <w:szCs w:val="20"/>
          <w:highlight w:val="white"/>
        </w:rPr>
        <w:t xml:space="preserve">   </w:t>
      </w:r>
      <w:proofErr w:type="gramStart"/>
      <w:r w:rsidRPr="0004205C">
        <w:rPr>
          <w:rFonts w:ascii="Courier New" w:hAnsi="Courier New"/>
          <w:color w:val="339966"/>
          <w:sz w:val="20"/>
          <w:highlight w:val="white"/>
        </w:rPr>
        <w:t>&lt;!</w:t>
      </w:r>
      <w:r>
        <w:rPr>
          <w:rFonts w:ascii="Courier New" w:hAnsi="Courier New"/>
          <w:color w:val="339966"/>
          <w:sz w:val="20"/>
          <w:highlight w:val="white"/>
        </w:rPr>
        <w:t>--</w:t>
      </w:r>
      <w:proofErr w:type="gramEnd"/>
      <w:r>
        <w:rPr>
          <w:rFonts w:ascii="Courier New" w:hAnsi="Courier New"/>
          <w:color w:val="339966"/>
          <w:sz w:val="20"/>
          <w:highlight w:val="white"/>
        </w:rPr>
        <w:t xml:space="preserve"> Note that gml:TimePeriod requires a gml:id string that must be unique</w:t>
      </w:r>
    </w:p>
    <w:p w:rsidR="00485664" w:rsidRDefault="00485664" w:rsidP="0004205C">
      <w:pPr>
        <w:keepNext/>
        <w:autoSpaceDE w:val="0"/>
        <w:autoSpaceDN w:val="0"/>
        <w:adjustRightInd w:val="0"/>
        <w:spacing w:before="0" w:after="0"/>
        <w:rPr>
          <w:rFonts w:ascii="Courier New" w:hAnsi="Courier New"/>
          <w:color w:val="339966"/>
          <w:sz w:val="20"/>
          <w:highlight w:val="white"/>
        </w:rPr>
      </w:pPr>
      <w:r>
        <w:rPr>
          <w:rFonts w:ascii="Courier New" w:hAnsi="Courier New"/>
          <w:color w:val="339966"/>
          <w:sz w:val="20"/>
          <w:highlight w:val="white"/>
        </w:rPr>
        <w:t xml:space="preserve">     </w:t>
      </w:r>
      <w:proofErr w:type="gramStart"/>
      <w:r>
        <w:rPr>
          <w:rFonts w:ascii="Courier New" w:hAnsi="Courier New"/>
          <w:color w:val="339966"/>
          <w:sz w:val="20"/>
          <w:highlight w:val="white"/>
        </w:rPr>
        <w:t>in</w:t>
      </w:r>
      <w:proofErr w:type="gramEnd"/>
      <w:r>
        <w:rPr>
          <w:rFonts w:ascii="Courier New" w:hAnsi="Courier New"/>
          <w:color w:val="339966"/>
          <w:sz w:val="20"/>
          <w:highlight w:val="white"/>
        </w:rPr>
        <w:t xml:space="preserve"> the scope of the instance document, and must have an alphabet </w:t>
      </w:r>
    </w:p>
    <w:p w:rsidR="00485664" w:rsidRDefault="00485664" w:rsidP="0004205C">
      <w:pPr>
        <w:keepNext/>
        <w:autoSpaceDE w:val="0"/>
        <w:autoSpaceDN w:val="0"/>
        <w:adjustRightInd w:val="0"/>
        <w:spacing w:before="0" w:after="0"/>
        <w:rPr>
          <w:rFonts w:cs="Arial"/>
          <w:color w:val="000000"/>
          <w:szCs w:val="20"/>
          <w:highlight w:val="white"/>
        </w:rPr>
      </w:pPr>
      <w:r>
        <w:rPr>
          <w:rFonts w:ascii="Courier New" w:hAnsi="Courier New"/>
          <w:color w:val="339966"/>
          <w:sz w:val="20"/>
          <w:highlight w:val="white"/>
        </w:rPr>
        <w:t xml:space="preserve">     </w:t>
      </w:r>
      <w:proofErr w:type="gramStart"/>
      <w:r>
        <w:rPr>
          <w:rFonts w:ascii="Courier New" w:hAnsi="Courier New"/>
          <w:color w:val="339966"/>
          <w:sz w:val="20"/>
          <w:highlight w:val="white"/>
        </w:rPr>
        <w:t>character</w:t>
      </w:r>
      <w:proofErr w:type="gramEnd"/>
      <w:r>
        <w:rPr>
          <w:rFonts w:ascii="Courier New" w:hAnsi="Courier New"/>
          <w:color w:val="339966"/>
          <w:sz w:val="20"/>
          <w:highlight w:val="white"/>
        </w:rPr>
        <w:t xml:space="preserve"> ('a-z', 'A-Z') as its first character --&gt;</w:t>
      </w:r>
    </w:p>
    <w:p w:rsidR="002945AC" w:rsidRPr="0004205C" w:rsidRDefault="002945AC" w:rsidP="0004205C">
      <w:pPr>
        <w:pStyle w:val="xmlElement"/>
        <w:ind w:left="200" w:right="460"/>
        <w:rPr>
          <w:rFonts w:ascii="Courier New" w:hAnsi="Courier New"/>
          <w:color w:val="339966"/>
          <w:sz w:val="20"/>
          <w:highlight w:val="white"/>
        </w:rPr>
      </w:pPr>
      <w:proofErr w:type="gramStart"/>
      <w:r w:rsidRPr="0004205C">
        <w:rPr>
          <w:rFonts w:ascii="Courier New" w:hAnsi="Courier New"/>
          <w:color w:val="339966"/>
          <w:sz w:val="20"/>
          <w:highlight w:val="white"/>
        </w:rPr>
        <w:t>&lt;!--</w:t>
      </w:r>
      <w:proofErr w:type="gramEnd"/>
      <w:r w:rsidRPr="0004205C">
        <w:rPr>
          <w:rFonts w:ascii="Courier New" w:hAnsi="Courier New"/>
          <w:color w:val="339966"/>
          <w:sz w:val="20"/>
          <w:highlight w:val="white"/>
        </w:rPr>
        <w:t xml:space="preserve"> USGIN requires the beginPosition and endPosition's frame property to be defined. The default value is #ISO-8601. --&gt;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:beginPosition</w:t>
      </w:r>
      <w:proofErr w:type="gramEnd"/>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2010-01-00T00:00:00</w:t>
      </w:r>
      <w:r w:rsidR="009D3AEB">
        <w:rPr>
          <w:rFonts w:cs="Arial"/>
          <w:color w:val="000000"/>
          <w:szCs w:val="20"/>
          <w:highlight w:val="white"/>
        </w:rPr>
        <w:t xml:space="preserve">Z </w:t>
      </w:r>
      <w:r>
        <w:rPr>
          <w:rFonts w:cs="Arial"/>
          <w:color w:val="0000FF"/>
          <w:szCs w:val="20"/>
          <w:highlight w:val="white"/>
        </w:rPr>
        <w:t>&lt;/</w:t>
      </w:r>
      <w:r w:rsidRPr="0004205C">
        <w:rPr>
          <w:rStyle w:val="TableentryChar"/>
          <w:rFonts w:ascii="Courier New" w:hAnsi="Courier New"/>
          <w:color w:val="0000FF"/>
          <w:highlight w:val="white"/>
        </w:rPr>
        <w:t>gml:beginPosition</w:t>
      </w:r>
      <w:r>
        <w:rPr>
          <w:rFonts w:cs="Arial"/>
          <w:color w:val="0000FF"/>
          <w:szCs w:val="20"/>
          <w:highlight w:val="white"/>
        </w:rPr>
        <w:t>&gt;</w:t>
      </w:r>
    </w:p>
    <w:p w:rsidR="002945AC" w:rsidRDefault="002945AC" w:rsidP="009851E6">
      <w:pPr>
        <w:keepNext/>
        <w:tabs>
          <w:tab w:val="left" w:pos="360"/>
        </w:tabs>
        <w:autoSpaceDE w:val="0"/>
        <w:autoSpaceDN w:val="0"/>
        <w:adjustRightInd w:val="0"/>
        <w:spacing w:before="0" w:after="0"/>
        <w:ind w:left="1080" w:hanging="1080"/>
        <w:rPr>
          <w:rFonts w:cs="Arial"/>
          <w:color w:val="000000"/>
          <w:szCs w:val="20"/>
          <w:highlight w:val="white"/>
        </w:rPr>
      </w:pPr>
      <w:r>
        <w:rPr>
          <w:rFonts w:cs="Arial"/>
          <w:color w:val="000000"/>
          <w:szCs w:val="20"/>
          <w:highlight w:val="white"/>
        </w:rPr>
        <w:tab/>
      </w: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:endPosition</w:t>
      </w:r>
      <w:proofErr w:type="gramEnd"/>
      <w:r>
        <w:rPr>
          <w:rFonts w:cs="Arial"/>
          <w:color w:val="FF0000"/>
          <w:szCs w:val="20"/>
          <w:highlight w:val="white"/>
        </w:rPr>
        <w:t xml:space="preserve"> </w:t>
      </w:r>
      <w:r w:rsidRPr="009851E6">
        <w:rPr>
          <w:rFonts w:cs="Arial"/>
          <w:color w:val="FF0000"/>
          <w:sz w:val="20"/>
          <w:szCs w:val="20"/>
          <w:highlight w:val="white"/>
        </w:rPr>
        <w:t>frame</w:t>
      </w:r>
      <w:r w:rsidRPr="009851E6">
        <w:rPr>
          <w:rFonts w:cs="Arial"/>
          <w:color w:val="0000FF"/>
          <w:sz w:val="20"/>
          <w:szCs w:val="20"/>
          <w:highlight w:val="white"/>
        </w:rPr>
        <w:t>="</w:t>
      </w:r>
      <w:r w:rsidRPr="0004205C">
        <w:rPr>
          <w:rStyle w:val="XMLExampleChar0"/>
          <w:b/>
          <w:bCs/>
          <w:color w:val="8000FF"/>
          <w:sz w:val="20"/>
          <w:highlight w:val="white"/>
        </w:rPr>
        <w:t>#ISO-8601</w:t>
      </w:r>
      <w:r>
        <w:rPr>
          <w:rFonts w:cs="Arial"/>
          <w:color w:val="0000FF"/>
          <w:szCs w:val="20"/>
          <w:highlight w:val="white"/>
        </w:rPr>
        <w:t>"&gt;</w:t>
      </w:r>
      <w:r>
        <w:rPr>
          <w:rFonts w:cs="Arial"/>
          <w:color w:val="000000"/>
          <w:szCs w:val="20"/>
          <w:highlight w:val="white"/>
        </w:rPr>
        <w:t>2010-12-31T24:00:00</w:t>
      </w:r>
      <w:r w:rsidR="009D3AEB">
        <w:rPr>
          <w:rFonts w:cs="Arial"/>
          <w:color w:val="000000"/>
          <w:szCs w:val="20"/>
          <w:highlight w:val="white"/>
        </w:rPr>
        <w:t>Z</w:t>
      </w:r>
      <w:r>
        <w:rPr>
          <w:rFonts w:cs="Arial"/>
          <w:color w:val="0000FF"/>
          <w:szCs w:val="20"/>
          <w:highlight w:val="white"/>
        </w:rPr>
        <w:t>&lt;/</w:t>
      </w:r>
      <w:r w:rsidRPr="0004205C">
        <w:rPr>
          <w:rStyle w:val="TableentryChar"/>
          <w:rFonts w:ascii="Courier New" w:hAnsi="Courier New"/>
          <w:color w:val="0000FF"/>
          <w:highlight w:val="white"/>
        </w:rPr>
        <w:t>gml:endPosition</w:t>
      </w:r>
      <w:r>
        <w:rPr>
          <w:rFonts w:cs="Arial"/>
          <w:color w:val="0000FF"/>
          <w:szCs w:val="20"/>
          <w:highlight w:val="white"/>
        </w:rPr>
        <w:t>&gt;</w:t>
      </w:r>
    </w:p>
    <w:p w:rsidR="002945AC" w:rsidRDefault="002945AC" w:rsidP="002945AC">
      <w:pPr>
        <w:autoSpaceDE w:val="0"/>
        <w:autoSpaceDN w:val="0"/>
        <w:adjustRightInd w:val="0"/>
        <w:spacing w:before="0" w:after="0"/>
        <w:rPr>
          <w:rFonts w:cs="Arial"/>
          <w:color w:val="000000"/>
          <w:szCs w:val="20"/>
          <w:highlight w:val="white"/>
        </w:rPr>
      </w:pPr>
      <w:r>
        <w:rPr>
          <w:rFonts w:cs="Arial"/>
          <w:color w:val="0000FF"/>
          <w:szCs w:val="20"/>
          <w:highlight w:val="white"/>
        </w:rPr>
        <w:t>&lt;/</w:t>
      </w:r>
      <w:r w:rsidRPr="0004205C">
        <w:rPr>
          <w:rStyle w:val="TableentryChar"/>
          <w:rFonts w:ascii="Courier New" w:hAnsi="Courier New"/>
          <w:color w:val="0000FF"/>
          <w:highlight w:val="white"/>
        </w:rPr>
        <w:t>gml</w:t>
      </w:r>
      <w:proofErr w:type="gramStart"/>
      <w:r w:rsidRPr="0004205C">
        <w:rPr>
          <w:rStyle w:val="TableentryChar"/>
          <w:rFonts w:ascii="Courier New" w:hAnsi="Courier New"/>
          <w:color w:val="0000FF"/>
          <w:highlight w:val="white"/>
        </w:rPr>
        <w:t>:TimePeriod</w:t>
      </w:r>
      <w:proofErr w:type="gramEnd"/>
      <w:r>
        <w:rPr>
          <w:rFonts w:cs="Arial"/>
          <w:color w:val="0000FF"/>
          <w:szCs w:val="20"/>
          <w:highlight w:val="white"/>
        </w:rPr>
        <w:t>&gt;</w:t>
      </w:r>
    </w:p>
    <w:p w:rsidR="009611B8" w:rsidRPr="00CB2F1D" w:rsidRDefault="009611B8" w:rsidP="001D1B0B">
      <w:r w:rsidRPr="00CB2F1D">
        <w:t>&lt;</w:t>
      </w:r>
      <w:r w:rsidRPr="0004205C">
        <w:rPr>
          <w:rStyle w:val="TableentryChar"/>
          <w:rFonts w:ascii="Courier New" w:hAnsi="Courier New"/>
          <w:color w:val="0000FF"/>
        </w:rPr>
        <w:t>gml</w:t>
      </w:r>
      <w:proofErr w:type="gramStart"/>
      <w:r w:rsidRPr="0004205C">
        <w:rPr>
          <w:rStyle w:val="TableentryChar"/>
          <w:rFonts w:ascii="Courier New" w:hAnsi="Courier New"/>
          <w:color w:val="0000FF"/>
        </w:rPr>
        <w:t>:endPosition</w:t>
      </w:r>
      <w:proofErr w:type="gramEnd"/>
      <w:r w:rsidRPr="00CB2F1D">
        <w:t xml:space="preserve"> </w:t>
      </w:r>
      <w:r w:rsidRPr="0004205C">
        <w:rPr>
          <w:color w:val="FF0000"/>
        </w:rPr>
        <w:t>indeterminatePosition</w:t>
      </w:r>
      <w:r w:rsidRPr="0004205C">
        <w:rPr>
          <w:rStyle w:val="TableentryChar"/>
          <w:rFonts w:ascii="Courier New" w:hAnsi="Courier New"/>
          <w:color w:val="0000FF"/>
        </w:rPr>
        <w:t>=</w:t>
      </w:r>
      <w:r w:rsidR="00EE6EBE" w:rsidRPr="0004205C">
        <w:rPr>
          <w:rStyle w:val="XMLExampleChar0"/>
          <w:b/>
          <w:bCs/>
          <w:color w:val="8000FF"/>
          <w:sz w:val="20"/>
        </w:rPr>
        <w:t>"</w:t>
      </w:r>
      <w:r w:rsidRPr="0004205C">
        <w:rPr>
          <w:rStyle w:val="XMLExampleChar0"/>
          <w:b/>
          <w:bCs/>
          <w:color w:val="8000FF"/>
          <w:sz w:val="20"/>
        </w:rPr>
        <w:t>now</w:t>
      </w:r>
      <w:r w:rsidR="00EE6EBE" w:rsidRPr="0004205C">
        <w:rPr>
          <w:rStyle w:val="XMLExampleChar0"/>
          <w:b/>
          <w:bCs/>
          <w:color w:val="8000FF"/>
          <w:sz w:val="20"/>
        </w:rPr>
        <w:t>"</w:t>
      </w:r>
      <w:r w:rsidRPr="0004205C">
        <w:rPr>
          <w:rStyle w:val="TableentryChar"/>
          <w:rFonts w:ascii="Courier New" w:hAnsi="Courier New"/>
          <w:color w:val="0000FF"/>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lastRenderedPageBreak/>
        <w:t xml:space="preserve">The ISO 19139 xml schema allows </w:t>
      </w:r>
      <w:r w:rsidR="009D3AEB">
        <w:t>temporal location</w:t>
      </w:r>
      <w:r w:rsidRPr="00CB2F1D">
        <w:t xml:space="preserve"> to be quantified by a gml</w:t>
      </w:r>
      <w:proofErr w:type="gramStart"/>
      <w:r w:rsidRPr="00CB2F1D">
        <w:t>:TimeInstant</w:t>
      </w:r>
      <w:proofErr w:type="gramEnd"/>
      <w:r w:rsidRPr="00CB2F1D">
        <w:t xml:space="preserve"> or gml:TimePeriod element. In order to promote interoperability, the USGIN profile mandates use of gml</w:t>
      </w:r>
      <w:proofErr w:type="gramStart"/>
      <w:r w:rsidRPr="00CB2F1D">
        <w:t>:TimePeriod</w:t>
      </w:r>
      <w:proofErr w:type="gramEnd"/>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time coordinates for the beginPosition and endPosition should be expressed numerically in Ma. This convention allows search for resources pertinent to intervals of geologic time using simple numeric comparisons instead of the complex hierarchical concept expansions that would be necessary to use named eras from a stratigraphic time scale. Enco</w:t>
      </w:r>
      <w:r w:rsidR="0014672A" w:rsidRPr="00CB2F1D">
        <w:t>d</w:t>
      </w:r>
      <w:r w:rsidR="0014672A" w:rsidRPr="00CB2F1D">
        <w:t>ing example:</w:t>
      </w:r>
    </w:p>
    <w:p w:rsidR="00964F6C" w:rsidRPr="00CB2F1D" w:rsidRDefault="00964F6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sidRPr="00CB2F1D">
        <w:rPr>
          <w:rFonts w:ascii="Courier New" w:eastAsia="Times New Roman" w:hAnsi="Courier New" w:cs="Courier New"/>
          <w:color w:val="0000FF"/>
          <w:szCs w:val="20"/>
          <w:highlight w:val="white"/>
        </w:rPr>
        <w:t>&lt;EX_TemporalExtent&gt;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w:t>
      </w:r>
      <w:proofErr w:type="gramStart"/>
      <w:r w:rsidR="00964F6C" w:rsidRPr="00CB2F1D">
        <w:rPr>
          <w:rFonts w:ascii="Courier New" w:eastAsia="Times New Roman" w:hAnsi="Courier New" w:cs="Courier New"/>
          <w:color w:val="0000FF"/>
          <w:szCs w:val="20"/>
          <w:highlight w:val="white"/>
        </w:rPr>
        <w:t>extent</w:t>
      </w:r>
      <w:proofErr w:type="gramEnd"/>
      <w:r w:rsidR="00964F6C" w:rsidRPr="00CB2F1D">
        <w:rPr>
          <w:rFonts w:ascii="Courier New" w:eastAsia="Times New Roman" w:hAnsi="Courier New" w:cs="Courier New"/>
          <w:color w:val="0000FF"/>
          <w:szCs w:val="20"/>
          <w:highlight w:val="white"/>
        </w:rPr>
        <w:t>&gt;</w:t>
      </w:r>
    </w:p>
    <w:p w:rsidR="0014672A" w:rsidRPr="00CB2F1D" w:rsidRDefault="00427843" w:rsidP="003C5EC0">
      <w:pPr>
        <w:tabs>
          <w:tab w:val="left" w:pos="400"/>
          <w:tab w:val="left" w:pos="8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:TimePeriod</w:t>
      </w:r>
      <w:proofErr w:type="gramEnd"/>
      <w:r w:rsidR="00964F6C" w:rsidRPr="00CB2F1D">
        <w:rPr>
          <w:rFonts w:ascii="Courier New" w:eastAsia="Times New Roman" w:hAnsi="Courier New" w:cs="Courier New"/>
          <w:color w:val="000000"/>
          <w:szCs w:val="20"/>
          <w:highlight w:val="white"/>
        </w:rPr>
        <w:t xml:space="preserve"> </w:t>
      </w:r>
      <w:r w:rsidR="00964F6C" w:rsidRPr="00CB2F1D">
        <w:rPr>
          <w:rFonts w:ascii="Courier New" w:eastAsia="Times New Roman" w:hAnsi="Courier New" w:cs="Courier New"/>
          <w:color w:val="FF0000"/>
          <w:szCs w:val="20"/>
          <w:highlight w:val="white"/>
        </w:rPr>
        <w:t>gml:id</w:t>
      </w:r>
      <w:r w:rsidR="00964F6C" w:rsidRPr="00CB2F1D">
        <w:rPr>
          <w:rFonts w:ascii="Courier New" w:eastAsia="Times New Roman" w:hAnsi="Courier New" w:cs="Courier New"/>
          <w:color w:val="000000"/>
          <w:szCs w:val="20"/>
          <w:highlight w:val="white"/>
        </w:rPr>
        <w:t>=</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b/>
          <w:bCs/>
          <w:color w:val="8000FF"/>
          <w:szCs w:val="20"/>
          <w:highlight w:val="white"/>
        </w:rPr>
        <w:t>y34096</w:t>
      </w:r>
      <w:r w:rsidR="00EE6EBE">
        <w:rPr>
          <w:rFonts w:ascii="Courier New" w:eastAsia="Times New Roman" w:hAnsi="Courier New" w:cs="Courier New"/>
          <w:b/>
          <w:bCs/>
          <w:color w:val="8000FF"/>
          <w:szCs w:val="20"/>
          <w:highlight w:val="white"/>
        </w:rPr>
        <w:t>"</w:t>
      </w:r>
      <w:r w:rsidR="00964F6C" w:rsidRPr="00CB2F1D">
        <w:rPr>
          <w:rFonts w:ascii="Courier New" w:eastAsia="Times New Roman" w:hAnsi="Courier New" w:cs="Courier New"/>
          <w:color w:val="0000FF"/>
          <w:szCs w:val="20"/>
          <w:highlight w:val="white"/>
        </w:rPr>
        <w:t>&gt;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FF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:beginPosition</w:t>
      </w:r>
      <w:proofErr w:type="gramEnd"/>
    </w:p>
    <w:p w:rsidR="00427843" w:rsidRPr="00427843" w:rsidRDefault="003C5EC0"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color w:val="0000FF"/>
          <w:szCs w:val="20"/>
        </w:rPr>
        <w:t xml:space="preserve">        </w:t>
      </w:r>
      <w:proofErr w:type="gramStart"/>
      <w:r w:rsidR="009933C6" w:rsidRPr="00CB2F1D">
        <w:rPr>
          <w:rFonts w:ascii="Courier New" w:eastAsia="Times New Roman" w:hAnsi="Courier New" w:cs="Courier New"/>
          <w:color w:val="FF0000"/>
          <w:szCs w:val="20"/>
        </w:rPr>
        <w:t>frame</w:t>
      </w:r>
      <w:proofErr w:type="gramEnd"/>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220</w:t>
      </w:r>
    </w:p>
    <w:p w:rsidR="00964F6C" w:rsidRPr="00CB2F1D" w:rsidRDefault="0004205C"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highlight w:val="white"/>
        </w:rPr>
        <w:tab/>
      </w:r>
      <w:r>
        <w:rPr>
          <w:rFonts w:ascii="Courier New" w:eastAsia="Times New Roman" w:hAnsi="Courier New" w:cs="Courier New"/>
          <w:color w:val="0000FF"/>
          <w:szCs w:val="20"/>
          <w:highlight w:val="white"/>
        </w:rPr>
        <w:tab/>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:beginPosition</w:t>
      </w:r>
      <w:proofErr w:type="gramEnd"/>
      <w:r w:rsidR="00964F6C" w:rsidRPr="00CB2F1D">
        <w:rPr>
          <w:rFonts w:ascii="Courier New" w:eastAsia="Times New Roman" w:hAnsi="Courier New" w:cs="Courier New"/>
          <w:color w:val="0000FF"/>
          <w:szCs w:val="20"/>
          <w:highlight w:val="white"/>
        </w:rPr>
        <w:t>&gt;</w:t>
      </w:r>
    </w:p>
    <w:p w:rsidR="003C5EC0"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color w:val="0000FF"/>
          <w:szCs w:val="20"/>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:endPosition</w:t>
      </w:r>
      <w:proofErr w:type="gramEnd"/>
      <w:r w:rsidR="003C5EC0">
        <w:rPr>
          <w:rFonts w:ascii="Courier New" w:eastAsia="Times New Roman" w:hAnsi="Courier New" w:cs="Courier New"/>
          <w:color w:val="0000FF"/>
          <w:szCs w:val="20"/>
        </w:rPr>
        <w:t xml:space="preserve"> </w:t>
      </w:r>
    </w:p>
    <w:p w:rsidR="00964F6C" w:rsidRPr="00CB2F1D" w:rsidRDefault="003C5EC0" w:rsidP="0004205C">
      <w:pPr>
        <w:tabs>
          <w:tab w:val="left" w:pos="400"/>
          <w:tab w:val="left" w:pos="800"/>
          <w:tab w:val="left" w:pos="1200"/>
        </w:tabs>
        <w:autoSpaceDE w:val="0"/>
        <w:autoSpaceDN w:val="0"/>
        <w:adjustRightInd w:val="0"/>
        <w:spacing w:before="0" w:after="0"/>
        <w:ind w:left="720"/>
        <w:rPr>
          <w:rFonts w:ascii="Courier New" w:eastAsia="Times New Roman" w:hAnsi="Courier New" w:cs="Courier New"/>
          <w:b/>
          <w:bCs/>
          <w:color w:val="000000"/>
          <w:szCs w:val="20"/>
          <w:highlight w:val="white"/>
        </w:rPr>
      </w:pPr>
      <w:r>
        <w:rPr>
          <w:rFonts w:ascii="Courier New" w:eastAsia="Times New Roman" w:hAnsi="Courier New" w:cs="Courier New"/>
          <w:color w:val="0000FF"/>
          <w:szCs w:val="20"/>
        </w:rPr>
        <w:t xml:space="preserve"> </w:t>
      </w:r>
      <w:r w:rsidR="0004205C">
        <w:rPr>
          <w:rFonts w:ascii="Courier New" w:eastAsia="Times New Roman" w:hAnsi="Courier New" w:cs="Courier New"/>
          <w:color w:val="0000FF"/>
          <w:szCs w:val="20"/>
        </w:rPr>
        <w:t xml:space="preserve"> </w:t>
      </w:r>
      <w:proofErr w:type="gramStart"/>
      <w:r w:rsidR="009933C6" w:rsidRPr="00CB2F1D">
        <w:rPr>
          <w:rFonts w:ascii="Courier New" w:eastAsia="Times New Roman" w:hAnsi="Courier New" w:cs="Courier New"/>
          <w:color w:val="FF0000"/>
          <w:szCs w:val="20"/>
        </w:rPr>
        <w:t>frame</w:t>
      </w:r>
      <w:proofErr w:type="gramEnd"/>
      <w:r w:rsidR="009933C6" w:rsidRPr="00CB2F1D">
        <w:rPr>
          <w:rFonts w:ascii="Courier New" w:eastAsia="Times New Roman" w:hAnsi="Courier New" w:cs="Courier New"/>
          <w:color w:val="0000FF"/>
          <w:szCs w:val="20"/>
        </w:rPr>
        <w:t>=</w:t>
      </w:r>
      <w:r w:rsidR="00EE6EBE">
        <w:rPr>
          <w:rFonts w:ascii="Courier New" w:eastAsia="Times New Roman" w:hAnsi="Courier New" w:cs="Courier New"/>
          <w:b/>
          <w:bCs/>
          <w:color w:val="8000FF"/>
          <w:szCs w:val="20"/>
        </w:rPr>
        <w:t>"</w:t>
      </w:r>
      <w:r w:rsidR="009933C6" w:rsidRPr="00CB2F1D">
        <w:rPr>
          <w:rFonts w:ascii="Courier New" w:eastAsia="Times New Roman" w:hAnsi="Courier New" w:cs="Courier New"/>
          <w:b/>
          <w:bCs/>
          <w:color w:val="8000FF"/>
          <w:szCs w:val="20"/>
        </w:rPr>
        <w:t>urn:CGI:TemporalCRS:cgi:standardGeologyMa</w:t>
      </w:r>
      <w:r w:rsidR="00EE6EBE">
        <w:rPr>
          <w:rFonts w:ascii="Courier New" w:eastAsia="Times New Roman" w:hAnsi="Courier New" w:cs="Courier New"/>
          <w:b/>
          <w:bCs/>
          <w:color w:val="8000FF"/>
          <w:szCs w:val="20"/>
        </w:rPr>
        <w:t>"</w:t>
      </w:r>
      <w:r w:rsidR="00964F6C" w:rsidRPr="00CB2F1D">
        <w:rPr>
          <w:rFonts w:ascii="Courier New" w:eastAsia="Times New Roman" w:hAnsi="Courier New" w:cs="Courier New"/>
          <w:color w:val="0000FF"/>
          <w:szCs w:val="20"/>
          <w:highlight w:val="white"/>
        </w:rPr>
        <w:t>&gt;</w:t>
      </w:r>
      <w:r w:rsidR="009933C6" w:rsidRPr="00CB2F1D">
        <w:rPr>
          <w:rFonts w:ascii="Courier New" w:eastAsia="Times New Roman" w:hAnsi="Courier New" w:cs="Courier New"/>
          <w:b/>
          <w:bCs/>
          <w:color w:val="000000"/>
          <w:szCs w:val="20"/>
          <w:highlight w:val="white"/>
        </w:rPr>
        <w:t>140</w:t>
      </w:r>
      <w:r w:rsidR="0004205C">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&lt;/gml:endPosition&gt;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&lt;/gml</w:t>
      </w:r>
      <w:proofErr w:type="gramStart"/>
      <w:r w:rsidR="00964F6C" w:rsidRPr="00CB2F1D">
        <w:rPr>
          <w:rFonts w:ascii="Courier New" w:eastAsia="Times New Roman" w:hAnsi="Courier New" w:cs="Courier New"/>
          <w:color w:val="0000FF"/>
          <w:szCs w:val="20"/>
          <w:highlight w:val="white"/>
        </w:rPr>
        <w:t>:TimePeriod</w:t>
      </w:r>
      <w:proofErr w:type="gramEnd"/>
      <w:r w:rsidR="00964F6C" w:rsidRPr="00CB2F1D">
        <w:rPr>
          <w:rFonts w:ascii="Courier New" w:eastAsia="Times New Roman" w:hAnsi="Courier New" w:cs="Courier New"/>
          <w:color w:val="0000FF"/>
          <w:szCs w:val="20"/>
          <w:highlight w:val="white"/>
        </w:rPr>
        <w:t>&gt;</w:t>
      </w:r>
    </w:p>
    <w:p w:rsidR="00964F6C" w:rsidRPr="00CB2F1D" w:rsidRDefault="00427843" w:rsidP="003C5EC0">
      <w:pPr>
        <w:tabs>
          <w:tab w:val="left" w:pos="400"/>
          <w:tab w:val="left" w:pos="800"/>
          <w:tab w:val="left" w:pos="1200"/>
        </w:tabs>
        <w:autoSpaceDE w:val="0"/>
        <w:autoSpaceDN w:val="0"/>
        <w:adjustRightInd w:val="0"/>
        <w:spacing w:before="0" w:after="0"/>
        <w:rPr>
          <w:rFonts w:ascii="Courier New" w:eastAsia="Times New Roman" w:hAnsi="Courier New" w:cs="Courier New"/>
          <w:b/>
          <w:bCs/>
          <w:color w:val="000000"/>
          <w:szCs w:val="20"/>
          <w:highlight w:val="white"/>
        </w:rPr>
      </w:pPr>
      <w:r>
        <w:rPr>
          <w:rFonts w:ascii="Courier New" w:eastAsia="Times New Roman" w:hAnsi="Courier New" w:cs="Courier New"/>
          <w:b/>
          <w:bCs/>
          <w:color w:val="000000"/>
          <w:szCs w:val="20"/>
          <w:highlight w:val="white"/>
        </w:rPr>
        <w:t xml:space="preserve">  </w:t>
      </w:r>
      <w:r w:rsidR="00964F6C" w:rsidRPr="00CB2F1D">
        <w:rPr>
          <w:rFonts w:ascii="Courier New" w:eastAsia="Times New Roman" w:hAnsi="Courier New" w:cs="Courier New"/>
          <w:color w:val="0000FF"/>
          <w:szCs w:val="20"/>
          <w:highlight w:val="white"/>
        </w:rPr>
        <w:t>&lt;/extent&gt;</w:t>
      </w:r>
    </w:p>
    <w:p w:rsidR="00964F6C" w:rsidRPr="00CB2F1D" w:rsidRDefault="00964F6C" w:rsidP="003C5EC0">
      <w:pPr>
        <w:tabs>
          <w:tab w:val="left" w:pos="400"/>
          <w:tab w:val="left" w:pos="800"/>
          <w:tab w:val="left" w:pos="1200"/>
        </w:tabs>
        <w:spacing w:before="0"/>
        <w:rPr>
          <w:rFonts w:ascii="Courier New" w:eastAsia="Times New Roman" w:hAnsi="Courier New" w:cs="Courier New"/>
          <w:color w:val="0000FF"/>
          <w:szCs w:val="20"/>
        </w:rPr>
      </w:pPr>
      <w:r w:rsidRPr="00CB2F1D">
        <w:rPr>
          <w:rFonts w:ascii="Courier New" w:eastAsia="Times New Roman" w:hAnsi="Courier New" w:cs="Courier New"/>
          <w:color w:val="0000FF"/>
          <w:szCs w:val="20"/>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53" w:name="_Ref312932895"/>
      <w:bookmarkStart w:id="154" w:name="_Ref312932898"/>
      <w:bookmarkStart w:id="155" w:name="_Ref312933112"/>
      <w:bookmarkStart w:id="156" w:name="_Ref312933119"/>
      <w:bookmarkStart w:id="157" w:name="_Toc357168961"/>
      <w:r>
        <w:t>Operation metadata</w:t>
      </w:r>
      <w:bookmarkEnd w:id="153"/>
      <w:bookmarkEnd w:id="154"/>
      <w:bookmarkEnd w:id="155"/>
      <w:bookmarkEnd w:id="156"/>
      <w:bookmarkEnd w:id="157"/>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t>
      </w:r>
      <w:proofErr w:type="gramStart"/>
      <w:r>
        <w:t>WADL</w:t>
      </w:r>
      <w:proofErr w:type="gramEnd"/>
      <w:r>
        <w:t>).</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w:t>
      </w:r>
      <w:proofErr w:type="gramStart"/>
      <w:r w:rsidR="007E1064" w:rsidRPr="00540212">
        <w:rPr>
          <w:rStyle w:val="ElementxPath"/>
        </w:rPr>
        <w:t>:SV</w:t>
      </w:r>
      <w:proofErr w:type="gramEnd"/>
      <w:r w:rsidR="007E1064" w:rsidRPr="00540212">
        <w:rPr>
          <w:rStyle w:val="ElementxPath"/>
        </w:rPr>
        <w:t>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 xml:space="preserve">s, it makes more </w:t>
      </w:r>
      <w:r w:rsidR="00540212">
        <w:lastRenderedPageBreak/>
        <w:t>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58" w:name="_Toc357168962"/>
      <w:r w:rsidRPr="00CB2F1D">
        <w:lastRenderedPageBreak/>
        <w:t>Abbreviations</w:t>
      </w:r>
      <w:bookmarkEnd w:id="158"/>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59" w:name="_Toc357168963"/>
      <w:bookmarkEnd w:id="34"/>
      <w:r w:rsidRPr="00CB2F1D">
        <w:lastRenderedPageBreak/>
        <w:t>References</w:t>
      </w:r>
      <w:bookmarkEnd w:id="159"/>
    </w:p>
    <w:p w:rsidR="00247944" w:rsidRDefault="00247944" w:rsidP="00247944">
      <w:pPr>
        <w:pStyle w:val="Heading2"/>
      </w:pPr>
      <w:bookmarkStart w:id="160" w:name="_Toc357168964"/>
      <w:r>
        <w:t>Cited literature</w:t>
      </w:r>
      <w:bookmarkEnd w:id="160"/>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6"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[Dublin Core</w:t>
      </w:r>
      <w:proofErr w:type="gramStart"/>
      <w:r>
        <w:t>]  2008</w:t>
      </w:r>
      <w:proofErr w:type="gramEnd"/>
      <w:r>
        <w:t xml:space="preserve">-01-14 Dublin core Metadata Element Set, Version 1.1: Dublin Core Metadata Initiave, accessed at </w:t>
      </w:r>
      <w:hyperlink r:id="rId77"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lines based on EN ISO 19115 and EN ISO 19119</w:t>
      </w:r>
      <w:proofErr w:type="gramStart"/>
      <w:r>
        <w:t>,v</w:t>
      </w:r>
      <w:proofErr w:type="gramEnd"/>
      <w:r>
        <w:t xml:space="preserve">. 1.1: European Commission Joint Research Centre, MD_IR_and_ISO_20090218, available at </w:t>
      </w:r>
      <w:hyperlink r:id="rId78"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w:t>
      </w:r>
      <w:proofErr w:type="gramStart"/>
      <w:r>
        <w:t>:0163</w:t>
      </w:r>
      <w:proofErr w:type="gramEnd"/>
      <w:r>
        <w:t>-5808.</w:t>
      </w:r>
    </w:p>
    <w:p w:rsidR="004A6147" w:rsidRPr="00247944" w:rsidRDefault="004A6147" w:rsidP="00A273CD">
      <w:pPr>
        <w:pStyle w:val="Ref"/>
      </w:pPr>
      <w:r>
        <w:t>[FRBR] Tillett, Barbara, 2004-03-02, What is FRBR</w:t>
      </w:r>
      <w:proofErr w:type="gramStart"/>
      <w:r>
        <w:t>?:</w:t>
      </w:r>
      <w:proofErr w:type="gramEnd"/>
      <w:r>
        <w:t xml:space="preserve"> Washington, DC, Library of Congress Cataloging Distribution Service,  </w:t>
      </w:r>
      <w:r w:rsidR="00347F9C">
        <w:t>8 pages. (</w:t>
      </w:r>
      <w:proofErr w:type="gramStart"/>
      <w:r w:rsidR="00347F9C" w:rsidRPr="00347F9C">
        <w:t>originally</w:t>
      </w:r>
      <w:proofErr w:type="gramEnd"/>
      <w:r w:rsidR="00347F9C" w:rsidRPr="00347F9C">
        <w:t xml:space="preserve"> published in Technicalities v. 25, no. 5</w:t>
      </w:r>
      <w:r w:rsidR="00347F9C">
        <w:t xml:space="preserve">, </w:t>
      </w:r>
      <w:r w:rsidR="00347F9C" w:rsidRPr="00347F9C">
        <w:t>2003)</w:t>
      </w:r>
      <w:r w:rsidR="00347F9C">
        <w:t xml:space="preserve">, available at </w:t>
      </w:r>
      <w:hyperlink r:id="rId79"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w:t>
      </w:r>
      <w:proofErr w:type="gramStart"/>
      <w:r>
        <w:rPr>
          <w:rStyle w:val="Refterm"/>
          <w:b w:val="0"/>
        </w:rPr>
        <w:t>An</w:t>
      </w:r>
      <w:proofErr w:type="gramEnd"/>
      <w:r>
        <w:rPr>
          <w:rStyle w:val="Refterm"/>
          <w:b w:val="0"/>
        </w:rPr>
        <w:t xml:space="preserve">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80"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81"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61" w:name="_Toc357168965"/>
      <w:r w:rsidRPr="00CB2F1D">
        <w:lastRenderedPageBreak/>
        <w:t>Codelists</w:t>
      </w:r>
      <w:bookmarkEnd w:id="161"/>
    </w:p>
    <w:p w:rsidR="00920164" w:rsidRDefault="00920164" w:rsidP="00920164">
      <w:pPr>
        <w:pStyle w:val="Heading2"/>
        <w:rPr>
          <w:rStyle w:val="LineNumber"/>
        </w:rPr>
      </w:pPr>
      <w:bookmarkStart w:id="162" w:name="_Ref252222161"/>
      <w:bookmarkStart w:id="163" w:name="_Ref252222164"/>
      <w:bookmarkStart w:id="164" w:name="_Toc357168966"/>
      <w:r>
        <w:rPr>
          <w:rStyle w:val="LineNumber"/>
        </w:rPr>
        <w:t>ServiceType</w:t>
      </w:r>
      <w:bookmarkEnd w:id="162"/>
      <w:bookmarkEnd w:id="163"/>
      <w:bookmarkEnd w:id="164"/>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65" w:name="_Ref252390419"/>
      <w:bookmarkStart w:id="166" w:name="_Toc277856269"/>
      <w:proofErr w:type="gramStart"/>
      <w:r>
        <w:t xml:space="preserve">Table </w:t>
      </w:r>
      <w:fldSimple w:instr=" SEQ Table \* ARABIC ">
        <w:r w:rsidR="00877F9F">
          <w:rPr>
            <w:noProof/>
          </w:rPr>
          <w:t>11</w:t>
        </w:r>
      </w:fldSimple>
      <w:bookmarkEnd w:id="165"/>
      <w:r>
        <w:t>.</w:t>
      </w:r>
      <w:proofErr w:type="gramEnd"/>
      <w:r>
        <w:t xml:space="preserve"> </w:t>
      </w:r>
      <w:r w:rsidRPr="005C7997">
        <w:t>INSPIRE SPATIAL DATA SERVICE TYPE</w:t>
      </w:r>
      <w:r w:rsidR="00C65A1F">
        <w:t xml:space="preserve"> (for information only, not used by USGIN)</w:t>
      </w:r>
      <w:bookmarkEnd w:id="16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67" w:name="_Ref252393392"/>
      <w:bookmarkStart w:id="168" w:name="_Toc277856270"/>
      <w:proofErr w:type="gramStart"/>
      <w:r>
        <w:t xml:space="preserve">Table </w:t>
      </w:r>
      <w:fldSimple w:instr=" SEQ Table \* ARABIC ">
        <w:r w:rsidR="00877F9F">
          <w:rPr>
            <w:noProof/>
          </w:rPr>
          <w:t>12</w:t>
        </w:r>
      </w:fldSimple>
      <w:bookmarkEnd w:id="167"/>
      <w:r>
        <w:t>.</w:t>
      </w:r>
      <w:proofErr w:type="gramEnd"/>
      <w:r>
        <w:t xml:space="preserve"> </w:t>
      </w:r>
      <w:proofErr w:type="gramStart"/>
      <w:r>
        <w:t>USGIN service type vocabulary.</w:t>
      </w:r>
      <w:proofErr w:type="gramEnd"/>
      <w:r>
        <w:t xml:space="preserve"> This is an interim listing of serviceTypes. The code list URI for this registry is </w:t>
      </w:r>
      <w:r w:rsidRPr="00994079">
        <w:t>http://resources.usgin.org/registry/serviceType</w:t>
      </w:r>
      <w:r>
        <w:t xml:space="preserve">201001. </w:t>
      </w:r>
      <w:r w:rsidR="0008310B">
        <w:t xml:space="preserve">See also </w:t>
      </w:r>
      <w:hyperlink r:id="rId82" w:history="1">
        <w:r w:rsidR="0008310B" w:rsidRPr="000848F2">
          <w:rPr>
            <w:rStyle w:val="Hyperlink"/>
          </w:rPr>
          <w:t>http://dclite4g.xmlns.com/ws.rdf</w:t>
        </w:r>
      </w:hyperlink>
      <w:r w:rsidR="0008310B">
        <w:t xml:space="preserve"> for another rdf-based vocabulary. These should probably be merged.</w:t>
      </w:r>
      <w:bookmarkEnd w:id="1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proofErr w:type="gramStart"/>
            <w:r w:rsidRPr="00490CD5">
              <w:t>provides</w:t>
            </w:r>
            <w:proofErr w:type="gramEnd"/>
            <w:r w:rsidRPr="00490CD5">
              <w:t xml:space="preserve">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3"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proofErr w:type="gramStart"/>
            <w:r>
              <w:t xml:space="preserve">; </w:t>
            </w:r>
            <w:r w:rsidRPr="00232E36">
              <w:t xml:space="preserve"> allow</w:t>
            </w:r>
            <w:r>
              <w:t>s</w:t>
            </w:r>
            <w:proofErr w:type="gramEnd"/>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4"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proofErr w:type="gramStart"/>
            <w:r w:rsidRPr="00490CD5">
              <w:t>interface</w:t>
            </w:r>
            <w:proofErr w:type="gramEnd"/>
            <w:r w:rsidRPr="00490CD5">
              <w:t xml:space="preserve"> and operations that enable interoperable access to ge</w:t>
            </w:r>
            <w:r w:rsidRPr="00490CD5">
              <w:t>o</w:t>
            </w:r>
            <w:r w:rsidRPr="00490CD5">
              <w:t xml:space="preserve">spatial </w:t>
            </w:r>
            <w:r>
              <w:t>"</w:t>
            </w:r>
            <w:r w:rsidRPr="00490CD5">
              <w:t>coverages</w:t>
            </w:r>
            <w:r>
              <w:t>"</w:t>
            </w:r>
            <w:r w:rsidRPr="00490CD5">
              <w:t xml:space="preserve"> [</w:t>
            </w:r>
            <w:hyperlink r:id="rId85"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proofErr w:type="gramStart"/>
            <w:r w:rsidRPr="00490CD5">
              <w:t>publish</w:t>
            </w:r>
            <w:proofErr w:type="gramEnd"/>
            <w:r w:rsidRPr="00490CD5">
              <w:t xml:space="preserve">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6"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proofErr w:type="gramStart"/>
            <w:r w:rsidRPr="00490CD5">
              <w:t>manag</w:t>
            </w:r>
            <w:r w:rsidR="00232E36">
              <w:t>e</w:t>
            </w:r>
            <w:proofErr w:type="gramEnd"/>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w:t>
            </w:r>
            <w:proofErr w:type="gramStart"/>
            <w:r w:rsidRPr="00490CD5">
              <w:t>in-situ</w:t>
            </w:r>
            <w:proofErr w:type="gramEnd"/>
            <w:r w:rsidRPr="00490CD5">
              <w:t xml:space="preserve"> sensors (e.g., water monitoring) or dynamic sensors (e.g., satellite imaging).</w:t>
            </w:r>
            <w:r>
              <w:t xml:space="preserve"> (</w:t>
            </w:r>
            <w:hyperlink r:id="rId87"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8"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proofErr w:type="gramStart"/>
            <w:r w:rsidR="00232E36">
              <w:t xml:space="preserve">; </w:t>
            </w:r>
            <w:r w:rsidRPr="00490CD5">
              <w:t xml:space="preserve"> designed</w:t>
            </w:r>
            <w:proofErr w:type="gramEnd"/>
            <w:r w:rsidRPr="00490CD5">
              <w:t xml:space="preserve">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9"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w:t>
            </w:r>
            <w:proofErr w:type="gramStart"/>
            <w:r w:rsidR="00B20680" w:rsidRPr="00B20680">
              <w:t>DAP</w:t>
            </w:r>
            <w:proofErr w:type="gramEnd"/>
            <w:r w:rsidR="00B20680" w:rsidRPr="00B20680">
              <w:t xml:space="preserve"> 2.0 uses HTTP to frame the requests and responses. For details on DAP, see </w:t>
            </w:r>
            <w:hyperlink r:id="rId90"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proofErr w:type="gramStart"/>
            <w:r w:rsidRPr="00994079">
              <w:t>provides</w:t>
            </w:r>
            <w:proofErr w:type="gramEnd"/>
            <w:r w:rsidRPr="00994079">
              <w:t xml:space="preserve">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w:t>
      </w:r>
      <w:proofErr w:type="gramStart"/>
      <w:r w:rsidRPr="009851E6">
        <w:rPr>
          <w:highlight w:val="white"/>
        </w:rPr>
        <w:t>srv:</w:t>
      </w:r>
      <w:proofErr w:type="gramEnd"/>
      <w:r w:rsidRPr="009851E6">
        <w:rPr>
          <w:highlight w:val="white"/>
        </w:rPr>
        <w:t>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w:t>
      </w:r>
      <w:proofErr w:type="gramStart"/>
      <w:r w:rsidRPr="00BB785C">
        <w:rPr>
          <w:rStyle w:val="XMLExampleChar0"/>
          <w:bCs w:val="0"/>
          <w:color w:val="0000FF"/>
          <w:highlight w:val="white"/>
        </w:rPr>
        <w:t>gco:</w:t>
      </w:r>
      <w:proofErr w:type="gramEnd"/>
      <w:r w:rsidRPr="00BB785C">
        <w:rPr>
          <w:rStyle w:val="XMLExampleChar0"/>
          <w:bCs w:val="0"/>
          <w:color w:val="0000FF"/>
          <w:highlight w:val="white"/>
        </w:rPr>
        <w:t>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w:t>
      </w:r>
      <w:proofErr w:type="gramStart"/>
      <w:r w:rsidRPr="009851E6">
        <w:rPr>
          <w:highlight w:val="white"/>
        </w:rPr>
        <w:t>:serviceType</w:t>
      </w:r>
      <w:proofErr w:type="gramEnd"/>
      <w:r w:rsidRPr="009851E6">
        <w:rPr>
          <w:highlight w:val="white"/>
        </w:rPr>
        <w:t>&gt;</w:t>
      </w:r>
    </w:p>
    <w:p w:rsidR="00920164" w:rsidRDefault="00920164" w:rsidP="00920164">
      <w:pPr>
        <w:pStyle w:val="Heading2"/>
        <w:rPr>
          <w:rStyle w:val="LineNumber"/>
        </w:rPr>
      </w:pPr>
      <w:bookmarkStart w:id="169" w:name="_Ref252881497"/>
      <w:bookmarkStart w:id="170" w:name="_Toc357168967"/>
      <w:r>
        <w:rPr>
          <w:rStyle w:val="LineNumber"/>
        </w:rPr>
        <w:lastRenderedPageBreak/>
        <w:t>Linkage name conventions</w:t>
      </w:r>
      <w:bookmarkEnd w:id="169"/>
      <w:bookmarkEnd w:id="170"/>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w:t>
      </w:r>
      <w:proofErr w:type="gramStart"/>
      <w:r>
        <w:t>..*</w:t>
      </w:r>
      <w:proofErr w:type="gramEnd"/>
      <w:r>
        <w:t>.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9851E6" w:rsidRDefault="00DA713C" w:rsidP="0008310B">
      <w:pPr>
        <w:pStyle w:val="Caption"/>
        <w:rPr>
          <w:highlight w:val="yellow"/>
        </w:rPr>
      </w:pPr>
      <w:bookmarkStart w:id="171" w:name="_Ref252866837"/>
      <w:bookmarkStart w:id="172" w:name="_Toc277856271"/>
      <w:commentRangeStart w:id="173"/>
      <w:proofErr w:type="gramStart"/>
      <w:r w:rsidRPr="009851E6">
        <w:rPr>
          <w:highlight w:val="yellow"/>
        </w:rPr>
        <w:t>Table</w:t>
      </w:r>
      <w:commentRangeEnd w:id="173"/>
      <w:r w:rsidR="009851B3">
        <w:rPr>
          <w:rStyle w:val="CommentReference"/>
          <w:bCs w:val="0"/>
          <w:i w:val="0"/>
          <w:lang w:eastAsia="en-US"/>
        </w:rPr>
        <w:commentReference w:id="173"/>
      </w:r>
      <w:r w:rsidRPr="009851E6">
        <w:rPr>
          <w:highlight w:val="yellow"/>
        </w:rPr>
        <w:t xml:space="preserve"> </w:t>
      </w:r>
      <w:r w:rsidRPr="009851E6">
        <w:rPr>
          <w:highlight w:val="yellow"/>
        </w:rPr>
        <w:fldChar w:fldCharType="begin"/>
      </w:r>
      <w:r w:rsidRPr="009851E6">
        <w:rPr>
          <w:highlight w:val="yellow"/>
        </w:rPr>
        <w:instrText xml:space="preserve"> SEQ Table \* ARABIC </w:instrText>
      </w:r>
      <w:r w:rsidRPr="009851E6">
        <w:rPr>
          <w:highlight w:val="yellow"/>
        </w:rPr>
        <w:fldChar w:fldCharType="separate"/>
      </w:r>
      <w:r w:rsidR="003822A9" w:rsidRPr="009851E6">
        <w:rPr>
          <w:noProof/>
          <w:highlight w:val="yellow"/>
        </w:rPr>
        <w:t>13</w:t>
      </w:r>
      <w:r w:rsidRPr="009851E6">
        <w:rPr>
          <w:highlight w:val="yellow"/>
        </w:rPr>
        <w:fldChar w:fldCharType="end"/>
      </w:r>
      <w:bookmarkEnd w:id="171"/>
      <w:r w:rsidRPr="009851E6">
        <w:rPr>
          <w:highlight w:val="yellow"/>
        </w:rPr>
        <w:t>.</w:t>
      </w:r>
      <w:proofErr w:type="gramEnd"/>
      <w:r w:rsidRPr="009851E6">
        <w:rPr>
          <w:highlight w:val="yellow"/>
        </w:rPr>
        <w:t xml:space="preserve"> USGIN Names to identify special linkage URL's for CI_Online Resource</w:t>
      </w:r>
      <w:r w:rsidR="004A30AA" w:rsidRPr="009851E6">
        <w:rPr>
          <w:highlight w:val="yellow"/>
        </w:rPr>
        <w:t>. CodeList URI = http://resources.usgin.org/registry/linkageName</w:t>
      </w:r>
      <w:r w:rsidR="00E66E57" w:rsidRPr="009851E6">
        <w:rPr>
          <w:highlight w:val="yellow"/>
        </w:rPr>
        <w:t>201001</w:t>
      </w:r>
      <w:bookmarkEnd w:id="17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4A30AA" w:rsidP="00920164">
            <w:pPr>
              <w:rPr>
                <w:rStyle w:val="LineNumber"/>
                <w:highlight w:val="yellow"/>
              </w:rPr>
            </w:pPr>
            <w:r w:rsidRPr="009851E6">
              <w:rPr>
                <w:rStyle w:val="LineNumber"/>
                <w:highlight w:val="yellow"/>
              </w:rPr>
              <w:t>icon</w:t>
            </w:r>
          </w:p>
        </w:tc>
        <w:tc>
          <w:tcPr>
            <w:tcW w:w="3967" w:type="dxa"/>
          </w:tcPr>
          <w:p w:rsidR="004A30AA" w:rsidRPr="009851E6" w:rsidRDefault="004A30AA" w:rsidP="00920164">
            <w:pPr>
              <w:rPr>
                <w:rStyle w:val="LineNumber"/>
                <w:highlight w:val="yellow"/>
              </w:rPr>
            </w:pPr>
            <w:proofErr w:type="gramStart"/>
            <w:r w:rsidRPr="009851E6">
              <w:rPr>
                <w:rStyle w:val="LineNumber"/>
                <w:highlight w:val="yellow"/>
              </w:rPr>
              <w:t>linkage</w:t>
            </w:r>
            <w:proofErr w:type="gramEnd"/>
            <w:r w:rsidRPr="009851E6">
              <w:rPr>
                <w:rStyle w:val="LineNumber"/>
                <w:highlight w:val="yellow"/>
              </w:rPr>
              <w:t xml:space="preserve"> url is link to a thumbnail icon. Icon pixel height and width range?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serviceDescription</w:t>
            </w:r>
          </w:p>
        </w:tc>
        <w:tc>
          <w:tcPr>
            <w:tcW w:w="3641" w:type="dxa"/>
          </w:tcPr>
          <w:p w:rsidR="004A30AA" w:rsidRPr="009851E6" w:rsidRDefault="009851B3" w:rsidP="009851B3">
            <w:pPr>
              <w:rPr>
                <w:highlight w:val="yellow"/>
              </w:rPr>
            </w:pPr>
            <w:r>
              <w:rPr>
                <w:highlight w:val="yellow"/>
              </w:rPr>
              <w:t>web s</w:t>
            </w:r>
            <w:r w:rsidRPr="009851E6">
              <w:rPr>
                <w:highlight w:val="yellow"/>
              </w:rPr>
              <w:t xml:space="preserve">ervice </w:t>
            </w:r>
            <w:r>
              <w:rPr>
                <w:highlight w:val="yellow"/>
              </w:rPr>
              <w:t>d</w:t>
            </w:r>
            <w:r w:rsidRPr="009851E6">
              <w:rPr>
                <w:highlight w:val="yellow"/>
              </w:rPr>
              <w:t>escription</w:t>
            </w:r>
          </w:p>
        </w:tc>
        <w:tc>
          <w:tcPr>
            <w:tcW w:w="3967" w:type="dxa"/>
          </w:tcPr>
          <w:p w:rsidR="004A30AA" w:rsidRPr="009851E6" w:rsidRDefault="004A30AA" w:rsidP="00920164">
            <w:pPr>
              <w:rPr>
                <w:highlight w:val="yellow"/>
              </w:rPr>
            </w:pPr>
            <w:proofErr w:type="gramStart"/>
            <w:r w:rsidRPr="009851E6">
              <w:rPr>
                <w:highlight w:val="yellow"/>
              </w:rPr>
              <w:t>linkage</w:t>
            </w:r>
            <w:proofErr w:type="gramEnd"/>
            <w:r w:rsidRPr="009851E6">
              <w:rPr>
                <w:highlight w:val="yellow"/>
              </w:rPr>
              <w:t xml:space="preserve"> url is link to getCapabilities or WSDL that describes a service using a formal syntax such that computer programs can automate connection to the service.</w:t>
            </w:r>
            <w:r w:rsidR="00932CA7" w:rsidRPr="009851E6">
              <w:rPr>
                <w:highlight w:val="yellow"/>
              </w:rPr>
              <w:t xml:space="preserve"> OnlineFunctionCode for CI_Online</w:t>
            </w:r>
            <w:r w:rsidR="00932CA7" w:rsidRPr="009851E6">
              <w:rPr>
                <w:highlight w:val="yellow"/>
              </w:rPr>
              <w:softHyphen/>
              <w:t>Resource should be ‘Info</w:t>
            </w:r>
            <w:r w:rsidR="00932CA7" w:rsidRPr="009851E6">
              <w:rPr>
                <w:highlight w:val="yellow"/>
              </w:rPr>
              <w:t>r</w:t>
            </w:r>
            <w:r w:rsidR="00932CA7" w:rsidRPr="009851E6">
              <w:rPr>
                <w:highlight w:val="yellow"/>
              </w:rPr>
              <w:t>mation’</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baseURL</w:t>
            </w:r>
          </w:p>
        </w:tc>
        <w:tc>
          <w:tcPr>
            <w:tcW w:w="3641" w:type="dxa"/>
          </w:tcPr>
          <w:p w:rsidR="004A30AA" w:rsidRPr="009851E6" w:rsidRDefault="009851B3" w:rsidP="00920164">
            <w:pPr>
              <w:rPr>
                <w:highlight w:val="yellow"/>
              </w:rPr>
            </w:pPr>
            <w:r>
              <w:rPr>
                <w:highlight w:val="yellow"/>
              </w:rPr>
              <w:t>web service endpoint</w:t>
            </w:r>
          </w:p>
        </w:tc>
        <w:tc>
          <w:tcPr>
            <w:tcW w:w="3967" w:type="dxa"/>
          </w:tcPr>
          <w:p w:rsidR="004A30AA" w:rsidRPr="009851E6" w:rsidRDefault="004A30AA" w:rsidP="005B6640">
            <w:pPr>
              <w:rPr>
                <w:highlight w:val="yellow"/>
              </w:rPr>
            </w:pPr>
            <w:r w:rsidRPr="009851E6">
              <w:rPr>
                <w:highlight w:val="yellow"/>
              </w:rPr>
              <w:t>Base url for service. Assumes that ServiceType specifies a well know service type such that requests can be constructed without significant a</w:t>
            </w:r>
            <w:r w:rsidRPr="009851E6">
              <w:rPr>
                <w:highlight w:val="yellow"/>
              </w:rPr>
              <w:t>d</w:t>
            </w:r>
            <w:r w:rsidRPr="009851E6">
              <w:rPr>
                <w:highlight w:val="yellow"/>
              </w:rPr>
              <w:t>ditional information.</w:t>
            </w:r>
            <w:r w:rsidR="00932CA7" w:rsidRPr="009851E6">
              <w:rPr>
                <w:highlight w:val="yellow"/>
              </w:rPr>
              <w:t xml:space="preserve"> OnlineFun</w:t>
            </w:r>
            <w:r w:rsidR="00932CA7" w:rsidRPr="009851E6">
              <w:rPr>
                <w:highlight w:val="yellow"/>
              </w:rPr>
              <w:t>c</w:t>
            </w:r>
            <w:r w:rsidR="00932CA7" w:rsidRPr="009851E6">
              <w:rPr>
                <w:highlight w:val="yellow"/>
              </w:rPr>
              <w:t>tionCode for CI_Online</w:t>
            </w:r>
            <w:r w:rsidR="00932CA7" w:rsidRPr="009851E6">
              <w:rPr>
                <w:highlight w:val="yellow"/>
              </w:rPr>
              <w:softHyphen/>
              <w:t>Resource should be ‘webService’</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serviceClient</w:t>
            </w:r>
          </w:p>
        </w:tc>
        <w:tc>
          <w:tcPr>
            <w:tcW w:w="3641" w:type="dxa"/>
          </w:tcPr>
          <w:p w:rsidR="004A30AA" w:rsidRDefault="009851B3" w:rsidP="00920164">
            <w:pPr>
              <w:rPr>
                <w:highlight w:val="yellow"/>
              </w:rPr>
            </w:pPr>
            <w:r>
              <w:rPr>
                <w:highlight w:val="yellow"/>
              </w:rPr>
              <w:t>web application</w:t>
            </w:r>
          </w:p>
          <w:p w:rsidR="009851B3" w:rsidRDefault="009851B3" w:rsidP="00920164">
            <w:pPr>
              <w:rPr>
                <w:highlight w:val="yellow"/>
              </w:rPr>
            </w:pPr>
          </w:p>
          <w:p w:rsidR="009851B3" w:rsidRPr="009851E6" w:rsidRDefault="009851B3" w:rsidP="00920164">
            <w:pPr>
              <w:rPr>
                <w:highlight w:val="yellow"/>
              </w:rPr>
            </w:pPr>
          </w:p>
        </w:tc>
        <w:tc>
          <w:tcPr>
            <w:tcW w:w="3967" w:type="dxa"/>
          </w:tcPr>
          <w:p w:rsidR="004A30AA" w:rsidRPr="009851E6" w:rsidRDefault="004A30AA" w:rsidP="005B6640">
            <w:pPr>
              <w:rPr>
                <w:highlight w:val="yellow"/>
              </w:rPr>
            </w:pPr>
            <w:r w:rsidRPr="009851E6">
              <w:rPr>
                <w:highlight w:val="yellow"/>
              </w:rPr>
              <w:t>URL is linkage to a web application that allows the user to access the se</w:t>
            </w:r>
            <w:r w:rsidRPr="009851E6">
              <w:rPr>
                <w:highlight w:val="yellow"/>
              </w:rPr>
              <w:t>r</w:t>
            </w:r>
            <w:r w:rsidRPr="009851E6">
              <w:rPr>
                <w:highlight w:val="yellow"/>
              </w:rPr>
              <w:t>vice</w:t>
            </w:r>
            <w:r w:rsidR="00932CA7" w:rsidRPr="009851E6">
              <w:rPr>
                <w:highlight w:val="yellow"/>
              </w:rPr>
              <w:t>. OnlineFunctionCode for CI_Online</w:t>
            </w:r>
            <w:r w:rsidR="00932CA7" w:rsidRPr="009851E6">
              <w:rPr>
                <w:highlight w:val="yellow"/>
              </w:rPr>
              <w:softHyphen/>
              <w:t>Resource should be ‘Brow</w:t>
            </w:r>
            <w:r w:rsidR="00932CA7" w:rsidRPr="009851E6">
              <w:rPr>
                <w:highlight w:val="yellow"/>
              </w:rPr>
              <w:t>s</w:t>
            </w:r>
            <w:r w:rsidR="00932CA7" w:rsidRPr="009851E6">
              <w:rPr>
                <w:highlight w:val="yellow"/>
              </w:rPr>
              <w:t>ing’</w:t>
            </w:r>
          </w:p>
        </w:tc>
      </w:tr>
      <w:tr w:rsidR="004A30AA" w:rsidRPr="009851E6" w:rsidTr="004A30AA">
        <w:trPr>
          <w:jc w:val="center"/>
        </w:trPr>
        <w:tc>
          <w:tcPr>
            <w:tcW w:w="1968" w:type="dxa"/>
          </w:tcPr>
          <w:p w:rsidR="004A30AA" w:rsidRPr="009851E6" w:rsidRDefault="004A30AA" w:rsidP="00920164">
            <w:pPr>
              <w:rPr>
                <w:highlight w:val="yellow"/>
              </w:rPr>
            </w:pPr>
            <w:r w:rsidRPr="009851E6">
              <w:rPr>
                <w:highlight w:val="yellow"/>
              </w:rPr>
              <w:t>webpage</w:t>
            </w:r>
          </w:p>
        </w:tc>
        <w:tc>
          <w:tcPr>
            <w:tcW w:w="3641" w:type="dxa"/>
          </w:tcPr>
          <w:p w:rsidR="004A30AA" w:rsidRPr="009851E6" w:rsidRDefault="009851B3" w:rsidP="00920164">
            <w:pPr>
              <w:rPr>
                <w:highlight w:val="yellow"/>
              </w:rPr>
            </w:pPr>
            <w:r>
              <w:rPr>
                <w:highlight w:val="yellow"/>
              </w:rPr>
              <w:t>access information</w:t>
            </w:r>
          </w:p>
        </w:tc>
        <w:tc>
          <w:tcPr>
            <w:tcW w:w="3967" w:type="dxa"/>
          </w:tcPr>
          <w:p w:rsidR="004A30AA" w:rsidRPr="009851E6" w:rsidRDefault="004A30AA" w:rsidP="00920164">
            <w:pPr>
              <w:rPr>
                <w:highlight w:val="yellow"/>
              </w:rPr>
            </w:pPr>
            <w:r w:rsidRPr="009851E6">
              <w:rPr>
                <w:highlight w:val="yellow"/>
              </w:rPr>
              <w:t>URL locates a web page with instru</w:t>
            </w:r>
            <w:r w:rsidRPr="009851E6">
              <w:rPr>
                <w:highlight w:val="yellow"/>
              </w:rPr>
              <w:t>c</w:t>
            </w:r>
            <w:r w:rsidRPr="009851E6">
              <w:rPr>
                <w:highlight w:val="yellow"/>
              </w:rPr>
              <w:t>tions for accessing the service. This provides the user with information to implement a connection to the se</w:t>
            </w:r>
            <w:r w:rsidRPr="009851E6">
              <w:rPr>
                <w:highlight w:val="yellow"/>
              </w:rPr>
              <w:t>r</w:t>
            </w:r>
            <w:r w:rsidRPr="009851E6">
              <w:rPr>
                <w:highlight w:val="yellow"/>
              </w:rPr>
              <w:t>vice, but does not enable automated service access.</w:t>
            </w:r>
            <w:r w:rsidR="00932CA7" w:rsidRPr="009851E6">
              <w:rPr>
                <w:highlight w:val="yellow"/>
              </w:rPr>
              <w:t xml:space="preserve"> OnlineFunctionCode for CI_Online</w:t>
            </w:r>
            <w:r w:rsidR="00932CA7" w:rsidRPr="009851E6">
              <w:rPr>
                <w:highlight w:val="yellow"/>
              </w:rPr>
              <w:softHyphen/>
              <w:t>Resource should be ‘I</w:t>
            </w:r>
            <w:r w:rsidR="00932CA7" w:rsidRPr="009851E6">
              <w:rPr>
                <w:highlight w:val="yellow"/>
              </w:rPr>
              <w:t>n</w:t>
            </w:r>
            <w:r w:rsidR="00932CA7" w:rsidRPr="009851E6">
              <w:rPr>
                <w:highlight w:val="yellow"/>
              </w:rPr>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proofErr w:type="gramStart"/>
            <w:r w:rsidRPr="009851E6">
              <w:rPr>
                <w:strike/>
                <w:highlight w:val="yellow"/>
              </w:rPr>
              <w:t>linkage</w:t>
            </w:r>
            <w:proofErr w:type="gramEnd"/>
            <w:r w:rsidRPr="009851E6">
              <w:rPr>
                <w:strike/>
                <w:highlight w:val="yellow"/>
              </w:rPr>
              <w:t xml:space="preserv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 xml:space="preserve">tion linkage to a service for which more information that can be provided by the CI_OnlineResource element is necessary to successfully </w:t>
            </w:r>
            <w:proofErr w:type="gramStart"/>
            <w:r w:rsidRPr="009851E6">
              <w:rPr>
                <w:strike/>
                <w:highlight w:val="yellow"/>
              </w:rPr>
              <w:t>automate</w:t>
            </w:r>
            <w:proofErr w:type="gramEnd"/>
            <w:r w:rsidRPr="009851E6">
              <w:rPr>
                <w:strike/>
                <w:highlight w:val="yellow"/>
              </w:rPr>
              <w:t xml:space="preserv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9851E6" w:rsidRDefault="009851B3" w:rsidP="00920164">
            <w:pPr>
              <w:rPr>
                <w:highlight w:val="yellow"/>
              </w:rPr>
            </w:pPr>
            <w:r>
              <w:rPr>
                <w:highlight w:val="yellow"/>
              </w:rPr>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Default="009851B3" w:rsidP="00920164">
            <w:pPr>
              <w:rPr>
                <w:highlight w:val="yellow"/>
              </w:rPr>
            </w:pPr>
            <w:r>
              <w:rPr>
                <w:highlight w:val="yellow"/>
              </w:rPr>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A30AA" w:rsidRDefault="004A30AA" w:rsidP="00920164">
      <w:pPr>
        <w:tabs>
          <w:tab w:val="left" w:pos="2008"/>
        </w:tabs>
      </w:pPr>
      <w:bookmarkStart w:id="174" w:name="_Toc252341582"/>
      <w:bookmarkStart w:id="175" w:name="_Toc252355201"/>
      <w:bookmarkStart w:id="176" w:name="_Toc252388631"/>
      <w:bookmarkStart w:id="177" w:name="_Toc252341583"/>
      <w:bookmarkStart w:id="178" w:name="_Toc252355202"/>
      <w:bookmarkStart w:id="179" w:name="_Toc252388632"/>
      <w:bookmarkStart w:id="180" w:name="_Toc247465943"/>
      <w:bookmarkStart w:id="181" w:name="_Toc247520233"/>
      <w:bookmarkEnd w:id="174"/>
      <w:bookmarkEnd w:id="175"/>
      <w:bookmarkEnd w:id="176"/>
      <w:bookmarkEnd w:id="177"/>
      <w:bookmarkEnd w:id="178"/>
      <w:bookmarkEnd w:id="179"/>
      <w:bookmarkEnd w:id="180"/>
      <w:bookmarkEnd w:id="181"/>
      <w:r>
        <w:t>Example usage:</w:t>
      </w:r>
    </w:p>
    <w:p w:rsidR="000C7093" w:rsidRPr="009851E6" w:rsidRDefault="000C7093" w:rsidP="009851E6">
      <w:pPr>
        <w:pStyle w:val="XMLExample0"/>
        <w:rPr>
          <w:highlight w:val="white"/>
        </w:rPr>
      </w:pPr>
      <w:r w:rsidRPr="009851E6">
        <w:rPr>
          <w:highlight w:val="white"/>
        </w:rPr>
        <w:tab/>
        <w:t>&lt;/gmd</w:t>
      </w:r>
      <w:proofErr w:type="gramStart"/>
      <w:r w:rsidRPr="009851E6">
        <w:rPr>
          <w:highlight w:val="white"/>
        </w:rPr>
        <w:t>:CI</w:t>
      </w:r>
      <w:proofErr w:type="gramEnd"/>
      <w:r w:rsidRPr="009851E6">
        <w:rPr>
          <w:highlight w:val="white"/>
        </w:rPr>
        <w:t>_OnlineResource&gt;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linkage&gt;</w:t>
      </w:r>
    </w:p>
    <w:p w:rsidR="004A30AA" w:rsidRPr="009851E6" w:rsidRDefault="004A30AA" w:rsidP="009851E6">
      <w:pPr>
        <w:pStyle w:val="XMLExample0"/>
        <w:rPr>
          <w:highlight w:val="white"/>
        </w:rPr>
      </w:pPr>
      <w:r w:rsidRPr="009851E6">
        <w:rPr>
          <w:highlight w:val="white"/>
        </w:rPr>
        <w:tab/>
      </w:r>
      <w:r w:rsidRPr="009851E6">
        <w:rPr>
          <w:color w:val="0000FF"/>
          <w:highlight w:val="white"/>
        </w:rPr>
        <w:t>&lt;gmd:URL&gt;</w:t>
      </w:r>
      <w:r w:rsidRPr="009851E6">
        <w:rPr>
          <w:highlight w:val="white"/>
        </w:rPr>
        <w:t>http://75.101.143.247:8080/gsvr/wms?SERVICE=WMS&amp;amp;</w:t>
      </w:r>
      <w:r w:rsidR="000C7093" w:rsidRPr="009851E6">
        <w:rPr>
          <w:highlight w:val="white"/>
        </w:rPr>
        <w:t>REQUEST=getCapabilities</w:t>
      </w:r>
      <w:r w:rsidRPr="009851E6">
        <w:rPr>
          <w:color w:val="0000FF"/>
          <w:highlight w:val="white"/>
        </w:rPr>
        <w:t>&lt;/gmd:URL&gt;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:linkage</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protocol&gt;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w:t>
      </w:r>
      <w:proofErr w:type="gramStart"/>
      <w:r w:rsidRPr="009851E6">
        <w:rPr>
          <w:highlight w:val="white"/>
        </w:rPr>
        <w:t>:CharacterString</w:t>
      </w:r>
      <w:proofErr w:type="gramEnd"/>
      <w:r w:rsidRPr="009851E6">
        <w:rPr>
          <w:highlight w:val="white"/>
        </w:rPr>
        <w:t>&gt;</w:t>
      </w:r>
      <w:r w:rsidRPr="009851E6">
        <w:rPr>
          <w:b/>
          <w:highlight w:val="white"/>
        </w:rPr>
        <w:t>http</w:t>
      </w:r>
      <w:r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:protocol</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w:t>
      </w:r>
      <w:proofErr w:type="gramStart"/>
      <w:r w:rsidRPr="009851E6">
        <w:rPr>
          <w:highlight w:val="white"/>
        </w:rPr>
        <w:t>gmd:</w:t>
      </w:r>
      <w:proofErr w:type="gramEnd"/>
      <w:r w:rsidRPr="009851E6">
        <w:rPr>
          <w:highlight w:val="white"/>
        </w:rPr>
        <w:t>name&gt;</w:t>
      </w:r>
    </w:p>
    <w:p w:rsidR="004A30AA" w:rsidRPr="009851E6" w:rsidRDefault="004A30AA" w:rsidP="009851E6">
      <w:pPr>
        <w:pStyle w:val="XMLExample0"/>
        <w:rPr>
          <w:highlight w:val="white"/>
        </w:rPr>
      </w:pPr>
      <w:r w:rsidRPr="009851E6">
        <w:rPr>
          <w:b/>
          <w:highlight w:val="white"/>
        </w:rPr>
        <w:tab/>
      </w:r>
      <w:r w:rsidRPr="009851E6">
        <w:rPr>
          <w:b/>
          <w:highlight w:val="white"/>
        </w:rPr>
        <w:tab/>
      </w:r>
      <w:r w:rsidRPr="009851E6">
        <w:rPr>
          <w:b/>
          <w:highlight w:val="white"/>
        </w:rPr>
        <w:tab/>
      </w:r>
      <w:r w:rsidRPr="009851E6">
        <w:rPr>
          <w:b/>
          <w:highlight w:val="white"/>
        </w:rPr>
        <w:tab/>
      </w:r>
      <w:r w:rsidRPr="009851E6">
        <w:rPr>
          <w:b/>
          <w:highlight w:val="white"/>
        </w:rPr>
        <w:tab/>
      </w:r>
      <w:r w:rsidRPr="009851E6">
        <w:rPr>
          <w:highlight w:val="white"/>
        </w:rPr>
        <w:t>&lt;gco</w:t>
      </w:r>
      <w:proofErr w:type="gramStart"/>
      <w:r w:rsidRPr="009851E6">
        <w:rPr>
          <w:highlight w:val="white"/>
        </w:rPr>
        <w:t>:CharacterString</w:t>
      </w:r>
      <w:proofErr w:type="gramEnd"/>
      <w:r w:rsidRPr="009851E6">
        <w:rPr>
          <w:highlight w:val="white"/>
        </w:rPr>
        <w:t xml:space="preserve"> xsi:type=</w:t>
      </w:r>
      <w:r w:rsidRPr="009851E6">
        <w:rPr>
          <w:b/>
          <w:color w:val="8000FF"/>
          <w:highlight w:val="white"/>
        </w:rPr>
        <w:t>”</w:t>
      </w:r>
      <w:r w:rsidR="00E66E57" w:rsidRPr="009851E6">
        <w:rPr>
          <w:b/>
          <w:color w:val="8000FF"/>
          <w:highlight w:val="white"/>
        </w:rPr>
        <w:t>gml:</w:t>
      </w:r>
      <w:r w:rsidRPr="009851E6">
        <w:rPr>
          <w:b/>
          <w:color w:val="8000FF"/>
          <w:highlight w:val="white"/>
        </w:rPr>
        <w:t>CodeType”</w:t>
      </w:r>
      <w:r w:rsidRPr="009851E6">
        <w:rPr>
          <w:highlight w:val="white"/>
        </w:rPr>
        <w:t xml:space="preserve"> </w:t>
      </w:r>
    </w:p>
    <w:p w:rsidR="00E66E57" w:rsidRPr="009851E6" w:rsidRDefault="004A30AA" w:rsidP="009851E6">
      <w:pPr>
        <w:pStyle w:val="XMLExample0"/>
        <w:rPr>
          <w:color w:val="0000FF"/>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t>code</w:t>
      </w:r>
      <w:r w:rsidR="00E66E57" w:rsidRPr="009851E6">
        <w:rPr>
          <w:highlight w:val="white"/>
        </w:rPr>
        <w:t>Space</w:t>
      </w:r>
      <w:r w:rsidRPr="009851E6">
        <w:rPr>
          <w:highlight w:val="white"/>
        </w:rPr>
        <w:t>="</w:t>
      </w:r>
      <w:r w:rsidRPr="009851E6">
        <w:t>http://resources.usgin.org/registry/linkageName</w:t>
      </w:r>
      <w:r w:rsidR="00E66E57" w:rsidRPr="009851E6">
        <w:t>201001</w:t>
      </w:r>
      <w:r w:rsidRPr="009851E6">
        <w:rPr>
          <w:highlight w:val="white"/>
        </w:rPr>
        <w:t>"</w:t>
      </w:r>
      <w:r w:rsidRPr="009851E6">
        <w:rPr>
          <w:color w:val="0000FF"/>
          <w:highlight w:val="white"/>
        </w:rPr>
        <w:t>&gt;</w:t>
      </w:r>
    </w:p>
    <w:p w:rsidR="004A30AA" w:rsidRPr="009851E6" w:rsidRDefault="00E66E57" w:rsidP="009851E6">
      <w:pPr>
        <w:pStyle w:val="XMLExample0"/>
        <w:rPr>
          <w:highlight w:val="white"/>
        </w:rPr>
      </w:pP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r w:rsidRPr="009851E6">
        <w:rPr>
          <w:highlight w:val="white"/>
        </w:rPr>
        <w:tab/>
      </w:r>
      <w:proofErr w:type="gramStart"/>
      <w:r w:rsidR="004A30AA" w:rsidRPr="009851E6">
        <w:rPr>
          <w:b/>
          <w:highlight w:val="white"/>
        </w:rPr>
        <w:t>serviceDescription</w:t>
      </w:r>
      <w:proofErr w:type="gramEnd"/>
      <w:r w:rsidR="004A30AA" w:rsidRPr="009851E6">
        <w:rPr>
          <w:highlight w:val="white"/>
        </w:rPr>
        <w:t>&lt;/gco:CharacterString&gt;</w:t>
      </w:r>
    </w:p>
    <w:p w:rsidR="004A30AA" w:rsidRPr="009851E6" w:rsidRDefault="004A30AA" w:rsidP="009851E6">
      <w:pPr>
        <w:pStyle w:val="XMLExample0"/>
        <w:rPr>
          <w:b/>
          <w:highlight w:val="white"/>
        </w:rPr>
      </w:pPr>
      <w:r w:rsidRPr="009851E6">
        <w:rPr>
          <w:b/>
          <w:highlight w:val="white"/>
        </w:rPr>
        <w:tab/>
      </w:r>
      <w:r w:rsidRPr="009851E6">
        <w:rPr>
          <w:b/>
          <w:highlight w:val="white"/>
        </w:rPr>
        <w:tab/>
      </w:r>
      <w:r w:rsidRPr="009851E6">
        <w:rPr>
          <w:b/>
          <w:highlight w:val="white"/>
        </w:rPr>
        <w:tab/>
      </w:r>
      <w:r w:rsidRPr="009851E6">
        <w:rPr>
          <w:highlight w:val="white"/>
        </w:rPr>
        <w:t>&lt;/gmd</w:t>
      </w:r>
      <w:proofErr w:type="gramStart"/>
      <w:r w:rsidRPr="009851E6">
        <w:rPr>
          <w:highlight w:val="white"/>
        </w:rPr>
        <w:t>:name</w:t>
      </w:r>
      <w:proofErr w:type="gramEnd"/>
      <w:r w:rsidRPr="009851E6">
        <w:rPr>
          <w:highlight w:val="white"/>
        </w:rPr>
        <w:t>&gt;</w:t>
      </w:r>
    </w:p>
    <w:p w:rsidR="004A30AA" w:rsidRPr="009851E6" w:rsidRDefault="004A30AA" w:rsidP="009851E6">
      <w:pPr>
        <w:pStyle w:val="XMLExample0"/>
        <w:rPr>
          <w:b/>
          <w:highlight w:val="white"/>
        </w:rPr>
      </w:pPr>
      <w:r w:rsidRPr="009851E6">
        <w:rPr>
          <w:b/>
          <w:highlight w:val="white"/>
        </w:rPr>
        <w:tab/>
      </w:r>
      <w:r w:rsidRPr="009851E6">
        <w:rPr>
          <w:highlight w:val="white"/>
        </w:rPr>
        <w:t>&lt;/gmd</w:t>
      </w:r>
      <w:proofErr w:type="gramStart"/>
      <w:r w:rsidRPr="009851E6">
        <w:rPr>
          <w:highlight w:val="white"/>
        </w:rPr>
        <w:t>:CI</w:t>
      </w:r>
      <w:proofErr w:type="gramEnd"/>
      <w:r w:rsidRPr="009851E6">
        <w:rPr>
          <w:highlight w:val="white"/>
        </w:rPr>
        <w:t>_OnlineResource&gt;</w:t>
      </w:r>
    </w:p>
    <w:p w:rsidR="004A30AA" w:rsidRDefault="00E66E57" w:rsidP="004A30AA">
      <w:pPr>
        <w:tabs>
          <w:tab w:val="left" w:pos="2008"/>
        </w:tabs>
      </w:pPr>
      <w:r>
        <w:t>Use of such controlled vocabulary can be indicated by using xsi</w:t>
      </w:r>
      <w:proofErr w:type="gramStart"/>
      <w:r>
        <w:t>:type</w:t>
      </w:r>
      <w:proofErr w:type="gramEnd"/>
      <w:r>
        <w:t xml:space="preserv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82" w:name="_Toc357168968"/>
      <w:r w:rsidRPr="00CB2F1D">
        <w:lastRenderedPageBreak/>
        <w:t>Examples</w:t>
      </w:r>
      <w:bookmarkEnd w:id="182"/>
    </w:p>
    <w:p w:rsidR="00C42F77" w:rsidRDefault="00C42F77">
      <w:pPr>
        <w:pStyle w:val="Heading2"/>
      </w:pPr>
      <w:bookmarkStart w:id="183" w:name="_Toc357168969"/>
      <w:r>
        <w:t>USGIN ISO 19139 Minimum Dat</w:t>
      </w:r>
      <w:r w:rsidR="0053159E">
        <w:t>a</w:t>
      </w:r>
      <w:r>
        <w:t>set Metadata</w:t>
      </w:r>
      <w:bookmarkEnd w:id="183"/>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3C099B" w:rsidRDefault="00F959C7" w:rsidP="00F959C7">
      <w:pPr>
        <w:pStyle w:val="XMLattributeValue"/>
      </w:pPr>
      <w:proofErr w:type="gramStart"/>
      <w:r w:rsidRPr="003C099B">
        <w:t>&lt;?</w:t>
      </w:r>
      <w:r w:rsidRPr="003C099B">
        <w:rPr>
          <w:color w:val="0000FF"/>
        </w:rPr>
        <w:t>xml</w:t>
      </w:r>
      <w:proofErr w:type="gramEnd"/>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F959C7" w:rsidRPr="00E230C7" w:rsidRDefault="00F959C7" w:rsidP="00F959C7">
      <w:pPr>
        <w:pStyle w:val="XMLExample0"/>
        <w:rPr>
          <w:rStyle w:val="XMLcommetnChar"/>
          <w:highlight w:val="white"/>
        </w:rPr>
      </w:pPr>
      <w:r w:rsidRPr="00E230C7">
        <w:rPr>
          <w:rStyle w:val="XMLcommetnChar"/>
          <w:highlight w:val="white"/>
        </w:rPr>
        <w:t>&lt;!--*************************************************************************************************</w:t>
      </w:r>
    </w:p>
    <w:p w:rsidR="00F959C7" w:rsidRPr="00E230C7" w:rsidRDefault="00F959C7" w:rsidP="00F959C7">
      <w:pPr>
        <w:pStyle w:val="XMLExample0"/>
        <w:rPr>
          <w:rStyle w:val="XMLcommetnChar"/>
          <w:highlight w:val="white"/>
        </w:rPr>
      </w:pPr>
      <w:r w:rsidRPr="00E230C7">
        <w:rPr>
          <w:rStyle w:val="XMLcommetnChar"/>
          <w:highlight w:val="white"/>
        </w:rPr>
        <w:t xml:space="preserve">*** Minimum example of </w:t>
      </w:r>
      <w:proofErr w:type="gramStart"/>
      <w:r w:rsidRPr="00E230C7">
        <w:rPr>
          <w:rStyle w:val="XMLcommetnChar"/>
          <w:highlight w:val="white"/>
        </w:rPr>
        <w:t>a</w:t>
      </w:r>
      <w:proofErr w:type="gramEnd"/>
      <w:r w:rsidRPr="00E230C7">
        <w:rPr>
          <w:rStyle w:val="XMLcommetnChar"/>
          <w:highlight w:val="white"/>
        </w:rPr>
        <w:t xml:space="preserve"> ISO 19139 Geospatial Dataset Metadata </w:t>
      </w:r>
    </w:p>
    <w:p w:rsidR="00F959C7" w:rsidRPr="00E230C7" w:rsidRDefault="00F959C7" w:rsidP="00F959C7">
      <w:pPr>
        <w:pStyle w:val="XMLExample0"/>
        <w:rPr>
          <w:rStyle w:val="XMLcommetnChar"/>
          <w:highlight w:val="white"/>
        </w:rPr>
      </w:pPr>
      <w:r w:rsidRPr="00E230C7">
        <w:rPr>
          <w:rStyle w:val="XMLcommetnChar"/>
          <w:highlight w:val="white"/>
        </w:rPr>
        <w:t>*** based on the USGIN v1.</w:t>
      </w:r>
      <w:r>
        <w:rPr>
          <w:rStyle w:val="XMLcommetnChar"/>
          <w:highlight w:val="white"/>
        </w:rPr>
        <w:t>2</w:t>
      </w:r>
      <w:r w:rsidRPr="00E230C7">
        <w:rPr>
          <w:rStyle w:val="XMLcommetnChar"/>
          <w:highlight w:val="white"/>
        </w:rPr>
        <w:t xml:space="preserve"> Profile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proofErr w:type="gramStart"/>
      <w:r w:rsidRPr="00E230C7">
        <w:rPr>
          <w:rStyle w:val="XMLcommetnChar"/>
          <w:highlight w:val="white"/>
        </w:rPr>
        <w:t>by</w:t>
      </w:r>
      <w:proofErr w:type="gramEnd"/>
      <w:r w:rsidRPr="00E230C7">
        <w:rPr>
          <w:rStyle w:val="XMLcommetnChar"/>
          <w:highlight w:val="white"/>
        </w:rPr>
        <w:t xml:space="preserve"> USGIN Standards and Protocols Drafting Team</w:t>
      </w:r>
    </w:p>
    <w:p w:rsidR="00F959C7" w:rsidRPr="00E230C7" w:rsidRDefault="00F959C7" w:rsidP="00F959C7">
      <w:pPr>
        <w:pStyle w:val="XMLExample0"/>
        <w:rPr>
          <w:rStyle w:val="XMLcommetnChar"/>
          <w:highlight w:val="white"/>
        </w:rPr>
      </w:pPr>
      <w:r w:rsidRPr="00E230C7">
        <w:rPr>
          <w:rStyle w:val="XMLcommetnChar"/>
          <w:highlight w:val="white"/>
        </w:rPr>
        <w:t xml:space="preserve">*** </w:t>
      </w:r>
      <w:smartTag w:uri="urn:schemas-microsoft-com:office:smarttags" w:element="place">
        <w:smartTag w:uri="urn:schemas-microsoft-com:office:smarttags" w:element="country-region">
          <w:r w:rsidRPr="00E230C7">
            <w:rPr>
              <w:rStyle w:val="XMLcommetnChar"/>
              <w:highlight w:val="white"/>
            </w:rPr>
            <w:t>U.S.</w:t>
          </w:r>
        </w:smartTag>
      </w:smartTag>
      <w:r w:rsidRPr="00E230C7">
        <w:rPr>
          <w:rStyle w:val="XMLcommetnChar"/>
          <w:highlight w:val="white"/>
        </w:rPr>
        <w:t xml:space="preserve"> Geoscience Information System (USGIN) - http://lab.usgin.org</w:t>
      </w:r>
    </w:p>
    <w:p w:rsidR="00F959C7" w:rsidRPr="00E230C7" w:rsidRDefault="00F959C7" w:rsidP="00F959C7">
      <w:pPr>
        <w:pStyle w:val="XMLExample0"/>
        <w:rPr>
          <w:rStyle w:val="XMLcommetnChar"/>
          <w:highlight w:val="white"/>
        </w:rPr>
      </w:pPr>
      <w:r w:rsidRPr="00E230C7">
        <w:rPr>
          <w:rStyle w:val="XMLcommetnChar"/>
          <w:highlight w:val="white"/>
        </w:rPr>
        <w:t>*** Contributors: Wolfgang Grunberg, Stephen M Richard</w:t>
      </w:r>
    </w:p>
    <w:p w:rsidR="00F959C7" w:rsidRDefault="00F959C7" w:rsidP="00F959C7">
      <w:pPr>
        <w:pStyle w:val="XMLExample0"/>
        <w:rPr>
          <w:rStyle w:val="XMLcommetnChar"/>
          <w:highlight w:val="white"/>
        </w:rPr>
      </w:pPr>
      <w:r>
        <w:rPr>
          <w:rStyle w:val="XMLcommetnChar"/>
          <w:highlight w:val="white"/>
        </w:rPr>
        <w:t>*** 2013-06-13</w:t>
      </w:r>
    </w:p>
    <w:p w:rsidR="00F959C7" w:rsidRPr="00E230C7" w:rsidRDefault="00F959C7" w:rsidP="00F959C7">
      <w:pPr>
        <w:pStyle w:val="XMLExample0"/>
        <w:rPr>
          <w:rStyle w:val="XMLcommetnChar"/>
          <w:highlight w:val="white"/>
        </w:rPr>
      </w:pPr>
      <w:r>
        <w:rPr>
          <w:rStyle w:val="XMLcommetnChar"/>
          <w:highlight w:val="white"/>
        </w:rPr>
        <w:t>***</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DISCLAIMER: this is not an authoritative metadata example but an aide to get started.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 xml:space="preserve">Refer to </w:t>
      </w:r>
      <w:r w:rsidRPr="00E230C7">
        <w:rPr>
          <w:rStyle w:val="XMLcommetnChar"/>
          <w:highlight w:val="white"/>
        </w:rPr>
        <w:t xml:space="preserve">the USGIN profile document for more specific and </w:t>
      </w:r>
      <w:r>
        <w:rPr>
          <w:rStyle w:val="XMLcommetnChar"/>
          <w:highlight w:val="white"/>
        </w:rPr>
        <w:t>complete</w:t>
      </w:r>
      <w:r w:rsidRPr="00E230C7">
        <w:rPr>
          <w:rStyle w:val="XMLcommetnChar"/>
          <w:highlight w:val="white"/>
        </w:rPr>
        <w:t xml:space="preserve"> guidelines.</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Validated against http://www.isotc211.org/2005/gmd (ISO 19115, CSW 2.0.2 AP ISO 1.0).</w:t>
      </w:r>
    </w:p>
    <w:p w:rsidR="00F959C7" w:rsidRPr="00E230C7" w:rsidRDefault="00F959C7" w:rsidP="00F959C7">
      <w:pPr>
        <w:pStyle w:val="XMLExample0"/>
        <w:rPr>
          <w:rStyle w:val="XMLcommetnChar"/>
          <w:highlight w:val="white"/>
        </w:rPr>
      </w:pPr>
      <w:r w:rsidRPr="00E230C7">
        <w:rPr>
          <w:rStyle w:val="XMLcommetnChar"/>
          <w:highlight w:val="white"/>
        </w:rPr>
        <w:t>*** Follows the USGIN ISO 19139 Dataset Metadata Profile v1.</w:t>
      </w:r>
      <w:r>
        <w:rPr>
          <w:rStyle w:val="XMLcommetnChar"/>
          <w:highlight w:val="white"/>
        </w:rPr>
        <w:t>2</w:t>
      </w: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NOTES:</w:t>
      </w:r>
    </w:p>
    <w:p w:rsidR="00F959C7" w:rsidRPr="00E230C7" w:rsidRDefault="00F959C7" w:rsidP="00F959C7">
      <w:pPr>
        <w:pStyle w:val="XMLExample0"/>
        <w:rPr>
          <w:rStyle w:val="XMLcommetnChar"/>
          <w:highlight w:val="white"/>
        </w:rPr>
      </w:pPr>
      <w:r w:rsidRPr="00E230C7">
        <w:rPr>
          <w:rStyle w:val="XMLcommetnChar"/>
          <w:highlight w:val="white"/>
        </w:rPr>
        <w:t xml:space="preserve">*** - Codelists: </w:t>
      </w:r>
    </w:p>
    <w:p w:rsidR="00F959C7" w:rsidRDefault="00F959C7" w:rsidP="00F959C7">
      <w:pPr>
        <w:pStyle w:val="XMLExample0"/>
        <w:rPr>
          <w:rStyle w:val="XMLcommetnChar"/>
          <w:highlight w:val="white"/>
        </w:rPr>
      </w:pPr>
      <w:r w:rsidRPr="00E230C7">
        <w:rPr>
          <w:rStyle w:val="XMLcommetnChar"/>
          <w:highlight w:val="white"/>
        </w:rPr>
        <w:t xml:space="preserve">*** Most ISO metadata profiles and applications use ISO codelists or codelists that use ISO's codelist names. </w:t>
      </w:r>
    </w:p>
    <w:p w:rsidR="00F959C7" w:rsidRPr="00E230C7" w:rsidRDefault="00F959C7" w:rsidP="00F959C7">
      <w:pPr>
        <w:pStyle w:val="XMLExample0"/>
        <w:rPr>
          <w:rStyle w:val="XMLcommetnChar"/>
          <w:highlight w:val="white"/>
        </w:rPr>
      </w:pPr>
      <w:r>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 Language code: </w:t>
      </w:r>
    </w:p>
    <w:p w:rsidR="00F959C7" w:rsidRPr="00E230C7" w:rsidRDefault="00F959C7" w:rsidP="00F959C7">
      <w:pPr>
        <w:pStyle w:val="XMLExample0"/>
        <w:rPr>
          <w:rStyle w:val="XMLcommetnChar"/>
          <w:highlight w:val="white"/>
        </w:rPr>
      </w:pPr>
      <w:r w:rsidRPr="00E230C7">
        <w:rPr>
          <w:rStyle w:val="XMLcommetnChar"/>
          <w:highlight w:val="white"/>
        </w:rPr>
        <w:t xml:space="preserve">*** </w:t>
      </w:r>
      <w:r>
        <w:rPr>
          <w:rStyle w:val="XMLcommetnChar"/>
          <w:highlight w:val="white"/>
        </w:rPr>
        <w:t>Use</w:t>
      </w:r>
      <w:r w:rsidRPr="00E230C7">
        <w:rPr>
          <w:rStyle w:val="XMLcommetnChar"/>
          <w:highlight w:val="white"/>
        </w:rPr>
        <w:t xml:space="preserve"> ISO &lt;ISO639-2/T three letter language code - lower case&gt; formatting.</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commetnChar"/>
          <w:highlight w:val="white"/>
        </w:rPr>
      </w:pPr>
      <w:r w:rsidRPr="00E230C7">
        <w:rPr>
          <w:rStyle w:val="XMLcommetnChar"/>
          <w:highlight w:val="white"/>
        </w:rPr>
        <w:t xml:space="preserve">*** KEY: (NAP-USGIN) - M/C/O/X (Mandatory, Conditional, Optional, Not Used) </w:t>
      </w:r>
    </w:p>
    <w:p w:rsidR="00F959C7" w:rsidRPr="00E230C7" w:rsidRDefault="00F959C7" w:rsidP="00F959C7">
      <w:pPr>
        <w:pStyle w:val="XMLExample0"/>
        <w:rPr>
          <w:rStyle w:val="XMLcommetnChar"/>
          <w:highlight w:val="white"/>
        </w:rPr>
      </w:pPr>
      <w:r w:rsidRPr="00E230C7">
        <w:rPr>
          <w:rStyle w:val="XMLcommetnChar"/>
          <w:highlight w:val="white"/>
        </w:rPr>
        <w:t>***</w:t>
      </w:r>
    </w:p>
    <w:p w:rsidR="00F959C7" w:rsidRPr="00E230C7" w:rsidRDefault="00F959C7" w:rsidP="00F959C7">
      <w:pPr>
        <w:pStyle w:val="XMLExample0"/>
        <w:rPr>
          <w:rStyle w:val="XMLelementValueChar"/>
          <w:highlight w:val="white"/>
        </w:rPr>
      </w:pPr>
      <w:r w:rsidRPr="00E230C7">
        <w:rPr>
          <w:rStyle w:val="XMLcommetnChar"/>
          <w:highlight w:val="white"/>
        </w:rPr>
        <w:t>**********************************************************************************************--&gt;</w:t>
      </w:r>
    </w:p>
    <w:p w:rsidR="00F959C7" w:rsidRPr="00E230C7" w:rsidRDefault="00F959C7" w:rsidP="00F959C7">
      <w:pPr>
        <w:pStyle w:val="XMLExample0"/>
        <w:rPr>
          <w:rStyle w:val="XMLelementValueCha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USGIN ISO 19139 geospatial dataset metadata record --&gt;</w:t>
      </w:r>
    </w:p>
    <w:p w:rsidR="00F959C7" w:rsidRDefault="00F959C7" w:rsidP="00F959C7">
      <w:pPr>
        <w:pStyle w:val="XMLelement0"/>
        <w:rPr>
          <w:highlight w:val="white"/>
        </w:rPr>
      </w:pPr>
      <w:r>
        <w:rPr>
          <w:highlight w:val="white"/>
        </w:rPr>
        <w:t>&lt;gmd:MD_Metadata</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xmlns:gmd</w:t>
      </w:r>
      <w:r w:rsidRPr="00E230C7">
        <w:rPr>
          <w:rStyle w:val="XMLelementValueChar"/>
          <w:highlight w:val="white"/>
        </w:rPr>
        <w:t>=</w:t>
      </w:r>
      <w:r>
        <w:rPr>
          <w:b w:val="0"/>
          <w:bCs w:val="0"/>
          <w:highlight w:val="white"/>
        </w:rPr>
        <w:t>"http://www.isotc211.org/2005/gmd"</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xmlns:gco</w:t>
      </w:r>
      <w:r w:rsidRPr="00E230C7">
        <w:rPr>
          <w:rStyle w:val="XMLelementValueChar"/>
          <w:highlight w:val="white"/>
        </w:rPr>
        <w:t>=</w:t>
      </w:r>
      <w:r>
        <w:rPr>
          <w:b w:val="0"/>
          <w:bCs w:val="0"/>
          <w:highlight w:val="white"/>
        </w:rPr>
        <w:t>"http://www.isotc211.org/2005/gco"</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xmlns:gml</w:t>
      </w:r>
      <w:r w:rsidRPr="00E230C7">
        <w:rPr>
          <w:rStyle w:val="XMLelementValueChar"/>
          <w:highlight w:val="white"/>
        </w:rPr>
        <w:t>=</w:t>
      </w:r>
      <w:r>
        <w:rPr>
          <w:b w:val="0"/>
          <w:bCs w:val="0"/>
          <w:highlight w:val="white"/>
        </w:rPr>
        <w:t>"http://www.opengis.net/gml"</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xmlns:xlink</w:t>
      </w:r>
      <w:r w:rsidRPr="00E230C7">
        <w:rPr>
          <w:rStyle w:val="XMLelementValueChar"/>
          <w:highlight w:val="white"/>
        </w:rPr>
        <w:t>=</w:t>
      </w:r>
      <w:r>
        <w:rPr>
          <w:b w:val="0"/>
          <w:bCs w:val="0"/>
          <w:highlight w:val="white"/>
        </w:rPr>
        <w:t>"http://www.w3.org/1999/xlink"</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Pr>
          <w:highlight w:val="white"/>
        </w:rPr>
        <w:t>xmlns:xsi</w:t>
      </w:r>
      <w:r w:rsidRPr="00E230C7">
        <w:rPr>
          <w:rStyle w:val="XMLelementValueChar"/>
          <w:highlight w:val="white"/>
        </w:rPr>
        <w:t>=</w:t>
      </w:r>
      <w:r>
        <w:rPr>
          <w:b w:val="0"/>
          <w:bCs w:val="0"/>
          <w:highlight w:val="white"/>
        </w:rPr>
        <w:t>"http://www.w3.org/2001/XMLSchema-instance"</w:t>
      </w:r>
    </w:p>
    <w:p w:rsidR="00F959C7" w:rsidRDefault="00F959C7" w:rsidP="00F959C7">
      <w:pPr>
        <w:pStyle w:val="XMLattributeValue"/>
        <w:rPr>
          <w:highlight w:val="white"/>
        </w:rPr>
      </w:pPr>
      <w:r w:rsidRPr="00E230C7">
        <w:rPr>
          <w:rStyle w:val="XMLelementValueChar"/>
          <w:highlight w:val="white"/>
        </w:rPr>
        <w:tab/>
      </w:r>
      <w:r>
        <w:rPr>
          <w:highlight w:val="white"/>
        </w:rPr>
        <w:t>xsi:schemaLocation</w:t>
      </w:r>
      <w:r w:rsidRPr="00E230C7">
        <w:rPr>
          <w:rStyle w:val="XMLelementValueChar"/>
          <w:highlight w:val="white"/>
        </w:rPr>
        <w:t>=</w:t>
      </w:r>
      <w:r>
        <w:rPr>
          <w:b w:val="0"/>
          <w:bCs w:val="0"/>
          <w:highlight w:val="white"/>
        </w:rPr>
        <w:t>"http://www.isotc211.org/2005/gmd http://schemas.opengis.net/csw/2.0.2/profiles/apiso/1.0.0/apiso.xsd"</w:t>
      </w:r>
      <w:r>
        <w:rPr>
          <w:color w:val="0000FF"/>
          <w:highlight w:val="white"/>
        </w:rPr>
        <w:t>&gt;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file identifier - A unique File Identifier (GUID) - USGIN recommends using a valid Universally Unique Identifier (UUID) --&gt;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08fb00c8-0882-4bf7-b07f-fd37050c5efc</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&lt;/gmd:fileIdentifier&gt;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(M-M) Metadata language - ISO &lt;ISO639-2/T three letter language code - lower case&gt; formatting. --&gt;</w:t>
      </w:r>
    </w:p>
    <w:p w:rsidR="00F959C7" w:rsidRDefault="00F959C7" w:rsidP="00F959C7">
      <w:pPr>
        <w:pStyle w:val="XMLExample0"/>
        <w:rPr>
          <w:highlight w:val="white"/>
        </w:rPr>
      </w:pPr>
      <w:r w:rsidRPr="00E230C7">
        <w:rPr>
          <w:rStyle w:val="XMLelementValueChar"/>
          <w:highlight w:val="white"/>
        </w:rPr>
        <w:tab/>
      </w:r>
      <w:r>
        <w:rPr>
          <w:color w:val="0000FF"/>
          <w:highlight w:val="white"/>
        </w:rPr>
        <w:t>&lt;gmd:language&gt;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5F59F1">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character set  - USGIN requires that a character set code is defined to facilitate CSW servers (deegree, GeoNetwork, etc.).  --&gt;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Default="00F959C7" w:rsidP="00F959C7">
      <w:pPr>
        <w:pStyle w:val="XMLExample0"/>
        <w:rPr>
          <w:highlight w:val="white"/>
        </w:rPr>
      </w:pPr>
      <w:r>
        <w:rPr>
          <w:rStyle w:val="XMLelementValueChar"/>
          <w:highlight w:val="white"/>
        </w:rPr>
        <w:tab/>
      </w:r>
      <w:r>
        <w:rPr>
          <w:color w:val="0000FF"/>
          <w:highlight w:val="white"/>
        </w:rPr>
        <w:t>&lt;gmd:MD_CharacterSetCode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lastRenderedPageBreak/>
        <w:tab/>
      </w:r>
      <w:r>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"http://www.isotc211.org/2005/resources/Codelist/gmxCodelists.xml#MD_CharacterSetCode"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"utf8"</w:t>
      </w:r>
      <w:r>
        <w:rPr>
          <w:color w:val="0000FF"/>
          <w:highlight w:val="white"/>
        </w:rPr>
        <w:t>&gt;</w:t>
      </w:r>
      <w:r w:rsidRPr="005F59F1">
        <w:rPr>
          <w:rStyle w:val="XMLelementValueChar"/>
          <w:highlight w:val="white"/>
        </w:rPr>
        <w:t>UTF-8</w:t>
      </w:r>
      <w:r>
        <w:rPr>
          <w:color w:val="0000FF"/>
          <w:highlight w:val="white"/>
        </w:rPr>
        <w:t>&lt;/gmd:MD_CharacterSetCode&gt;</w:t>
      </w:r>
    </w:p>
    <w:p w:rsidR="00F959C7" w:rsidRDefault="00F959C7" w:rsidP="00F959C7">
      <w:pPr>
        <w:pStyle w:val="XMLelement0"/>
        <w:rPr>
          <w:highlight w:val="white"/>
        </w:rPr>
      </w:pPr>
      <w:r w:rsidRPr="00E230C7">
        <w:rPr>
          <w:rStyle w:val="XMLelementValueChar"/>
          <w:highlight w:val="white"/>
        </w:rPr>
        <w:tab/>
      </w:r>
      <w:r>
        <w:rPr>
          <w:highlight w:val="white"/>
        </w:rPr>
        <w:t>&lt;/gmd:characterSet&gt;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&lt;!-- (M-M) Resource type - Define if this record is a: dataset (default), service, feature, software, etc. --&gt;</w:t>
      </w:r>
    </w:p>
    <w:p w:rsidR="00F959C7" w:rsidRDefault="00F959C7" w:rsidP="00F959C7">
      <w:pPr>
        <w:pStyle w:val="XMLelement0"/>
        <w:rPr>
          <w:highlight w:val="white"/>
        </w:rPr>
      </w:pPr>
      <w:r w:rsidRPr="00E230C7">
        <w:rPr>
          <w:rStyle w:val="XMLelementValueChar"/>
          <w:highlight w:val="white"/>
        </w:rPr>
        <w:tab/>
      </w:r>
      <w:r>
        <w:rPr>
          <w:highlight w:val="white"/>
        </w:rPr>
        <w:t>&lt;gmd:hierarchyLevel&gt;</w:t>
      </w:r>
    </w:p>
    <w:p w:rsidR="00F959C7" w:rsidRPr="00E230C7" w:rsidRDefault="00F959C7" w:rsidP="00F959C7">
      <w:pPr>
        <w:pStyle w:val="XMLcommentIndent"/>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MD_ScopeCode code names: {attribute, attributeType, collectionHardware, collectionSession, dataset, series, nonGeographicDataset, dimensionGroup, feature, featureType, propertyType, fieldSession, software, service, model, tile}. --&gt;</w:t>
      </w:r>
    </w:p>
    <w:p w:rsidR="00F959C7" w:rsidRDefault="00F959C7" w:rsidP="00F959C7">
      <w:pPr>
        <w:pStyle w:val="XMLExample0"/>
        <w:rPr>
          <w:highlight w:val="white"/>
        </w:rPr>
      </w:pPr>
      <w:r>
        <w:rPr>
          <w:rStyle w:val="XMLelementValueChar"/>
          <w:highlight w:val="white"/>
        </w:rPr>
        <w:tab/>
      </w:r>
      <w:r>
        <w:rPr>
          <w:rStyle w:val="XMLelementValueChar"/>
          <w:highlight w:val="white"/>
        </w:rPr>
        <w:tab/>
      </w:r>
      <w:r>
        <w:rPr>
          <w:color w:val="0000FF"/>
          <w:highlight w:val="white"/>
        </w:rPr>
        <w:t>&lt;gmd:MD_ScopeCode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"http://www.isotc211.org/2005/resources/Codelist/gmxCodelists.xml#MD_ScopeCode"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"dataset"</w:t>
      </w:r>
      <w:r>
        <w:rPr>
          <w:color w:val="0000FF"/>
          <w:highlight w:val="white"/>
        </w:rPr>
        <w:t>&gt;</w:t>
      </w:r>
      <w:r w:rsidRPr="005F59F1">
        <w:rPr>
          <w:rStyle w:val="XMLelementValueChar"/>
          <w:highlight w:val="white"/>
        </w:rPr>
        <w:t>dataset</w:t>
      </w:r>
      <w:r>
        <w:rPr>
          <w:color w:val="0000FF"/>
          <w:highlight w:val="white"/>
        </w:rPr>
        <w:t>&lt;/gmd:MD_ScopeCode&gt;</w:t>
      </w:r>
    </w:p>
    <w:p w:rsidR="00F959C7" w:rsidRDefault="00F959C7" w:rsidP="00F959C7">
      <w:pPr>
        <w:pStyle w:val="XMLelement0"/>
        <w:rPr>
          <w:highlight w:val="white"/>
        </w:rPr>
      </w:pPr>
      <w:r w:rsidRPr="00E230C7">
        <w:rPr>
          <w:rStyle w:val="XMLelementValueChar"/>
          <w:highlight w:val="white"/>
        </w:rPr>
        <w:tab/>
      </w:r>
      <w:r>
        <w:rPr>
          <w:highlight w:val="white"/>
        </w:rPr>
        <w:t>&lt;/</w:t>
      </w:r>
      <w:r w:rsidRPr="00E230C7">
        <w:rPr>
          <w:rStyle w:val="XMLelementChar0"/>
          <w:highlight w:val="white"/>
        </w:rPr>
        <w:t>gmd:hierarchyLevel</w:t>
      </w:r>
      <w:r>
        <w:rPr>
          <w:highlight w:val="white"/>
        </w:rPr>
        <w: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(O-M) Resource hierarchy level name - USGIN makes this property mandatory to identify the USGIN resource type (see USGIN Profile, "Resources of Interest"). Default</w:t>
      </w:r>
      <w:r>
        <w:rPr>
          <w:rStyle w:val="XMLcommetnChar"/>
          <w:highlight w:val="white"/>
        </w:rPr>
        <w:t xml:space="preserve"> CharacterString is “Dataset</w:t>
      </w:r>
      <w:r w:rsidRPr="00E230C7">
        <w:rPr>
          <w:rStyle w:val="XMLcommetnChar"/>
          <w:highlight w:val="white"/>
        </w:rPr>
        <w:t>” Encode hierarchy by including hierarchyLevelName elements for all broader resource categories. E.g. default should also include a hierarchyLevelName=”Collection” element. For services USGIN hierarchyLevelName</w:t>
      </w:r>
      <w:r>
        <w:rPr>
          <w:rStyle w:val="XMLcommetnChar"/>
          <w:highlight w:val="white"/>
        </w:rPr>
        <w:t>/</w:t>
      </w:r>
      <w:r w:rsidRPr="00E230C7">
        <w:rPr>
          <w:rStyle w:val="XMLcommetnChar"/>
          <w:highlight w:val="white"/>
        </w:rPr>
        <w:t>CharacterString is “Service”. --&gt;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Dataset</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Pr>
          <w:rStyle w:val="XMLelementValueChar"/>
          <w:highlight w:val="white"/>
        </w:rPr>
        <w:t>Collection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&lt;/gmd:hierarchyLevelName&gt;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Metadata point of contact - Point of contact for the metadata record, e.g. for users to report errors, updates to metadata, etc. --&gt;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p>
    <w:p w:rsidR="00F959C7" w:rsidRDefault="00F959C7" w:rsidP="00F959C7">
      <w:pPr>
        <w:pStyle w:val="XMLcommetn"/>
        <w:rPr>
          <w:highlight w:val="white"/>
        </w:rPr>
      </w:pPr>
      <w:r>
        <w:rPr>
          <w:highlight w:val="white"/>
        </w:rPr>
        <w:t xml:space="preserve">&lt;!-- Metadata contact information, either a phone number or e-mail address is required. </w:t>
      </w:r>
    </w:p>
    <w:p w:rsidR="00F959C7" w:rsidRDefault="00F959C7" w:rsidP="00F959C7">
      <w:pPr>
        <w:pStyle w:val="XMLcommetn"/>
        <w:rPr>
          <w:highlight w:val="white"/>
        </w:rPr>
      </w:pPr>
      <w:r>
        <w:rPr>
          <w:highlight w:val="white"/>
        </w:rPr>
        <w:t>This example has an e-mail address.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(O-M) Metadata point of con</w:t>
      </w:r>
      <w:r>
        <w:rPr>
          <w:rStyle w:val="XMLcommetnChar"/>
          <w:highlight w:val="white"/>
        </w:rPr>
        <w:t xml:space="preserve">tact e-mail address to meet profile requirement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metadata@azgs.az.gov</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&lt;/gmd:electronicMailAddress&gt;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&lt;/gmd:address&gt;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Example0"/>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(M-M) ISO 19139 Mandatory: contact role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 publisher, author}  --&gt;</w:t>
      </w:r>
    </w:p>
    <w:p w:rsidR="00F959C7" w:rsidRDefault="00F959C7" w:rsidP="00F959C7">
      <w:pPr>
        <w:pStyle w:val="XMLelement0"/>
        <w:rPr>
          <w:highlight w:val="white"/>
        </w:rPr>
      </w:pPr>
      <w:r>
        <w:rPr>
          <w:rStyle w:val="XMLelementValueChar"/>
          <w:highlight w:val="white"/>
        </w:rPr>
        <w:tab/>
      </w:r>
      <w:r>
        <w:rPr>
          <w:rStyle w:val="XMLelementValueChar"/>
          <w:highlight w:val="white"/>
        </w:rPr>
        <w:tab/>
      </w:r>
      <w:r>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w:t>
      </w:r>
      <w:r>
        <w:rPr>
          <w:b w:val="0"/>
          <w:bCs w:val="0"/>
          <w:highlight w:val="white"/>
        </w:rPr>
        <w:t>"</w:t>
      </w:r>
      <w:r>
        <w:rPr>
          <w:rStyle w:val="XMLattributeValueChar"/>
          <w:highlight w:val="white"/>
        </w:rPr>
        <w:t>http://www.isotc211.org/2005/resources/Codelist/gmxCodelists.xml</w:t>
      </w:r>
      <w:r>
        <w:rPr>
          <w:b w:val="0"/>
          <w:bCs w:val="0"/>
          <w:highlight w:val="white"/>
        </w:rPr>
        <w:t>#CI_RoleCode"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attributeChar0"/>
          <w:highlight w:val="white"/>
        </w:rPr>
        <w:t>codeListValue=</w:t>
      </w:r>
      <w:r>
        <w:rPr>
          <w:b w:val="0"/>
          <w:bCs w:val="0"/>
          <w:highlight w:val="white"/>
        </w:rPr>
        <w:t>"pointOfContact"</w:t>
      </w:r>
      <w:r>
        <w:rPr>
          <w:color w:val="0000FF"/>
          <w:highlight w:val="white"/>
        </w:rPr>
        <w:t>&gt;</w:t>
      </w:r>
      <w:r w:rsidRPr="005F59F1">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&lt;/gmd:CI_Responsi</w:t>
      </w:r>
      <w:r w:rsidRPr="00E230C7">
        <w:rPr>
          <w:highlight w:val="white"/>
        </w:rPr>
        <w:t>bleP</w:t>
      </w:r>
      <w:r>
        <w:rPr>
          <w:highlight w:val="white"/>
        </w:rPr>
        <w:t>arty&gt;</w:t>
      </w:r>
    </w:p>
    <w:p w:rsidR="00F959C7" w:rsidRDefault="00F959C7" w:rsidP="00F959C7">
      <w:pPr>
        <w:pStyle w:val="XMLelement0"/>
        <w:rPr>
          <w:highlight w:val="white"/>
        </w:rPr>
      </w:pPr>
      <w:r w:rsidRPr="00E230C7">
        <w:rPr>
          <w:rStyle w:val="XMLelementValueChar"/>
          <w:highlight w:val="white"/>
        </w:rPr>
        <w:tab/>
      </w:r>
      <w:r>
        <w:rPr>
          <w:highlight w:val="white"/>
        </w:rPr>
        <w:t>&lt;/gmd:contact&gt;</w:t>
      </w:r>
    </w:p>
    <w:p w:rsidR="00F959C7" w:rsidRDefault="00F959C7" w:rsidP="00F959C7">
      <w:pPr>
        <w:pStyle w:val="XMLelement0"/>
        <w:rPr>
          <w:highlight w:val="white"/>
        </w:rPr>
      </w:pPr>
    </w:p>
    <w:p w:rsidR="00F959C7" w:rsidRPr="005F59F1" w:rsidRDefault="00F959C7" w:rsidP="00F959C7">
      <w:pPr>
        <w:pStyle w:val="XMLelement0"/>
        <w:rPr>
          <w:rStyle w:val="XMLelementValueChar"/>
          <w:b w:val="0"/>
          <w:bCs w:val="0"/>
          <w:highlight w:val="white"/>
        </w:rPr>
      </w:pPr>
      <w:r w:rsidRPr="00E230C7">
        <w:rPr>
          <w:rStyle w:val="XMLcommetnChar"/>
          <w:highlight w:val="white"/>
        </w:rPr>
        <w:t xml:space="preserve">&lt;!-- (M-M) Metadata date stamp - USGIN profile requires use of dateStamp/gco:DateTime (Note this contrasts with INSPIRE mandate to use dateStamp/gco:Date). This is the date and time when the metadata record was created or </w:t>
      </w:r>
      <w:r>
        <w:rPr>
          <w:rStyle w:val="XMLcommetnChar"/>
          <w:highlight w:val="white"/>
        </w:rPr>
        <w:t xml:space="preserve">most recently </w:t>
      </w:r>
      <w:r w:rsidRPr="00E230C7">
        <w:rPr>
          <w:rStyle w:val="XMLcommetnChar"/>
          <w:highlight w:val="white"/>
        </w:rPr>
        <w:t>updated (following NAP). --&gt;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commentIndent"/>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Requires an extended ISO 8601 formatted combined UTC date and time string (</w:t>
      </w:r>
      <w:r>
        <w:rPr>
          <w:rStyle w:val="XMLcommetnChar"/>
          <w:highlight w:val="white"/>
        </w:rPr>
        <w:t>YYYY-MM-DDTHH:MM:SS) Some validators require time zone as well; recommend using GMT indicated by</w:t>
      </w:r>
    </w:p>
    <w:p w:rsidR="00F959C7" w:rsidRPr="005F59F1" w:rsidRDefault="00F959C7" w:rsidP="00F959C7">
      <w:pPr>
        <w:pStyle w:val="XMLcommentIndent"/>
        <w:rPr>
          <w:rStyle w:val="XMLelementValueChar"/>
          <w:b w:val="0"/>
          <w:bCs w:val="0"/>
          <w:highlight w:val="white"/>
        </w:rPr>
      </w:pPr>
      <w:r>
        <w:rPr>
          <w:rStyle w:val="XMLcommetnChar"/>
          <w:highlight w:val="white"/>
        </w:rPr>
        <w:tab/>
      </w:r>
      <w:r>
        <w:rPr>
          <w:rStyle w:val="XMLcommetnChar"/>
          <w:highlight w:val="white"/>
        </w:rPr>
        <w:tab/>
        <w:t>'Z'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2010-01-14T10:00:00</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Pr>
          <w:highlight w:val="white"/>
        </w:rPr>
        <w:t>&lt;/gmd:dateStamp&gt;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metadata standard - USGIN profile conformant metadata is indicated by </w:t>
      </w:r>
      <w:r>
        <w:rPr>
          <w:rStyle w:val="XMLcommetnChar"/>
          <w:highlight w:val="white"/>
        </w:rPr>
        <w:t>the string</w:t>
      </w:r>
      <w:r w:rsidRPr="00E230C7">
        <w:rPr>
          <w:rStyle w:val="XMLcommetnChar"/>
          <w:highlight w:val="white"/>
        </w:rPr>
        <w:t xml:space="preserve"> </w:t>
      </w:r>
      <w:r>
        <w:rPr>
          <w:rStyle w:val="XMLcommetnChar"/>
          <w:highlight w:val="white"/>
        </w:rPr>
        <w:t>“ISO</w:t>
      </w:r>
      <w:r w:rsidRPr="00E230C7">
        <w:rPr>
          <w:rStyle w:val="XMLcommetnChar"/>
          <w:highlight w:val="white"/>
        </w:rPr>
        <w:t>-USGIN"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ISO-USGIN</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&lt;/gmd:metadataStandardName&gt;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commetnChar"/>
          <w:highlight w:val="white"/>
        </w:rPr>
        <w:t>&lt;!-- (O-M) USGIN profile version --&gt;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1.2</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Pr>
          <w:highlight w:val="white"/>
        </w:rPr>
        <w:t>&lt;/gmd:metadataStandardVersion&gt;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 --&gt;</w:t>
      </w:r>
    </w:p>
    <w:p w:rsidR="00F959C7" w:rsidRPr="00E230C7" w:rsidRDefault="00F959C7" w:rsidP="00F959C7">
      <w:pPr>
        <w:pStyle w:val="XMLExample0"/>
        <w:rPr>
          <w:rStyle w:val="XMLelementValueChar"/>
          <w:highlight w:val="white"/>
        </w:rPr>
      </w:pPr>
      <w:r w:rsidRPr="00E230C7">
        <w:rPr>
          <w:rStyle w:val="XMLcommetnChar"/>
          <w:highlight w:val="white"/>
        </w:rPr>
        <w:t>&lt;!-- (M-M) Resource identification information - At least one of MD_DataIdentification (dataset, dataset series) or SV_ServiceIdentification (service) is required.  --&gt;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commetnChar"/>
          <w:highlight w:val="white"/>
        </w:rPr>
        <w:t>&lt;!-- Resource Dataset or Dataset Series Identification --&gt;</w:t>
      </w:r>
      <w:r w:rsidRPr="00E230C7">
        <w:rPr>
          <w:rStyle w:val="XMLelementValueChar"/>
          <w:highlight w:val="white"/>
        </w:rPr>
        <w:t xml:space="preserve"> </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citation - </w:t>
      </w:r>
      <w:r>
        <w:rPr>
          <w:rStyle w:val="XMLcommetnChar"/>
          <w:highlight w:val="white"/>
        </w:rPr>
        <w:t>I</w:t>
      </w:r>
      <w:r w:rsidRPr="00E230C7">
        <w:rPr>
          <w:rStyle w:val="XMLcommetnChar"/>
          <w:highlight w:val="white"/>
        </w:rPr>
        <w:t>nformation to identify the intellectual origin of the content in the described resource, along the lines of a citation in a scientific journal. Required content for a CI_Citation element are title, date, and responsibleParty</w:t>
      </w:r>
      <w:r>
        <w:rPr>
          <w:rStyle w:val="XMLcommetnChar"/>
          <w:highlight w:val="white"/>
        </w:rPr>
        <w:t>. If the subject of the metadata record is derived from other sources, such that it is not considered identical with those sources, the provenance should be documented in LI_Lineage//LI_Source elements.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title - </w:t>
      </w:r>
      <w:r>
        <w:rPr>
          <w:rStyle w:val="XMLcommetnChar"/>
          <w:highlight w:val="white"/>
        </w:rPr>
        <w:t>Use</w:t>
      </w:r>
      <w:r w:rsidRPr="00E230C7">
        <w:rPr>
          <w:rStyle w:val="XMLcommetnChar"/>
          <w:highlight w:val="white"/>
        </w:rPr>
        <w:t xml:space="preserve"> titles that inform the human reader about the dataset’s content</w:t>
      </w:r>
      <w:r>
        <w:rPr>
          <w:rStyle w:val="XMLcommetnChar"/>
          <w:highlight w:val="white"/>
        </w:rPr>
        <w:t>; titles should be unique in the context of the metadata catalog that contains the metadata record</w:t>
      </w:r>
      <w:r w:rsidRPr="00E230C7">
        <w:rPr>
          <w:rStyle w:val="XMLcommetnChar"/>
          <w:highlight w:val="white"/>
        </w:rPr>
        <w:t>.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USGIN minimum meta</w:t>
      </w:r>
      <w:r>
        <w:rPr>
          <w:rStyle w:val="XMLelementValueChar"/>
          <w:highlight w:val="white"/>
        </w:rPr>
        <w:t>data example XML file.</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&lt;/gmd:title&gt;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w:t>
      </w:r>
      <w:r>
        <w:rPr>
          <w:rStyle w:val="XMLcommetnChar"/>
          <w:highlight w:val="white"/>
        </w:rPr>
        <w:t>gco:DateTime.</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 xml:space="preserve">&lt;!-- Requires an extended ISO 8601 UTC date and </w:t>
      </w:r>
      <w:r>
        <w:rPr>
          <w:rStyle w:val="XMLcommetnChar"/>
          <w:highlight w:val="white"/>
        </w:rPr>
        <w:t xml:space="preserve">time string </w:t>
      </w:r>
      <w:r w:rsidRPr="00E230C7">
        <w:rPr>
          <w:rStyle w:val="XMLcommetnChar"/>
          <w:highlight w:val="white"/>
        </w:rPr>
        <w:t>(</w:t>
      </w:r>
      <w:r>
        <w:rPr>
          <w:rStyle w:val="XMLcommetnChar"/>
          <w:highlight w:val="white"/>
        </w:rPr>
        <w:t>YYYY-MM-DDTHH:MM:SS) Some validators require time zone as well; recommend GMT indicated by 'Z'</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&lt;gco:DateTime&gt;</w:t>
      </w:r>
      <w:r w:rsidRPr="00E230C7">
        <w:rPr>
          <w:rStyle w:val="XMLelementValueChar"/>
          <w:highlight w:val="white"/>
        </w:rPr>
        <w:t>2010-01-14T09:30:47</w:t>
      </w:r>
      <w:r>
        <w:rPr>
          <w:rStyle w:val="XMLelementValueChar"/>
          <w:highlight w:val="white"/>
        </w:rPr>
        <w:t>Z</w:t>
      </w:r>
      <w:r>
        <w:rPr>
          <w:highlight w:val="white"/>
        </w:rPr>
        <w:t>&lt;/gco:DateTime&gt;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commetn"/>
        <w:rPr>
          <w:highlight w:val="white"/>
        </w:rPr>
      </w:pPr>
      <w:r>
        <w:rPr>
          <w:highlight w:val="white"/>
        </w:rPr>
        <w:tab/>
      </w:r>
      <w:r>
        <w:rPr>
          <w:highlight w:val="white"/>
        </w:rPr>
        <w:tab/>
        <w:t>&lt;!-- dateType is mandatory per ISO19115 --&gt;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CI_DateTypeCode names: {creation, publication, revision}.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&lt;gmd:CI_DateTypeCode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5F59F1">
        <w:rPr>
          <w:rStyle w:val="XMLattributeChar0"/>
          <w:highlight w:val="white"/>
        </w:rPr>
        <w:t>codeList=</w:t>
      </w:r>
      <w:r>
        <w:rPr>
          <w:b w:val="0"/>
          <w:bCs w:val="0"/>
          <w:highlight w:val="white"/>
        </w:rPr>
        <w:t>"http://www.isotc211.org/2005/resources/Codelist/gmxCodelists.xml#CI_DateTypeCode"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5F59F1">
        <w:rPr>
          <w:rStyle w:val="XMLattributeChar0"/>
          <w:highlight w:val="white"/>
        </w:rPr>
        <w:t>codeListValue=</w:t>
      </w:r>
      <w:r>
        <w:rPr>
          <w:b w:val="0"/>
          <w:bCs w:val="0"/>
          <w:highlight w:val="white"/>
        </w:rPr>
        <w:t>"publication"</w:t>
      </w:r>
      <w:r>
        <w:rPr>
          <w:color w:val="0000FF"/>
          <w:highlight w:val="white"/>
        </w:rPr>
        <w:t>&gt;</w:t>
      </w:r>
      <w:r w:rsidRPr="005F59F1">
        <w:rPr>
          <w:rStyle w:val="XMLelementValueChar"/>
          <w:highlight w:val="white"/>
        </w:rPr>
        <w:t>publication</w:t>
      </w:r>
      <w:r>
        <w:rPr>
          <w:color w:val="0000FF"/>
          <w:highlight w:val="white"/>
        </w:rPr>
        <w:t>&lt;/gmd:CI_DateTypeCode&gt;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&lt;/gmd:dateType&gt;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&lt;/gmd:CI_Date&gt;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&lt;/gmd:date&gt;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(M-M) Resource responsible party - The citation attribute provides information for citing the </w:t>
      </w:r>
      <w:r>
        <w:rPr>
          <w:rStyle w:val="XMLcommetnChar"/>
          <w:highlight w:val="white"/>
        </w:rPr>
        <w:t>intellectual origin of the described resource</w:t>
      </w:r>
      <w:r w:rsidRPr="00E230C7">
        <w:rPr>
          <w:rStyle w:val="XMLcommetnChar"/>
          <w:highlight w:val="white"/>
        </w:rPr>
        <w:t xml:space="preserve">, </w:t>
      </w:r>
      <w:r>
        <w:rPr>
          <w:rStyle w:val="XMLcommetnChar"/>
          <w:highlight w:val="white"/>
        </w:rPr>
        <w:t>analogous to</w:t>
      </w:r>
      <w:r w:rsidRPr="00E230C7">
        <w:rPr>
          <w:rStyle w:val="XMLcommetnChar"/>
          <w:highlight w:val="white"/>
        </w:rPr>
        <w:t xml:space="preserve"> a citation in a scientific journal. </w:t>
      </w:r>
      <w:r>
        <w:rPr>
          <w:rStyle w:val="XMLcommetnChar"/>
          <w:highlight w:val="white"/>
        </w:rPr>
        <w:t>The citedResponsibleParty should specify the individual(s) and organizations responsible for the creation or origination of the resource</w:t>
      </w:r>
      <w:r w:rsidRPr="00E230C7">
        <w:rPr>
          <w:rStyle w:val="XMLcommetnChar"/>
          <w:highlight w:val="white"/>
        </w:rPr>
        <w:t>.</w:t>
      </w:r>
      <w:r w:rsidRPr="00E553FD">
        <w:t xml:space="preserve"> </w:t>
      </w:r>
      <w:r w:rsidRPr="00E553FD">
        <w:rPr>
          <w:rStyle w:val="XMLcommetnChar"/>
        </w:rPr>
        <w:t>For most intellectual content, the responsible party is what would normally be considered the author of a work.</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Pr="00E230C7" w:rsidRDefault="00F959C7" w:rsidP="00F959C7">
      <w:pPr>
        <w:pStyle w:val="XMLExample0"/>
        <w:rPr>
          <w:rStyle w:val="XMLelementValue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 (M-M) (individualName + organisationName + positionName) &gt; 0 --&gt;</w:t>
      </w:r>
    </w:p>
    <w:p w:rsidR="00F959C7" w:rsidRPr="00E230C7" w:rsidRDefault="00F959C7" w:rsidP="00F959C7">
      <w:pPr>
        <w:pStyle w:val="XMLExample0"/>
        <w:rPr>
          <w:rStyle w:val="XMLcommetnCha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commetnChar"/>
          <w:highlight w:val="white"/>
        </w:rPr>
        <w:t>&lt;!--</w:t>
      </w:r>
      <w:r>
        <w:rPr>
          <w:rStyle w:val="XMLcommetnChar"/>
          <w:highlight w:val="white"/>
        </w:rPr>
        <w:t xml:space="preserve"> only one is mandatory, this example has organisationName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Arizona Geological Survey</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&lt;/gmd:organisationName&gt;</w:t>
      </w:r>
    </w:p>
    <w:p w:rsidR="00F959C7" w:rsidRDefault="00F959C7" w:rsidP="00F959C7">
      <w:pPr>
        <w:pStyle w:val="XMLcommetn"/>
        <w:rPr>
          <w:highlight w:val="white"/>
        </w:rPr>
      </w:pPr>
      <w:r>
        <w:rPr>
          <w:highlight w:val="white"/>
        </w:rPr>
        <w:t>&lt;!-- cited responsible party contact information, either a phone number or e-mail address is required. This example has a voice telephone number. ISO19115 makes contact role mandatory as well.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520-770-3500</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&lt;/gmd:voice&gt;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&lt;/gmd:CI_Telephone&gt;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&lt;/gmd:phone&gt;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&lt;/gmd:CI_Contact&gt;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&lt;/gmd:contactInfo&gt;</w:t>
      </w:r>
    </w:p>
    <w:p w:rsidR="00F959C7" w:rsidRPr="00E230C7" w:rsidRDefault="00F959C7" w:rsidP="00F959C7">
      <w:pPr>
        <w:pStyle w:val="XMLcommentIndent"/>
        <w:rPr>
          <w:rStyle w:val="XMLelementValueChar"/>
          <w:highlight w:val="white"/>
        </w:rPr>
      </w:pPr>
      <w:r>
        <w:rPr>
          <w:rStyle w:val="XMLcommetnChar"/>
          <w:highlight w:val="white"/>
        </w:rPr>
        <w:tab/>
      </w:r>
      <w:r>
        <w:rPr>
          <w:rStyle w:val="XMLcommetnChar"/>
          <w:highlight w:val="white"/>
        </w:rPr>
        <w:tab/>
      </w:r>
      <w:r w:rsidRPr="00E230C7">
        <w:rPr>
          <w:rStyle w:val="XMLcommetnChar"/>
          <w:highlight w:val="white"/>
        </w:rPr>
        <w:t>&lt;!-- (</w:t>
      </w:r>
      <w:r w:rsidRPr="00BB4E30">
        <w:rPr>
          <w:rStyle w:val="XMLcommentIndentChar"/>
          <w:highlight w:val="white"/>
        </w:rPr>
        <w:t>M</w:t>
      </w:r>
      <w:r w:rsidRPr="00E230C7">
        <w:rPr>
          <w:rStyle w:val="XMLcommetnChar"/>
          <w:highlight w:val="white"/>
        </w:rPr>
        <w:t>-M) ISO</w:t>
      </w:r>
      <w:r>
        <w:rPr>
          <w:rStyle w:val="XMLcommetnChar"/>
          <w:highlight w:val="white"/>
        </w:rPr>
        <w:t xml:space="preserve"> 19139 Mandatory: contact role </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CI_RoleCode names: {resourceProvider, custodian, owner, user, distributor, originator, pointOfContact, principalInvestigator, processor</w:t>
      </w:r>
      <w:r>
        <w:rPr>
          <w:rStyle w:val="XMLcommetnChar"/>
          <w:highlight w:val="white"/>
        </w:rPr>
        <w:t>, publisher, author}</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&lt;gmd:CI_RoleCode</w:t>
      </w:r>
      <w:r>
        <w:rPr>
          <w:color w:val="000000"/>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BB4E30">
        <w:rPr>
          <w:rStyle w:val="XMLattributeChar0"/>
          <w:highlight w:val="white"/>
        </w:rPr>
        <w:t>codeList=</w:t>
      </w:r>
      <w:r>
        <w:rPr>
          <w:b w:val="0"/>
          <w:bCs w:val="0"/>
          <w:highlight w:val="white"/>
        </w:rPr>
        <w:t>"http://www.isotc211.org/2005/resources/Codelist/gmxCodelists.xml#CI_RoleCode"</w:t>
      </w:r>
      <w:r w:rsidRPr="00E230C7">
        <w:rPr>
          <w:rStyle w:val="XMLelementValueChar"/>
          <w:highlight w:val="white"/>
        </w:rPr>
        <w:t xml:space="preserve"> </w:t>
      </w:r>
    </w:p>
    <w:p w:rsidR="00F959C7" w:rsidRDefault="00F959C7" w:rsidP="00F959C7">
      <w:pPr>
        <w:pStyle w:val="XMLattributeValue"/>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BB4E30">
        <w:rPr>
          <w:rStyle w:val="XMLattributeChar0"/>
          <w:highlight w:val="white"/>
        </w:rPr>
        <w:t>codeListValue=</w:t>
      </w:r>
      <w:r>
        <w:rPr>
          <w:b w:val="0"/>
          <w:bCs w:val="0"/>
          <w:highlight w:val="white"/>
        </w:rPr>
        <w:t>"pointOfContact"</w:t>
      </w:r>
      <w:r>
        <w:rPr>
          <w:color w:val="0000FF"/>
          <w:highlight w:val="white"/>
        </w:rPr>
        <w:t>&gt;</w:t>
      </w:r>
      <w:r w:rsidRPr="00BB4E30">
        <w:rPr>
          <w:rStyle w:val="XMLelementValueChar"/>
          <w:highlight w:val="white"/>
        </w:rPr>
        <w:t>point of contact</w:t>
      </w:r>
      <w:r>
        <w:rPr>
          <w:color w:val="0000FF"/>
          <w:highlight w:val="white"/>
        </w:rPr>
        <w:t>&lt;/gmd:CI_RoleCode&gt;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&lt;/gmd:role&gt;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&lt;/gmd:citedResponsibleParty&gt;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&lt;/gmd:CI_Citation&gt;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&lt;/gmd:citation&gt;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&lt;!-- (M-M) Resource Abstract - A free text summary of the content, significance, purpose, scope, etc. of the resource. Exactly one value.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Example for the minimum required elements in a USGIN dataset metadata record.</w:t>
      </w:r>
      <w:r w:rsidRPr="00492495">
        <w:rPr>
          <w:rStyle w:val="XMLelementValueChar"/>
          <w:highlight w:val="white"/>
        </w:rPr>
        <w:t xml:space="preserve"> </w:t>
      </w:r>
      <w:r w:rsidRPr="00E230C7">
        <w:rPr>
          <w:rStyle w:val="XMLelementValueChar"/>
          <w:highlight w:val="white"/>
        </w:rPr>
        <w:t>Note that this example includes conditional minimum elements that may or may not apply to a specific resource and its metadata.</w:t>
      </w:r>
      <w:r>
        <w:rPr>
          <w:rStyle w:val="XMLelementValueChar"/>
          <w:highlight w:val="white"/>
        </w:rPr>
        <w:t xml:space="preserve"> Although the resource is non-geographic, and extent element is included for example purposes.</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&lt;/gmd:abstract&gt;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(O-C) Resource point of contact (access contact) - CI_ResponsibleParty element here would contain information for point of contact to access the resource. This information is mandatory for physical resources such as core, cuttings, samples, manuscripts. </w:t>
      </w:r>
      <w:r>
        <w:rPr>
          <w:rStyle w:val="XMLcommetnChar"/>
          <w:highlight w:val="white"/>
        </w:rPr>
        <w:t xml:space="preserve">This example metadata record is not about a physical resource, so the element is empty (included here only to anchor this comment...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&lt;gmd:pointOfContact/&gt;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(O-C) </w:t>
      </w:r>
      <w:r>
        <w:rPr>
          <w:rStyle w:val="XMLcommetnChar"/>
          <w:highlight w:val="white"/>
        </w:rPr>
        <w:t xml:space="preserve">Descriptive Keywords - Only required if the described resource is non-geographic, in </w:t>
      </w:r>
    </w:p>
    <w:p w:rsidR="00F959C7" w:rsidRPr="00492495" w:rsidRDefault="00F959C7" w:rsidP="00F959C7">
      <w:pPr>
        <w:pStyle w:val="XMLExample0"/>
        <w:rPr>
          <w:rStyle w:val="XMLelementValueChar"/>
          <w:b w:val="0"/>
          <w:bCs w:val="0"/>
          <w:color w:val="008000"/>
          <w:highlight w:val="white"/>
        </w:rPr>
      </w:pPr>
      <w:r>
        <w:rPr>
          <w:rStyle w:val="XMLcommetnChar"/>
          <w:highlight w:val="white"/>
        </w:rPr>
        <w:t xml:space="preserve">which case the single keyword 'non-geographic' is mandatory. This example instance is about itself, and example metadata record, and is thus non-geographic so the keyword is mandatory. Note that and example bounding box is included for information purposes as well. </w:t>
      </w:r>
      <w:r w:rsidRPr="00E230C7">
        <w:rPr>
          <w:rStyle w:val="XMLcommetnChar"/>
          <w:highlight w:val="white"/>
        </w:rPr>
        <w:t>--&gt;</w:t>
      </w:r>
    </w:p>
    <w:p w:rsidR="00F959C7" w:rsidRDefault="00F959C7" w:rsidP="00F959C7">
      <w:pPr>
        <w:pStyle w:val="XMLelement0"/>
      </w:pPr>
      <w:r>
        <w:t xml:space="preserve">      &lt;gmd:descriptiveKeywords&gt;</w:t>
      </w:r>
    </w:p>
    <w:p w:rsidR="00F959C7" w:rsidRDefault="00F959C7" w:rsidP="00F959C7">
      <w:pPr>
        <w:pStyle w:val="XMLelement0"/>
      </w:pPr>
      <w:r>
        <w:t xml:space="preserve">         &lt;gmd:MD_Keywords&gt;</w:t>
      </w:r>
    </w:p>
    <w:p w:rsidR="00F959C7" w:rsidRDefault="00F959C7" w:rsidP="00F959C7">
      <w:pPr>
        <w:pStyle w:val="XMLelement0"/>
      </w:pPr>
      <w:r>
        <w:t xml:space="preserve">            &lt;gmd:keyword&gt;</w:t>
      </w:r>
    </w:p>
    <w:p w:rsidR="00F959C7" w:rsidRDefault="00F959C7" w:rsidP="00F959C7">
      <w:pPr>
        <w:pStyle w:val="XMLelement0"/>
      </w:pPr>
      <w:r>
        <w:t xml:space="preserve">                &lt;gco:CharacterString&gt;</w:t>
      </w:r>
      <w:r w:rsidRPr="00492495">
        <w:rPr>
          <w:rStyle w:val="XMLelementValueChar"/>
        </w:rPr>
        <w:t>non-geographic</w:t>
      </w:r>
      <w:r>
        <w:t>&lt;/gco:CharacterString&gt;</w:t>
      </w:r>
    </w:p>
    <w:p w:rsidR="00F959C7" w:rsidRDefault="00F959C7" w:rsidP="00F959C7">
      <w:pPr>
        <w:pStyle w:val="XMLelement0"/>
      </w:pPr>
      <w:r>
        <w:t xml:space="preserve">            &lt;/gmd:keyword&gt;</w:t>
      </w:r>
    </w:p>
    <w:p w:rsidR="00F959C7" w:rsidRDefault="00F959C7" w:rsidP="00F959C7">
      <w:pPr>
        <w:pStyle w:val="XMLelement0"/>
      </w:pPr>
      <w:r>
        <w:t xml:space="preserve">         &lt;/gmd:MD_Keywords&gt;</w:t>
      </w:r>
    </w:p>
    <w:p w:rsidR="00F959C7" w:rsidRDefault="00F959C7" w:rsidP="00F959C7">
      <w:pPr>
        <w:pStyle w:val="XMLelement0"/>
      </w:pPr>
      <w:r>
        <w:t xml:space="preserve">         &lt;gmd:type&gt;</w:t>
      </w:r>
    </w:p>
    <w:p w:rsidR="00F959C7" w:rsidRDefault="00F959C7" w:rsidP="00F959C7">
      <w:pPr>
        <w:pStyle w:val="XMLcommentIndent"/>
      </w:pPr>
      <w:r>
        <w:t xml:space="preserve">  </w:t>
      </w:r>
      <w:r>
        <w:tab/>
        <w:t>&lt;!-- Keyword Type - allowed values from MD_KeywordTypeCode names: {discipline, place, stratum, temporal, theme} --&gt;</w:t>
      </w:r>
    </w:p>
    <w:p w:rsidR="00F959C7" w:rsidRDefault="00F959C7" w:rsidP="00F959C7">
      <w:pPr>
        <w:pStyle w:val="XMLelement0"/>
      </w:pPr>
      <w:r>
        <w:t xml:space="preserve">           &lt;gmd:MD_KeywordTypeCode </w:t>
      </w:r>
      <w:r w:rsidRPr="0026494D">
        <w:rPr>
          <w:rStyle w:val="XMLattributeChar0"/>
        </w:rPr>
        <w:t>codeList=</w:t>
      </w:r>
      <w:r w:rsidRPr="0026494D">
        <w:rPr>
          <w:rStyle w:val="XMLattributeValueChar"/>
        </w:rPr>
        <w:t xml:space="preserve">"http://www.isotc211.org/2005/resources/Codelist/gmxCodelists.xml#MD_KeywordTypeCode" </w:t>
      </w:r>
      <w:r w:rsidRPr="0026494D">
        <w:rPr>
          <w:rStyle w:val="XMLattributeChar0"/>
        </w:rPr>
        <w:t>codeListValue=</w:t>
      </w:r>
      <w:r w:rsidRPr="0026494D">
        <w:rPr>
          <w:rStyle w:val="XMLattributeValueChar"/>
        </w:rPr>
        <w:t>"place"</w:t>
      </w:r>
      <w:r>
        <w:t>&gt;</w:t>
      </w:r>
      <w:r w:rsidRPr="0026494D">
        <w:rPr>
          <w:rStyle w:val="XMLelementValueChar"/>
        </w:rPr>
        <w:t>place</w:t>
      </w:r>
      <w:r>
        <w:t>&lt;/gmd:MD_KeywordTypeCode&gt;</w:t>
      </w:r>
    </w:p>
    <w:p w:rsidR="00F959C7" w:rsidRDefault="00F959C7" w:rsidP="00F959C7">
      <w:pPr>
        <w:pStyle w:val="XMLelement0"/>
      </w:pPr>
      <w:r>
        <w:t xml:space="preserve">          &lt;/gmd:type&gt;</w:t>
      </w:r>
    </w:p>
    <w:p w:rsidR="00F959C7" w:rsidRDefault="00F959C7" w:rsidP="00F959C7">
      <w:pPr>
        <w:pStyle w:val="XMLelement0"/>
        <w:rPr>
          <w:highlight w:val="white"/>
        </w:rPr>
      </w:pPr>
      <w:r>
        <w:t xml:space="preserve">      &lt;/gmd:descriptiveKeywords&gt;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p>
    <w:p w:rsidR="00F959C7" w:rsidRPr="00E230C7" w:rsidRDefault="00F959C7" w:rsidP="00F959C7">
      <w:pPr>
        <w:pStyle w:val="XMLelement0"/>
        <w:rPr>
          <w:rStyle w:val="XMLelementValueChar"/>
          <w:highlight w:val="white"/>
        </w:rPr>
      </w:pPr>
      <w:r w:rsidRPr="00E230C7">
        <w:rPr>
          <w:rStyle w:val="XMLcommetnChar"/>
          <w:highlight w:val="white"/>
        </w:rPr>
        <w:t>&lt;!-- (M-M) Resource language - Multiple instances of this element indicate that the linguistic content of the resource is available in multiple languages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w:t>
      </w:r>
      <w:r w:rsidRPr="00BB4E30">
        <w:rPr>
          <w:rStyle w:val="XMLcommentIndentChar"/>
          <w:highlight w:val="white"/>
        </w:rPr>
        <w:t xml:space="preserve">- ISO 639-2/T three-letter </w:t>
      </w:r>
      <w:r>
        <w:rPr>
          <w:rStyle w:val="XMLcommentIndentChar"/>
          <w:highlight w:val="white"/>
        </w:rPr>
        <w:t xml:space="preserve">language code </w:t>
      </w:r>
      <w:r w:rsidRPr="00BB4E30">
        <w:rPr>
          <w:rStyle w:val="XMLcommentIndentChar"/>
          <w:highlight w:val="white"/>
        </w:rPr>
        <w:t>(http://www.loc.gov/standards/iso639-2/). --</w:t>
      </w:r>
      <w:r w:rsidRPr="00E230C7">
        <w:rPr>
          <w:rStyle w:val="XMLcommetnChar"/>
          <w:highlight w:val="white"/>
        </w:rPr>
        <w: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&lt;gco:CharacterString&gt;</w:t>
      </w:r>
      <w:r w:rsidRPr="00E230C7">
        <w:rPr>
          <w:rStyle w:val="XMLelementValueChar"/>
          <w:highlight w:val="white"/>
        </w:rPr>
        <w:t>eng</w:t>
      </w:r>
      <w:r>
        <w:rPr>
          <w:highlight w:val="white"/>
        </w:rPr>
        <w:t>&lt;/gco:CharacterString&gt;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&lt;/gmd:language&gt;</w:t>
      </w:r>
    </w:p>
    <w:p w:rsidR="00F959C7" w:rsidRDefault="00F959C7" w:rsidP="00F959C7">
      <w:pPr>
        <w:pStyle w:val="XMLelement0"/>
        <w:rPr>
          <w:highlight w:val="white"/>
        </w:rPr>
      </w:pPr>
    </w:p>
    <w:p w:rsidR="00F959C7" w:rsidRPr="00E230C7" w:rsidRDefault="00F959C7" w:rsidP="00F959C7">
      <w:pPr>
        <w:pStyle w:val="XMLExample0"/>
        <w:rPr>
          <w:rStyle w:val="XMLelementValueChar"/>
          <w:highlight w:val="white"/>
        </w:rPr>
      </w:pPr>
      <w:r w:rsidRPr="00E230C7">
        <w:rPr>
          <w:rStyle w:val="XMLcommetnChar"/>
          <w:highlight w:val="white"/>
        </w:rPr>
        <w:t xml:space="preserve">&lt;!-- (C-C) Topic category - </w:t>
      </w:r>
      <w:r w:rsidRPr="00BB4E30">
        <w:rPr>
          <w:rStyle w:val="XMLcommetnChar"/>
        </w:rPr>
        <w:t xml:space="preserve">A topicCategory code must be provided when hierarchyLevel is set to "dataset" </w:t>
      </w:r>
      <w:r>
        <w:rPr>
          <w:rStyle w:val="XMLcommetnChar"/>
        </w:rPr>
        <w:t xml:space="preserve">(this example document) </w:t>
      </w:r>
      <w:r w:rsidRPr="00BB4E30">
        <w:rPr>
          <w:rStyle w:val="XMLcommetnChar"/>
        </w:rPr>
        <w:t>or "dataset series". Most USGIN resources will have MD_TopicCategoryCode = "geoscientificInformation", which is the default value for this profile.  More specific topic categorization should be done using keywords.</w:t>
      </w:r>
      <w:r w:rsidRPr="00E230C7">
        <w:rPr>
          <w:rStyle w:val="XMLcommetnChar"/>
          <w:highlight w:val="white"/>
        </w:rPr>
        <w:t xml:space="preserv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Pr="00E230C7" w:rsidRDefault="00F959C7" w:rsidP="00F959C7">
      <w:pPr>
        <w:pStyle w:val="XMLcommentIndent"/>
        <w:rPr>
          <w:rStyle w:val="XMLelementValueChar"/>
          <w:highlight w:val="white"/>
        </w:rPr>
      </w:pPr>
      <w:r>
        <w:rPr>
          <w:rStyle w:val="XMLelementValueChar"/>
          <w:highlight w:val="white"/>
        </w:rPr>
        <w:tab/>
      </w:r>
      <w:r>
        <w:rPr>
          <w:rStyle w:val="XMLelementValueChar"/>
          <w:highlight w:val="white"/>
        </w:rPr>
        <w:tab/>
      </w:r>
      <w:r w:rsidRPr="00E230C7">
        <w:rPr>
          <w:rStyle w:val="XMLcommetnChar"/>
          <w:highlight w:val="white"/>
        </w:rPr>
        <w:t>&lt;!-- MD_Top</w:t>
      </w:r>
      <w:r w:rsidRPr="00492495">
        <w:rPr>
          <w:rStyle w:val="XMLcommentIndentChar"/>
          <w:highlight w:val="white"/>
        </w:rPr>
        <w:t>icCategoryCode names: {farming, biota, boundaries, climatologyMeterologyAtmosphere, economy, elevation, environment, geoscientificInformation, health, imageryBaseMapsEarthCover, intelligenceMilitar</w:t>
      </w:r>
      <w:r w:rsidRPr="00E230C7">
        <w:rPr>
          <w:rStyle w:val="XMLcommetnChar"/>
          <w:highlight w:val="white"/>
        </w:rPr>
        <w:t>y, inlandWater, location, oceans, planningCadastre, society, structure, transportation, utilitiesCommunication} --&gt;</w:t>
      </w:r>
    </w:p>
    <w:p w:rsidR="00F959C7" w:rsidRDefault="00F959C7" w:rsidP="00F959C7">
      <w:pPr>
        <w:pStyle w:val="XMLelement0"/>
        <w:rPr>
          <w:highlight w:val="white"/>
        </w:rPr>
      </w:pPr>
      <w:r w:rsidRPr="00E230C7">
        <w:rPr>
          <w:rStyle w:val="XMLelementValueChar"/>
          <w:highlight w:val="white"/>
        </w:rPr>
        <w:lastRenderedPageBreak/>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&lt;gmd:MD_TopicCategoryCode&gt;</w:t>
      </w:r>
      <w:r w:rsidRPr="00E230C7">
        <w:rPr>
          <w:rStyle w:val="XMLelementValueChar"/>
          <w:highlight w:val="white"/>
        </w:rPr>
        <w:t>geoscientificInformation</w:t>
      </w:r>
      <w:r>
        <w:rPr>
          <w:highlight w:val="white"/>
        </w:rPr>
        <w:t>&lt;/gmd:MD_TopicCategoryCode&gt;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&lt;/gmd:topicCategory&gt;</w:t>
      </w:r>
    </w:p>
    <w:p w:rsidR="00F959C7" w:rsidRDefault="00F959C7" w:rsidP="00F959C7">
      <w:pPr>
        <w:pStyle w:val="XMLelement0"/>
        <w:rPr>
          <w:highlight w:val="white"/>
        </w:rPr>
      </w:pPr>
    </w:p>
    <w:p w:rsidR="00F959C7" w:rsidRDefault="00F959C7" w:rsidP="00F959C7">
      <w:pPr>
        <w:pStyle w:val="XMLExample0"/>
        <w:rPr>
          <w:rStyle w:val="XMLcommetnChar"/>
          <w:highlight w:val="white"/>
        </w:rPr>
      </w:pPr>
      <w:r w:rsidRPr="00E230C7">
        <w:rPr>
          <w:rStyle w:val="XMLcommetnChar"/>
          <w:highlight w:val="white"/>
        </w:rPr>
        <w:t xml:space="preserve">&lt;!-- (C-C) Resource content extent - Defines the spatial (horizontal and vertical) and temporal region to which the content of the resource applies. </w:t>
      </w:r>
      <w:r w:rsidRPr="00492495">
        <w:rPr>
          <w:rStyle w:val="XMLcommetnChar"/>
        </w:rPr>
        <w:t>For USGIN, a geographicElement/</w:t>
      </w:r>
      <w:r>
        <w:rPr>
          <w:rStyle w:val="XMLcommetnChar"/>
        </w:rPr>
        <w:softHyphen/>
      </w:r>
      <w:r w:rsidRPr="00492495">
        <w:rPr>
          <w:rStyle w:val="XMLcommetnChar"/>
        </w:rPr>
        <w:t>geographic</w:t>
      </w:r>
      <w:r>
        <w:rPr>
          <w:rStyle w:val="XMLcommetnChar"/>
        </w:rPr>
        <w:softHyphen/>
      </w:r>
      <w:r w:rsidRPr="00492495">
        <w:rPr>
          <w:rStyle w:val="XMLcommetnChar"/>
        </w:rPr>
        <w:t>BoundingBox must be provided for any resource with content related to some geographic location. If the described resource is not related to a geographic area, the place keyword 'non-geographic' sh</w:t>
      </w:r>
      <w:r>
        <w:rPr>
          <w:rStyle w:val="XMLcommetnChar"/>
        </w:rPr>
        <w:t>ould be included in the descrip</w:t>
      </w:r>
      <w:r w:rsidRPr="00492495">
        <w:rPr>
          <w:rStyle w:val="XMLcommetnChar"/>
        </w:rPr>
        <w:t xml:space="preserve">tiveKeywords element. </w:t>
      </w:r>
      <w:r w:rsidRPr="00E230C7">
        <w:rPr>
          <w:rStyle w:val="XMLcommetnChar"/>
          <w:highlight w:val="white"/>
        </w:rPr>
        <w:t>--&gt;</w:t>
      </w:r>
    </w:p>
    <w:p w:rsidR="00F959C7" w:rsidRPr="00E230C7" w:rsidRDefault="00F959C7" w:rsidP="00F959C7">
      <w:pPr>
        <w:pStyle w:val="XMLExample0"/>
        <w:rPr>
          <w:rStyle w:val="XMLelementValueChar"/>
          <w:highlight w:val="white"/>
        </w:rPr>
      </w:pPr>
      <w:r>
        <w:rPr>
          <w:rStyle w:val="XMLcommetnChar"/>
          <w:highlight w:val="white"/>
        </w:rPr>
        <w:t>&lt;!-- note that although this example record is about a non-geographic resource, bounding boxes are anticipated for most resources so an example element is included, but it is not required.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Pr="00E230C7" w:rsidRDefault="00F959C7" w:rsidP="00F959C7">
      <w:pPr>
        <w:pStyle w:val="XMLExample0"/>
        <w:rPr>
          <w:rStyle w:val="XMLelementValueChar"/>
          <w:highlight w:val="white"/>
        </w:rPr>
      </w:pPr>
      <w:r w:rsidRPr="00E230C7">
        <w:rPr>
          <w:rStyle w:val="XMLcommetnChar"/>
          <w:highlight w:val="white"/>
        </w:rPr>
        <w:t>&lt;!-- (O-C) Resource content extent bounding box -USGIN profile requires that if an 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-109.911001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&lt;/gmd:westBoundLongitude&gt;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-109.910999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&lt;/gmd:eastBoundLongitude&gt;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34.772899</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&lt;/gmd:southBoundLatitude&gt;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&lt;gco:Decimal&gt;</w:t>
      </w:r>
      <w:r w:rsidRPr="00E230C7">
        <w:rPr>
          <w:rStyle w:val="XMLelementValueChar"/>
          <w:highlight w:val="white"/>
        </w:rPr>
        <w:t>34.772901</w:t>
      </w:r>
      <w:r>
        <w:rPr>
          <w:highlight w:val="white"/>
        </w:rPr>
        <w:t>&lt;/gco:Decimal&gt;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&lt;/gmd:northBoundLatitude&gt;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&lt;/gmd:EX_GeographicBoundingBox&gt;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&lt;/gmd:geographicElement&gt;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&lt;/gmd:EX_Extent&gt;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sidRPr="00E230C7">
        <w:rPr>
          <w:rStyle w:val="XMLelementValueChar"/>
          <w:highlight w:val="white"/>
        </w:rPr>
        <w:tab/>
      </w:r>
      <w:r>
        <w:rPr>
          <w:highlight w:val="white"/>
        </w:rPr>
        <w:t>&lt;/gmd:extent&gt;</w:t>
      </w:r>
    </w:p>
    <w:p w:rsidR="00F959C7" w:rsidRDefault="00F959C7" w:rsidP="00F959C7">
      <w:pPr>
        <w:pStyle w:val="XMLelement0"/>
        <w:rPr>
          <w:highlight w:val="white"/>
        </w:rPr>
      </w:pPr>
      <w:r w:rsidRPr="00E230C7">
        <w:rPr>
          <w:rStyle w:val="XMLelementValueChar"/>
          <w:highlight w:val="white"/>
        </w:rPr>
        <w:tab/>
      </w:r>
      <w:r w:rsidRPr="00E230C7">
        <w:rPr>
          <w:rStyle w:val="XMLelementValueChar"/>
          <w:highlight w:val="white"/>
        </w:rPr>
        <w:tab/>
      </w:r>
      <w:r>
        <w:rPr>
          <w:highlight w:val="white"/>
        </w:rPr>
        <w:t>&lt;/gmd:MD_DataIdentification&gt;</w:t>
      </w:r>
    </w:p>
    <w:p w:rsidR="00F959C7" w:rsidRDefault="00F959C7" w:rsidP="00F959C7">
      <w:pPr>
        <w:pStyle w:val="XMLelement0"/>
        <w:rPr>
          <w:highlight w:val="white"/>
        </w:rPr>
      </w:pPr>
      <w:r w:rsidRPr="00E230C7">
        <w:rPr>
          <w:rStyle w:val="XMLelementValueChar"/>
          <w:highlight w:val="white"/>
        </w:rPr>
        <w:tab/>
      </w:r>
      <w:r>
        <w:rPr>
          <w:highlight w:val="white"/>
        </w:rPr>
        <w:t>&lt;/gmd:identificationInfo&gt;</w:t>
      </w:r>
    </w:p>
    <w:p w:rsidR="00F959C7" w:rsidRDefault="00F959C7" w:rsidP="00F959C7">
      <w:pPr>
        <w:pStyle w:val="XMLExample0"/>
        <w:rPr>
          <w:rStyle w:val="XMLelementValueChar"/>
          <w:highlight w:val="white"/>
        </w:rPr>
      </w:pPr>
    </w:p>
    <w:p w:rsidR="00F959C7" w:rsidRDefault="00F959C7" w:rsidP="00F959C7">
      <w:pPr>
        <w:pStyle w:val="XMLExample0"/>
        <w:rPr>
          <w:rStyle w:val="XMLcommetnChar"/>
          <w:highlight w:val="white"/>
        </w:rPr>
      </w:pPr>
      <w:r w:rsidRPr="00E230C7">
        <w:rPr>
          <w:rStyle w:val="XMLcommetnChar"/>
          <w:highlight w:val="white"/>
        </w:rPr>
        <w:t>&lt;!-- ***********</w:t>
      </w:r>
      <w:r>
        <w:rPr>
          <w:rStyle w:val="XMLcommetnChar"/>
          <w:highlight w:val="white"/>
        </w:rPr>
        <w:t>*********************************************************</w:t>
      </w:r>
      <w:r w:rsidRPr="00E230C7">
        <w:rPr>
          <w:rStyle w:val="XMLcommetnChar"/>
          <w:highlight w:val="white"/>
        </w:rPr>
        <w:t>***** --&gt;</w:t>
      </w:r>
    </w:p>
    <w:p w:rsidR="00F959C7" w:rsidRDefault="00F959C7" w:rsidP="00F959C7">
      <w:pPr>
        <w:pStyle w:val="XMLExample0"/>
        <w:rPr>
          <w:rStyle w:val="XMLcommetnChar"/>
          <w:highlight w:val="white"/>
        </w:rPr>
      </w:pPr>
      <w:r>
        <w:rPr>
          <w:rStyle w:val="XMLcommetnChar"/>
          <w:highlight w:val="white"/>
        </w:rPr>
        <w:t xml:space="preserve">&lt;!-- </w:t>
      </w:r>
      <w:r>
        <w:rPr>
          <w:rStyle w:val="XMLcommetnChar"/>
        </w:rPr>
        <w:t xml:space="preserve">Distribution (O-M) </w:t>
      </w:r>
      <w:r w:rsidRPr="000D112D">
        <w:rPr>
          <w:rStyle w:val="XMLcommetnChar"/>
        </w:rPr>
        <w:t xml:space="preserve">This element provides information to inform users how to obtain or access </w:t>
      </w:r>
      <w:r>
        <w:rPr>
          <w:rStyle w:val="XMLcommetnChar"/>
        </w:rPr>
        <w:t>the described re</w:t>
      </w:r>
      <w:r w:rsidRPr="000D112D">
        <w:rPr>
          <w:rStyle w:val="XMLcommetnChar"/>
        </w:rPr>
        <w:t xml:space="preserve">source, which is considered part of the minimum useful content that should be provided by a metadata record. USGIN profile specifies that at least one MD_Distribution/distributor and one MD_Distribution/transferOptions element are required, and </w:t>
      </w:r>
      <w:r>
        <w:rPr>
          <w:rStyle w:val="XMLcommetnChar"/>
        </w:rPr>
        <w:t xml:space="preserve">that </w:t>
      </w:r>
      <w:r w:rsidRPr="000D112D">
        <w:rPr>
          <w:rStyle w:val="XMLcommetnChar"/>
        </w:rPr>
        <w:t>the specified distributor provides the specified transfer options.</w:t>
      </w:r>
      <w:r>
        <w:rPr>
          <w:rStyle w:val="XMLcommetnChar"/>
        </w:rPr>
        <w:t xml:space="preserve"> --&gt;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&lt;gmd:distributionInfo&gt;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E230C7" w:rsidRDefault="00F959C7" w:rsidP="00F959C7">
      <w:pPr>
        <w:pStyle w:val="XMLExample0"/>
        <w:rPr>
          <w:rStyle w:val="XMLelementValueChar"/>
          <w:highlight w:val="white"/>
        </w:rPr>
      </w:pPr>
      <w:r w:rsidRPr="00E230C7">
        <w:rPr>
          <w:rStyle w:val="XMLcommetnChar"/>
          <w:highlight w:val="white"/>
        </w:rPr>
        <w:t xml:space="preserve">&lt;!-- (O-C) </w:t>
      </w:r>
      <w:r>
        <w:rPr>
          <w:rStyle w:val="XMLcommetnChar"/>
          <w:highlight w:val="white"/>
        </w:rPr>
        <w:t>distributor point of contact</w:t>
      </w:r>
      <w:r w:rsidRPr="00E230C7">
        <w:rPr>
          <w:rStyle w:val="XMLcommetnChar"/>
          <w:highlight w:val="white"/>
        </w:rPr>
        <w:t xml:space="preserve"> - CI_ResponsibleParty element here would contain information </w:t>
      </w:r>
      <w:r>
        <w:rPr>
          <w:rStyle w:val="XMLcommetnChar"/>
          <w:highlight w:val="white"/>
        </w:rPr>
        <w:t>on who to contact if there is a problem with accessing the resource following the instructions in this distribution element.</w:t>
      </w:r>
      <w:r w:rsidRPr="00E230C7">
        <w:rPr>
          <w:rStyle w:val="XMLcommetnChar"/>
          <w:highlight w:val="white"/>
        </w:rPr>
        <w:t xml:space="preserve"> This information is mandatory</w:t>
      </w:r>
      <w:r>
        <w:rPr>
          <w:rStyle w:val="XMLcommetnChar"/>
          <w:highlight w:val="white"/>
        </w:rPr>
        <w:t>, requiring at least a name (one of individual, organization, or position) and a voice telephone number or e-mail address. This example includes a position name and e-mail address.</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 Master</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&lt;/gmd:positionName&gt;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&lt;gco:CharacterString&gt;</w:t>
      </w:r>
      <w:r w:rsidRPr="002C0A03">
        <w:rPr>
          <w:rStyle w:val="XMLelementValueChar"/>
        </w:rPr>
        <w:t>webmaster@usgin.org</w:t>
      </w:r>
      <w:r w:rsidRPr="00F959C7">
        <w:rPr>
          <w:rStyle w:val="XMLcommetnChar"/>
          <w:color w:val="0000FF"/>
        </w:rPr>
        <w:t>&lt;/gco:CharacterString&gt;</w:t>
      </w:r>
    </w:p>
    <w:p w:rsidR="00F959C7" w:rsidRPr="00F959C7" w:rsidRDefault="00F959C7" w:rsidP="00F959C7">
      <w:pPr>
        <w:pStyle w:val="XMLelement0"/>
        <w:rPr>
          <w:rStyle w:val="XMLcommetnChar"/>
          <w:color w:val="0000FF"/>
        </w:rPr>
      </w:pPr>
      <w:r w:rsidRPr="00F959C7">
        <w:rPr>
          <w:rStyle w:val="XMLcommetnChar"/>
          <w:color w:val="0000FF"/>
        </w:rPr>
        <w:t xml:space="preserve">                                          &lt;/gmd:electronicMailAddress&gt;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&lt;/gmd:CI_Address&gt;</w:t>
      </w:r>
    </w:p>
    <w:p w:rsidR="00F959C7" w:rsidRPr="00F959C7" w:rsidRDefault="00F959C7" w:rsidP="00F959C7">
      <w:pPr>
        <w:pStyle w:val="XMLelement0"/>
        <w:rPr>
          <w:rStyle w:val="XMLcommetnChar"/>
          <w:color w:val="0000FF"/>
        </w:rPr>
      </w:pPr>
      <w:r w:rsidRPr="00F959C7">
        <w:rPr>
          <w:rStyle w:val="XMLcommetnChar"/>
          <w:color w:val="0000FF"/>
        </w:rPr>
        <w:t xml:space="preserve">                                  &lt;/gmd:address&gt;</w:t>
      </w:r>
    </w:p>
    <w:p w:rsidR="00F959C7" w:rsidRPr="00F959C7" w:rsidRDefault="00F959C7" w:rsidP="00F959C7">
      <w:pPr>
        <w:pStyle w:val="XMLelement0"/>
        <w:rPr>
          <w:rStyle w:val="XMLcommetnChar"/>
          <w:color w:val="0000FF"/>
        </w:rPr>
      </w:pPr>
      <w:r w:rsidRPr="00F959C7">
        <w:rPr>
          <w:rStyle w:val="XMLcommetnChar"/>
          <w:color w:val="0000FF"/>
        </w:rPr>
        <w:t xml:space="preserve">                              &lt;/gmd:CI_Contact&gt;</w:t>
      </w:r>
    </w:p>
    <w:p w:rsidR="00F959C7" w:rsidRPr="00F959C7" w:rsidRDefault="00F959C7" w:rsidP="00F959C7">
      <w:pPr>
        <w:pStyle w:val="XMLelement0"/>
        <w:rPr>
          <w:rStyle w:val="XMLcommetnChar"/>
          <w:color w:val="0000FF"/>
        </w:rPr>
      </w:pPr>
      <w:r w:rsidRPr="00F959C7">
        <w:rPr>
          <w:rStyle w:val="XMLcommetnChar"/>
          <w:color w:val="0000FF"/>
        </w:rPr>
        <w:t xml:space="preserve">                          &lt;/gmd:contactInfo&gt;</w:t>
      </w:r>
    </w:p>
    <w:p w:rsidR="00F959C7" w:rsidRDefault="00F959C7" w:rsidP="00F959C7">
      <w:pPr>
        <w:pStyle w:val="XMLelement0"/>
        <w:rPr>
          <w:rStyle w:val="XMLcommetnChar"/>
        </w:rPr>
      </w:pPr>
      <w:r w:rsidRPr="00F959C7">
        <w:rPr>
          <w:rStyle w:val="XMLcommetnChar"/>
          <w:color w:val="0000FF"/>
        </w:rPr>
        <w:t xml:space="preserve">                          &lt;gmd:role&gt;</w:t>
      </w:r>
    </w:p>
    <w:p w:rsidR="00F959C7" w:rsidRPr="00E230C7" w:rsidRDefault="00F959C7" w:rsidP="00F959C7">
      <w:pPr>
        <w:pStyle w:val="XMLcommentIndent"/>
        <w:rPr>
          <w:rStyle w:val="XMLelementValueChar"/>
          <w:highlight w:val="white"/>
        </w:rPr>
      </w:pPr>
      <w:r>
        <w:rPr>
          <w:rStyle w:val="XMLelementValueChar"/>
          <w:highlight w:val="white"/>
        </w:rPr>
        <w:lastRenderedPageBreak/>
        <w:tab/>
      </w:r>
      <w:r>
        <w:rPr>
          <w:rStyle w:val="XMLelementValueChar"/>
          <w:highlight w:val="white"/>
        </w:rPr>
        <w:tab/>
      </w:r>
      <w:r w:rsidRPr="00E230C7">
        <w:rPr>
          <w:rStyle w:val="XMLcommetnChar"/>
          <w:highlight w:val="white"/>
        </w:rPr>
        <w:t xml:space="preserve">&lt;!-- CI_RoleCode names: </w:t>
      </w:r>
      <w:r>
        <w:rPr>
          <w:rStyle w:val="XMLcommetnChar"/>
          <w:highlight w:val="white"/>
        </w:rPr>
        <w:t>pointOfContact is mandatory for at least one distributor responsible party</w:t>
      </w:r>
      <w:r w:rsidRPr="00E230C7">
        <w:rPr>
          <w:rStyle w:val="XMLcommetnChar"/>
          <w:highlight w:val="white"/>
        </w:rPr>
        <w:t xml:space="preserve"> --&gt;</w:t>
      </w:r>
    </w:p>
    <w:p w:rsidR="00F959C7" w:rsidRPr="00F959C7" w:rsidRDefault="00F959C7" w:rsidP="00F959C7">
      <w:pPr>
        <w:pStyle w:val="XMLelement0"/>
        <w:rPr>
          <w:rStyle w:val="XMLcommetnChar"/>
          <w:color w:val="0000FF"/>
        </w:rPr>
      </w:pPr>
      <w:r w:rsidRPr="002C0A03">
        <w:rPr>
          <w:rStyle w:val="XMLcommetnChar"/>
        </w:rPr>
        <w:t xml:space="preserve">               </w:t>
      </w:r>
      <w:r>
        <w:rPr>
          <w:rStyle w:val="XMLcommetnChar"/>
        </w:rPr>
        <w:t xml:space="preserve">              </w:t>
      </w:r>
      <w:r w:rsidRPr="00F959C7">
        <w:rPr>
          <w:rStyle w:val="XMLcommetnChar"/>
          <w:color w:val="0000FF"/>
        </w:rPr>
        <w:t xml:space="preserve"> &lt;gmd:CI_RoleCode</w:t>
      </w:r>
    </w:p>
    <w:p w:rsidR="00F959C7" w:rsidRPr="00F959C7" w:rsidRDefault="00F959C7" w:rsidP="00F959C7">
      <w:pPr>
        <w:pStyle w:val="XMLelement0"/>
        <w:rPr>
          <w:rStyle w:val="XMLcommetnChar"/>
          <w:color w:val="0000FF"/>
        </w:rPr>
      </w:pPr>
      <w:r>
        <w:rPr>
          <w:rStyle w:val="XMLcommetnChar"/>
        </w:rPr>
        <w:t xml:space="preserve">       </w:t>
      </w:r>
      <w:r w:rsidRPr="002C0A03">
        <w:rPr>
          <w:rStyle w:val="XMLattributeChar0"/>
        </w:rPr>
        <w:t>codeList=</w:t>
      </w:r>
      <w:r w:rsidRPr="002C0A03">
        <w:rPr>
          <w:rStyle w:val="XMLattributeValueChar"/>
        </w:rPr>
        <w:t>"http://www.isotc211.org/2005/resources/Codelist/gmxCodelists.xml#CI_RoleCode"</w:t>
      </w:r>
      <w:r w:rsidRPr="002C0A03">
        <w:rPr>
          <w:rStyle w:val="XMLcommetnChar"/>
        </w:rPr>
        <w:t xml:space="preserve"> </w:t>
      </w:r>
      <w:r>
        <w:rPr>
          <w:rStyle w:val="XMLcommetnChar"/>
        </w:rPr>
        <w:t xml:space="preserve">              </w:t>
      </w:r>
      <w:r w:rsidRPr="002C0A03">
        <w:rPr>
          <w:rStyle w:val="XMLattributeChar0"/>
        </w:rPr>
        <w:t>codeListValue=</w:t>
      </w:r>
      <w:r w:rsidRPr="002C0A03">
        <w:rPr>
          <w:rStyle w:val="XMLattributeValueChar"/>
        </w:rPr>
        <w:t>"pointOfContact"</w:t>
      </w:r>
      <w:r w:rsidRPr="002C0A03">
        <w:rPr>
          <w:rStyle w:val="XMLcommetnChar"/>
        </w:rPr>
        <w:t>&gt;</w:t>
      </w:r>
      <w:r w:rsidRPr="002C0A03">
        <w:rPr>
          <w:rStyle w:val="XMLelementValueChar"/>
        </w:rPr>
        <w:t>point of contact</w:t>
      </w:r>
      <w:r w:rsidRPr="00F959C7">
        <w:rPr>
          <w:rStyle w:val="XMLcommetnChar"/>
          <w:color w:val="0000FF"/>
        </w:rPr>
        <w:t>&lt;/gmd:CI_RoleCode&gt;</w:t>
      </w:r>
    </w:p>
    <w:p w:rsidR="00F959C7" w:rsidRPr="00F959C7" w:rsidRDefault="00F959C7" w:rsidP="00F959C7">
      <w:pPr>
        <w:pStyle w:val="XMLelement0"/>
        <w:rPr>
          <w:rStyle w:val="XMLcommetnChar"/>
          <w:color w:val="0000FF"/>
        </w:rPr>
      </w:pPr>
      <w:r w:rsidRPr="00F959C7">
        <w:rPr>
          <w:rStyle w:val="XMLcommetnChar"/>
          <w:color w:val="0000FF"/>
        </w:rPr>
        <w:t xml:space="preserve">                          &lt;/gmd:role&gt;</w:t>
      </w:r>
    </w:p>
    <w:p w:rsidR="00F959C7" w:rsidRPr="00F959C7" w:rsidRDefault="00F959C7" w:rsidP="00F959C7">
      <w:pPr>
        <w:pStyle w:val="XMLelement0"/>
        <w:rPr>
          <w:rStyle w:val="XMLcommetnChar"/>
          <w:color w:val="0000FF"/>
        </w:rPr>
      </w:pPr>
      <w:r w:rsidRPr="00F959C7">
        <w:rPr>
          <w:rStyle w:val="XMLcommetnChar"/>
          <w:color w:val="0000FF"/>
        </w:rPr>
        <w:t xml:space="preserve">                      &lt;/gmd:CI_ResponsibleParty&gt;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&lt;/gmd:distributorContact&gt;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&lt;/gmd:distributor&gt;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0D112D" w:rsidRDefault="00F959C7" w:rsidP="00F959C7">
      <w:pPr>
        <w:pStyle w:val="XMLcommetn"/>
        <w:rPr>
          <w:rStyle w:val="XMLcommetnChar"/>
        </w:rPr>
      </w:pPr>
      <w:r w:rsidRPr="000D112D">
        <w:rPr>
          <w:rStyle w:val="XMLcommetnChar"/>
        </w:rPr>
        <w:t>&lt;!-- The CI_OnlineResource/linkage/URL element must contain complete URL to access the resource --&gt;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2C0A03" w:rsidRDefault="00F959C7" w:rsidP="00F959C7">
      <w:pPr>
        <w:pStyle w:val="XMLelement0"/>
        <w:rPr>
          <w:rStyle w:val="XMLcommetnChar"/>
        </w:rPr>
      </w:pP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r>
      <w:r w:rsidRPr="00F959C7">
        <w:rPr>
          <w:rStyle w:val="XMLcommetnChar"/>
          <w:color w:val="0000FF"/>
        </w:rPr>
        <w:tab/>
        <w:t>&lt;gmd:URL&gt;</w:t>
      </w:r>
      <w:r w:rsidRPr="002C0A03">
        <w:rPr>
          <w:rStyle w:val="XMLelementValueChar"/>
        </w:rPr>
        <w:t>http://repository.usgin.org/uri_gin/usgin/dlio/337</w:t>
      </w:r>
      <w:r w:rsidRPr="00F959C7">
        <w:t>&lt;/gmd:URL&gt;</w:t>
      </w:r>
    </w:p>
    <w:p w:rsidR="00F959C7" w:rsidRPr="00F959C7" w:rsidRDefault="00F959C7" w:rsidP="00F959C7">
      <w:pPr>
        <w:pStyle w:val="XMLelement0"/>
        <w:rPr>
          <w:rStyle w:val="XMLcommetnChar"/>
          <w:color w:val="0000FF"/>
        </w:rPr>
      </w:pPr>
      <w:r w:rsidRPr="002C0A03">
        <w:rPr>
          <w:rStyle w:val="XMLcommetnChar"/>
        </w:rPr>
        <w:t xml:space="preserve">                          </w:t>
      </w:r>
      <w:r w:rsidRPr="00F959C7">
        <w:rPr>
          <w:rStyle w:val="XMLcommetnChar"/>
          <w:color w:val="0000FF"/>
        </w:rPr>
        <w:t>&lt;/gmd:linkage&gt;</w:t>
      </w:r>
    </w:p>
    <w:p w:rsidR="00F959C7" w:rsidRPr="00F959C7" w:rsidRDefault="00F959C7" w:rsidP="00F959C7">
      <w:pPr>
        <w:pStyle w:val="XMLelement0"/>
        <w:rPr>
          <w:rStyle w:val="XMLcommetnChar"/>
          <w:color w:val="0000FF"/>
        </w:rPr>
      </w:pPr>
      <w:r w:rsidRPr="00F959C7">
        <w:rPr>
          <w:rStyle w:val="XMLcommetnChar"/>
          <w:color w:val="0000FF"/>
        </w:rPr>
        <w:t xml:space="preserve">                      &lt;/gmd:CI_OnlineResource&gt;</w:t>
      </w:r>
    </w:p>
    <w:p w:rsidR="00F959C7" w:rsidRPr="00F959C7" w:rsidRDefault="00F959C7" w:rsidP="00F959C7">
      <w:pPr>
        <w:pStyle w:val="XMLelement0"/>
        <w:rPr>
          <w:rStyle w:val="XMLcommetnChar"/>
          <w:color w:val="0000FF"/>
        </w:rPr>
      </w:pPr>
      <w:r w:rsidRPr="00F959C7">
        <w:rPr>
          <w:rStyle w:val="XMLcommetnChar"/>
          <w:color w:val="0000FF"/>
        </w:rPr>
        <w:t xml:space="preserve">                  &lt;/gmd:onLine&gt;</w:t>
      </w:r>
    </w:p>
    <w:p w:rsidR="00F959C7" w:rsidRPr="00F959C7" w:rsidRDefault="00F959C7" w:rsidP="00F959C7">
      <w:pPr>
        <w:pStyle w:val="XMLelement0"/>
        <w:rPr>
          <w:rStyle w:val="XMLcommetnChar"/>
          <w:color w:val="0000FF"/>
        </w:rPr>
      </w:pPr>
      <w:r w:rsidRPr="00F959C7">
        <w:rPr>
          <w:rStyle w:val="XMLcommetnChar"/>
          <w:color w:val="0000FF"/>
        </w:rPr>
        <w:t xml:space="preserve">              &lt;/gmd:MD_DigitalTransferOptions&gt;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&lt;/gmd:transferOptions&gt;</w:t>
      </w:r>
    </w:p>
    <w:p w:rsidR="00F959C7" w:rsidRPr="00F959C7" w:rsidRDefault="00F959C7" w:rsidP="00F959C7">
      <w:pPr>
        <w:pStyle w:val="XMLelement0"/>
        <w:rPr>
          <w:rStyle w:val="XMLcommetnChar"/>
          <w:color w:val="0000FF"/>
        </w:rPr>
      </w:pPr>
      <w:r w:rsidRPr="00F959C7">
        <w:rPr>
          <w:rStyle w:val="XMLcommetnChar"/>
          <w:color w:val="0000FF"/>
        </w:rPr>
        <w:t xml:space="preserve">      &lt;/gmd:MD_Distribution&gt;</w:t>
      </w:r>
    </w:p>
    <w:p w:rsidR="00F959C7" w:rsidRPr="00F959C7" w:rsidRDefault="00F959C7" w:rsidP="00F959C7">
      <w:pPr>
        <w:pStyle w:val="XMLelement0"/>
        <w:rPr>
          <w:rStyle w:val="XMLcommetnChar"/>
          <w:color w:val="0000FF"/>
          <w:highlight w:val="white"/>
        </w:rPr>
      </w:pPr>
      <w:r w:rsidRPr="00F959C7">
        <w:rPr>
          <w:rStyle w:val="XMLcommetnChar"/>
          <w:color w:val="0000FF"/>
        </w:rPr>
        <w:t xml:space="preserve">  &lt;/gmd:distributionInfo&gt;</w:t>
      </w:r>
    </w:p>
    <w:p w:rsidR="00F959C7" w:rsidRDefault="00F959C7" w:rsidP="00F959C7">
      <w:pPr>
        <w:pStyle w:val="XMLelement0"/>
        <w:rPr>
          <w:highlight w:val="white"/>
        </w:rPr>
      </w:pPr>
      <w:r>
        <w:rPr>
          <w:highlight w:val="white"/>
        </w:rPr>
        <w:t>&lt;/gmd:MD_Metadata&gt;</w:t>
      </w:r>
    </w:p>
    <w:p w:rsidR="00762EB6" w:rsidRDefault="00762EB6" w:rsidP="00762EB6">
      <w:r>
        <w:rPr>
          <w:rFonts w:ascii="Courier New" w:hAnsi="Courier New" w:cs="Courier New"/>
          <w:b/>
          <w:bCs/>
          <w:color w:val="000000"/>
          <w:szCs w:val="20"/>
          <w:highlight w:val="white"/>
        </w:rPr>
        <w:br w:type="page"/>
      </w:r>
    </w:p>
    <w:p w:rsidR="00AE24E4" w:rsidRDefault="00903B11">
      <w:pPr>
        <w:pStyle w:val="Heading2"/>
      </w:pPr>
      <w:bookmarkStart w:id="184" w:name="_Toc357168970"/>
      <w:r w:rsidRPr="00CB2F1D">
        <w:lastRenderedPageBreak/>
        <w:t>USGIN ISO 19139 Dataset Metadata</w:t>
      </w:r>
      <w:bookmarkEnd w:id="184"/>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3C099B" w:rsidRPr="003C099B" w:rsidRDefault="003C099B" w:rsidP="003C099B">
      <w:pPr>
        <w:pStyle w:val="XMLattributeValue"/>
      </w:pPr>
      <w:r w:rsidRPr="003C099B">
        <w:t>&lt;?</w:t>
      </w:r>
      <w:r w:rsidRPr="003C099B">
        <w:rPr>
          <w:color w:val="0000FF"/>
        </w:rPr>
        <w:t>xml</w:t>
      </w:r>
      <w:r w:rsidRPr="003C099B">
        <w:rPr>
          <w:rStyle w:val="XMLelementValueChar"/>
        </w:rPr>
        <w:t xml:space="preserve"> </w:t>
      </w:r>
      <w:r w:rsidRPr="003C099B">
        <w:rPr>
          <w:rStyle w:val="XMLattributeChar0"/>
        </w:rPr>
        <w:t>version=</w:t>
      </w:r>
      <w:r w:rsidRPr="003C099B">
        <w:rPr>
          <w:b w:val="0"/>
          <w:bCs w:val="0"/>
        </w:rPr>
        <w:t>"1.0"</w:t>
      </w:r>
      <w:r w:rsidRPr="003C099B">
        <w:rPr>
          <w:rStyle w:val="XMLelementValueChar"/>
        </w:rPr>
        <w:t xml:space="preserve"> </w:t>
      </w:r>
      <w:r w:rsidRPr="003C099B">
        <w:rPr>
          <w:rStyle w:val="XMLattributeChar0"/>
        </w:rPr>
        <w:t>encoding=</w:t>
      </w:r>
      <w:r w:rsidRPr="003C099B">
        <w:rPr>
          <w:b w:val="0"/>
          <w:bCs w:val="0"/>
        </w:rPr>
        <w:t>"UTF-8"</w:t>
      </w:r>
      <w:r w:rsidRPr="003C099B">
        <w:t>?&gt;</w:t>
      </w:r>
    </w:p>
    <w:p w:rsidR="009F1118" w:rsidRDefault="00190181" w:rsidP="00741766">
      <w:pPr>
        <w:pStyle w:val="XMLattribute0"/>
      </w:pPr>
      <w:r w:rsidRPr="00190181">
        <w:rPr>
          <w:rStyle w:val="XMLcommetnChar"/>
        </w:rPr>
        <w:t>&lt;!--*************************************************************************************************</w:t>
      </w:r>
      <w:r w:rsidRPr="00190181">
        <w:rPr>
          <w:rStyle w:val="XMLcommetnChar"/>
        </w:rPr>
        <w:br/>
        <w:t xml:space="preserve">*** Example ISO 19139 Geospatial Dataset Metadata based on the USGIN v1.2 Profile </w:t>
      </w:r>
      <w:r w:rsidRPr="00190181">
        <w:rPr>
          <w:rStyle w:val="XMLcommetnChar"/>
        </w:rPr>
        <w:br/>
        <w:t>*** by USGIN Standards and Protocols Drafting Team</w:t>
      </w:r>
      <w:r w:rsidRPr="00190181">
        <w:rPr>
          <w:rStyle w:val="XMLcommetnChar"/>
        </w:rPr>
        <w:br/>
        <w:t>*** U.S. Geoscience Information System (USGIN) - http://lab.usgin.org</w:t>
      </w:r>
      <w:r w:rsidRPr="00190181">
        <w:rPr>
          <w:rStyle w:val="XMLcommetnChar"/>
        </w:rPr>
        <w:br/>
        <w:t>*** Contributors: Wolfgang Grunberg, Stephen M Richard</w:t>
      </w:r>
      <w:r w:rsidRPr="00190181">
        <w:rPr>
          <w:rStyle w:val="XMLcommetnChar"/>
        </w:rPr>
        <w:br/>
        <w:t>*** 2013-06-14</w:t>
      </w:r>
      <w:r w:rsidRPr="00190181">
        <w:rPr>
          <w:rStyle w:val="XMLcommetnChar"/>
        </w:rPr>
        <w:br/>
        <w:t xml:space="preserve">*** </w:t>
      </w:r>
      <w:r w:rsidRPr="00190181">
        <w:rPr>
          <w:rStyle w:val="XMLcommetnChar"/>
        </w:rPr>
        <w:br/>
        <w:t xml:space="preserve">*** DISCLAIMER: this is not an authoritative metadata example but an aide to get started; refer to </w:t>
      </w:r>
      <w:r w:rsidRPr="00190181">
        <w:rPr>
          <w:rStyle w:val="XMLcommetnChar"/>
        </w:rPr>
        <w:br/>
        <w:t>*** the USGIN profile document for more specific and complete guidelines.</w:t>
      </w:r>
      <w:r w:rsidRPr="00190181">
        <w:rPr>
          <w:rStyle w:val="XMLcommetnChar"/>
        </w:rPr>
        <w:br/>
        <w:t>***</w:t>
      </w:r>
      <w:r w:rsidRPr="00190181">
        <w:rPr>
          <w:rStyle w:val="XMLcommetnChar"/>
        </w:rPr>
        <w:br/>
        <w:t>*** Validated against http://www.isotc211.org/2005/gmd (ISO 19115, CSW 2.0.2 AP ISO 1.0).</w:t>
      </w:r>
      <w:r w:rsidRPr="00190181">
        <w:rPr>
          <w:rStyle w:val="XMLcommetnChar"/>
        </w:rPr>
        <w:br/>
        <w:t xml:space="preserve">*** Follows the USGIN ISO 19139 Dataset Metadata Profile v1.2. </w:t>
      </w:r>
      <w:r w:rsidRPr="00190181">
        <w:rPr>
          <w:rStyle w:val="XMLcommetnChar"/>
        </w:rPr>
        <w:br/>
        <w:t xml:space="preserve">*** </w:t>
      </w:r>
      <w:r w:rsidRPr="00190181">
        <w:rPr>
          <w:rStyle w:val="XMLcommetnChar"/>
        </w:rPr>
        <w:br/>
        <w:t>*** NOTES:</w:t>
      </w:r>
      <w:r w:rsidRPr="00190181">
        <w:rPr>
          <w:rStyle w:val="XMLcommetnChar"/>
        </w:rPr>
        <w:br/>
        <w:t xml:space="preserve">*** - Codelists: </w:t>
      </w:r>
      <w:r w:rsidRPr="00190181">
        <w:rPr>
          <w:rStyle w:val="XMLcommetnChar"/>
        </w:rPr>
        <w:br/>
        <w:t>*** Most ISO metadata profiles and applications use ISO codelists. The codeList attribute points to a Uniform Resource Locator (URL) that locates a resource describing the code list values. It can be a URN or a URL.</w:t>
      </w:r>
      <w:r w:rsidRPr="00190181">
        <w:rPr>
          <w:rStyle w:val="XMLcommetnChar"/>
        </w:rPr>
        <w:br/>
        <w:t xml:space="preserve">*** </w:t>
      </w:r>
      <w:r w:rsidRPr="00190181">
        <w:rPr>
          <w:rStyle w:val="XMLcommetnChar"/>
        </w:rPr>
        <w:br/>
        <w:t xml:space="preserve">*** KEY: - M/C/O/X (Mandatory, Conditional, Optional, Not Used) </w:t>
      </w:r>
      <w:r w:rsidRPr="00190181">
        <w:rPr>
          <w:rStyle w:val="XMLcommetnChar"/>
        </w:rPr>
        <w:br/>
        <w:t>***</w:t>
      </w:r>
      <w:r w:rsidRPr="00190181">
        <w:rPr>
          <w:rStyle w:val="XMLcommetnChar"/>
        </w:rPr>
        <w:br/>
        <w:t>**********************************************************************************************--&gt;</w:t>
      </w:r>
      <w:r w:rsidRPr="00190181">
        <w:rPr>
          <w:rStyle w:val="XMLcommetnChar"/>
        </w:rPr>
        <w:br/>
        <w:t>&lt;!-- USGIN ISO 19139 geospatial dataset metadata record --&gt;</w:t>
      </w:r>
      <w:r>
        <w:br/>
      </w:r>
      <w:r w:rsidRPr="00741766">
        <w:rPr>
          <w:color w:val="000096"/>
        </w:rPr>
        <w:t>&lt;gmd:MD_Metadata</w:t>
      </w:r>
      <w:r w:rsidRPr="00741766">
        <w:rPr>
          <w:color w:val="F5844C"/>
        </w:rPr>
        <w:t xml:space="preserve"> xmlns</w:t>
      </w:r>
      <w:r>
        <w:rPr>
          <w:color w:val="FF8040"/>
        </w:rPr>
        <w:t>=</w:t>
      </w:r>
      <w:r>
        <w:rPr>
          <w:color w:val="993300"/>
        </w:rPr>
        <w:t>"http://www.isotc211.org/2005/gmd"</w:t>
      </w:r>
      <w:r w:rsidRPr="00741766">
        <w:rPr>
          <w:color w:val="F5844C"/>
        </w:rPr>
        <w:t xml:space="preserve"> </w:t>
      </w:r>
      <w:r>
        <w:rPr>
          <w:color w:val="0099CC"/>
        </w:rPr>
        <w:t>xmlns:gco</w:t>
      </w:r>
      <w:r>
        <w:rPr>
          <w:color w:val="FF8040"/>
        </w:rPr>
        <w:t>=</w:t>
      </w:r>
      <w:r>
        <w:rPr>
          <w:color w:val="993300"/>
        </w:rPr>
        <w:t>"http://www.isotc211.org/2005/gco"</w:t>
      </w:r>
      <w:r w:rsidRPr="00741766">
        <w:rPr>
          <w:color w:val="F5844C"/>
        </w:rPr>
        <w:t xml:space="preserve"> </w:t>
      </w:r>
      <w:r>
        <w:rPr>
          <w:color w:val="0099CC"/>
        </w:rPr>
        <w:t>xmlns:gmd</w:t>
      </w:r>
      <w:r>
        <w:rPr>
          <w:color w:val="FF8040"/>
        </w:rPr>
        <w:t>=</w:t>
      </w:r>
      <w:r>
        <w:rPr>
          <w:color w:val="993300"/>
        </w:rPr>
        <w:t>"http://www.isotc211.org/2005/gmd"</w:t>
      </w:r>
      <w:r w:rsidRPr="00741766">
        <w:rPr>
          <w:color w:val="F5844C"/>
        </w:rPr>
        <w:t xml:space="preserve"> </w:t>
      </w:r>
      <w:r>
        <w:rPr>
          <w:color w:val="0099CC"/>
        </w:rPr>
        <w:t>xmlns:gmi</w:t>
      </w:r>
      <w:r>
        <w:rPr>
          <w:color w:val="FF8040"/>
        </w:rPr>
        <w:t>=</w:t>
      </w:r>
      <w:r>
        <w:rPr>
          <w:color w:val="993300"/>
        </w:rPr>
        <w:t>"http://www.isotc211.org/2005/gmi"</w:t>
      </w:r>
      <w:r w:rsidRPr="00741766">
        <w:rPr>
          <w:color w:val="F5844C"/>
        </w:rPr>
        <w:t xml:space="preserve"> </w:t>
      </w:r>
      <w:r>
        <w:rPr>
          <w:color w:val="0099CC"/>
        </w:rPr>
        <w:t>xmlns:gml</w:t>
      </w:r>
      <w:r>
        <w:rPr>
          <w:color w:val="FF8040"/>
        </w:rPr>
        <w:t>=</w:t>
      </w:r>
      <w:r>
        <w:rPr>
          <w:color w:val="993300"/>
        </w:rPr>
        <w:t>"http://www.opengis.net/gml"</w:t>
      </w:r>
      <w:r w:rsidRPr="00741766">
        <w:rPr>
          <w:color w:val="F5844C"/>
        </w:rPr>
        <w:t xml:space="preserve"> </w:t>
      </w:r>
      <w:r>
        <w:rPr>
          <w:color w:val="0099CC"/>
        </w:rPr>
        <w:t>xmlns:gmx</w:t>
      </w:r>
      <w:r>
        <w:rPr>
          <w:color w:val="FF8040"/>
        </w:rPr>
        <w:t>=</w:t>
      </w:r>
      <w:r>
        <w:rPr>
          <w:color w:val="993300"/>
        </w:rPr>
        <w:t>"http://www.isotc211.org/2005/gmx"</w:t>
      </w:r>
      <w:r w:rsidRPr="00741766">
        <w:rPr>
          <w:color w:val="F5844C"/>
        </w:rPr>
        <w:t xml:space="preserve"> </w:t>
      </w:r>
      <w:r>
        <w:rPr>
          <w:color w:val="0099CC"/>
        </w:rPr>
        <w:t>xmlns:gts</w:t>
      </w:r>
      <w:r>
        <w:rPr>
          <w:color w:val="FF8040"/>
        </w:rPr>
        <w:t>=</w:t>
      </w:r>
      <w:r>
        <w:rPr>
          <w:color w:val="993300"/>
        </w:rPr>
        <w:t>"http://www.isotc211.org/2005/gts"</w:t>
      </w:r>
      <w:r w:rsidRPr="00741766">
        <w:rPr>
          <w:color w:val="F5844C"/>
        </w:rPr>
        <w:t xml:space="preserve"> </w:t>
      </w:r>
      <w:r>
        <w:rPr>
          <w:color w:val="0099CC"/>
        </w:rPr>
        <w:t>xmlns:srv</w:t>
      </w:r>
      <w:r>
        <w:rPr>
          <w:color w:val="FF8040"/>
        </w:rPr>
        <w:t>=</w:t>
      </w:r>
      <w:r>
        <w:rPr>
          <w:color w:val="993300"/>
        </w:rPr>
        <w:t>"http://www.isotc211.org/2005/srv"</w:t>
      </w:r>
      <w:r w:rsidRPr="00741766">
        <w:rPr>
          <w:color w:val="F5844C"/>
        </w:rPr>
        <w:t xml:space="preserve"> </w:t>
      </w:r>
      <w:r>
        <w:rPr>
          <w:color w:val="0099CC"/>
        </w:rPr>
        <w:t>xmlns:xlink</w:t>
      </w:r>
      <w:r>
        <w:rPr>
          <w:color w:val="FF8040"/>
        </w:rPr>
        <w:t>=</w:t>
      </w:r>
      <w:r>
        <w:rPr>
          <w:color w:val="993300"/>
        </w:rPr>
        <w:t>"http://www.w3.org/1999/xlink"</w:t>
      </w:r>
      <w:r w:rsidRPr="00741766">
        <w:rPr>
          <w:color w:val="F5844C"/>
        </w:rPr>
        <w:t xml:space="preserve"> </w:t>
      </w:r>
      <w:r>
        <w:rPr>
          <w:color w:val="0099CC"/>
        </w:rPr>
        <w:t>xmlns:xsi</w:t>
      </w:r>
      <w:r>
        <w:rPr>
          <w:color w:val="FF8040"/>
        </w:rPr>
        <w:t>=</w:t>
      </w:r>
      <w:r>
        <w:rPr>
          <w:color w:val="993300"/>
        </w:rPr>
        <w:t>"http://www.w3.org/2001/XMLSchema-instance"</w:t>
      </w:r>
      <w:r w:rsidRPr="00741766">
        <w:rPr>
          <w:color w:val="F5844C"/>
        </w:rPr>
        <w:t xml:space="preserve"> xsi:schemaLocation</w:t>
      </w:r>
      <w:r>
        <w:rPr>
          <w:color w:val="FF8040"/>
        </w:rPr>
        <w:t>=</w:t>
      </w:r>
      <w:r>
        <w:rPr>
          <w:color w:val="993300"/>
        </w:rPr>
        <w:t>"http://www.isotc211.org/2005/gmd http://schemas.opengis.net/csw/2.0.2/profiles/apiso/1.0.0/apiso.xsd"</w:t>
      </w:r>
      <w:r w:rsidRPr="00741766">
        <w:rPr>
          <w:color w:val="000096"/>
        </w:rPr>
        <w:t>&gt;</w:t>
      </w:r>
      <w:r>
        <w:br/>
      </w:r>
      <w:r>
        <w:br/>
      </w:r>
      <w:r w:rsidRPr="00190181">
        <w:rPr>
          <w:rStyle w:val="XMLcommetnChar"/>
        </w:rPr>
        <w:t xml:space="preserve">   &lt;!-- (M) Uunique Identifier for the metadata record - USGIN recommends using a valid Universally Unique Identifier (UUID) --&gt;</w:t>
      </w:r>
      <w:r w:rsidRPr="00190181">
        <w:rPr>
          <w:rStyle w:val="XMLcommetnChar"/>
        </w:rPr>
        <w:br/>
      </w:r>
      <w:r>
        <w:t xml:space="preserve">   </w:t>
      </w:r>
      <w:r w:rsidRPr="00741766">
        <w:rPr>
          <w:color w:val="000096"/>
        </w:rPr>
        <w:t>&lt;gmd:fileIdentifier&gt;</w:t>
      </w:r>
      <w:r>
        <w:br/>
        <w:t xml:space="preserve">      </w:t>
      </w:r>
      <w:r w:rsidRPr="00741766">
        <w:rPr>
          <w:color w:val="000096"/>
        </w:rPr>
        <w:t>&lt;gco:CharacterString&gt;</w:t>
      </w:r>
      <w:r>
        <w:t>00C02E67-F1ED-473D-A240-068CCB041A73</w:t>
      </w:r>
      <w:r w:rsidRPr="00741766">
        <w:rPr>
          <w:color w:val="000096"/>
        </w:rPr>
        <w:t>&lt;/gco:CharacterString&gt;</w:t>
      </w:r>
      <w:r>
        <w:br/>
        <w:t xml:space="preserve">   </w:t>
      </w:r>
      <w:r w:rsidRPr="00741766">
        <w:rPr>
          <w:color w:val="000096"/>
        </w:rPr>
        <w:t>&lt;/gmd:fileIdentifier&gt;</w:t>
      </w:r>
      <w:r>
        <w:br/>
        <w:t xml:space="preserve">   </w:t>
      </w:r>
      <w:r>
        <w:br/>
      </w:r>
      <w:r w:rsidRPr="00190181">
        <w:rPr>
          <w:rStyle w:val="XMLcommetnChar"/>
        </w:rPr>
        <w:t xml:space="preserve">   &lt;!-- (M) Metadata language ISO639-2/T three letter language code - lower case. --&gt;</w:t>
      </w:r>
      <w:r>
        <w:br/>
        <w:t xml:space="preserve">   </w:t>
      </w:r>
      <w:r w:rsidRPr="00741766">
        <w:rPr>
          <w:color w:val="000096"/>
        </w:rPr>
        <w:t>&lt;gmd:language&gt;</w:t>
      </w:r>
      <w:r>
        <w:br/>
        <w:t xml:space="preserve">      </w:t>
      </w:r>
      <w:r w:rsidRPr="00741766">
        <w:rPr>
          <w:color w:val="000096"/>
        </w:rPr>
        <w:t>&lt;gco:CharacterString&gt;</w:t>
      </w:r>
      <w:r>
        <w:t>eng</w:t>
      </w:r>
      <w:r w:rsidRPr="00741766">
        <w:rPr>
          <w:color w:val="000096"/>
        </w:rPr>
        <w:t>&lt;/gco:CharacterString&gt;</w:t>
      </w:r>
      <w:r>
        <w:br/>
        <w:t xml:space="preserve">   </w:t>
      </w:r>
      <w:r w:rsidRPr="00741766">
        <w:rPr>
          <w:color w:val="000096"/>
        </w:rPr>
        <w:t>&lt;/gmd:language&gt;</w:t>
      </w:r>
      <w:r>
        <w:br/>
        <w:t xml:space="preserve">   </w:t>
      </w:r>
      <w:r>
        <w:br/>
      </w:r>
      <w:r w:rsidRPr="00190181">
        <w:rPr>
          <w:rStyle w:val="XMLcommetnChar"/>
        </w:rPr>
        <w:t xml:space="preserve">   &lt;!-- (M) Metadata character set  - default is "utf8", USGIN requires that a character set code is defined to facilitate CSW servers (deegree, GeoNetwork, etc.). --&gt;</w:t>
      </w:r>
      <w:r w:rsidRPr="00190181">
        <w:rPr>
          <w:rStyle w:val="XMLcommetnChar"/>
        </w:rPr>
        <w:br/>
      </w:r>
      <w:r>
        <w:t xml:space="preserve">   </w:t>
      </w:r>
      <w:r w:rsidRPr="00741766">
        <w:rPr>
          <w:color w:val="000096"/>
        </w:rPr>
        <w:t>&lt;gmd:characterSet&gt;</w:t>
      </w:r>
      <w:r>
        <w:br/>
      </w:r>
      <w:r w:rsidRPr="00190181">
        <w:rPr>
          <w:rStyle w:val="XMLcommetnChar"/>
        </w:rPr>
        <w:t xml:space="preserve">      &lt;!-- MD_CharacterSetCode names: {ucs2, ucs4, utf7, utf8, utf16, 8859part1, 8859part2, 8859part3, 8859part4, 8859part5, 8859part6, 8859part7, 8859part8, 8859part9, 8859part10, 8859part11, 8859part13, 8859part14, 8859part15, 8859part16, jis, shiftJIS, eucJP, usAscii, ebcdic, eucKR, big5, GB2312}.  --&gt;</w:t>
      </w:r>
      <w:r w:rsidRPr="00190181">
        <w:rPr>
          <w:rStyle w:val="XMLcommetnChar"/>
        </w:rPr>
        <w:br/>
      </w:r>
      <w:r>
        <w:t xml:space="preserve">      </w:t>
      </w:r>
      <w:r w:rsidRPr="00741766">
        <w:rPr>
          <w:color w:val="000096"/>
        </w:rPr>
        <w:t>&lt;gmd:MD_CharacterSetCode</w:t>
      </w:r>
      <w:r w:rsidRPr="00741766">
        <w:rPr>
          <w:color w:val="F5844C"/>
        </w:rPr>
        <w:t xml:space="preserve"> codeList</w:t>
      </w:r>
      <w:r>
        <w:rPr>
          <w:color w:val="FF8040"/>
        </w:rPr>
        <w:t>=</w:t>
      </w:r>
      <w:r>
        <w:rPr>
          <w:color w:val="993300"/>
        </w:rPr>
        <w:t>"http://www.isotc211.org/2005/resources/Codelist/gmxCodelists.xml#MD_CharacterSetCode"</w:t>
      </w:r>
      <w:r w:rsidRPr="00741766">
        <w:rPr>
          <w:color w:val="F5844C"/>
        </w:rPr>
        <w:t xml:space="preserve"> codeListValue</w:t>
      </w:r>
      <w:r>
        <w:rPr>
          <w:color w:val="FF8040"/>
        </w:rPr>
        <w:t>=</w:t>
      </w:r>
      <w:r>
        <w:rPr>
          <w:color w:val="993300"/>
        </w:rPr>
        <w:t>"utf8"</w:t>
      </w:r>
      <w:r w:rsidRPr="00741766">
        <w:rPr>
          <w:color w:val="000096"/>
        </w:rPr>
        <w:t>&gt;</w:t>
      </w:r>
      <w:r>
        <w:t>UTF-8</w:t>
      </w:r>
      <w:r w:rsidRPr="00741766">
        <w:rPr>
          <w:color w:val="000096"/>
        </w:rPr>
        <w:t>&lt;/gmd:MD_CharacterSetCode&gt;</w:t>
      </w:r>
      <w:r>
        <w:br/>
        <w:t xml:space="preserve">   </w:t>
      </w:r>
      <w:r w:rsidRPr="00741766">
        <w:rPr>
          <w:color w:val="000096"/>
        </w:rPr>
        <w:t>&lt;/gmd:characterSet&gt;</w:t>
      </w:r>
      <w:r>
        <w:br/>
        <w:t xml:space="preserve">   </w:t>
      </w:r>
      <w:r>
        <w:br/>
      </w:r>
      <w:r w:rsidRPr="00190181">
        <w:rPr>
          <w:rStyle w:val="XMLcommetnChar"/>
        </w:rPr>
        <w:t xml:space="preserve">   &lt;!-- (M-M) Resource type - Define if this record is a: dataset (default), service, feature, software, etc. --&gt;</w:t>
      </w:r>
      <w:r>
        <w:br/>
        <w:t xml:space="preserve">   </w:t>
      </w:r>
      <w:r w:rsidRPr="00741766">
        <w:rPr>
          <w:color w:val="000096"/>
        </w:rPr>
        <w:t>&lt;gmd:hierarchyLevel&gt;</w:t>
      </w:r>
      <w:r>
        <w:br/>
      </w:r>
      <w:r w:rsidRPr="00190181">
        <w:rPr>
          <w:rStyle w:val="XMLcommetnChar"/>
        </w:rPr>
        <w:t xml:space="preserve">      &lt;!-- MD_ScopeCode code names: {attribute, attributeType, collectionHardware, collectionSession, dataset, series, nonGeographicDataset, dimensionGroup, feature, featureType, propertyType, fieldSession, software, service, model, tile}. --&gt;</w:t>
      </w:r>
      <w:r>
        <w:br/>
      </w:r>
      <w:r>
        <w:lastRenderedPageBreak/>
        <w:t xml:space="preserve">      </w:t>
      </w:r>
      <w:r w:rsidRPr="00741766">
        <w:rPr>
          <w:color w:val="000096"/>
        </w:rPr>
        <w:t>&lt;gmd:MD_ScopeCode</w:t>
      </w:r>
      <w:r w:rsidRPr="00741766">
        <w:rPr>
          <w:color w:val="F5844C"/>
        </w:rPr>
        <w:t xml:space="preserve"> codeList</w:t>
      </w:r>
      <w:r>
        <w:rPr>
          <w:color w:val="FF8040"/>
        </w:rPr>
        <w:t>=</w:t>
      </w:r>
      <w:r>
        <w:rPr>
          <w:color w:val="993300"/>
        </w:rPr>
        <w:t>"http://www.isotc211.org/2005/resources/Codelist/gmxCodelists.xml#MD_ScopeCode"</w:t>
      </w:r>
      <w:r w:rsidRPr="00741766">
        <w:rPr>
          <w:color w:val="F5844C"/>
        </w:rPr>
        <w:t xml:space="preserve"> codeListValue</w:t>
      </w:r>
      <w:r>
        <w:rPr>
          <w:color w:val="FF8040"/>
        </w:rPr>
        <w:t>=</w:t>
      </w:r>
      <w:r>
        <w:rPr>
          <w:color w:val="993300"/>
        </w:rPr>
        <w:t>"dataset"</w:t>
      </w:r>
      <w:r w:rsidRPr="00741766">
        <w:rPr>
          <w:color w:val="000096"/>
        </w:rPr>
        <w:t>&gt;</w:t>
      </w:r>
      <w:r>
        <w:t>dataset</w:t>
      </w:r>
      <w:r w:rsidRPr="00741766">
        <w:rPr>
          <w:color w:val="000096"/>
        </w:rPr>
        <w:t>&lt;/gmd:MD_ScopeCode&gt;</w:t>
      </w:r>
      <w:r>
        <w:br/>
        <w:t xml:space="preserve">   </w:t>
      </w:r>
      <w:r w:rsidRPr="00741766">
        <w:rPr>
          <w:color w:val="000096"/>
        </w:rPr>
        <w:t>&lt;/gmd:hierarchyLevel&gt;</w:t>
      </w:r>
      <w:r>
        <w:br/>
      </w:r>
      <w:r>
        <w:br/>
      </w:r>
      <w:r w:rsidRPr="00190181">
        <w:rPr>
          <w:rStyle w:val="XMLcommetnChar"/>
        </w:rPr>
        <w:t xml:space="preserve">   &lt;!--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hierarchyLevelName.CharacterString is “Service”. --&gt;</w:t>
      </w:r>
      <w:r>
        <w:br/>
        <w:t xml:space="preserve">   </w:t>
      </w:r>
      <w:r w:rsidRPr="00741766">
        <w:rPr>
          <w:color w:val="000096"/>
        </w:rPr>
        <w:t>&lt;gmd:hierarchyLevelName&gt;</w:t>
      </w:r>
      <w:r>
        <w:br/>
        <w:t xml:space="preserve">      </w:t>
      </w:r>
      <w:r w:rsidRPr="00741766">
        <w:rPr>
          <w:color w:val="000096"/>
        </w:rPr>
        <w:t>&lt;gco:CharacterString&gt;</w:t>
      </w:r>
      <w:r>
        <w:t>Dataset</w:t>
      </w:r>
      <w:r w:rsidRPr="00741766">
        <w:rPr>
          <w:color w:val="000096"/>
        </w:rPr>
        <w:t>&lt;/gco:CharacterString&gt;</w:t>
      </w:r>
      <w:r>
        <w:br/>
        <w:t xml:space="preserve">   </w:t>
      </w:r>
      <w:r w:rsidRPr="00741766">
        <w:rPr>
          <w:color w:val="000096"/>
        </w:rPr>
        <w:t>&lt;/gmd:hierarchyLevelName&gt;</w:t>
      </w:r>
      <w:r>
        <w:br/>
        <w:t xml:space="preserve">   </w:t>
      </w:r>
      <w:r w:rsidRPr="00741766">
        <w:rPr>
          <w:color w:val="000096"/>
        </w:rPr>
        <w:t>&lt;gmd:hierarchyLevelName&gt;</w:t>
      </w:r>
      <w:r>
        <w:br/>
        <w:t xml:space="preserve">      </w:t>
      </w:r>
      <w:r w:rsidRPr="00741766">
        <w:rPr>
          <w:color w:val="000096"/>
        </w:rPr>
        <w:t>&lt;gco:CharacterString&gt;</w:t>
      </w:r>
      <w:r>
        <w:t>Collection</w:t>
      </w:r>
      <w:r w:rsidRPr="00741766">
        <w:rPr>
          <w:color w:val="000096"/>
        </w:rPr>
        <w:t>&lt;/gco:CharacterString&gt;</w:t>
      </w:r>
      <w:r>
        <w:br/>
        <w:t xml:space="preserve">   </w:t>
      </w:r>
      <w:r w:rsidRPr="00741766">
        <w:rPr>
          <w:color w:val="000096"/>
        </w:rPr>
        <w:t>&lt;/gmd:hierarchyLevelName&gt;</w:t>
      </w:r>
      <w:r>
        <w:br/>
        <w:t xml:space="preserve">   </w:t>
      </w:r>
      <w:r>
        <w:br/>
      </w:r>
      <w:r w:rsidRPr="00190181">
        <w:rPr>
          <w:rStyle w:val="XMLcommetnChar"/>
        </w:rPr>
        <w:t xml:space="preserve">   &lt;!-- (M-M) Metadata point of contact - Point of contact to report errors, updates to metadata --&gt;</w:t>
      </w:r>
      <w:r>
        <w:br/>
        <w:t xml:space="preserve">   </w:t>
      </w:r>
      <w:r w:rsidRPr="00741766">
        <w:rPr>
          <w:color w:val="000096"/>
        </w:rPr>
        <w:t>&lt;gmd:contact&gt;</w:t>
      </w:r>
      <w:r>
        <w:br/>
        <w:t xml:space="preserve">      </w:t>
      </w:r>
      <w:r w:rsidRPr="00741766">
        <w:rPr>
          <w:color w:val="000096"/>
        </w:rPr>
        <w:t>&lt;gmd:CI_ResponsibleParty&gt;</w:t>
      </w:r>
      <w:r>
        <w:br/>
        <w:t xml:space="preserve"> </w:t>
      </w:r>
      <w:r w:rsidRPr="00190181">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Stephen Richard</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Metadata Czar</w:t>
      </w:r>
      <w:r w:rsidRPr="00741766">
        <w:rPr>
          <w:color w:val="000096"/>
        </w:rPr>
        <w:t>&lt;/gco:CharacterString&gt;</w:t>
      </w:r>
      <w:r>
        <w:br/>
        <w:t xml:space="preserve">         </w:t>
      </w:r>
      <w:r w:rsidRPr="00741766">
        <w:rPr>
          <w:color w:val="000096"/>
        </w:rPr>
        <w:t>&lt;/gmd:positionName&gt;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85701-1381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r>
      <w:r w:rsidRPr="00190181">
        <w:rPr>
          <w:rStyle w:val="XMLcommetnChar"/>
        </w:rPr>
        <w:t xml:space="preserve">   &lt;!-- (O-M) Metadata point of contact e-mail address - mandatory if voice phone number not supplied --&gt;</w:t>
      </w:r>
      <w:r>
        <w:br/>
        <w:t xml:space="preserve">                     </w:t>
      </w:r>
      <w:r w:rsidRPr="00741766">
        <w:rPr>
          <w:color w:val="000096"/>
        </w:rPr>
        <w:t>&lt;gmd:electronicMailAddress&gt;</w:t>
      </w:r>
      <w:r>
        <w:br/>
        <w:t xml:space="preserve">                        </w:t>
      </w:r>
      <w:r w:rsidRPr="00741766">
        <w:rPr>
          <w:color w:val="000096"/>
        </w:rPr>
        <w:t>&lt;gco:CharacterString&gt;</w:t>
      </w:r>
      <w:r>
        <w:t>metadata@azgs.az.gov</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r>
      <w:r w:rsidRPr="00190181">
        <w:rPr>
          <w:rStyle w:val="XMLcommetnChar"/>
        </w:rPr>
        <w:t xml:space="preserve">               &lt;!-- (O-O) online resources - this is the online resource to contact the metadata person--&gt;</w:t>
      </w:r>
      <w:r>
        <w:br/>
        <w:t xml:space="preserve">               </w:t>
      </w:r>
      <w:r w:rsidRPr="00741766">
        <w:rPr>
          <w:color w:val="000096"/>
        </w:rPr>
        <w:t>&lt;gmd:onlineResource&gt;</w:t>
      </w:r>
      <w:r>
        <w:br/>
        <w:t xml:space="preserve">                  </w:t>
      </w:r>
      <w:r w:rsidRPr="00741766">
        <w:rPr>
          <w:color w:val="000096"/>
        </w:rPr>
        <w:t>&lt;gmd:CI_OnlineResource&gt;</w:t>
      </w:r>
      <w:r>
        <w:br/>
      </w:r>
      <w:r>
        <w:lastRenderedPageBreak/>
        <w:t xml:space="preserve">                     </w:t>
      </w:r>
      <w:r w:rsidRPr="00741766">
        <w:rPr>
          <w:color w:val="000096"/>
        </w:rPr>
        <w:t>&lt;gmd:linkage&gt;</w:t>
      </w:r>
      <w:r>
        <w:br/>
        <w:t xml:space="preserve">                        </w:t>
      </w:r>
      <w:r w:rsidRPr="00741766">
        <w:rPr>
          <w:color w:val="000096"/>
        </w:rPr>
        <w:t>&lt;gmd:URL&gt;</w:t>
      </w:r>
      <w:r>
        <w:t>http://www.azgs.az.gov</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t xml:space="preserve">                     </w:t>
      </w:r>
      <w:r w:rsidRPr="00741766">
        <w:rPr>
          <w:color w:val="000096"/>
        </w:rPr>
        <w:t>&lt;gmd:description&gt;</w:t>
      </w:r>
      <w:r>
        <w:br/>
        <w:t xml:space="preserve">                        </w:t>
      </w:r>
      <w:r w:rsidRPr="00741766">
        <w:rPr>
          <w:color w:val="000096"/>
        </w:rPr>
        <w:t>&lt;gco:CharacterString&gt;</w:t>
      </w:r>
      <w:r>
        <w:t>Arizona Geological Survey Web Site</w:t>
      </w:r>
      <w:r w:rsidRPr="00741766">
        <w:rPr>
          <w:color w:val="000096"/>
        </w:rPr>
        <w:t>&lt;/gco:CharacterString&gt;</w:t>
      </w:r>
      <w:r>
        <w:br/>
        <w:t xml:space="preserve">                     </w:t>
      </w:r>
      <w:r w:rsidRPr="00741766">
        <w:rPr>
          <w:color w:val="000096"/>
        </w:rPr>
        <w:t>&lt;/gmd:description&gt;</w:t>
      </w:r>
      <w:r>
        <w:br/>
        <w:t xml:space="preserve">                  </w:t>
      </w:r>
      <w:r w:rsidRPr="00741766">
        <w:rPr>
          <w:color w:val="000096"/>
        </w:rPr>
        <w:t>&lt;/gmd:CI_OnlineResource&gt;</w:t>
      </w:r>
      <w:r>
        <w:br/>
        <w:t xml:space="preserve">               </w:t>
      </w:r>
      <w:r w:rsidRPr="00741766">
        <w:rPr>
          <w:color w:val="000096"/>
        </w:rPr>
        <w:t>&lt;/gmd:onlineResource&gt;</w:t>
      </w:r>
      <w:r>
        <w:br/>
        <w:t xml:space="preserve">               </w:t>
      </w:r>
      <w:r w:rsidRPr="00741766">
        <w:rPr>
          <w:color w:val="000096"/>
        </w:rPr>
        <w:t>&lt;gmd:hoursOfService&gt;</w:t>
      </w:r>
      <w:r>
        <w:br/>
        <w:t xml:space="preserve">                  </w:t>
      </w:r>
      <w:r w:rsidRPr="00741766">
        <w:rPr>
          <w:color w:val="000096"/>
        </w:rPr>
        <w:t>&lt;gco:CharacterString&gt;</w:t>
      </w:r>
      <w:r>
        <w:t>8 AM to 5 PM Mountain Standard time (no daylight savings)</w:t>
      </w:r>
      <w:r w:rsidRPr="00741766">
        <w:rPr>
          <w:color w:val="000096"/>
        </w:rPr>
        <w:t>&lt;/gco:CharacterString&gt;</w:t>
      </w:r>
      <w:r>
        <w:br/>
        <w:t xml:space="preserve">               </w:t>
      </w:r>
      <w:r w:rsidRPr="00741766">
        <w:rPr>
          <w:color w:val="000096"/>
        </w:rPr>
        <w:t>&lt;/gmd:hoursOfService&gt;</w:t>
      </w:r>
      <w:r>
        <w:br/>
        <w:t xml:space="preserve">               </w:t>
      </w:r>
      <w:r w:rsidRPr="00741766">
        <w:rPr>
          <w:color w:val="000096"/>
        </w:rPr>
        <w:t>&lt;gmd:contactInstructions&gt;</w:t>
      </w:r>
      <w:r>
        <w:br/>
        <w:t xml:space="preserve">                  </w:t>
      </w:r>
      <w:r w:rsidRPr="00741766">
        <w:rPr>
          <w:color w:val="000096"/>
        </w:rPr>
        <w:t>&lt;gco:CharacterString&gt;</w:t>
      </w:r>
      <w:r>
        <w:t>Contact Steve Rauzi [Steve.Rauzi@azgs.az.gov] or call Oil and Gas Commission Staff at Arizona Geological Survey, 520-770-3500.</w:t>
      </w:r>
      <w:r w:rsidRPr="00741766">
        <w:rPr>
          <w:color w:val="000096"/>
        </w:rPr>
        <w:t>&lt;/gco:CharacterString&gt;</w:t>
      </w:r>
      <w:r>
        <w:br/>
        <w:t xml:space="preserve">               </w:t>
      </w:r>
      <w:r w:rsidRPr="00741766">
        <w:rPr>
          <w:color w:val="000096"/>
        </w:rPr>
        <w:t>&lt;/gmd:contactInstructions&gt;</w:t>
      </w:r>
      <w:r>
        <w:br/>
        <w:t xml:space="preserve">            </w:t>
      </w:r>
      <w:r w:rsidRPr="00741766">
        <w:rPr>
          <w:color w:val="000096"/>
        </w:rPr>
        <w:t>&lt;/gmd:CI_Contact&gt;</w:t>
      </w:r>
      <w:r>
        <w:br/>
        <w:t xml:space="preserve">         </w:t>
      </w:r>
      <w:r w:rsidRPr="00741766">
        <w:rPr>
          <w:color w:val="000096"/>
        </w:rPr>
        <w:t>&lt;/gmd:contactInfo&gt;</w:t>
      </w:r>
      <w:r>
        <w:br/>
      </w:r>
      <w:r w:rsidRPr="00190181">
        <w:rPr>
          <w:rStyle w:val="XMLcommetnChar"/>
        </w:rPr>
        <w:t xml:space="preserve">         &lt;!-- (M-M) ISO 19139 Mandatory: contact role --&gt;</w:t>
      </w:r>
      <w:r>
        <w:br/>
        <w:t xml:space="preserve">         </w:t>
      </w:r>
      <w:r w:rsidRPr="00741766">
        <w:rPr>
          <w:color w:val="000096"/>
        </w:rPr>
        <w:t>&lt;gmd:role&gt;</w:t>
      </w:r>
      <w:r>
        <w:br/>
        <w:t xml:space="preserve">            &lt;!-- a responsible party with role=pointOfContact is mandatory for metadata contact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"pointOfContact"</w:t>
      </w:r>
      <w:r w:rsidRPr="00741766">
        <w:rPr>
          <w:color w:val="000096"/>
        </w:rPr>
        <w:t>&gt;</w:t>
      </w:r>
      <w:r>
        <w:t>pointOfContact</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&lt;/gmd:contact&gt;</w:t>
      </w:r>
      <w:r>
        <w:br/>
        <w:t xml:space="preserve">    </w:t>
      </w:r>
      <w:r>
        <w:br/>
      </w:r>
      <w:r w:rsidRPr="00190181">
        <w:rPr>
          <w:rStyle w:val="XMLcommetnChar"/>
        </w:rP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r>
        <w:br/>
        <w:t xml:space="preserve">   </w:t>
      </w:r>
      <w:r w:rsidRPr="00741766">
        <w:rPr>
          <w:color w:val="000096"/>
        </w:rPr>
        <w:t>&lt;gmd:contact&gt;</w:t>
      </w:r>
      <w:r>
        <w:br/>
        <w:t xml:space="preserve">      </w:t>
      </w:r>
      <w:r w:rsidRPr="00741766">
        <w:rPr>
          <w:color w:val="000096"/>
        </w:rPr>
        <w:t>&lt;gmd:CI_ResponsibleParty&gt;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&lt;gmd:electronicMailAddress</w:t>
      </w:r>
      <w:r w:rsidRPr="00741766">
        <w:rPr>
          <w:color w:val="F5844C"/>
        </w:rPr>
        <w:t xml:space="preserve"> gco:nilReason</w:t>
      </w:r>
      <w:r>
        <w:rPr>
          <w:color w:val="FF8040"/>
        </w:rPr>
        <w:t>=</w:t>
      </w:r>
      <w:r>
        <w:rPr>
          <w:color w:val="993300"/>
        </w:rPr>
        <w:t>"missing"</w:t>
      </w:r>
      <w:r w:rsidRPr="00741766">
        <w:rPr>
          <w:color w:val="000096"/>
        </w:rPr>
        <w:t>&gt;</w:t>
      </w:r>
      <w:r>
        <w:br/>
        <w:t xml:space="preserve">                        </w:t>
      </w:r>
      <w:r w:rsidRPr="00741766">
        <w:rPr>
          <w:color w:val="000096"/>
        </w:rPr>
        <w:t>&lt;gco:CharacterString&gt;</w:t>
      </w:r>
      <w:r>
        <w:t>metadata@usgin.org</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&lt;gmd:onlineResource&gt;</w:t>
      </w:r>
      <w:r>
        <w:br/>
        <w:t xml:space="preserve">                  </w:t>
      </w:r>
      <w:r w:rsidRPr="00741766">
        <w:rPr>
          <w:color w:val="000096"/>
        </w:rPr>
        <w:t>&lt;gmd:CI_OnlineResource&gt;</w:t>
      </w:r>
      <w:r>
        <w:br/>
      </w:r>
      <w:r w:rsidRPr="00190181">
        <w:rPr>
          <w:rStyle w:val="XMLcommetnChar"/>
        </w:rPr>
        <w:t xml:space="preserve"> &lt;!-- Icon image file (e.g. tif, png, jpg, gif) for the metadata originator. This Icon will be displayed in search results to credit the metadata originator. --&gt;</w:t>
      </w:r>
      <w:r>
        <w:br/>
        <w:t xml:space="preserve">                     </w:t>
      </w:r>
      <w:r w:rsidRPr="00741766">
        <w:rPr>
          <w:color w:val="000096"/>
        </w:rPr>
        <w:t>&lt;gmd:linkage&gt;</w:t>
      </w:r>
      <w:r>
        <w:br/>
        <w:t xml:space="preserve">                        </w:t>
      </w:r>
      <w:r w:rsidRPr="00741766">
        <w:rPr>
          <w:color w:val="000096"/>
        </w:rPr>
        <w:t>&lt;gmd:URL&gt;</w:t>
      </w:r>
      <w:r>
        <w:t>http://www.azgs.az.gov/logo/metadata/azgs.png</w:t>
      </w:r>
      <w:r w:rsidRPr="00741766">
        <w:rPr>
          <w:color w:val="000096"/>
        </w:rPr>
        <w:t>&lt;/gmd:URL&gt;</w:t>
      </w:r>
      <w:r>
        <w:br/>
        <w:t xml:space="preserve">                     </w:t>
      </w:r>
      <w:r w:rsidRPr="00741766">
        <w:rPr>
          <w:color w:val="000096"/>
        </w:rPr>
        <w:t>&lt;/gmd:linkage&gt;</w:t>
      </w:r>
      <w:r>
        <w:br/>
      </w:r>
      <w:r w:rsidRPr="00190181">
        <w:rPr>
          <w:rStyle w:val="XMLcommetnChar"/>
        </w:rPr>
        <w:t xml:space="preserve">     &lt;!-- URL that locates an icon thumbnails, the CI_OnlineResource/name MUST be ‘icon’. --&gt;</w:t>
      </w:r>
      <w:r>
        <w:br/>
        <w:t xml:space="preserve">                     </w:t>
      </w:r>
      <w:r w:rsidRPr="00741766">
        <w:rPr>
          <w:color w:val="000096"/>
        </w:rPr>
        <w:t>&lt;gmd:name&gt;</w:t>
      </w:r>
      <w:r>
        <w:br/>
        <w:t xml:space="preserve">                        </w:t>
      </w:r>
      <w:r w:rsidRPr="00741766">
        <w:rPr>
          <w:color w:val="000096"/>
        </w:rPr>
        <w:t>&lt;gco:CharacterString&gt;</w:t>
      </w:r>
      <w:r>
        <w:t>icon</w:t>
      </w:r>
      <w:r w:rsidRPr="00741766">
        <w:rPr>
          <w:color w:val="000096"/>
        </w:rPr>
        <w:t>&lt;/gco:CharacterString&gt;</w:t>
      </w:r>
      <w:r>
        <w:br/>
        <w:t xml:space="preserve">                     </w:t>
      </w:r>
      <w:r w:rsidRPr="00741766">
        <w:rPr>
          <w:color w:val="000096"/>
        </w:rPr>
        <w:t>&lt;/gmd:name&gt;</w:t>
      </w:r>
      <w:r>
        <w:br/>
        <w:t xml:space="preserve">                  </w:t>
      </w:r>
      <w:r w:rsidRPr="00741766">
        <w:rPr>
          <w:color w:val="000096"/>
        </w:rPr>
        <w:t>&lt;/gmd:CI_OnlineResource&gt;</w:t>
      </w:r>
      <w:r>
        <w:br/>
        <w:t xml:space="preserve">               </w:t>
      </w:r>
      <w:r w:rsidRPr="00741766">
        <w:rPr>
          <w:color w:val="000096"/>
        </w:rPr>
        <w:t>&lt;/gmd:onlineResource&gt;</w:t>
      </w:r>
      <w:r>
        <w:br/>
        <w:t xml:space="preserve">            </w:t>
      </w:r>
      <w:r w:rsidRPr="00741766">
        <w:rPr>
          <w:color w:val="000096"/>
        </w:rPr>
        <w:t>&lt;/gmd:CI_Contact&gt;</w:t>
      </w:r>
      <w:r>
        <w:br/>
        <w:t xml:space="preserve">         </w:t>
      </w:r>
      <w:r w:rsidRPr="00741766">
        <w:rPr>
          <w:color w:val="000096"/>
        </w:rPr>
        <w:t>&lt;/gmd:contactInfo&gt;</w:t>
      </w:r>
      <w:r>
        <w:br/>
      </w:r>
      <w:r w:rsidRPr="00190181">
        <w:rPr>
          <w:rStyle w:val="XMLcommetnChar"/>
        </w:rPr>
        <w:t xml:space="preserve">         &lt;!-- none of the codelist ro</w:t>
      </w:r>
      <w:r>
        <w:rPr>
          <w:rStyle w:val="XMLcommetnChar"/>
        </w:rPr>
        <w:t>le</w:t>
      </w:r>
      <w:r w:rsidRPr="00190181">
        <w:rPr>
          <w:rStyle w:val="XMLcommetnChar"/>
        </w:rPr>
        <w:t>s are applicable --&gt;</w:t>
      </w:r>
      <w:r>
        <w:br/>
        <w:t xml:space="preserve">         </w:t>
      </w:r>
      <w:r w:rsidRPr="00741766">
        <w:rPr>
          <w:color w:val="000096"/>
        </w:rPr>
        <w:t>&lt;gmd:role</w:t>
      </w:r>
      <w:r w:rsidRPr="00741766">
        <w:rPr>
          <w:color w:val="F5844C"/>
        </w:rPr>
        <w:t xml:space="preserve"> gco:nilReason</w:t>
      </w:r>
      <w:r>
        <w:rPr>
          <w:color w:val="FF8040"/>
        </w:rPr>
        <w:t>=</w:t>
      </w:r>
      <w:r>
        <w:rPr>
          <w:color w:val="993300"/>
        </w:rPr>
        <w:t>"inapplicable"</w:t>
      </w:r>
      <w:r w:rsidRPr="00741766">
        <w:rPr>
          <w:color w:val="000096"/>
        </w:rPr>
        <w:t>/&gt;</w:t>
      </w:r>
      <w:r>
        <w:br/>
        <w:t xml:space="preserve">      </w:t>
      </w:r>
      <w:r w:rsidRPr="00741766">
        <w:rPr>
          <w:color w:val="000096"/>
        </w:rPr>
        <w:t>&lt;/gmd:CI_ResponsibleParty&gt;</w:t>
      </w:r>
      <w:r>
        <w:br/>
        <w:t xml:space="preserve">   </w:t>
      </w:r>
      <w:r w:rsidRPr="00741766">
        <w:rPr>
          <w:color w:val="000096"/>
        </w:rPr>
        <w:t>&lt;/gmd:contact&gt;</w:t>
      </w:r>
      <w:r>
        <w:br/>
        <w:t xml:space="preserve">   </w:t>
      </w:r>
      <w:r>
        <w:br/>
      </w:r>
      <w:r w:rsidRPr="00190181">
        <w:rPr>
          <w:rStyle w:val="XMLcommetnChar"/>
        </w:rPr>
        <w:t xml:space="preserve">   &lt;!-- (M-M) Metadata date stamp - USGIN profile requires use of dateStamp/gco:DateTime (Note </w:t>
      </w:r>
      <w:r w:rsidRPr="00190181">
        <w:rPr>
          <w:rStyle w:val="XMLcommetnChar"/>
        </w:rPr>
        <w:lastRenderedPageBreak/>
        <w:t xml:space="preserve">this contrasts with INSPIRE mandate to use dateStamp/gco:Date). This is the date and time when the metadata record was created or updated (following NAP). --&gt; </w:t>
      </w:r>
      <w:r>
        <w:t xml:space="preserve">  </w:t>
      </w:r>
      <w:r>
        <w:br/>
        <w:t xml:space="preserve">   </w:t>
      </w:r>
      <w:r w:rsidRPr="00741766">
        <w:rPr>
          <w:color w:val="000096"/>
        </w:rPr>
        <w:t>&lt;gmd:dateStamp&gt;</w:t>
      </w:r>
      <w:r>
        <w:br/>
        <w:t xml:space="preserve">      </w:t>
      </w:r>
      <w:r w:rsidRPr="00741766">
        <w:rPr>
          <w:color w:val="000096"/>
        </w:rPr>
        <w:t>&lt;gco:DateTime&gt;</w:t>
      </w:r>
      <w:r>
        <w:t>2009-11-17T10:00:00</w:t>
      </w:r>
      <w:r w:rsidRPr="00741766">
        <w:rPr>
          <w:color w:val="000096"/>
        </w:rPr>
        <w:t>&lt;/gco:DateTime&gt;</w:t>
      </w:r>
      <w:r>
        <w:br/>
        <w:t xml:space="preserve">   </w:t>
      </w:r>
      <w:r w:rsidRPr="00741766">
        <w:rPr>
          <w:color w:val="000096"/>
        </w:rPr>
        <w:t>&lt;/gmd:dateStamp&gt;</w:t>
      </w:r>
      <w:r>
        <w:br/>
        <w:t xml:space="preserve">   </w:t>
      </w:r>
      <w:r>
        <w:br/>
      </w:r>
      <w:r w:rsidRPr="00190181">
        <w:rPr>
          <w:rStyle w:val="XMLcommetnChar"/>
        </w:rPr>
        <w:t xml:space="preserve">   &lt;!-- (M-M) USGIN profile conformant metadata is indicated by using “ISO-USGIN" --&gt;</w:t>
      </w:r>
      <w:r>
        <w:br/>
        <w:t xml:space="preserve">   </w:t>
      </w:r>
      <w:r w:rsidRPr="00741766">
        <w:rPr>
          <w:color w:val="000096"/>
        </w:rPr>
        <w:t>&lt;gmd:metadataStandardName&gt;</w:t>
      </w:r>
      <w:r>
        <w:br/>
        <w:t xml:space="preserve">      </w:t>
      </w:r>
      <w:r w:rsidRPr="00741766">
        <w:rPr>
          <w:color w:val="000096"/>
        </w:rPr>
        <w:t>&lt;gco:CharacterString&gt;</w:t>
      </w:r>
      <w:r>
        <w:t>ISO-USGIN</w:t>
      </w:r>
      <w:r w:rsidRPr="00741766">
        <w:rPr>
          <w:color w:val="000096"/>
        </w:rPr>
        <w:t>&lt;/gco:CharacterString&gt;</w:t>
      </w:r>
      <w:r>
        <w:br/>
        <w:t xml:space="preserve">   </w:t>
      </w:r>
      <w:r w:rsidRPr="00741766">
        <w:rPr>
          <w:color w:val="000096"/>
        </w:rPr>
        <w:t>&lt;/gmd:metadataStandardName&gt;</w:t>
      </w:r>
      <w:r>
        <w:br/>
      </w:r>
      <w:r w:rsidRPr="00190181">
        <w:rPr>
          <w:rStyle w:val="XMLcommetnChar"/>
        </w:rPr>
        <w:t xml:space="preserve">   &lt;!-- (O-M) USGIN profile version, mandatory in this profile --&gt;</w:t>
      </w:r>
      <w:r>
        <w:br/>
        <w:t xml:space="preserve">   </w:t>
      </w:r>
      <w:r w:rsidRPr="00741766">
        <w:rPr>
          <w:color w:val="000096"/>
        </w:rPr>
        <w:t>&lt;gmd:metadataStandardVersion&gt;</w:t>
      </w:r>
      <w:r>
        <w:br/>
        <w:t xml:space="preserve">      </w:t>
      </w:r>
      <w:r w:rsidRPr="00741766">
        <w:rPr>
          <w:color w:val="000096"/>
        </w:rPr>
        <w:t>&lt;gco:CharacterString&gt;</w:t>
      </w:r>
      <w:r>
        <w:t>1.2</w:t>
      </w:r>
      <w:r w:rsidRPr="00741766">
        <w:rPr>
          <w:color w:val="000096"/>
        </w:rPr>
        <w:t>&lt;/gco:CharacterString&gt;</w:t>
      </w:r>
      <w:r>
        <w:br/>
        <w:t xml:space="preserve">   </w:t>
      </w:r>
      <w:r w:rsidRPr="00741766">
        <w:rPr>
          <w:color w:val="000096"/>
        </w:rPr>
        <w:t>&lt;/gmd:metadataStandardVersion&gt;</w:t>
      </w:r>
      <w:r>
        <w:br/>
        <w:t xml:space="preserve">   </w:t>
      </w:r>
      <w:r>
        <w:br/>
      </w:r>
      <w:r w:rsidRPr="00190181">
        <w:rPr>
          <w:rStyle w:val="XMLcommetnChar"/>
        </w:rP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r>
        <w:br/>
        <w:t xml:space="preserve">   </w:t>
      </w:r>
      <w:r w:rsidRPr="00741766">
        <w:rPr>
          <w:color w:val="000096"/>
        </w:rPr>
        <w:t>&lt;gmd:dataSetURI&gt;</w:t>
      </w:r>
      <w:r>
        <w:br/>
        <w:t xml:space="preserve">      </w:t>
      </w:r>
      <w:r w:rsidRPr="00741766">
        <w:rPr>
          <w:color w:val="000096"/>
        </w:rPr>
        <w:t>&lt;gco:CharacterString&gt;</w:t>
      </w:r>
      <w:r>
        <w:t>http://azgs.az.gov/resource/00C02E67-F1ED-473D-A240-068CCB041A73</w:t>
      </w:r>
      <w:r w:rsidRPr="00741766">
        <w:rPr>
          <w:color w:val="000096"/>
        </w:rPr>
        <w:t>&lt;/gco:CharacterString&gt;</w:t>
      </w:r>
      <w:r>
        <w:br/>
        <w:t xml:space="preserve">   </w:t>
      </w:r>
      <w:r w:rsidRPr="00741766">
        <w:rPr>
          <w:color w:val="000096"/>
        </w:rPr>
        <w:t>&lt;/gmd:dataSetURI&gt;</w:t>
      </w:r>
      <w:r>
        <w:br/>
        <w:t xml:space="preserve">   </w:t>
      </w:r>
      <w:r>
        <w:br/>
      </w:r>
      <w:r w:rsidRPr="00190181">
        <w:rPr>
          <w:rStyle w:val="XMLcommetnChar"/>
        </w:rPr>
        <w:t xml:space="preserve"> &lt;!-- gmd:local would be here, but USGIN profile convention is that each catalog service is specific to one language, rather that expecting clients to be able to process gmd:PT_Locale and gmd:LocalisedCharacterString. gmd:local elements may be ignored by USGIN clients --&gt;</w:t>
      </w:r>
      <w:r w:rsidRPr="00190181">
        <w:rPr>
          <w:rStyle w:val="XMLcommetnChar"/>
        </w:rPr>
        <w:br/>
      </w:r>
      <w:r w:rsidRPr="00190181">
        <w:rPr>
          <w:rStyle w:val="XMLcommetnChar"/>
        </w:rPr>
        <w:br/>
        <w:t>&lt;!-- (O-O) Resource spatial representation - Spatial representation information for the dataset (resource). Best practice is to include metadata for spatial representation if the described resource is a georeferenced dataset. --&gt;</w:t>
      </w:r>
      <w:r w:rsidRPr="00190181">
        <w:rPr>
          <w:rStyle w:val="XMLcommetnChar"/>
        </w:rPr>
        <w:br/>
        <w:t>&lt;!-- in this example, the described resource is a document that does not contain geolocated data items, so spatial representation is not applicable --&gt;</w:t>
      </w:r>
      <w:r>
        <w:br/>
        <w:t xml:space="preserve">   </w:t>
      </w:r>
      <w:r w:rsidRPr="00741766">
        <w:rPr>
          <w:color w:val="000096"/>
        </w:rPr>
        <w:t>&lt;gmd:spatialRepresentationInfo</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r>
      <w:r w:rsidRPr="00190181">
        <w:rPr>
          <w:rStyle w:val="XMLcommetnChar"/>
        </w:rPr>
        <w:t xml:space="preserve"> &lt;!-- (O-O) Resource’s spatial reference system - Description of the spatial and/or temporal reference systems used in the dataset. If {/MD_SpatialRepresentationTypeCode = "vector") or (../MD_SpatialRepresentationTypeCode = "grid") or (../MD_SpatialRepresentationTypeCode = "tin") then count referenceSystemInfo &gt;= 1) } </w:t>
      </w:r>
      <w:r w:rsidRPr="00190181">
        <w:rPr>
          <w:rStyle w:val="XMLcommetnChar"/>
        </w:rPr>
        <w:br/>
        <w:t xml:space="preserve"> not applicable to the document described by this record --&gt;</w:t>
      </w:r>
      <w:r>
        <w:br/>
        <w:t xml:space="preserve">   </w:t>
      </w:r>
      <w:r w:rsidRPr="00741766">
        <w:rPr>
          <w:color w:val="000096"/>
        </w:rPr>
        <w:t>&lt;gmd:referenceSystemInfo</w:t>
      </w:r>
      <w:r w:rsidRPr="00741766">
        <w:rPr>
          <w:color w:val="F5844C"/>
        </w:rPr>
        <w:t xml:space="preserve"> gco:nilReason</w:t>
      </w:r>
      <w:r>
        <w:rPr>
          <w:color w:val="FF8040"/>
        </w:rPr>
        <w:t>=</w:t>
      </w:r>
      <w:r>
        <w:rPr>
          <w:color w:val="993300"/>
        </w:rPr>
        <w:t>"inapplicable"</w:t>
      </w:r>
      <w:r w:rsidRPr="00741766">
        <w:rPr>
          <w:color w:val="000096"/>
        </w:rPr>
        <w:t>/&gt;</w:t>
      </w:r>
      <w:r>
        <w:br/>
      </w:r>
      <w:r w:rsidRPr="00190181">
        <w:rPr>
          <w:rStyle w:val="XMLcommetnChar"/>
        </w:rPr>
        <w:br/>
        <w:t>&lt;!-- ****************************************************************************** --&gt;</w:t>
      </w:r>
      <w:r w:rsidRPr="00190181">
        <w:rPr>
          <w:rStyle w:val="XMLcommetnChar"/>
        </w:rPr>
        <w:br/>
        <w:t>&lt;!-- (M-M) Resource identification information - At least one of MD_DataIdentification (dataset, dataset series) or SV_ServiceIdentification (service) is required.  --&gt;</w:t>
      </w:r>
      <w:r>
        <w:br/>
        <w:t xml:space="preserve">   </w:t>
      </w:r>
      <w:r w:rsidRPr="00741766">
        <w:rPr>
          <w:color w:val="000096"/>
        </w:rPr>
        <w:t>&lt;gmd:identificationInfo&gt;</w:t>
      </w:r>
      <w:r>
        <w:br/>
      </w:r>
      <w:r w:rsidRPr="00190181">
        <w:rPr>
          <w:rStyle w:val="XMLcommetnChar"/>
        </w:rPr>
        <w:t xml:space="preserve">      &lt;!-- Resource Dataset or Dataset Series Identification. In practice, anything that is not a service is described using MD_DataIdentification --&gt; </w:t>
      </w:r>
      <w:r>
        <w:br/>
        <w:t xml:space="preserve">      </w:t>
      </w:r>
      <w:r w:rsidRPr="00741766">
        <w:rPr>
          <w:color w:val="000096"/>
        </w:rPr>
        <w:t>&lt;gmd:MD_DataIdentification&gt;</w:t>
      </w:r>
      <w:r>
        <w:br/>
      </w:r>
      <w:r w:rsidRPr="00190181">
        <w:rPr>
          <w:rStyle w:val="XMLcommetnChar"/>
        </w:rP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r>
        <w:br/>
        <w:t xml:space="preserve">         </w:t>
      </w:r>
      <w:r w:rsidRPr="00741766">
        <w:rPr>
          <w:color w:val="000096"/>
        </w:rPr>
        <w:t>&lt;gmd:citation&gt;</w:t>
      </w:r>
      <w:r>
        <w:br/>
        <w:t xml:space="preserve">            </w:t>
      </w:r>
      <w:r w:rsidRPr="00741766">
        <w:rPr>
          <w:color w:val="000096"/>
        </w:rPr>
        <w:t>&lt;gmd:CI_Citation&gt;</w:t>
      </w:r>
      <w:r>
        <w:br/>
      </w:r>
      <w:r w:rsidRPr="00190181">
        <w:rPr>
          <w:rStyle w:val="XMLcommetnChar"/>
        </w:rPr>
        <w:t xml:space="preserve">          &lt;!-- (M-M) Resource title - Use titles that inform the human reader about the dataset’s content; titles should be unique in the context of the metadata catalog that contains the metadata record. --&gt;</w:t>
      </w:r>
      <w:r w:rsidRPr="00190181">
        <w:rPr>
          <w:rStyle w:val="XMLcommetnChar"/>
        </w:rPr>
        <w:br/>
      </w:r>
      <w:r>
        <w:t xml:space="preserve">               </w:t>
      </w:r>
      <w:r w:rsidRPr="00741766">
        <w:rPr>
          <w:color w:val="000096"/>
        </w:rPr>
        <w:t>&lt;gmd:title&gt;</w:t>
      </w:r>
      <w:r>
        <w:br/>
        <w:t xml:space="preserve">                  </w:t>
      </w:r>
      <w:r w:rsidRPr="00741766">
        <w:rPr>
          <w:color w:val="000096"/>
        </w:rPr>
        <w:t>&lt;gco:CharacterString&gt;</w:t>
      </w:r>
      <w:r>
        <w:br/>
      </w:r>
      <w:r>
        <w:tab/>
      </w:r>
      <w:r>
        <w:tab/>
      </w:r>
      <w:r>
        <w:tab/>
      </w:r>
      <w:r>
        <w:tab/>
      </w:r>
      <w:r>
        <w:tab/>
      </w:r>
      <w:r>
        <w:tab/>
        <w:t>Scanned Borehole Compensated Sonic Log for 0391, Kerr-McGee08 Navajo</w:t>
      </w:r>
      <w:r>
        <w:br/>
      </w:r>
      <w:r>
        <w:tab/>
      </w:r>
      <w:r>
        <w:tab/>
      </w:r>
      <w:r>
        <w:tab/>
      </w:r>
      <w:r>
        <w:tab/>
      </w:r>
      <w:r>
        <w:tab/>
      </w:r>
      <w:r w:rsidRPr="00741766">
        <w:rPr>
          <w:color w:val="000096"/>
        </w:rPr>
        <w:t>&lt;/gco:CharacterString&gt;</w:t>
      </w:r>
      <w:r>
        <w:br/>
        <w:t xml:space="preserve">               </w:t>
      </w:r>
      <w:r w:rsidRPr="00741766">
        <w:rPr>
          <w:color w:val="000096"/>
        </w:rPr>
        <w:t>&lt;/gmd:title&gt;</w:t>
      </w:r>
      <w:r>
        <w:br/>
      </w:r>
      <w:r w:rsidRPr="00190181">
        <w:rPr>
          <w:rStyle w:val="XMLcommetnChar"/>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r>
        <w:br/>
        <w:t xml:space="preserve">               </w:t>
      </w:r>
      <w:r w:rsidRPr="00741766">
        <w:rPr>
          <w:color w:val="000096"/>
        </w:rPr>
        <w:t>&lt;gmd:date&gt;</w:t>
      </w:r>
      <w:r>
        <w:br/>
      </w:r>
      <w:r>
        <w:lastRenderedPageBreak/>
        <w:t xml:space="preserve">                  </w:t>
      </w:r>
      <w:r w:rsidRPr="00741766">
        <w:rPr>
          <w:color w:val="000096"/>
        </w:rPr>
        <w:t>&lt;gmd:CI_Date&gt;</w:t>
      </w:r>
      <w:r>
        <w:br/>
        <w:t xml:space="preserve">                     </w:t>
      </w:r>
      <w:r w:rsidRPr="00741766">
        <w:rPr>
          <w:color w:val="000096"/>
        </w:rPr>
        <w:t>&lt;gmd:date&gt;</w:t>
      </w:r>
      <w:r>
        <w:br/>
      </w:r>
      <w:r w:rsidRPr="009F1118">
        <w:rPr>
          <w:rStyle w:val="XMLcommetnChar"/>
        </w:rPr>
        <w:t xml:space="preserve">   &lt;!-- Requires an extended ISO 8601 UTC date and time string (YYYY-MM-DDTHH:MM:SS) </w:t>
      </w:r>
      <w:r w:rsidRPr="009F1118">
        <w:rPr>
          <w:rStyle w:val="XMLcommetnChar"/>
        </w:rPr>
        <w:br/>
        <w:t xml:space="preserve">      Some validators require time zone as well; recommend GMT indicated by 'Z' --&gt;</w:t>
      </w:r>
      <w:r>
        <w:br/>
        <w:t xml:space="preserve">                        </w:t>
      </w:r>
      <w:r w:rsidRPr="00741766">
        <w:rPr>
          <w:color w:val="000096"/>
        </w:rPr>
        <w:t>&lt;gco:DateTime&gt;</w:t>
      </w:r>
      <w:r>
        <w:t>2001-12-17T09:30:47</w:t>
      </w:r>
      <w:r w:rsidRPr="00741766">
        <w:rPr>
          <w:color w:val="000096"/>
        </w:rPr>
        <w:t>&lt;/gco:DateTime&gt;</w:t>
      </w:r>
      <w:r>
        <w:br/>
        <w:t xml:space="preserve">                     </w:t>
      </w:r>
      <w:r w:rsidRPr="00741766">
        <w:rPr>
          <w:color w:val="000096"/>
        </w:rPr>
        <w:t>&lt;/gmd:date&gt;</w:t>
      </w:r>
      <w:r>
        <w:br/>
        <w:t xml:space="preserve">                     </w:t>
      </w:r>
      <w:r w:rsidRPr="00741766">
        <w:rPr>
          <w:color w:val="000096"/>
        </w:rPr>
        <w:t>&lt;gmd:dateType&gt;</w:t>
      </w:r>
      <w:r>
        <w:br/>
      </w:r>
      <w:r w:rsidRPr="009F1118">
        <w:rPr>
          <w:rStyle w:val="XMLcommetnChar"/>
        </w:rPr>
        <w:t xml:space="preserve">   &lt;!-- dateType is mandatory per ISO19115 --&gt;</w:t>
      </w:r>
      <w:r w:rsidR="009F1118">
        <w:rPr>
          <w:rStyle w:val="XMLcommetnChar"/>
        </w:rPr>
        <w:br/>
        <w:t xml:space="preserve">   </w:t>
      </w:r>
      <w:r w:rsidRPr="009F1118">
        <w:rPr>
          <w:rStyle w:val="XMLcommetnChar"/>
        </w:rPr>
        <w:t>&lt;!-- CI_DateTypeCode values in citation context: {creation, publication, revision}. --&gt;</w:t>
      </w:r>
      <w:r>
        <w:br/>
        <w:t xml:space="preserve">                        </w:t>
      </w:r>
      <w:r w:rsidRPr="00741766">
        <w:rPr>
          <w:color w:val="000096"/>
        </w:rPr>
        <w:t>&lt;gmd:CI_DateTypeCode</w:t>
      </w:r>
      <w:r w:rsidRPr="00741766">
        <w:rPr>
          <w:color w:val="F5844C"/>
        </w:rPr>
        <w:t xml:space="preserve"> codeList</w:t>
      </w:r>
      <w:r>
        <w:rPr>
          <w:color w:val="FF8040"/>
        </w:rPr>
        <w:t>=</w:t>
      </w:r>
      <w:r>
        <w:rPr>
          <w:color w:val="993300"/>
        </w:rPr>
        <w:t>"http://www.isotc211.org/2005/resources/Codelist/gmxCodelists.xml#CI_DateTypeCode"</w:t>
      </w:r>
      <w:r w:rsidRPr="00741766">
        <w:rPr>
          <w:color w:val="F5844C"/>
        </w:rPr>
        <w:t xml:space="preserve"> codeListValue</w:t>
      </w:r>
      <w:r>
        <w:rPr>
          <w:color w:val="FF8040"/>
        </w:rPr>
        <w:t>=</w:t>
      </w:r>
      <w:r>
        <w:rPr>
          <w:color w:val="993300"/>
        </w:rPr>
        <w:t>"publication"</w:t>
      </w:r>
      <w:r w:rsidRPr="00741766">
        <w:rPr>
          <w:color w:val="000096"/>
        </w:rPr>
        <w:t>&gt;</w:t>
      </w:r>
      <w:r>
        <w:t>publication</w:t>
      </w:r>
      <w:r w:rsidRPr="00741766">
        <w:rPr>
          <w:color w:val="000096"/>
        </w:rPr>
        <w:t>&lt;/gmd:CI_DateTypeCode&gt;</w:t>
      </w:r>
      <w:r>
        <w:br/>
        <w:t xml:space="preserve">                     </w:t>
      </w:r>
      <w:r w:rsidRPr="00741766">
        <w:rPr>
          <w:color w:val="000096"/>
        </w:rPr>
        <w:t>&lt;/gmd:dateType&gt;</w:t>
      </w:r>
      <w:r>
        <w:br/>
        <w:t xml:space="preserve">                  </w:t>
      </w:r>
      <w:r w:rsidRPr="00741766">
        <w:rPr>
          <w:color w:val="000096"/>
        </w:rPr>
        <w:t>&lt;/gmd:CI_Date&gt;</w:t>
      </w:r>
      <w:r>
        <w:br/>
        <w:t xml:space="preserve">               </w:t>
      </w:r>
      <w:r w:rsidRPr="00741766">
        <w:rPr>
          <w:color w:val="000096"/>
        </w:rPr>
        <w:t>&lt;/gmd:date&gt;</w:t>
      </w:r>
      <w:r>
        <w:br/>
        <w:t xml:space="preserve">               </w:t>
      </w:r>
      <w:r>
        <w:br/>
      </w:r>
      <w:r w:rsidRPr="009F1118">
        <w:rPr>
          <w:rStyle w:val="XMLcommetnChar"/>
        </w:rPr>
        <w:t>&lt;!--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r>
        <w:br/>
        <w:t xml:space="preserve">               </w:t>
      </w:r>
      <w:r w:rsidRPr="00741766">
        <w:rPr>
          <w:color w:val="000096"/>
        </w:rPr>
        <w:t>&lt;gmd:identifier&gt;</w:t>
      </w:r>
      <w:r>
        <w:br/>
        <w:t xml:space="preserve">                  </w:t>
      </w:r>
      <w:r w:rsidRPr="00741766">
        <w:rPr>
          <w:color w:val="000096"/>
        </w:rPr>
        <w:t>&lt;gmd:MD_Identifier&gt;</w:t>
      </w:r>
      <w:r>
        <w:br/>
        <w:t xml:space="preserve">                     </w:t>
      </w:r>
      <w:r w:rsidRPr="00741766">
        <w:rPr>
          <w:color w:val="000096"/>
        </w:rPr>
        <w:t>&lt;gmd:code&gt;</w:t>
      </w:r>
      <w:r>
        <w:br/>
        <w:t xml:space="preserve">            </w:t>
      </w:r>
      <w:r w:rsidRPr="009F1118">
        <w:rPr>
          <w:rStyle w:val="XMLcommetnChar"/>
        </w:rPr>
        <w:t xml:space="preserve">            &lt;!-- 13 digit ISBN example --&gt;</w:t>
      </w:r>
      <w:r>
        <w:br/>
        <w:t xml:space="preserve">                        </w:t>
      </w:r>
      <w:r w:rsidRPr="00741766">
        <w:rPr>
          <w:color w:val="000096"/>
        </w:rPr>
        <w:t>&lt;gco:CharacterString&gt;</w:t>
      </w:r>
      <w:r>
        <w:t>isbn:000-0-000-00000-0</w:t>
      </w:r>
      <w:r w:rsidRPr="00741766">
        <w:rPr>
          <w:color w:val="000096"/>
        </w:rPr>
        <w:t>&lt;/gco:CharacterString&gt;</w:t>
      </w:r>
      <w:r>
        <w:br/>
        <w:t xml:space="preserve">                     </w:t>
      </w:r>
      <w:r w:rsidRPr="00741766">
        <w:rPr>
          <w:color w:val="000096"/>
        </w:rPr>
        <w:t>&lt;/gmd:code&gt;</w:t>
      </w:r>
      <w:r>
        <w:br/>
        <w:t xml:space="preserve">                  </w:t>
      </w:r>
      <w:r w:rsidRPr="00741766">
        <w:rPr>
          <w:color w:val="000096"/>
        </w:rPr>
        <w:t>&lt;/gmd:MD_Identifier&gt;</w:t>
      </w:r>
      <w:r>
        <w:br/>
        <w:t xml:space="preserve">               </w:t>
      </w:r>
      <w:r w:rsidRPr="00741766">
        <w:rPr>
          <w:color w:val="000096"/>
        </w:rPr>
        <w:t>&lt;/gmd:identifier&gt;</w:t>
      </w:r>
      <w:r>
        <w:br/>
        <w:t xml:space="preserve">               </w:t>
      </w:r>
      <w:r>
        <w:br/>
      </w:r>
      <w:r w:rsidRPr="009F1118">
        <w:rPr>
          <w:rStyle w:val="XMLcommetnChar"/>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r w:rsidRPr="009F1118">
        <w:rPr>
          <w:rStyle w:val="XMLcommetnChar"/>
        </w:rPr>
        <w:br/>
        <w:t xml:space="preserve">    &lt;!--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r>
        <w:br/>
        <w:t xml:space="preserve">               </w:t>
      </w:r>
      <w:r w:rsidRPr="00741766">
        <w:rPr>
          <w:color w:val="000096"/>
        </w:rPr>
        <w:t>&lt;gmd:citedResponsibleParty&gt;</w:t>
      </w:r>
      <w:r>
        <w:br/>
        <w:t xml:space="preserve">                  </w:t>
      </w:r>
      <w:r w:rsidRPr="00741766">
        <w:rPr>
          <w:color w:val="000096"/>
        </w:rPr>
        <w:t>&lt;gmd:CI_ResponsibleParty&gt;</w:t>
      </w:r>
      <w:r>
        <w:br/>
      </w:r>
      <w:r w:rsidRPr="009F1118">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Steve Rauzi</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Oil and Gas Administrator</w:t>
      </w:r>
      <w:r w:rsidRPr="00741766">
        <w:rPr>
          <w:color w:val="000096"/>
        </w:rPr>
        <w:t>&lt;/gco:CharacterString&gt;</w:t>
      </w:r>
      <w:r>
        <w:br/>
        <w:t xml:space="preserve">                     </w:t>
      </w:r>
      <w:r w:rsidRPr="00741766">
        <w:rPr>
          <w:color w:val="000096"/>
        </w:rPr>
        <w:t>&lt;/gmd:positionName&gt;</w:t>
      </w:r>
      <w:r>
        <w:br/>
      </w:r>
      <w:r w:rsidRPr="009F1118">
        <w:rPr>
          <w:rStyle w:val="XMLcommetnChar"/>
        </w:rPr>
        <w:t xml:space="preserve">     &lt;!-- cited responsible party contact information, either a voice phone number or e-mail address is required.</w:t>
      </w:r>
      <w:r w:rsidRPr="009F1118">
        <w:rPr>
          <w:rStyle w:val="XMLcommetnChar"/>
        </w:rPr>
        <w:br/>
        <w:t xml:space="preserve">        Everything else is optional --&gt;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r>
      <w:r>
        <w:lastRenderedPageBreak/>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t xml:space="preserve">                                 </w:t>
      </w:r>
      <w:r w:rsidRPr="00741766">
        <w:rPr>
          <w:color w:val="000096"/>
        </w:rPr>
        <w:t>&lt;gmd:electronicMailAddress&gt;</w:t>
      </w:r>
      <w:r>
        <w:br/>
        <w:t xml:space="preserve">                                    </w:t>
      </w:r>
      <w:r w:rsidRPr="00741766">
        <w:rPr>
          <w:color w:val="000096"/>
        </w:rPr>
        <w:t>&lt;gco:CharacterString&gt;</w:t>
      </w:r>
      <w:r>
        <w:t>Steve.rauzi@azgs.az.go</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r>
      <w:r w:rsidRPr="009F1118">
        <w:rPr>
          <w:rStyle w:val="XMLcommetnChar"/>
        </w:rPr>
        <w:t xml:space="preserve">      &lt;!-- (M-M) ISO 19139 Mandatory: contact role  --&gt;</w:t>
      </w:r>
      <w:r>
        <w:br/>
        <w:t xml:space="preserve">                     </w:t>
      </w:r>
      <w:r w:rsidRPr="00741766">
        <w:rPr>
          <w:color w:val="000096"/>
        </w:rPr>
        <w:t>&lt;gmd:role&gt;</w:t>
      </w:r>
      <w:r>
        <w:br/>
      </w:r>
      <w:r w:rsidRPr="009F1118">
        <w:rPr>
          <w:rStyle w:val="XMLcommetnChar"/>
        </w:rPr>
        <w:t xml:space="preserve">      &lt;!-- CI_RoleCode values in this context:  {originator, principalInvestigator, processor, author, custodian}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"custodian"</w:t>
      </w:r>
      <w:r w:rsidRPr="00741766">
        <w:rPr>
          <w:color w:val="000096"/>
        </w:rPr>
        <w:t>&gt;</w:t>
      </w:r>
      <w:r>
        <w:t>custodian</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&lt;/gmd:citedResponsibleParty&gt;</w:t>
      </w:r>
      <w:r>
        <w:br/>
        <w:t xml:space="preserve">               </w:t>
      </w:r>
      <w:r>
        <w:br/>
      </w:r>
      <w:r w:rsidRPr="009F1118">
        <w:rPr>
          <w:rStyle w:val="XMLcommetnChar"/>
        </w:rPr>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r w:rsidRPr="009F1118">
        <w:rPr>
          <w:rStyle w:val="XMLcommetnChar"/>
        </w:rPr>
        <w:br/>
        <w:t xml:space="preserve">      &lt;!-- in this example, the original log was acquired by a pen on a strip chart recorder... --&gt;</w:t>
      </w:r>
      <w:r>
        <w:br/>
        <w:t xml:space="preserve">               </w:t>
      </w:r>
      <w:r w:rsidRPr="00741766">
        <w:rPr>
          <w:color w:val="000096"/>
        </w:rPr>
        <w:t>&lt;gmd:presentationForm&gt;</w:t>
      </w:r>
      <w:r>
        <w:br/>
      </w:r>
      <w:r w:rsidRPr="009F1118">
        <w:rPr>
          <w:rStyle w:val="XMLcommetnChar"/>
        </w:rPr>
        <w:t>&lt;!-- CI_PresentationFormCode names: {documentDigital, documentHardcopy, imageDigital, image-Hardcopy, mapDigital, mapHardcopy, modelDigital, model-Hardcopy, profileDigital, profileHardcopy, tableDigital, tableHardcopy, videoDigital, videoHardcopy, audioDigital} --&gt;</w:t>
      </w:r>
      <w:r>
        <w:br/>
        <w:t xml:space="preserve">                  </w:t>
      </w:r>
      <w:r w:rsidRPr="00741766">
        <w:rPr>
          <w:color w:val="000096"/>
        </w:rPr>
        <w:t>&lt;gmd:CI_PresentationFormCode</w:t>
      </w:r>
      <w:r w:rsidRPr="00741766">
        <w:rPr>
          <w:color w:val="F5844C"/>
        </w:rPr>
        <w:t xml:space="preserve"> </w:t>
      </w:r>
      <w:r>
        <w:br/>
      </w:r>
      <w:r w:rsidRPr="00741766">
        <w:rPr>
          <w:color w:val="F5844C"/>
        </w:rPr>
        <w:t xml:space="preserve">      codeList</w:t>
      </w:r>
      <w:r>
        <w:rPr>
          <w:color w:val="FF8040"/>
        </w:rPr>
        <w:t>=</w:t>
      </w:r>
      <w:r>
        <w:rPr>
          <w:color w:val="993300"/>
        </w:rPr>
        <w:t>"http://www.isotc211.org/2005/resources/Codelist/gmxCodelists.xml#CI_PresentationFormCode"</w:t>
      </w:r>
      <w:r w:rsidRPr="00741766">
        <w:rPr>
          <w:color w:val="F5844C"/>
        </w:rPr>
        <w:t xml:space="preserve"> </w:t>
      </w:r>
      <w:r>
        <w:br/>
      </w:r>
      <w:r w:rsidRPr="00741766">
        <w:rPr>
          <w:color w:val="F5844C"/>
        </w:rPr>
        <w:t xml:space="preserve">      codeListValue</w:t>
      </w:r>
      <w:r>
        <w:rPr>
          <w:color w:val="FF8040"/>
        </w:rPr>
        <w:t>=</w:t>
      </w:r>
      <w:r>
        <w:rPr>
          <w:color w:val="993300"/>
        </w:rPr>
        <w:t>"documentHardcopy"</w:t>
      </w:r>
      <w:r w:rsidRPr="00741766">
        <w:rPr>
          <w:color w:val="000096"/>
        </w:rPr>
        <w:t>&gt;</w:t>
      </w:r>
      <w:r>
        <w:t>hardcopy on paper</w:t>
      </w:r>
      <w:r w:rsidRPr="00741766">
        <w:rPr>
          <w:color w:val="000096"/>
        </w:rPr>
        <w:t>&lt;/gmd:CI_PresentationFormCode&gt;</w:t>
      </w:r>
      <w:r>
        <w:br/>
        <w:t xml:space="preserve">               </w:t>
      </w:r>
      <w:r w:rsidRPr="00741766">
        <w:rPr>
          <w:color w:val="000096"/>
        </w:rPr>
        <w:t>&lt;/gmd:presentationForm&gt;</w:t>
      </w:r>
      <w:r>
        <w:br/>
        <w:t xml:space="preserve">               </w:t>
      </w:r>
      <w:r>
        <w:br/>
      </w:r>
      <w:r w:rsidRPr="009F1118">
        <w:rPr>
          <w:rStyle w:val="XMLcommetnChar"/>
        </w:rPr>
        <w:t>&lt;!-- (O-O) Resource series - Information about the series or collection of which the cited resource is a part. --&gt;</w:t>
      </w:r>
      <w:r>
        <w:br/>
      </w:r>
      <w:r>
        <w:tab/>
      </w:r>
      <w:r>
        <w:tab/>
      </w:r>
      <w:r>
        <w:tab/>
      </w:r>
      <w:r>
        <w:tab/>
      </w:r>
      <w:r>
        <w:tab/>
      </w:r>
      <w:r w:rsidRPr="00741766">
        <w:rPr>
          <w:color w:val="000096"/>
        </w:rPr>
        <w:t>&lt;gmd:series&gt;</w:t>
      </w:r>
      <w:r>
        <w:br/>
      </w:r>
      <w:r>
        <w:tab/>
      </w:r>
      <w:r>
        <w:tab/>
      </w:r>
      <w:r>
        <w:tab/>
      </w:r>
      <w:r>
        <w:tab/>
      </w:r>
      <w:r>
        <w:tab/>
      </w:r>
      <w:r>
        <w:tab/>
      </w:r>
      <w:r w:rsidRPr="00741766">
        <w:rPr>
          <w:color w:val="000096"/>
        </w:rPr>
        <w:t>&lt;gmd:CI_Series&gt;</w:t>
      </w:r>
      <w:r>
        <w:br/>
      </w:r>
      <w:r>
        <w:tab/>
      </w:r>
      <w:r>
        <w:tab/>
      </w:r>
      <w:r>
        <w:tab/>
      </w:r>
      <w:r>
        <w:tab/>
      </w:r>
      <w:r>
        <w:tab/>
      </w:r>
      <w:r>
        <w:tab/>
      </w:r>
      <w:r>
        <w:tab/>
      </w:r>
      <w:r w:rsidRPr="00741766">
        <w:rPr>
          <w:color w:val="000096"/>
        </w:rPr>
        <w:t>&lt;gmd:name&gt;</w:t>
      </w:r>
      <w:r>
        <w:br/>
      </w:r>
      <w:r w:rsidRPr="009F1118">
        <w:rPr>
          <w:rStyle w:val="XMLcommetnChar"/>
        </w:rPr>
        <w:tab/>
        <w:t>&lt;!-- Name of the publication series or aggregate dataset of which the referenced dataset is a part. --&gt;</w:t>
      </w:r>
      <w:r>
        <w:br/>
      </w:r>
      <w:r>
        <w:tab/>
      </w:r>
      <w:r>
        <w:tab/>
      </w:r>
      <w:r>
        <w:tab/>
      </w:r>
      <w:r>
        <w:tab/>
      </w:r>
      <w:r>
        <w:tab/>
      </w:r>
      <w:r>
        <w:tab/>
      </w:r>
      <w:r>
        <w:tab/>
      </w:r>
      <w:r>
        <w:tab/>
      </w:r>
      <w:r w:rsidRPr="00741766">
        <w:rPr>
          <w:color w:val="000096"/>
        </w:rPr>
        <w:t>&lt;gco:CharacterString&gt;</w:t>
      </w:r>
      <w:r>
        <w:t>AZGS well log library</w:t>
      </w:r>
      <w:r w:rsidRPr="00741766">
        <w:rPr>
          <w:color w:val="000096"/>
        </w:rPr>
        <w:t>&lt;/gco:CharacterString&gt;</w:t>
      </w:r>
      <w:r>
        <w:br/>
      </w:r>
      <w:r>
        <w:tab/>
      </w:r>
      <w:r>
        <w:tab/>
      </w:r>
      <w:r>
        <w:tab/>
      </w:r>
      <w:r>
        <w:tab/>
      </w:r>
      <w:r>
        <w:tab/>
      </w:r>
      <w:r>
        <w:tab/>
      </w:r>
      <w:r>
        <w:tab/>
      </w:r>
      <w:r w:rsidRPr="00741766">
        <w:rPr>
          <w:color w:val="000096"/>
        </w:rPr>
        <w:t>&lt;/gmd:name&gt;</w:t>
      </w:r>
      <w:r>
        <w:br/>
      </w:r>
      <w:r>
        <w:tab/>
      </w:r>
      <w:r>
        <w:tab/>
      </w:r>
      <w:r>
        <w:tab/>
      </w:r>
      <w:r>
        <w:tab/>
      </w:r>
      <w:r>
        <w:tab/>
      </w:r>
      <w:r>
        <w:tab/>
      </w:r>
      <w:r w:rsidRPr="00741766">
        <w:rPr>
          <w:color w:val="000096"/>
        </w:rPr>
        <w:t>&lt;/gmd:CI_Series&gt;</w:t>
      </w:r>
      <w:r>
        <w:br/>
      </w:r>
      <w:r>
        <w:tab/>
      </w:r>
      <w:r>
        <w:tab/>
      </w:r>
      <w:r>
        <w:tab/>
      </w:r>
      <w:r>
        <w:tab/>
      </w:r>
      <w:r>
        <w:tab/>
      </w:r>
      <w:r w:rsidRPr="00741766">
        <w:rPr>
          <w:color w:val="000096"/>
        </w:rPr>
        <w:t>&lt;/gmd:series&gt;</w:t>
      </w:r>
      <w:r>
        <w:br/>
      </w:r>
      <w:r>
        <w:br/>
      </w:r>
      <w:r w:rsidRPr="009F1118">
        <w:rPr>
          <w:rStyle w:val="XMLcommetnChar"/>
        </w:rPr>
        <w:t xml:space="preserve">               &lt;!-- (O-O) Resource other citation details; Recommended practice: a complete recommended bibliographic citation should be specified in this element. --&gt;</w:t>
      </w:r>
      <w:r>
        <w:br/>
      </w:r>
      <w:r>
        <w:tab/>
      </w:r>
      <w:r>
        <w:tab/>
      </w:r>
      <w:r>
        <w:tab/>
      </w:r>
      <w:r>
        <w:tab/>
      </w:r>
      <w:r>
        <w:tab/>
      </w:r>
      <w:r w:rsidRPr="00741766">
        <w:rPr>
          <w:color w:val="000096"/>
        </w:rPr>
        <w:t>&lt;gmd:otherCitationDetails&gt;</w:t>
      </w:r>
      <w:r>
        <w:br/>
      </w:r>
      <w:r>
        <w:lastRenderedPageBreak/>
        <w:tab/>
      </w:r>
      <w:r>
        <w:tab/>
      </w:r>
      <w:r>
        <w:tab/>
      </w:r>
      <w:r>
        <w:tab/>
      </w:r>
      <w:r>
        <w:tab/>
        <w:t xml:space="preserve">   </w:t>
      </w:r>
      <w:r w:rsidRPr="00741766">
        <w:rPr>
          <w:color w:val="000096"/>
        </w:rPr>
        <w:t>&lt;gco:CharacterString&gt;</w:t>
      </w:r>
      <w:r>
        <w:br/>
      </w:r>
      <w:r>
        <w:tab/>
      </w:r>
      <w:r>
        <w:tab/>
      </w:r>
      <w:r>
        <w:tab/>
      </w:r>
      <w:r>
        <w:tab/>
      </w:r>
      <w:r>
        <w:tab/>
        <w:t xml:space="preserve">      Scanned Borehole Compensated Sonic Log for 0391, Kerr-McGee08 Navajo, 1967: Tucson, AZ, Arizona Geological Survey Well Log Library, scanned log file, 1 pdf document. </w:t>
      </w:r>
      <w:r>
        <w:br/>
      </w:r>
      <w:r>
        <w:tab/>
      </w:r>
      <w:r>
        <w:tab/>
      </w:r>
      <w:r>
        <w:tab/>
      </w:r>
      <w:r>
        <w:tab/>
      </w:r>
      <w:r>
        <w:tab/>
        <w:t xml:space="preserve">   </w:t>
      </w:r>
      <w:r w:rsidRPr="00741766">
        <w:rPr>
          <w:color w:val="000096"/>
        </w:rPr>
        <w:t>&lt;/gco:CharacterString&gt;</w:t>
      </w:r>
      <w:r>
        <w:br/>
      </w:r>
      <w:r>
        <w:tab/>
      </w:r>
      <w:r>
        <w:tab/>
      </w:r>
      <w:r>
        <w:tab/>
      </w:r>
      <w:r>
        <w:tab/>
      </w:r>
      <w:r>
        <w:tab/>
      </w:r>
      <w:r w:rsidRPr="00741766">
        <w:rPr>
          <w:color w:val="000096"/>
        </w:rPr>
        <w:t>&lt;/gmd:otherCitationDetails&gt;</w:t>
      </w:r>
      <w:r>
        <w:br/>
      </w:r>
      <w:r>
        <w:br/>
      </w:r>
      <w:r w:rsidRPr="009F1118">
        <w:rPr>
          <w:rStyle w:val="XMLcommetnChar"/>
        </w:rP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r>
        <w:br/>
      </w:r>
      <w:r>
        <w:tab/>
      </w:r>
      <w:r>
        <w:tab/>
      </w:r>
      <w:r>
        <w:tab/>
      </w:r>
      <w:r>
        <w:tab/>
      </w:r>
      <w:r>
        <w:tab/>
      </w:r>
      <w:r w:rsidRPr="00741766">
        <w:rPr>
          <w:color w:val="000096"/>
        </w:rPr>
        <w:t>&lt;gmd:collectiveTitle</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t xml:space="preserve">            </w:t>
      </w:r>
      <w:r w:rsidRPr="00741766">
        <w:rPr>
          <w:color w:val="000096"/>
        </w:rPr>
        <w:t>&lt;/gmd:CI_Citation&gt;</w:t>
      </w:r>
      <w:r>
        <w:br/>
        <w:t xml:space="preserve">         </w:t>
      </w:r>
      <w:r w:rsidRPr="00741766">
        <w:rPr>
          <w:color w:val="000096"/>
        </w:rPr>
        <w:t>&lt;/gmd:citation&gt;</w:t>
      </w:r>
      <w:r>
        <w:br/>
        <w:t xml:space="preserve">         </w:t>
      </w:r>
      <w:r>
        <w:br/>
      </w:r>
      <w:r w:rsidRPr="009F1118">
        <w:rPr>
          <w:rStyle w:val="XMLcommetnChar"/>
        </w:rPr>
        <w:t>&lt;!-- (M-M) Resource Abstract - A free text summary of the content, significance, purpose, scope, etc. of the resource. Exactly one value. --&gt;</w:t>
      </w:r>
      <w:r>
        <w:br/>
        <w:t xml:space="preserve">         </w:t>
      </w:r>
      <w:r w:rsidRPr="00741766">
        <w:rPr>
          <w:color w:val="000096"/>
        </w:rPr>
        <w:t>&lt;gmd:abstract&gt;</w:t>
      </w:r>
      <w:r>
        <w:br/>
        <w:t xml:space="preserve">            </w:t>
      </w:r>
      <w:r w:rsidRPr="00741766">
        <w:rPr>
          <w:color w:val="000096"/>
        </w:rPr>
        <w:t>&lt;gco:CharacterString&gt;</w:t>
      </w:r>
      <w:r>
        <w:t xml:space="preserve">Digital files containing Tiff images of scanned logs. Scanned using Neutra scanner hardware. Well penetrates Coconino, Hermosa, Mississippian, Devonian (McCraken, Aneth) and bottoms in Precambrian. Total depth 3647 feet. No other logs were run. Well abandoned in 1973. </w:t>
      </w:r>
      <w:r w:rsidRPr="00741766">
        <w:rPr>
          <w:color w:val="000096"/>
        </w:rPr>
        <w:t>&lt;/gco:CharacterString&gt;</w:t>
      </w:r>
      <w:r>
        <w:br/>
        <w:t xml:space="preserve">         </w:t>
      </w:r>
      <w:r w:rsidRPr="00741766">
        <w:rPr>
          <w:color w:val="000096"/>
        </w:rPr>
        <w:t>&lt;/gmd:abstract&gt;</w:t>
      </w:r>
      <w:r>
        <w:br/>
        <w:t xml:space="preserve">         </w:t>
      </w:r>
      <w:r>
        <w:br/>
      </w:r>
      <w:r w:rsidRPr="009F1118">
        <w:rPr>
          <w:rStyle w:val="XMLcommetnChar"/>
        </w:rPr>
        <w:t xml:space="preserve">         &lt;!-- (O-O) Resource purpose - Summary of the intentions for which the dataset was developed. Purpose includes objectives for creating the dataset and what the dataset is to support. No USGIN conventions for use of this element. --&gt;</w:t>
      </w:r>
      <w:r>
        <w:br/>
      </w:r>
      <w:r>
        <w:tab/>
      </w:r>
      <w:r>
        <w:tab/>
      </w:r>
      <w:r>
        <w:tab/>
      </w:r>
      <w:r w:rsidRPr="00741766">
        <w:rPr>
          <w:color w:val="000096"/>
        </w:rPr>
        <w:t>&lt;gmd:purpose/&gt;</w:t>
      </w:r>
      <w:r>
        <w:tab/>
      </w:r>
      <w:r>
        <w:br/>
        <w:t xml:space="preserve">         </w:t>
      </w:r>
      <w:r>
        <w:br/>
        <w:t xml:space="preserve">   </w:t>
      </w:r>
      <w:r w:rsidRPr="009F1118">
        <w:rPr>
          <w:rStyle w:val="XMLcommetnChar"/>
        </w:rPr>
        <w:t xml:space="preserve">      &lt;!-- (O-O) Resource Status -  --&gt;</w:t>
      </w:r>
      <w:r w:rsidRPr="009F1118">
        <w:rPr>
          <w:rStyle w:val="XMLcommetnChar"/>
        </w:rPr>
        <w:br/>
      </w:r>
      <w:r>
        <w:t xml:space="preserve">         </w:t>
      </w:r>
      <w:r w:rsidRPr="00741766">
        <w:rPr>
          <w:color w:val="000096"/>
        </w:rPr>
        <w:t>&lt;gmd:status&gt;</w:t>
      </w:r>
      <w:r>
        <w:br/>
      </w:r>
      <w:r w:rsidRPr="009F1118">
        <w:rPr>
          <w:rStyle w:val="XMLcommetnChar"/>
        </w:rPr>
        <w:t xml:space="preserve">            &lt;!-- MD_ProgressCode: For USGIN discovery metadata, values should be restricted to {completed, onGoing, deprecated}. Obsolete is synonymous with deprecated.  --&gt;</w:t>
      </w:r>
      <w:r>
        <w:br/>
        <w:t xml:space="preserve">             </w:t>
      </w:r>
      <w:r w:rsidRPr="00741766">
        <w:rPr>
          <w:color w:val="000096"/>
        </w:rPr>
        <w:t>&lt;gmd:MD_ProgressCode</w:t>
      </w:r>
      <w:r w:rsidRPr="00741766">
        <w:rPr>
          <w:color w:val="F5844C"/>
        </w:rPr>
        <w:t xml:space="preserve"> codeList</w:t>
      </w:r>
      <w:r>
        <w:rPr>
          <w:color w:val="FF8040"/>
        </w:rPr>
        <w:t>=</w:t>
      </w:r>
      <w:r>
        <w:rPr>
          <w:color w:val="993300"/>
        </w:rPr>
        <w:t>"http://www.isotc211.org/2005/resources/Codelist/gmxCodelists.xml#MD_ProgressCode"</w:t>
      </w:r>
      <w:r w:rsidRPr="00741766">
        <w:rPr>
          <w:color w:val="F5844C"/>
        </w:rPr>
        <w:t xml:space="preserve"> codeListValue</w:t>
      </w:r>
      <w:r>
        <w:rPr>
          <w:color w:val="FF8040"/>
        </w:rPr>
        <w:t>=</w:t>
      </w:r>
      <w:r>
        <w:rPr>
          <w:color w:val="993300"/>
        </w:rPr>
        <w:t>"completed"</w:t>
      </w:r>
      <w:r w:rsidRPr="00741766">
        <w:rPr>
          <w:color w:val="000096"/>
        </w:rPr>
        <w:t>&gt;</w:t>
      </w:r>
      <w:r>
        <w:t>completed</w:t>
      </w:r>
      <w:r w:rsidRPr="00741766">
        <w:rPr>
          <w:color w:val="000096"/>
        </w:rPr>
        <w:t>&lt;/gmd:MD_ProgressCode&gt;</w:t>
      </w:r>
      <w:r>
        <w:br/>
        <w:t xml:space="preserve">         </w:t>
      </w:r>
      <w:r w:rsidRPr="00741766">
        <w:rPr>
          <w:color w:val="000096"/>
        </w:rPr>
        <w:t>&lt;/gmd:status&gt;</w:t>
      </w:r>
      <w:r>
        <w:br/>
        <w:t xml:space="preserve">         </w:t>
      </w:r>
      <w:r>
        <w:br/>
      </w:r>
      <w:r w:rsidRPr="009F1118">
        <w:rPr>
          <w:rStyle w:val="XMLcommetnChar"/>
        </w:rPr>
        <w:t>&lt;!-- (O-C) Resource point of contact - CI_ResponsibleParty element contains information for point of contact to access the resource. This information is mandatory for physical resources such as core, cuttings, samples, manuscripts. --&gt;</w:t>
      </w:r>
      <w:r>
        <w:br/>
        <w:t xml:space="preserve">         </w:t>
      </w:r>
      <w:r w:rsidRPr="00741766">
        <w:rPr>
          <w:color w:val="000096"/>
        </w:rPr>
        <w:t>&lt;gmd:pointOfContact&gt;</w:t>
      </w:r>
      <w:r>
        <w:br/>
        <w:t xml:space="preserve">            </w:t>
      </w:r>
      <w:r w:rsidRPr="00741766">
        <w:rPr>
          <w:color w:val="000096"/>
        </w:rPr>
        <w:t>&lt;gmd:CI_ResponsibleParty&gt;</w:t>
      </w:r>
      <w:r>
        <w:br/>
        <w:t xml:space="preserve">  </w:t>
      </w:r>
      <w:r w:rsidRPr="009F1118">
        <w:rPr>
          <w:rStyle w:val="XMLcommetnChar"/>
        </w:rPr>
        <w:t xml:space="preserve">             &lt;!-- (M-M) (individualName + organisationName + positionName) &gt; 0 --&gt;</w:t>
      </w:r>
      <w:r>
        <w:br/>
        <w:t xml:space="preserve">               </w:t>
      </w:r>
      <w:r w:rsidRPr="00741766">
        <w:rPr>
          <w:color w:val="000096"/>
        </w:rPr>
        <w:t>&lt;gmd:individualName&gt;</w:t>
      </w:r>
      <w:r>
        <w:br/>
        <w:t xml:space="preserve">                  </w:t>
      </w:r>
      <w:r w:rsidRPr="00741766">
        <w:rPr>
          <w:color w:val="000096"/>
        </w:rPr>
        <w:t>&lt;gco:CharacterString&gt;</w:t>
      </w:r>
      <w:r>
        <w:t>Steve Rauzi</w:t>
      </w:r>
      <w:r w:rsidRPr="00741766">
        <w:rPr>
          <w:color w:val="000096"/>
        </w:rPr>
        <w:t>&lt;/gco:CharacterString&gt;</w:t>
      </w:r>
      <w:r>
        <w:br/>
        <w:t xml:space="preserve">               </w:t>
      </w:r>
      <w:r w:rsidRPr="00741766">
        <w:rPr>
          <w:color w:val="000096"/>
        </w:rPr>
        <w:t>&lt;/gmd:individualName&gt;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&lt;gmd:positionName&gt;</w:t>
      </w:r>
      <w:r>
        <w:br/>
        <w:t xml:space="preserve">                  </w:t>
      </w:r>
      <w:r w:rsidRPr="00741766">
        <w:rPr>
          <w:color w:val="000096"/>
        </w:rPr>
        <w:t>&lt;gco:CharacterString&gt;</w:t>
      </w:r>
      <w:r>
        <w:t>Oil and Gas Administrator</w:t>
      </w:r>
      <w:r w:rsidRPr="00741766">
        <w:rPr>
          <w:color w:val="000096"/>
        </w:rPr>
        <w:t>&lt;/gco:CharacterString&gt;</w:t>
      </w:r>
      <w:r>
        <w:br/>
        <w:t xml:space="preserve">               </w:t>
      </w:r>
      <w:r w:rsidRPr="00741766">
        <w:rPr>
          <w:color w:val="000096"/>
        </w:rPr>
        <w:t>&lt;/gmd:positionName&gt;</w:t>
      </w:r>
      <w:r>
        <w:br/>
      </w:r>
      <w:r w:rsidRPr="009F1118">
        <w:rPr>
          <w:rStyle w:val="XMLcommetnChar"/>
        </w:rPr>
        <w:t xml:space="preserve">               &lt;!-- (O-C) Contact Information - If a resource point of contact is required then (phone + deliveryPoint + electronicMailAddress) &gt; 0. --&gt;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&lt;gmd:phone&gt;</w:t>
      </w:r>
      <w:r>
        <w:br/>
        <w:t xml:space="preserve">                        </w:t>
      </w:r>
      <w:r w:rsidRPr="00741766">
        <w:rPr>
          <w:color w:val="000096"/>
        </w:rPr>
        <w:t>&lt;gmd:CI_Telephone&gt;</w:t>
      </w:r>
      <w:r>
        <w:br/>
        <w:t xml:space="preserve">                           </w:t>
      </w:r>
      <w:r w:rsidRPr="00741766">
        <w:rPr>
          <w:color w:val="000096"/>
        </w:rPr>
        <w:t>&lt;gmd:voice&gt;</w:t>
      </w:r>
      <w:r>
        <w:br/>
        <w:t xml:space="preserve">                              </w:t>
      </w:r>
      <w:r w:rsidRPr="00741766">
        <w:rPr>
          <w:color w:val="000096"/>
        </w:rPr>
        <w:t>&lt;gco:CharacterString&gt;</w:t>
      </w:r>
      <w:r>
        <w:t>520-770-3500</w:t>
      </w:r>
      <w:r w:rsidRPr="00741766">
        <w:rPr>
          <w:color w:val="000096"/>
        </w:rPr>
        <w:t>&lt;/gco:CharacterString&gt;</w:t>
      </w:r>
      <w:r>
        <w:br/>
        <w:t xml:space="preserve">                           </w:t>
      </w:r>
      <w:r w:rsidRPr="00741766">
        <w:rPr>
          <w:color w:val="000096"/>
        </w:rPr>
        <w:t>&lt;/gmd:voice&gt;</w:t>
      </w:r>
      <w:r>
        <w:br/>
        <w:t xml:space="preserve">                           </w:t>
      </w:r>
      <w:r w:rsidRPr="00741766">
        <w:rPr>
          <w:color w:val="000096"/>
        </w:rPr>
        <w:t>&lt;gmd:facsimile&gt;</w:t>
      </w:r>
      <w:r>
        <w:br/>
        <w:t xml:space="preserve">                              </w:t>
      </w:r>
      <w:r w:rsidRPr="00741766">
        <w:rPr>
          <w:color w:val="000096"/>
        </w:rPr>
        <w:t>&lt;gco:CharacterString&gt;</w:t>
      </w:r>
      <w:r>
        <w:t>520-770-3505</w:t>
      </w:r>
      <w:r w:rsidRPr="00741766">
        <w:rPr>
          <w:color w:val="000096"/>
        </w:rPr>
        <w:t>&lt;/gco:CharacterString&gt;</w:t>
      </w:r>
      <w:r>
        <w:br/>
        <w:t xml:space="preserve">                           </w:t>
      </w:r>
      <w:r w:rsidRPr="00741766">
        <w:rPr>
          <w:color w:val="000096"/>
        </w:rPr>
        <w:t>&lt;/gmd:facsimile&gt;</w:t>
      </w:r>
      <w:r>
        <w:br/>
        <w:t xml:space="preserve">                        </w:t>
      </w:r>
      <w:r w:rsidRPr="00741766">
        <w:rPr>
          <w:color w:val="000096"/>
        </w:rPr>
        <w:t>&lt;/gmd:CI_Telephone&gt;</w:t>
      </w:r>
      <w:r>
        <w:br/>
        <w:t xml:space="preserve">                    </w:t>
      </w:r>
      <w:r w:rsidRPr="00741766">
        <w:rPr>
          <w:color w:val="000096"/>
        </w:rPr>
        <w:t>&lt;/gmd:phone&gt;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&lt;gmd:deliveryPoint&gt;</w:t>
      </w:r>
      <w:r>
        <w:br/>
        <w:t xml:space="preserve">                              </w:t>
      </w:r>
      <w:r w:rsidRPr="00741766">
        <w:rPr>
          <w:color w:val="000096"/>
        </w:rPr>
        <w:t>&lt;gco:CharacterString&gt;</w:t>
      </w:r>
      <w:r>
        <w:t>416 W. Congress St., Suite 100</w:t>
      </w:r>
      <w:r w:rsidRPr="00741766">
        <w:rPr>
          <w:color w:val="000096"/>
        </w:rPr>
        <w:t>&lt;/gco:CharacterString&gt;</w:t>
      </w:r>
      <w:r>
        <w:br/>
      </w:r>
      <w:r>
        <w:lastRenderedPageBreak/>
        <w:t xml:space="preserve">                           </w:t>
      </w:r>
      <w:r w:rsidRPr="00741766">
        <w:rPr>
          <w:color w:val="000096"/>
        </w:rPr>
        <w:t>&lt;/gmd:deliveryPoint&gt;</w:t>
      </w:r>
      <w:r>
        <w:br/>
        <w:t xml:space="preserve">                           </w:t>
      </w:r>
      <w:r w:rsidRPr="00741766">
        <w:rPr>
          <w:color w:val="000096"/>
        </w:rPr>
        <w:t>&lt;gmd:city&gt;</w:t>
      </w:r>
      <w:r>
        <w:br/>
        <w:t xml:space="preserve">                              </w:t>
      </w:r>
      <w:r w:rsidRPr="00741766">
        <w:rPr>
          <w:color w:val="000096"/>
        </w:rPr>
        <w:t>&lt;gco:CharacterString&gt;</w:t>
      </w:r>
      <w:r>
        <w:t>Tucson</w:t>
      </w:r>
      <w:r w:rsidRPr="00741766">
        <w:rPr>
          <w:color w:val="000096"/>
        </w:rPr>
        <w:t>&lt;/gco:CharacterString&gt;</w:t>
      </w:r>
      <w:r>
        <w:br/>
        <w:t xml:space="preserve">                           </w:t>
      </w:r>
      <w:r w:rsidRPr="00741766">
        <w:rPr>
          <w:color w:val="000096"/>
        </w:rPr>
        <w:t>&lt;/gmd:city&gt;</w:t>
      </w:r>
      <w:r>
        <w:br/>
        <w:t xml:space="preserve">                           </w:t>
      </w:r>
      <w:r w:rsidRPr="00741766">
        <w:rPr>
          <w:color w:val="000096"/>
        </w:rPr>
        <w:t>&lt;gmd:administrativeArea&gt;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&lt;/gmd:administrativeArea&gt;</w:t>
      </w:r>
      <w:r>
        <w:br/>
        <w:t xml:space="preserve">                           </w:t>
      </w:r>
      <w:r w:rsidRPr="00741766">
        <w:rPr>
          <w:color w:val="000096"/>
        </w:rPr>
        <w:t>&lt;gmd:postalCode&gt;</w:t>
      </w:r>
      <w:r>
        <w:br/>
        <w:t xml:space="preserve">                              </w:t>
      </w:r>
      <w:r w:rsidRPr="00741766">
        <w:rPr>
          <w:color w:val="000096"/>
        </w:rPr>
        <w:t>&lt;gco:CharacterString&gt;</w:t>
      </w:r>
      <w:r>
        <w:t>85701</w:t>
      </w:r>
      <w:r w:rsidRPr="00741766">
        <w:rPr>
          <w:color w:val="000096"/>
        </w:rPr>
        <w:t>&lt;/gco:CharacterString&gt;</w:t>
      </w:r>
      <w:r>
        <w:br/>
        <w:t xml:space="preserve">                           </w:t>
      </w:r>
      <w:r w:rsidRPr="00741766">
        <w:rPr>
          <w:color w:val="000096"/>
        </w:rPr>
        <w:t>&lt;/gmd:postalCode&gt;</w:t>
      </w:r>
      <w:r>
        <w:br/>
        <w:t xml:space="preserve">                           </w:t>
      </w:r>
      <w:r w:rsidRPr="00741766">
        <w:rPr>
          <w:color w:val="000096"/>
        </w:rPr>
        <w:t>&lt;gmd:country&gt;</w:t>
      </w:r>
      <w:r>
        <w:br/>
        <w:t xml:space="preserve">                              </w:t>
      </w:r>
      <w:r w:rsidRPr="00741766">
        <w:rPr>
          <w:color w:val="000096"/>
        </w:rPr>
        <w:t>&lt;gco:CharacterString&gt;</w:t>
      </w:r>
      <w:r>
        <w:t>USA</w:t>
      </w:r>
      <w:r w:rsidRPr="00741766">
        <w:rPr>
          <w:color w:val="000096"/>
        </w:rPr>
        <w:t>&lt;/gco:CharacterString&gt;</w:t>
      </w:r>
      <w:r>
        <w:br/>
        <w:t xml:space="preserve">                           </w:t>
      </w:r>
      <w:r w:rsidRPr="00741766">
        <w:rPr>
          <w:color w:val="000096"/>
        </w:rPr>
        <w:t>&lt;/gmd:country&gt;</w:t>
      </w:r>
      <w:r>
        <w:br/>
        <w:t xml:space="preserve">                           </w:t>
      </w:r>
      <w:r w:rsidRPr="00741766">
        <w:rPr>
          <w:color w:val="000096"/>
        </w:rPr>
        <w:t>&lt;gmd:electronicMailAddress&gt;</w:t>
      </w:r>
      <w:r>
        <w:br/>
        <w:t xml:space="preserve">                              </w:t>
      </w:r>
      <w:r w:rsidRPr="00741766">
        <w:rPr>
          <w:color w:val="000096"/>
        </w:rPr>
        <w:t>&lt;gco:CharacterString&gt;</w:t>
      </w:r>
      <w:r>
        <w:t>Steve.rauzi@azgs.az.go</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r>
      <w:r w:rsidRPr="009F1118">
        <w:rPr>
          <w:rStyle w:val="XMLcommetnChar"/>
        </w:rPr>
        <w:t xml:space="preserve">          &lt;!-- (M-M) ISO 19139 Mandatory: contact role --&gt;</w:t>
      </w:r>
      <w:r>
        <w:br/>
        <w:t xml:space="preserve">               </w:t>
      </w:r>
      <w:r w:rsidRPr="00741766">
        <w:rPr>
          <w:color w:val="000096"/>
        </w:rPr>
        <w:t>&lt;gmd:role&gt;</w:t>
      </w:r>
      <w:r>
        <w:br/>
      </w:r>
      <w:r w:rsidRPr="009F1118">
        <w:rPr>
          <w:rStyle w:val="XMLcommetnChar"/>
        </w:rPr>
        <w:t xml:space="preserve">                  &lt;!-- CI_RoleCode names: ISO role codes for physical resource point of contact are {custodian, owner, pointOfContact}; other point of contact role codes may apply for other resources.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"pointOfContact"</w:t>
      </w:r>
      <w:r w:rsidRPr="00741766">
        <w:rPr>
          <w:color w:val="000096"/>
        </w:rPr>
        <w:t>&gt;</w:t>
      </w:r>
      <w:r>
        <w:t>point of contact</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&lt;/gmd:pointOfContact&gt;</w:t>
      </w:r>
      <w:r>
        <w:br/>
        <w:t xml:space="preserve">         </w:t>
      </w:r>
      <w:r>
        <w:br/>
      </w:r>
      <w:r w:rsidRPr="009F1118">
        <w:rPr>
          <w:rStyle w:val="XMLcommetnChar"/>
        </w:rP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r>
        <w:br/>
        <w:t xml:space="preserve">         </w:t>
      </w:r>
      <w:r w:rsidRPr="00741766">
        <w:rPr>
          <w:color w:val="000096"/>
        </w:rPr>
        <w:t>&lt;gmd:resourceMaintenance&gt;</w:t>
      </w:r>
      <w:r>
        <w:br/>
        <w:t xml:space="preserve">            </w:t>
      </w:r>
      <w:r w:rsidRPr="00741766">
        <w:rPr>
          <w:color w:val="000096"/>
        </w:rPr>
        <w:t>&lt;gmd:MD_MaintenanceInformation&gt;</w:t>
      </w:r>
      <w:r>
        <w:br/>
        <w:t xml:space="preserve">               </w:t>
      </w:r>
      <w:r w:rsidRPr="00741766">
        <w:rPr>
          <w:color w:val="000096"/>
        </w:rPr>
        <w:t>&lt;gmd:maintenanceAndUpdateFrequency&gt;</w:t>
      </w:r>
      <w:r>
        <w:br/>
      </w:r>
      <w:r w:rsidRPr="009F1118">
        <w:rPr>
          <w:rStyle w:val="XMLcommetnChar"/>
        </w:rPr>
        <w:t xml:space="preserve">                  &lt;!-- MD_MaintenanceFrequencyCode names: {continual, daily, weekly, fortnightly, monthly, quarterly, biannually, annually, asNeeded, irregular, not-Planned, unknown} --&gt;</w:t>
      </w:r>
      <w:r>
        <w:br/>
        <w:t xml:space="preserve">                  </w:t>
      </w:r>
      <w:r w:rsidRPr="00741766">
        <w:rPr>
          <w:color w:val="000096"/>
        </w:rPr>
        <w:t>&lt;gmd:MD_MaintenanceFrequencyCode</w:t>
      </w:r>
      <w:r w:rsidRPr="00741766">
        <w:rPr>
          <w:color w:val="F5844C"/>
        </w:rPr>
        <w:t xml:space="preserve"> codeList</w:t>
      </w:r>
      <w:r>
        <w:rPr>
          <w:color w:val="FF8040"/>
        </w:rPr>
        <w:t>=</w:t>
      </w:r>
      <w:r>
        <w:rPr>
          <w:color w:val="993300"/>
        </w:rPr>
        <w:t>"http://www.isotc211.org/2005/resources/Codelist/gmxCodelists.xml#MD_MaintenanceFrequencyCode"</w:t>
      </w:r>
      <w:r w:rsidRPr="00741766">
        <w:rPr>
          <w:color w:val="F5844C"/>
        </w:rPr>
        <w:t xml:space="preserve"> codeListValue</w:t>
      </w:r>
      <w:r>
        <w:rPr>
          <w:color w:val="FF8040"/>
        </w:rPr>
        <w:t>=</w:t>
      </w:r>
      <w:r>
        <w:rPr>
          <w:color w:val="993300"/>
        </w:rPr>
        <w:t>"asNeeded"</w:t>
      </w:r>
      <w:r w:rsidRPr="00741766">
        <w:rPr>
          <w:color w:val="000096"/>
        </w:rPr>
        <w:t>&gt;</w:t>
      </w:r>
      <w:r>
        <w:t>as needed</w:t>
      </w:r>
      <w:r w:rsidRPr="00741766">
        <w:rPr>
          <w:color w:val="000096"/>
        </w:rPr>
        <w:t>&lt;/gmd:MD_MaintenanceFrequencyCode&gt;</w:t>
      </w:r>
      <w:r>
        <w:br/>
        <w:t xml:space="preserve">               </w:t>
      </w:r>
      <w:r w:rsidRPr="00741766">
        <w:rPr>
          <w:color w:val="000096"/>
        </w:rPr>
        <w:t>&lt;/gmd:maintenanceAndUpdateFrequency&gt;</w:t>
      </w:r>
      <w:r>
        <w:br/>
        <w:t xml:space="preserve">            </w:t>
      </w:r>
      <w:r w:rsidRPr="00741766">
        <w:rPr>
          <w:color w:val="000096"/>
        </w:rPr>
        <w:t>&lt;/gmd:MD_MaintenanceInformation&gt;</w:t>
      </w:r>
      <w:r>
        <w:br/>
        <w:t xml:space="preserve">         </w:t>
      </w:r>
      <w:r w:rsidRPr="00741766">
        <w:rPr>
          <w:color w:val="000096"/>
        </w:rPr>
        <w:t>&lt;/gmd:resourceMaintenance&gt;</w:t>
      </w:r>
      <w:r>
        <w:br/>
        <w:t xml:space="preserve">         </w:t>
      </w:r>
      <w:r>
        <w:br/>
      </w:r>
      <w:r w:rsidRPr="009F1118">
        <w:rPr>
          <w:rStyle w:val="XMLcommetnChar"/>
        </w:rP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r>
        <w:br/>
        <w:t xml:space="preserve">         </w:t>
      </w:r>
      <w:r w:rsidRPr="00741766">
        <w:rPr>
          <w:color w:val="000096"/>
        </w:rPr>
        <w:t>&lt;gmd:graphicOverview&gt;</w:t>
      </w:r>
      <w:r>
        <w:br/>
        <w:t xml:space="preserve">            </w:t>
      </w:r>
      <w:r w:rsidRPr="00741766">
        <w:rPr>
          <w:color w:val="000096"/>
        </w:rPr>
        <w:t>&lt;gmd:MD_BrowseGraphic&gt;</w:t>
      </w:r>
      <w:r>
        <w:br/>
      </w:r>
      <w:r w:rsidRPr="009F1118">
        <w:rPr>
          <w:rStyle w:val="XMLcommetnChar"/>
        </w:rPr>
        <w:t xml:space="preserve">               &lt;!-- file name is required. USGIN Recommended practice is to provide a complete URL as the CharacterString value --&gt;</w:t>
      </w:r>
      <w:r>
        <w:br/>
        <w:t xml:space="preserve">               </w:t>
      </w:r>
      <w:r w:rsidRPr="00741766">
        <w:rPr>
          <w:color w:val="000096"/>
        </w:rPr>
        <w:t>&lt;gmd:fileName&gt;</w:t>
      </w:r>
      <w:r>
        <w:br/>
        <w:t xml:space="preserve">                  </w:t>
      </w:r>
      <w:r w:rsidRPr="00741766">
        <w:rPr>
          <w:color w:val="000096"/>
        </w:rPr>
        <w:t>&lt;gco:CharacterString&gt;</w:t>
      </w:r>
      <w:r>
        <w:br/>
        <w:t xml:space="preserve">                     http://azgs.az.gov/resource/00C02E67-F1ED-473D-A240-068CCB041A73/preview.jpg</w:t>
      </w:r>
      <w:r>
        <w:br/>
        <w:t xml:space="preserve">                  </w:t>
      </w:r>
      <w:r w:rsidRPr="00741766">
        <w:rPr>
          <w:color w:val="000096"/>
        </w:rPr>
        <w:t>&lt;/gco:CharacterString&gt;</w:t>
      </w:r>
      <w:r>
        <w:br/>
        <w:t xml:space="preserve">               </w:t>
      </w:r>
      <w:r w:rsidRPr="00741766">
        <w:rPr>
          <w:color w:val="000096"/>
        </w:rPr>
        <w:t>&lt;/gmd:fileName&gt;</w:t>
      </w:r>
      <w:r>
        <w:br/>
        <w:t xml:space="preserve">               </w:t>
      </w:r>
      <w:r w:rsidRPr="00741766">
        <w:rPr>
          <w:color w:val="000096"/>
        </w:rPr>
        <w:t>&lt;gmd:fileDescription&gt;</w:t>
      </w:r>
      <w:r>
        <w:br/>
        <w:t xml:space="preserve">                  </w:t>
      </w:r>
      <w:r w:rsidRPr="00741766">
        <w:rPr>
          <w:color w:val="000096"/>
        </w:rPr>
        <w:t>&lt;gco:CharacterString&gt;</w:t>
      </w:r>
      <w:r>
        <w:t>preview of scanned well log</w:t>
      </w:r>
      <w:r w:rsidRPr="00741766">
        <w:rPr>
          <w:color w:val="000096"/>
        </w:rPr>
        <w:t>&lt;/gco:CharacterString&gt;</w:t>
      </w:r>
      <w:r>
        <w:br/>
        <w:t xml:space="preserve">               </w:t>
      </w:r>
      <w:r w:rsidRPr="00741766">
        <w:rPr>
          <w:color w:val="000096"/>
        </w:rPr>
        <w:t>&lt;/gmd:fileDescription&gt;</w:t>
      </w:r>
      <w:r>
        <w:br/>
        <w:t xml:space="preserve">          </w:t>
      </w:r>
      <w:r w:rsidRPr="009F1118">
        <w:rPr>
          <w:rStyle w:val="XMLcommetnChar"/>
        </w:rPr>
        <w:t xml:space="preserve">     &lt;!-- Recommended practice is to provide a registered MIME type --&gt;</w:t>
      </w:r>
      <w:r>
        <w:br/>
        <w:t xml:space="preserve">               </w:t>
      </w:r>
      <w:r w:rsidRPr="00741766">
        <w:rPr>
          <w:color w:val="000096"/>
        </w:rPr>
        <w:t>&lt;gmd:fileType&gt;</w:t>
      </w:r>
      <w:r>
        <w:br/>
        <w:t xml:space="preserve">                  </w:t>
      </w:r>
      <w:r w:rsidRPr="00741766">
        <w:rPr>
          <w:color w:val="000096"/>
        </w:rPr>
        <w:t>&lt;gco:CharacterString&gt;</w:t>
      </w:r>
      <w:r>
        <w:t>image/jpg</w:t>
      </w:r>
      <w:r w:rsidRPr="00741766">
        <w:rPr>
          <w:color w:val="000096"/>
        </w:rPr>
        <w:t>&lt;/gco:CharacterString&gt;</w:t>
      </w:r>
      <w:r>
        <w:br/>
        <w:t xml:space="preserve">               </w:t>
      </w:r>
      <w:r w:rsidRPr="00741766">
        <w:rPr>
          <w:color w:val="000096"/>
        </w:rPr>
        <w:t>&lt;/gmd:fileType&gt;</w:t>
      </w:r>
      <w:r>
        <w:br/>
        <w:t xml:space="preserve">            </w:t>
      </w:r>
      <w:r w:rsidRPr="00741766">
        <w:rPr>
          <w:color w:val="000096"/>
        </w:rPr>
        <w:t>&lt;/gmd:MD_BrowseGraphic&gt;</w:t>
      </w:r>
      <w:r>
        <w:br/>
        <w:t xml:space="preserve">         </w:t>
      </w:r>
      <w:r w:rsidRPr="00741766">
        <w:rPr>
          <w:color w:val="000096"/>
        </w:rPr>
        <w:t>&lt;/gmd:graphicOverview&gt;</w:t>
      </w:r>
      <w:r>
        <w:br/>
        <w:t xml:space="preserve">         </w:t>
      </w:r>
      <w:r>
        <w:br/>
      </w:r>
      <w:r w:rsidRPr="009F1118">
        <w:rPr>
          <w:rStyle w:val="XMLcommetnChar"/>
        </w:rPr>
        <w:lastRenderedPageBreak/>
        <w:t>&lt;!-- (X-X) Resource Format - This element is not used by NAP or USGIN; this information is encoded in MD_Metadata/distributionInfo/MD_Distribution/ in USGIN metadata. --&gt;</w:t>
      </w:r>
      <w:r>
        <w:br/>
        <w:t xml:space="preserve">         </w:t>
      </w:r>
      <w:r w:rsidRPr="00741766">
        <w:rPr>
          <w:color w:val="000096"/>
        </w:rPr>
        <w:t>&lt;gmd:resourceFormat/&gt;</w:t>
      </w:r>
      <w:r>
        <w:br/>
        <w:t xml:space="preserve">         </w:t>
      </w:r>
      <w:r>
        <w:br/>
      </w:r>
      <w:r w:rsidRPr="009F1118">
        <w:rPr>
          <w:rStyle w:val="XMLcommetnChar"/>
        </w:rP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r w:rsidRPr="009F1118">
        <w:rPr>
          <w:rStyle w:val="XMLcommetnChar"/>
        </w:rPr>
        <w:br/>
        <w:t xml:space="preserve">         &lt;!-- Theme keywords --&gt; </w:t>
      </w:r>
      <w:r>
        <w:t xml:space="preserve">        </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Scanned Gamma Ray Neutron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NMAL</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borehole</w:t>
      </w:r>
      <w:r w:rsidRPr="00741766">
        <w:rPr>
          <w:color w:val="000096"/>
        </w:rPr>
        <w:t>&lt;/gco:CharacterString&gt;</w:t>
      </w:r>
      <w:r>
        <w:br/>
        <w:t xml:space="preserve">               </w:t>
      </w:r>
      <w:r w:rsidRPr="00741766">
        <w:rPr>
          <w:color w:val="000096"/>
        </w:rPr>
        <w:t>&lt;/gmd:keyword&gt;</w:t>
      </w:r>
      <w:r>
        <w:br/>
      </w:r>
      <w:r w:rsidRPr="009F1118">
        <w:rPr>
          <w:rStyle w:val="XMLcommetnChar"/>
        </w:rPr>
        <w:t xml:space="preserve">  &lt;!-- Keyword Type: allowed values from MD_KeywordTypeCode names:{discipline, place, stratum, temporal, theme}  --&gt;</w:t>
      </w:r>
      <w:r>
        <w:br/>
        <w:t xml:space="preserve">               </w:t>
      </w:r>
      <w:r w:rsidRPr="00741766">
        <w:rPr>
          <w:color w:val="000096"/>
        </w:rPr>
        <w:t>&lt;gmd:type&gt;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"theme"</w:t>
      </w:r>
      <w:r w:rsidRPr="00741766">
        <w:rPr>
          <w:color w:val="000096"/>
        </w:rPr>
        <w:t>&gt;</w:t>
      </w:r>
      <w:r>
        <w:t>theme</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t xml:space="preserve">         </w:t>
      </w:r>
      <w:r w:rsidRPr="00741766">
        <w:rPr>
          <w:color w:val="000096"/>
        </w:rPr>
        <w:t>&lt;/gmd:descriptiveKeywords&gt;</w:t>
      </w:r>
      <w:r>
        <w:br/>
      </w:r>
      <w:r w:rsidRPr="009F1118">
        <w:rPr>
          <w:rStyle w:val="XMLcommetnChar"/>
        </w:rPr>
        <w:t xml:space="preserve">         &lt;!-- Temporal keywords --&gt;</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Frasian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Upper Devonian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Devonian</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Paleozoic</w:t>
      </w:r>
      <w:r w:rsidRPr="00741766">
        <w:rPr>
          <w:color w:val="000096"/>
        </w:rPr>
        <w:t>&lt;/gco:CharacterString&gt;</w:t>
      </w:r>
      <w:r>
        <w:br/>
        <w:t xml:space="preserve">               </w:t>
      </w:r>
      <w:r w:rsidRPr="00741766">
        <w:rPr>
          <w:color w:val="000096"/>
        </w:rPr>
        <w:t>&lt;/gmd:keyword&gt;</w:t>
      </w:r>
      <w:r>
        <w:br/>
        <w:t xml:space="preserve"> </w:t>
      </w:r>
      <w:r w:rsidRPr="009F1118">
        <w:rPr>
          <w:rStyle w:val="XMLcommetnChar"/>
        </w:rPr>
        <w:t xml:space="preserve">              &lt;!-- Keyword Type - allowed values from MD_KeywordTypeCode names: {discipline, place, stratum, temporal, theme} --&gt;</w:t>
      </w:r>
      <w:r>
        <w:br/>
        <w:t xml:space="preserve">               </w:t>
      </w:r>
      <w:r w:rsidRPr="00741766">
        <w:rPr>
          <w:color w:val="000096"/>
        </w:rPr>
        <w:t>&lt;gmd:type&gt;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"temporal"</w:t>
      </w:r>
      <w:r w:rsidRPr="00741766">
        <w:rPr>
          <w:color w:val="000096"/>
        </w:rPr>
        <w:t>&gt;</w:t>
      </w:r>
      <w:r>
        <w:t>temporal</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t xml:space="preserve">         </w:t>
      </w:r>
      <w:r w:rsidRPr="00741766">
        <w:rPr>
          <w:color w:val="000096"/>
        </w:rPr>
        <w:t>&lt;/gmd:descriptiveKeywords&gt;</w:t>
      </w:r>
      <w:r>
        <w:br/>
        <w:t xml:space="preserve">         </w:t>
      </w:r>
      <w:r>
        <w:br/>
      </w:r>
      <w:r w:rsidRPr="009F1118">
        <w:rPr>
          <w:rStyle w:val="XMLcommetnChar"/>
        </w:rPr>
        <w:t xml:space="preserve">         &lt;!-- Place keywords; if a resource is not associated with a spatial location, the keyword 'non-geographic' should be included as a place keyoword --&gt;</w:t>
      </w:r>
      <w:r>
        <w:br/>
        <w:t xml:space="preserve">         </w:t>
      </w:r>
      <w:r w:rsidRPr="00741766">
        <w:rPr>
          <w:color w:val="000096"/>
        </w:rPr>
        <w:t>&lt;gmd:descriptiveKeywords&gt;</w:t>
      </w:r>
      <w:r>
        <w:br/>
        <w:t xml:space="preserve">            </w:t>
      </w:r>
      <w:r w:rsidRPr="00741766">
        <w:rPr>
          <w:color w:val="000096"/>
        </w:rPr>
        <w:t>&lt;gmd:MD_Keywords&gt;</w:t>
      </w:r>
      <w:r>
        <w:br/>
        <w:t xml:space="preserve">               </w:t>
      </w:r>
      <w:r w:rsidRPr="00741766">
        <w:rPr>
          <w:color w:val="000096"/>
        </w:rPr>
        <w:t>&lt;gmd:keyword&gt;</w:t>
      </w:r>
      <w:r>
        <w:br/>
        <w:t xml:space="preserve">                  </w:t>
      </w:r>
      <w:r w:rsidRPr="00741766">
        <w:rPr>
          <w:color w:val="000096"/>
        </w:rPr>
        <w:t>&lt;gco:CharacterString&gt;</w:t>
      </w:r>
      <w:r>
        <w:t>Arizona</w:t>
      </w:r>
      <w:r w:rsidRPr="00741766">
        <w:rPr>
          <w:color w:val="000096"/>
        </w:rPr>
        <w:t>&lt;/gco:CharacterString&gt;</w:t>
      </w:r>
      <w:r>
        <w:br/>
        <w:t xml:space="preserve">               </w:t>
      </w:r>
      <w:r w:rsidRPr="00741766">
        <w:rPr>
          <w:color w:val="000096"/>
        </w:rPr>
        <w:t>&lt;/gmd:keyword&gt;</w:t>
      </w:r>
      <w:r>
        <w:br/>
        <w:t xml:space="preserve">               </w:t>
      </w:r>
      <w:r w:rsidRPr="00741766">
        <w:rPr>
          <w:color w:val="000096"/>
        </w:rPr>
        <w:t>&lt;gmd:keyword&gt;</w:t>
      </w:r>
      <w:r>
        <w:br/>
        <w:t xml:space="preserve">                  </w:t>
      </w:r>
      <w:r w:rsidRPr="00741766">
        <w:rPr>
          <w:color w:val="000096"/>
        </w:rPr>
        <w:t>&lt;gco:CharacterString&gt;</w:t>
      </w:r>
      <w:r>
        <w:t>T41N R27E S22 NE NE</w:t>
      </w:r>
      <w:r w:rsidRPr="00741766">
        <w:rPr>
          <w:color w:val="000096"/>
        </w:rPr>
        <w:t>&lt;/gco:CharacterString&gt;</w:t>
      </w:r>
      <w:r>
        <w:br/>
        <w:t xml:space="preserve">               </w:t>
      </w:r>
      <w:r w:rsidRPr="00741766">
        <w:rPr>
          <w:color w:val="000096"/>
        </w:rPr>
        <w:t>&lt;/gmd:keyword&gt;</w:t>
      </w:r>
      <w:r>
        <w:br/>
        <w:t xml:space="preserve">               </w:t>
      </w:r>
      <w:r w:rsidRPr="00741766">
        <w:rPr>
          <w:color w:val="000096"/>
        </w:rPr>
        <w:t>&lt;gmd:type&gt;</w:t>
      </w:r>
      <w:r>
        <w:br/>
        <w:t xml:space="preserve"> </w:t>
      </w:r>
      <w:r w:rsidRPr="009F1118">
        <w:rPr>
          <w:rStyle w:val="XMLcommetnChar"/>
        </w:rPr>
        <w:t xml:space="preserve">                 &lt;!-- Keyword Type - allowed values from MD_KeywordTypeCode names: {discipline, place, stratum, temporal, theme} --&gt;</w:t>
      </w:r>
      <w:r>
        <w:br/>
        <w:t xml:space="preserve">                  </w:t>
      </w:r>
      <w:r w:rsidRPr="00741766">
        <w:rPr>
          <w:color w:val="000096"/>
        </w:rPr>
        <w:t>&lt;gmd:MD_KeywordTypeCode</w:t>
      </w:r>
      <w:r w:rsidRPr="00741766">
        <w:rPr>
          <w:color w:val="F5844C"/>
        </w:rPr>
        <w:t xml:space="preserve"> codeList</w:t>
      </w:r>
      <w:r>
        <w:rPr>
          <w:color w:val="FF8040"/>
        </w:rPr>
        <w:t>=</w:t>
      </w:r>
      <w:r>
        <w:rPr>
          <w:color w:val="993300"/>
        </w:rPr>
        <w:t>"http://www.isotc211.org/2005/resources/Codelist/gmxCodelists.xml#MD_KeywordTypeCode"</w:t>
      </w:r>
      <w:r w:rsidRPr="00741766">
        <w:rPr>
          <w:color w:val="F5844C"/>
        </w:rPr>
        <w:t xml:space="preserve"> codeListValue</w:t>
      </w:r>
      <w:r>
        <w:rPr>
          <w:color w:val="FF8040"/>
        </w:rPr>
        <w:t>=</w:t>
      </w:r>
      <w:r>
        <w:rPr>
          <w:color w:val="993300"/>
        </w:rPr>
        <w:t>"place"</w:t>
      </w:r>
      <w:r w:rsidRPr="00741766">
        <w:rPr>
          <w:color w:val="000096"/>
        </w:rPr>
        <w:t>&gt;</w:t>
      </w:r>
      <w:r>
        <w:t>place</w:t>
      </w:r>
      <w:r w:rsidRPr="00741766">
        <w:rPr>
          <w:color w:val="000096"/>
        </w:rPr>
        <w:t>&lt;/gmd:MD_KeywordTypeCode&gt;</w:t>
      </w:r>
      <w:r>
        <w:br/>
        <w:t xml:space="preserve">               </w:t>
      </w:r>
      <w:r w:rsidRPr="00741766">
        <w:rPr>
          <w:color w:val="000096"/>
        </w:rPr>
        <w:t>&lt;/gmd:type&gt;</w:t>
      </w:r>
      <w:r>
        <w:br/>
        <w:t xml:space="preserve">            </w:t>
      </w:r>
      <w:r w:rsidRPr="00741766">
        <w:rPr>
          <w:color w:val="000096"/>
        </w:rPr>
        <w:t>&lt;/gmd:MD_Keywords&gt;</w:t>
      </w:r>
      <w:r>
        <w:br/>
      </w:r>
      <w:r>
        <w:lastRenderedPageBreak/>
        <w:t xml:space="preserve">         </w:t>
      </w:r>
      <w:r w:rsidRPr="00741766">
        <w:rPr>
          <w:color w:val="000096"/>
        </w:rPr>
        <w:t>&lt;/gmd:descriptiveKeywords&gt;</w:t>
      </w:r>
      <w:r>
        <w:br/>
        <w:t xml:space="preserve">         </w:t>
      </w:r>
      <w:r>
        <w:br/>
      </w:r>
      <w:r w:rsidRPr="009F1118">
        <w:rPr>
          <w:rStyle w:val="XMLcommetnChar"/>
        </w:rP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r>
        <w:br/>
        <w:t xml:space="preserve">         </w:t>
      </w:r>
      <w:r w:rsidRPr="00741766">
        <w:rPr>
          <w:color w:val="000096"/>
        </w:rPr>
        <w:t>&lt;gmd:resourceConstraints&gt;</w:t>
      </w:r>
      <w:r>
        <w:br/>
        <w:t xml:space="preserve">            </w:t>
      </w:r>
      <w:r w:rsidRPr="00741766">
        <w:rPr>
          <w:color w:val="000096"/>
        </w:rPr>
        <w:t>&lt;gmd:MD_LegalConstraints&gt;</w:t>
      </w:r>
      <w:r>
        <w:br/>
        <w:t xml:space="preserve">               </w:t>
      </w:r>
      <w:r w:rsidRPr="00741766">
        <w:rPr>
          <w:color w:val="000096"/>
        </w:rPr>
        <w:t>&lt;gmd:useLimitation&gt;</w:t>
      </w:r>
      <w:r>
        <w:br/>
        <w:t xml:space="preserve">                  </w:t>
      </w:r>
      <w:r w:rsidRPr="00741766">
        <w:rPr>
          <w:color w:val="000096"/>
        </w:rPr>
        <w:t>&lt;gco:CharacterString&gt;</w:t>
      </w:r>
      <w:r>
        <w:t>none</w:t>
      </w:r>
      <w:r w:rsidRPr="00741766">
        <w:rPr>
          <w:color w:val="000096"/>
        </w:rPr>
        <w:t>&lt;/gco:CharacterString&gt;</w:t>
      </w:r>
      <w:r>
        <w:br/>
        <w:t xml:space="preserve">               </w:t>
      </w:r>
      <w:r w:rsidRPr="00741766">
        <w:rPr>
          <w:color w:val="000096"/>
        </w:rPr>
        <w:t>&lt;/gmd:useLimitation&gt;</w:t>
      </w:r>
      <w:r>
        <w:br/>
        <w:t xml:space="preserve">            </w:t>
      </w:r>
      <w:r w:rsidRPr="00741766">
        <w:rPr>
          <w:color w:val="000096"/>
        </w:rPr>
        <w:t>&lt;/gmd:MD_LegalConstraints&gt;</w:t>
      </w:r>
      <w:r>
        <w:br/>
        <w:t xml:space="preserve">         </w:t>
      </w:r>
      <w:r w:rsidRPr="00741766">
        <w:rPr>
          <w:color w:val="000096"/>
        </w:rPr>
        <w:t>&lt;/gmd:resourceConstraints&gt;</w:t>
      </w:r>
      <w:r>
        <w:br/>
        <w:t xml:space="preserve">         </w:t>
      </w:r>
      <w:r>
        <w:br/>
      </w:r>
      <w:r w:rsidRPr="009F1118">
        <w:rPr>
          <w:rStyle w:val="XMLcommetnChar"/>
        </w:rPr>
        <w:t>&lt;!-- (O-O) Aggregation information - The citation for or name of an aggregate dataset, the type of aggregate dataset, and optionally the activity which produced the dataset. --&gt;</w:t>
      </w:r>
      <w:r>
        <w:br/>
        <w:t xml:space="preserve">         </w:t>
      </w:r>
      <w:r w:rsidRPr="00741766">
        <w:rPr>
          <w:color w:val="000096"/>
        </w:rPr>
        <w:t>&lt;gmd:aggregationInfo&gt;</w:t>
      </w:r>
      <w:r>
        <w:br/>
      </w:r>
      <w:r w:rsidRPr="009F1118">
        <w:rPr>
          <w:rStyle w:val="XMLcommetnChar"/>
        </w:rPr>
        <w:t xml:space="preserve">   &lt;!-- MD_AggregateInformation requires either aggregateDataSetName/CI_Citation or aggregateDataSetIdentifier/MD_Identifier.   --&gt;</w:t>
      </w:r>
      <w:r>
        <w:br/>
        <w:t xml:space="preserve">            </w:t>
      </w:r>
      <w:r w:rsidRPr="00741766">
        <w:rPr>
          <w:color w:val="000096"/>
        </w:rPr>
        <w:t>&lt;gmd:MD_AggregateInformation&gt;</w:t>
      </w:r>
      <w:r>
        <w:br/>
        <w:t xml:space="preserve"> </w:t>
      </w:r>
      <w:r w:rsidRPr="009F1118">
        <w:rPr>
          <w:rStyle w:val="XMLcommetnChar"/>
        </w:rPr>
        <w:t xml:space="preserve">              &lt;!-- Related dataset name --&gt;</w:t>
      </w:r>
      <w:r>
        <w:br/>
        <w:t xml:space="preserve">               </w:t>
      </w:r>
      <w:r w:rsidRPr="00741766">
        <w:rPr>
          <w:color w:val="000096"/>
        </w:rPr>
        <w:t>&lt;gmd:aggregateDataSetName&gt;</w:t>
      </w:r>
      <w:r>
        <w:br/>
        <w:t xml:space="preserve">                  </w:t>
      </w:r>
      <w:r w:rsidRPr="00741766">
        <w:rPr>
          <w:color w:val="000096"/>
        </w:rPr>
        <w:t>&lt;gmd:CI_Citation&gt;</w:t>
      </w:r>
      <w:r>
        <w:br/>
        <w:t xml:space="preserve">                     </w:t>
      </w:r>
      <w:r w:rsidRPr="00741766">
        <w:rPr>
          <w:color w:val="000096"/>
        </w:rPr>
        <w:t>&lt;gmd:title&gt;</w:t>
      </w:r>
      <w:r>
        <w:br/>
        <w:t xml:space="preserve">                        </w:t>
      </w:r>
      <w:r w:rsidRPr="00741766">
        <w:rPr>
          <w:color w:val="000096"/>
        </w:rPr>
        <w:t>&lt;gco:CharacterString&gt;</w:t>
      </w:r>
      <w:r>
        <w:t>Related Resource's Title</w:t>
      </w:r>
      <w:r w:rsidRPr="00741766">
        <w:rPr>
          <w:color w:val="000096"/>
        </w:rPr>
        <w:t>&lt;/gco:CharacterString&gt;</w:t>
      </w:r>
      <w:r>
        <w:br/>
        <w:t xml:space="preserve">                     </w:t>
      </w:r>
      <w:r w:rsidRPr="00741766">
        <w:rPr>
          <w:color w:val="000096"/>
        </w:rPr>
        <w:t>&lt;/gmd:title&gt;</w:t>
      </w:r>
      <w:r>
        <w:br/>
        <w:t xml:space="preserve">                     </w:t>
      </w:r>
      <w:r w:rsidRPr="00741766">
        <w:rPr>
          <w:color w:val="000096"/>
        </w:rPr>
        <w:t>&lt;gmd:date&gt;</w:t>
      </w:r>
      <w:r>
        <w:br/>
        <w:t xml:space="preserve">                        </w:t>
      </w:r>
      <w:r w:rsidRPr="00741766">
        <w:rPr>
          <w:color w:val="000096"/>
        </w:rPr>
        <w:t>&lt;gmd:CI_Date&gt;</w:t>
      </w:r>
      <w:r>
        <w:br/>
        <w:t xml:space="preserve">                           </w:t>
      </w:r>
      <w:r w:rsidRPr="00741766">
        <w:rPr>
          <w:color w:val="000096"/>
        </w:rPr>
        <w:t>&lt;gmd:date&gt;</w:t>
      </w:r>
      <w:r>
        <w:br/>
        <w:t xml:space="preserve">                              </w:t>
      </w:r>
      <w:r w:rsidRPr="00741766">
        <w:rPr>
          <w:color w:val="000096"/>
        </w:rPr>
        <w:t>&lt;gco:DateTime&gt;</w:t>
      </w:r>
      <w:r>
        <w:t>2001-12-17T09:30:47</w:t>
      </w:r>
      <w:r w:rsidRPr="00741766">
        <w:rPr>
          <w:color w:val="000096"/>
        </w:rPr>
        <w:t>&lt;/gco:DateTime&gt;</w:t>
      </w:r>
      <w:r>
        <w:br/>
        <w:t xml:space="preserve">                           </w:t>
      </w:r>
      <w:r w:rsidRPr="00741766">
        <w:rPr>
          <w:color w:val="000096"/>
        </w:rPr>
        <w:t>&lt;/gmd:date&gt;</w:t>
      </w:r>
      <w:r>
        <w:br/>
        <w:t xml:space="preserve">                           </w:t>
      </w:r>
      <w:r w:rsidRPr="00741766">
        <w:rPr>
          <w:color w:val="000096"/>
        </w:rPr>
        <w:t>&lt;gmd:dateType&gt;</w:t>
      </w:r>
      <w:r>
        <w:br/>
        <w:t xml:space="preserve">                              </w:t>
      </w:r>
      <w:r w:rsidRPr="00741766">
        <w:rPr>
          <w:color w:val="000096"/>
        </w:rPr>
        <w:t>&lt;gmd:CI_DateTypeCode</w:t>
      </w:r>
      <w:r w:rsidRPr="00741766">
        <w:rPr>
          <w:color w:val="F5844C"/>
        </w:rPr>
        <w:t xml:space="preserve"> codeList</w:t>
      </w:r>
      <w:r>
        <w:rPr>
          <w:color w:val="FF8040"/>
        </w:rPr>
        <w:t>=</w:t>
      </w:r>
      <w:r>
        <w:rPr>
          <w:color w:val="993300"/>
        </w:rPr>
        <w:t>"http://www.isotc211.org/2005/resources/Codelist/gmxCodelists.xml#CI_DateTypeCode"</w:t>
      </w:r>
      <w:r w:rsidRPr="00741766">
        <w:rPr>
          <w:color w:val="F5844C"/>
        </w:rPr>
        <w:t xml:space="preserve"> codeListValue</w:t>
      </w:r>
      <w:r>
        <w:rPr>
          <w:color w:val="FF8040"/>
        </w:rPr>
        <w:t>=</w:t>
      </w:r>
      <w:r>
        <w:rPr>
          <w:color w:val="993300"/>
        </w:rPr>
        <w:t>"publication"</w:t>
      </w:r>
      <w:r w:rsidRPr="00741766">
        <w:rPr>
          <w:color w:val="000096"/>
        </w:rPr>
        <w:t>&gt;</w:t>
      </w:r>
      <w:r>
        <w:t>publication</w:t>
      </w:r>
      <w:r w:rsidRPr="00741766">
        <w:rPr>
          <w:color w:val="000096"/>
        </w:rPr>
        <w:t>&lt;/gmd:CI_DateTypeCode&gt;</w:t>
      </w:r>
      <w:r>
        <w:br/>
        <w:t xml:space="preserve">                           </w:t>
      </w:r>
      <w:r w:rsidRPr="00741766">
        <w:rPr>
          <w:color w:val="000096"/>
        </w:rPr>
        <w:t>&lt;/gmd:dateType&gt;</w:t>
      </w:r>
      <w:r>
        <w:br/>
        <w:t xml:space="preserve">                        </w:t>
      </w:r>
      <w:r w:rsidRPr="00741766">
        <w:rPr>
          <w:color w:val="000096"/>
        </w:rPr>
        <w:t>&lt;/gmd:CI_Date&gt;</w:t>
      </w:r>
      <w:r>
        <w:br/>
        <w:t xml:space="preserve">                     </w:t>
      </w:r>
      <w:r w:rsidRPr="00741766">
        <w:rPr>
          <w:color w:val="000096"/>
        </w:rPr>
        <w:t>&lt;/gmd:date&gt;</w:t>
      </w:r>
      <w:r>
        <w:br/>
        <w:t xml:space="preserve">                  </w:t>
      </w:r>
      <w:r w:rsidRPr="00741766">
        <w:rPr>
          <w:color w:val="000096"/>
        </w:rPr>
        <w:t>&lt;/gmd:CI_Citation&gt;</w:t>
      </w:r>
      <w:r>
        <w:br/>
        <w:t xml:space="preserve">               </w:t>
      </w:r>
      <w:r w:rsidRPr="00741766">
        <w:rPr>
          <w:color w:val="000096"/>
        </w:rPr>
        <w:t>&lt;/gmd:aggregateDataSetName&gt;</w:t>
      </w:r>
      <w:r>
        <w:br/>
        <w:t xml:space="preserve">               &lt;!-- Data Set Identifier --&gt;</w:t>
      </w:r>
      <w:r>
        <w:br/>
        <w:t xml:space="preserve">               </w:t>
      </w:r>
      <w:r w:rsidRPr="00741766">
        <w:rPr>
          <w:color w:val="000096"/>
        </w:rPr>
        <w:t>&lt;gmd:aggregateDataSetIdentifier&gt;</w:t>
      </w:r>
      <w:r>
        <w:br/>
        <w:t xml:space="preserve">                  </w:t>
      </w:r>
      <w:r w:rsidRPr="00741766">
        <w:rPr>
          <w:color w:val="000096"/>
        </w:rPr>
        <w:t>&lt;gmd:MD_Identifier&gt;</w:t>
      </w:r>
      <w:r>
        <w:br/>
        <w:t xml:space="preserve">                     </w:t>
      </w:r>
      <w:r w:rsidRPr="00741766">
        <w:rPr>
          <w:color w:val="000096"/>
        </w:rPr>
        <w:t>&lt;gmd:code&gt;</w:t>
      </w:r>
      <w:r>
        <w:br/>
        <w:t xml:space="preserve">                        </w:t>
      </w:r>
      <w:r w:rsidRPr="00741766">
        <w:rPr>
          <w:color w:val="000096"/>
        </w:rPr>
        <w:t>&lt;gco:CharacterString&gt;</w:t>
      </w:r>
      <w:r>
        <w:t>00000000-0000-0000-0000-000000000000</w:t>
      </w:r>
      <w:r w:rsidRPr="00741766">
        <w:rPr>
          <w:color w:val="000096"/>
        </w:rPr>
        <w:t>&lt;/gco:CharacterString&gt;</w:t>
      </w:r>
      <w:r>
        <w:br/>
        <w:t xml:space="preserve">                     </w:t>
      </w:r>
      <w:r w:rsidRPr="00741766">
        <w:rPr>
          <w:color w:val="000096"/>
        </w:rPr>
        <w:t>&lt;/gmd:code&gt;</w:t>
      </w:r>
      <w:r>
        <w:br/>
        <w:t xml:space="preserve">                  </w:t>
      </w:r>
      <w:r w:rsidRPr="00741766">
        <w:rPr>
          <w:color w:val="000096"/>
        </w:rPr>
        <w:t>&lt;/gmd:MD_Identifier&gt;</w:t>
      </w:r>
      <w:r>
        <w:br/>
        <w:t xml:space="preserve">               </w:t>
      </w:r>
      <w:r w:rsidRPr="00741766">
        <w:rPr>
          <w:color w:val="000096"/>
        </w:rPr>
        <w:t>&lt;/gmd:aggregateDataSetIdentifier&gt;</w:t>
      </w:r>
      <w:r>
        <w:br/>
        <w:t xml:space="preserve">           </w:t>
      </w:r>
      <w:r w:rsidRPr="009F1118">
        <w:rPr>
          <w:rStyle w:val="XMLcommetnChar"/>
        </w:rPr>
        <w:t xml:space="preserve">    &lt;!-- (M-M) Association Type is mandatory.. --&gt;</w:t>
      </w:r>
      <w:r>
        <w:br/>
        <w:t xml:space="preserve">               </w:t>
      </w:r>
      <w:r w:rsidRPr="00741766">
        <w:rPr>
          <w:color w:val="000096"/>
        </w:rPr>
        <w:t>&lt;gmd:associationType&gt;</w:t>
      </w:r>
      <w:r>
        <w:br/>
        <w:t xml:space="preserve">                 </w:t>
      </w:r>
      <w:r w:rsidRPr="009F1118">
        <w:rPr>
          <w:rStyle w:val="XMLcommetnChar"/>
        </w:rPr>
        <w:t xml:space="preserve"> &lt;!-- Use DS_AssociationTypeCode names: {crossReference, largerWorkCitation, partOfSeamlessDatabase, source, stereoMate}  --&gt;        </w:t>
      </w:r>
      <w:r>
        <w:t xml:space="preserve">   </w:t>
      </w:r>
      <w:r>
        <w:br/>
        <w:t xml:space="preserve">                  </w:t>
      </w:r>
      <w:r w:rsidRPr="00741766">
        <w:rPr>
          <w:color w:val="000096"/>
        </w:rPr>
        <w:t>&lt;gmd:DS_AssociationTypeCode</w:t>
      </w:r>
      <w:r w:rsidRPr="00741766">
        <w:rPr>
          <w:color w:val="F5844C"/>
        </w:rPr>
        <w:t xml:space="preserve"> codeList</w:t>
      </w:r>
      <w:r>
        <w:rPr>
          <w:color w:val="FF8040"/>
        </w:rPr>
        <w:t>=</w:t>
      </w:r>
      <w:r>
        <w:rPr>
          <w:color w:val="993300"/>
        </w:rPr>
        <w:t>"http://www.isotc211.org/2005/resources/Codelist/gmxCodelists.xml#DS_AssociationTypeCode"</w:t>
      </w:r>
      <w:r w:rsidRPr="00741766">
        <w:rPr>
          <w:color w:val="F5844C"/>
        </w:rPr>
        <w:t xml:space="preserve"> codeListValue</w:t>
      </w:r>
      <w:r>
        <w:rPr>
          <w:color w:val="FF8040"/>
        </w:rPr>
        <w:t>=</w:t>
      </w:r>
      <w:r>
        <w:rPr>
          <w:color w:val="993300"/>
        </w:rPr>
        <w:t>"crossReference"</w:t>
      </w:r>
      <w:r w:rsidRPr="00741766">
        <w:rPr>
          <w:color w:val="000096"/>
        </w:rPr>
        <w:t>&gt;</w:t>
      </w:r>
      <w:r>
        <w:t>cross reference</w:t>
      </w:r>
      <w:r w:rsidRPr="00741766">
        <w:rPr>
          <w:color w:val="000096"/>
        </w:rPr>
        <w:t>&lt;/gmd:DS_AssociationTypeCode&gt;</w:t>
      </w:r>
      <w:r>
        <w:br/>
        <w:t xml:space="preserve">               </w:t>
      </w:r>
      <w:r w:rsidRPr="00741766">
        <w:rPr>
          <w:color w:val="000096"/>
        </w:rPr>
        <w:t>&lt;/gmd:associationType&gt;</w:t>
      </w:r>
      <w:r>
        <w:br/>
        <w:t xml:space="preserve">            </w:t>
      </w:r>
      <w:r w:rsidRPr="00741766">
        <w:rPr>
          <w:color w:val="000096"/>
        </w:rPr>
        <w:t>&lt;/gmd:MD_AggregateInformation&gt;</w:t>
      </w:r>
      <w:r>
        <w:br/>
        <w:t xml:space="preserve">         </w:t>
      </w:r>
      <w:r w:rsidRPr="00741766">
        <w:rPr>
          <w:color w:val="000096"/>
        </w:rPr>
        <w:t>&lt;/gmd:aggregationInfo&gt;</w:t>
      </w:r>
      <w:r>
        <w:br/>
        <w:t xml:space="preserve">         </w:t>
      </w:r>
      <w:r>
        <w:br/>
      </w:r>
      <w:r w:rsidRPr="009F1118">
        <w:rPr>
          <w:rStyle w:val="XMLcommetnChar"/>
        </w:rPr>
        <w:t>&lt;!-- (M-M) Resource language - Multiple instances of this element indicate that the linguistic content of the resource is available in multiple languages --&gt;</w:t>
      </w:r>
      <w:r>
        <w:br/>
        <w:t xml:space="preserve">         </w:t>
      </w:r>
      <w:r w:rsidRPr="00741766">
        <w:rPr>
          <w:color w:val="000096"/>
        </w:rPr>
        <w:t>&lt;gmd:language&gt;</w:t>
      </w:r>
      <w:r>
        <w:br/>
        <w:t xml:space="preserve">            &lt;!-- use ISO639-2/T three letter language code in lower case. --&gt;</w:t>
      </w:r>
      <w:r>
        <w:br/>
        <w:t xml:space="preserve">            </w:t>
      </w:r>
      <w:r w:rsidRPr="00741766">
        <w:rPr>
          <w:color w:val="000096"/>
        </w:rPr>
        <w:t>&lt;gco:CharacterString&gt;</w:t>
      </w:r>
      <w:r>
        <w:t>eng</w:t>
      </w:r>
      <w:r w:rsidRPr="00741766">
        <w:rPr>
          <w:color w:val="000096"/>
        </w:rPr>
        <w:t>&lt;/gco:CharacterString&gt;</w:t>
      </w:r>
      <w:r>
        <w:br/>
        <w:t xml:space="preserve">         </w:t>
      </w:r>
      <w:r w:rsidRPr="00741766">
        <w:rPr>
          <w:color w:val="000096"/>
        </w:rPr>
        <w:t>&lt;/gmd:language&gt;</w:t>
      </w:r>
      <w:r>
        <w:br/>
        <w:t xml:space="preserve">         </w:t>
      </w:r>
      <w:r>
        <w:br/>
      </w:r>
      <w:r w:rsidRPr="009F1118">
        <w:rPr>
          <w:rStyle w:val="XMLcommetnChar"/>
        </w:rPr>
        <w:t>&lt;!-- character encoding of resource content. Not applicable to scanned image --&gt;</w:t>
      </w:r>
      <w:r>
        <w:br/>
        <w:t xml:space="preserve">         </w:t>
      </w:r>
      <w:r w:rsidRPr="00741766">
        <w:rPr>
          <w:color w:val="000096"/>
        </w:rPr>
        <w:t>&lt;gmd:characterSet</w:t>
      </w:r>
      <w:r w:rsidRPr="00741766">
        <w:rPr>
          <w:color w:val="F5844C"/>
        </w:rPr>
        <w:t xml:space="preserve"> gco:nilReason</w:t>
      </w:r>
      <w:r>
        <w:rPr>
          <w:color w:val="FF8040"/>
        </w:rPr>
        <w:t>=</w:t>
      </w:r>
      <w:r>
        <w:rPr>
          <w:color w:val="993300"/>
        </w:rPr>
        <w:t>"inapplicable"</w:t>
      </w:r>
      <w:r w:rsidRPr="00741766">
        <w:rPr>
          <w:color w:val="000096"/>
        </w:rPr>
        <w:t>/&gt;</w:t>
      </w:r>
      <w:r>
        <w:br/>
        <w:t xml:space="preserve">         </w:t>
      </w:r>
      <w:r>
        <w:br/>
      </w:r>
      <w:r w:rsidRPr="009F1118">
        <w:rPr>
          <w:rStyle w:val="XMLcommetnChar"/>
        </w:rPr>
        <w:t xml:space="preserve">&lt;!-- (C-C) Topic category - A topicCategory code must be provided when hierarchyLevel is set to </w:t>
      </w:r>
      <w:r w:rsidRPr="009F1118">
        <w:rPr>
          <w:rStyle w:val="XMLcommetnChar"/>
        </w:rPr>
        <w:lastRenderedPageBreak/>
        <w:t>"dataset" (this example document) or "dataset series". Most USGIN resources will have MD_TopicCategoryCode = "geoscientificInformation", which is the default value for this profile.  More specific topic categorization should be done using keywords. --&gt;</w:t>
      </w:r>
      <w:r>
        <w:br/>
        <w:t xml:space="preserve">         </w:t>
      </w:r>
      <w:r w:rsidRPr="00741766">
        <w:rPr>
          <w:color w:val="000096"/>
        </w:rPr>
        <w:t>&lt;gmd:topicCategory&gt;</w:t>
      </w:r>
      <w:r>
        <w:br/>
      </w:r>
      <w:r w:rsidRPr="009F1118">
        <w:rPr>
          <w:rStyle w:val="XMLcommetnChar"/>
        </w:rP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r>
        <w:br/>
        <w:t xml:space="preserve">            </w:t>
      </w:r>
      <w:r w:rsidRPr="00741766">
        <w:rPr>
          <w:color w:val="000096"/>
        </w:rPr>
        <w:t>&lt;gmd:MD_TopicCategoryCode&gt;</w:t>
      </w:r>
      <w:r>
        <w:t>geoscientificInformation</w:t>
      </w:r>
      <w:r w:rsidRPr="00741766">
        <w:rPr>
          <w:color w:val="000096"/>
        </w:rPr>
        <w:t>&lt;/gmd:MD_TopicCategoryCode&gt;</w:t>
      </w:r>
      <w:r>
        <w:br/>
        <w:t xml:space="preserve">         </w:t>
      </w:r>
      <w:r w:rsidRPr="00741766">
        <w:rPr>
          <w:color w:val="000096"/>
        </w:rPr>
        <w:t>&lt;/gmd:topicCategory&gt;</w:t>
      </w:r>
      <w:r>
        <w:br/>
        <w:t xml:space="preserve">         </w:t>
      </w:r>
      <w:r>
        <w:br/>
      </w:r>
      <w:r w:rsidRPr="009F1118">
        <w:rPr>
          <w:rStyle w:val="XMLcommetnChar"/>
        </w:rP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r>
        <w:br/>
        <w:t xml:space="preserve">         </w:t>
      </w:r>
      <w:r w:rsidRPr="00741766">
        <w:rPr>
          <w:color w:val="000096"/>
        </w:rPr>
        <w:t>&lt;gmd:extent&gt;</w:t>
      </w:r>
      <w:r>
        <w:br/>
        <w:t xml:space="preserve">            </w:t>
      </w:r>
      <w:r w:rsidRPr="00741766">
        <w:rPr>
          <w:color w:val="000096"/>
        </w:rPr>
        <w:t>&lt;gmd:EX_Extent&gt;</w:t>
      </w:r>
      <w:r>
        <w:br/>
      </w:r>
      <w:r w:rsidRPr="009F1118">
        <w:rPr>
          <w:rStyle w:val="XMLcommetnChar"/>
        </w:rP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r>
        <w:br/>
        <w:t xml:space="preserve">               </w:t>
      </w:r>
      <w:r w:rsidRPr="00741766">
        <w:rPr>
          <w:color w:val="000096"/>
        </w:rPr>
        <w:t>&lt;gmd:description&gt;</w:t>
      </w:r>
      <w:r>
        <w:br/>
        <w:t xml:space="preserve">                  </w:t>
      </w:r>
      <w:r w:rsidRPr="00741766">
        <w:rPr>
          <w:color w:val="000096"/>
        </w:rPr>
        <w:t>&lt;gco:CharacterString&gt;</w:t>
      </w:r>
      <w:r>
        <w:t>Some spatio-temporal description.</w:t>
      </w:r>
      <w:r w:rsidRPr="00741766">
        <w:rPr>
          <w:color w:val="000096"/>
        </w:rPr>
        <w:t>&lt;/gco:CharacterString&gt;</w:t>
      </w:r>
      <w:r>
        <w:br/>
        <w:t xml:space="preserve">               </w:t>
      </w:r>
      <w:r w:rsidRPr="00741766">
        <w:rPr>
          <w:color w:val="000096"/>
        </w:rPr>
        <w:t>&lt;/gmd:description&gt;</w:t>
      </w:r>
      <w:r>
        <w:br/>
        <w:t xml:space="preserve">               </w:t>
      </w:r>
      <w:r w:rsidRPr="00741766">
        <w:rPr>
          <w:color w:val="000096"/>
        </w:rPr>
        <w:t>&lt;gmd:geographicElement&gt;</w:t>
      </w:r>
      <w:r>
        <w:br/>
      </w:r>
      <w:r w:rsidRPr="009F1118">
        <w:rPr>
          <w:rStyle w:val="XMLcommetnChar"/>
        </w:rP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r>
        <w:br/>
        <w:t xml:space="preserve">                  </w:t>
      </w:r>
      <w:r w:rsidRPr="00741766">
        <w:rPr>
          <w:color w:val="000096"/>
        </w:rPr>
        <w:t>&lt;gmd:EX_GeographicBoundingBox&gt;</w:t>
      </w:r>
      <w:r>
        <w:br/>
        <w:t xml:space="preserve">                     </w:t>
      </w:r>
      <w:r w:rsidRPr="00741766">
        <w:rPr>
          <w:color w:val="000096"/>
        </w:rPr>
        <w:t>&lt;gmd:extentTypeCode&gt;</w:t>
      </w:r>
      <w:r>
        <w:br/>
        <w:t xml:space="preserve">                        </w:t>
      </w:r>
      <w:r w:rsidRPr="00741766">
        <w:rPr>
          <w:color w:val="000096"/>
        </w:rPr>
        <w:t>&lt;gco:Boolean&gt;</w:t>
      </w:r>
      <w:r>
        <w:t>1</w:t>
      </w:r>
      <w:r w:rsidRPr="00741766">
        <w:rPr>
          <w:color w:val="000096"/>
        </w:rPr>
        <w:t>&lt;/gco:Boolean&gt;</w:t>
      </w:r>
      <w:r>
        <w:br/>
        <w:t xml:space="preserve">                     </w:t>
      </w:r>
      <w:r w:rsidRPr="00741766">
        <w:rPr>
          <w:color w:val="000096"/>
        </w:rPr>
        <w:t>&lt;/gmd:extentTypeCode&gt;</w:t>
      </w:r>
      <w:r>
        <w:br/>
        <w:t xml:space="preserve">                     </w:t>
      </w:r>
      <w:r w:rsidRPr="00741766">
        <w:rPr>
          <w:color w:val="000096"/>
        </w:rPr>
        <w:t>&lt;gmd:westBoundLongitude&gt;</w:t>
      </w:r>
      <w:r>
        <w:br/>
        <w:t xml:space="preserve">                        </w:t>
      </w:r>
      <w:r w:rsidRPr="00741766">
        <w:rPr>
          <w:color w:val="000096"/>
        </w:rPr>
        <w:t>&lt;gco:Decimal&gt;</w:t>
      </w:r>
      <w:r>
        <w:t>-109.911001</w:t>
      </w:r>
      <w:r w:rsidRPr="00741766">
        <w:rPr>
          <w:color w:val="000096"/>
        </w:rPr>
        <w:t>&lt;/gco:Decimal&gt;</w:t>
      </w:r>
      <w:r>
        <w:br/>
        <w:t xml:space="preserve">                     </w:t>
      </w:r>
      <w:r w:rsidRPr="00741766">
        <w:rPr>
          <w:color w:val="000096"/>
        </w:rPr>
        <w:t>&lt;/gmd:westBoundLongitude&gt;</w:t>
      </w:r>
      <w:r>
        <w:br/>
        <w:t xml:space="preserve">                     </w:t>
      </w:r>
      <w:r w:rsidRPr="00741766">
        <w:rPr>
          <w:color w:val="000096"/>
        </w:rPr>
        <w:t>&lt;gmd:eastBoundLongitude&gt;</w:t>
      </w:r>
      <w:r>
        <w:br/>
        <w:t xml:space="preserve">                        </w:t>
      </w:r>
      <w:r w:rsidRPr="00741766">
        <w:rPr>
          <w:color w:val="000096"/>
        </w:rPr>
        <w:t>&lt;gco:Decimal&gt;</w:t>
      </w:r>
      <w:r>
        <w:t>-109.910999</w:t>
      </w:r>
      <w:r w:rsidRPr="00741766">
        <w:rPr>
          <w:color w:val="000096"/>
        </w:rPr>
        <w:t>&lt;/gco:Decimal&gt;</w:t>
      </w:r>
      <w:r>
        <w:br/>
        <w:t xml:space="preserve">                     </w:t>
      </w:r>
      <w:r w:rsidRPr="00741766">
        <w:rPr>
          <w:color w:val="000096"/>
        </w:rPr>
        <w:t>&lt;/gmd:eastBoundLongitude&gt;</w:t>
      </w:r>
      <w:r>
        <w:br/>
        <w:t xml:space="preserve">                     </w:t>
      </w:r>
      <w:r w:rsidRPr="00741766">
        <w:rPr>
          <w:color w:val="000096"/>
        </w:rPr>
        <w:t>&lt;gmd:southBoundLatitude&gt;</w:t>
      </w:r>
      <w:r>
        <w:br/>
        <w:t xml:space="preserve">                        </w:t>
      </w:r>
      <w:r w:rsidRPr="00741766">
        <w:rPr>
          <w:color w:val="000096"/>
        </w:rPr>
        <w:t>&lt;gco:Decimal&gt;</w:t>
      </w:r>
      <w:r>
        <w:t>34.772899</w:t>
      </w:r>
      <w:r w:rsidRPr="00741766">
        <w:rPr>
          <w:color w:val="000096"/>
        </w:rPr>
        <w:t>&lt;/gco:Decimal&gt;</w:t>
      </w:r>
      <w:r>
        <w:br/>
        <w:t xml:space="preserve">                     </w:t>
      </w:r>
      <w:r w:rsidRPr="00741766">
        <w:rPr>
          <w:color w:val="000096"/>
        </w:rPr>
        <w:t>&lt;/gmd:southBoundLatitude&gt;</w:t>
      </w:r>
      <w:r>
        <w:br/>
        <w:t xml:space="preserve">                     </w:t>
      </w:r>
      <w:r w:rsidRPr="00741766">
        <w:rPr>
          <w:color w:val="000096"/>
        </w:rPr>
        <w:t>&lt;gmd:northBoundLatitude&gt;</w:t>
      </w:r>
      <w:r>
        <w:br/>
        <w:t xml:space="preserve">                        </w:t>
      </w:r>
      <w:r w:rsidRPr="00741766">
        <w:rPr>
          <w:color w:val="000096"/>
        </w:rPr>
        <w:t>&lt;gco:Decimal&gt;</w:t>
      </w:r>
      <w:r>
        <w:t>34.772901</w:t>
      </w:r>
      <w:r w:rsidRPr="00741766">
        <w:rPr>
          <w:color w:val="000096"/>
        </w:rPr>
        <w:t>&lt;/gco:Decimal&gt;</w:t>
      </w:r>
      <w:r>
        <w:br/>
        <w:t xml:space="preserve">                     </w:t>
      </w:r>
      <w:r w:rsidRPr="00741766">
        <w:rPr>
          <w:color w:val="000096"/>
        </w:rPr>
        <w:t>&lt;/gmd:northBoundLatitude&gt;</w:t>
      </w:r>
      <w:r>
        <w:br/>
        <w:t xml:space="preserve">                  </w:t>
      </w:r>
      <w:r w:rsidRPr="00741766">
        <w:rPr>
          <w:color w:val="000096"/>
        </w:rPr>
        <w:t>&lt;/gmd:EX_GeographicBoundingBox&gt;</w:t>
      </w:r>
      <w:r>
        <w:br/>
        <w:t xml:space="preserve">               </w:t>
      </w:r>
      <w:r w:rsidRPr="00741766">
        <w:rPr>
          <w:color w:val="000096"/>
        </w:rPr>
        <w:t>&lt;/gmd:geographicElement&gt;</w:t>
      </w:r>
      <w:r>
        <w:br/>
        <w:t xml:space="preserve">            </w:t>
      </w:r>
      <w:r w:rsidRPr="00741766">
        <w:rPr>
          <w:color w:val="000096"/>
        </w:rPr>
        <w:t>&lt;/gmd:EX_Extent&gt;</w:t>
      </w:r>
      <w:r>
        <w:br/>
        <w:t xml:space="preserve">            </w:t>
      </w:r>
      <w:r>
        <w:br/>
      </w:r>
      <w:r w:rsidRPr="009F1118">
        <w:rPr>
          <w:rStyle w:val="XMLcommetnChar"/>
        </w:rPr>
        <w:t xml:space="preserve">            &lt;!-- (C-X) Resource content extent geographic description - Not used by USGIN profile, use keyword with type code = ‘place’ (with thesaurus if necessary). --&gt;</w:t>
      </w:r>
      <w:r w:rsidRPr="009F1118">
        <w:rPr>
          <w:rStyle w:val="XMLcommetnChar"/>
        </w:rPr>
        <w:br/>
        <w:t xml:space="preserve">            &lt;!--</w:t>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&lt;gmd:EX_GeographicDescription/&gt;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rsidRPr="009F1118">
        <w:rPr>
          <w:rStyle w:val="XMLcommetnChar"/>
        </w:rPr>
        <w:br/>
        <w:t xml:space="preserve">            </w:t>
      </w:r>
      <w:r w:rsidRPr="009F1118">
        <w:rPr>
          <w:rStyle w:val="XMLcommetnChar"/>
        </w:rPr>
        <w:br/>
        <w:t xml:space="preserve">            &lt;!-- (C-X) Resource content extent bounding polygon - Not used by USGIN profile. To improve interoperability, USGIN mandates the use of Geographic Bounding Box; if bounding polygons are available they may be included, but clients may ignore content in this element. --&gt;</w:t>
      </w:r>
      <w:r w:rsidRPr="009F1118">
        <w:rPr>
          <w:rStyle w:val="XMLcommetnChar"/>
        </w:rPr>
        <w:br/>
        <w:t xml:space="preserve">            &lt;!--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&lt;gmd:EX_BoundingPolygon/&gt;</w:t>
      </w:r>
      <w:r w:rsidRPr="009F1118">
        <w:rPr>
          <w:rStyle w:val="XMLcommetnChar"/>
        </w:rPr>
        <w:br/>
      </w:r>
      <w:r w:rsidRPr="009F1118">
        <w:rPr>
          <w:rStyle w:val="XMLcommetnChar"/>
        </w:rPr>
        <w:tab/>
      </w:r>
      <w:r w:rsidRPr="009F1118">
        <w:rPr>
          <w:rStyle w:val="XMLcommetnChar"/>
        </w:rPr>
        <w:tab/>
      </w:r>
      <w:r w:rsidRPr="009F1118">
        <w:rPr>
          <w:rStyle w:val="XMLcommetnChar"/>
        </w:rPr>
        <w:tab/>
      </w:r>
      <w:r w:rsidRPr="009F1118">
        <w:rPr>
          <w:rStyle w:val="XMLcommetnChar"/>
        </w:rPr>
        <w:tab/>
      </w:r>
      <w:r w:rsidRPr="009F1118">
        <w:rPr>
          <w:rStyle w:val="XMLcommetnChar"/>
        </w:rPr>
        <w:tab/>
        <w:t>&lt;/gmd:geographicElement&gt;</w:t>
      </w:r>
      <w:r w:rsidRPr="009F1118">
        <w:rPr>
          <w:rStyle w:val="XMLcommetnChar"/>
        </w:rPr>
        <w:tab/>
      </w:r>
      <w:r w:rsidRPr="009F1118">
        <w:rPr>
          <w:rStyle w:val="XMLcommetnChar"/>
        </w:rPr>
        <w:tab/>
        <w:t>--&gt;</w:t>
      </w:r>
      <w:r>
        <w:br/>
        <w:t xml:space="preserve">         </w:t>
      </w:r>
      <w:r w:rsidRPr="00741766">
        <w:rPr>
          <w:color w:val="000096"/>
        </w:rPr>
        <w:t>&lt;/gmd:extent&gt;</w:t>
      </w:r>
      <w:r>
        <w:br/>
        <w:t xml:space="preserve">         </w:t>
      </w:r>
      <w:r>
        <w:br/>
      </w:r>
      <w:r w:rsidRPr="009F1118">
        <w:rPr>
          <w:rStyle w:val="XMLcommetnChar"/>
        </w:rPr>
        <w:t xml:space="preserve">         &lt;!-- (O-O) Resource temporal extent -  --&gt;</w:t>
      </w:r>
      <w:r>
        <w:br/>
        <w:t xml:space="preserve">         </w:t>
      </w:r>
      <w:r w:rsidRPr="00741766">
        <w:rPr>
          <w:color w:val="000096"/>
        </w:rPr>
        <w:t>&lt;gmd:extent&gt;</w:t>
      </w:r>
      <w:r>
        <w:br/>
        <w:t xml:space="preserve">            </w:t>
      </w:r>
      <w:r w:rsidRPr="00741766">
        <w:rPr>
          <w:color w:val="000096"/>
        </w:rPr>
        <w:t>&lt;gmd:EX_Extent&gt;</w:t>
      </w:r>
      <w:r>
        <w:br/>
        <w:t xml:space="preserve">               </w:t>
      </w:r>
      <w:r w:rsidRPr="00741766">
        <w:rPr>
          <w:color w:val="000096"/>
        </w:rPr>
        <w:t>&lt;gmd:temporalElement&gt;</w:t>
      </w:r>
      <w:r>
        <w:br/>
      </w:r>
      <w:r>
        <w:lastRenderedPageBreak/>
        <w:t xml:space="preserve">                  </w:t>
      </w:r>
      <w:r w:rsidRPr="00741766">
        <w:rPr>
          <w:color w:val="000096"/>
        </w:rPr>
        <w:t>&lt;gmd:EX_TemporalExtent&gt;</w:t>
      </w:r>
      <w:r>
        <w:br/>
        <w:t xml:space="preserve">                     </w:t>
      </w:r>
      <w:r w:rsidRPr="00741766">
        <w:rPr>
          <w:color w:val="000096"/>
        </w:rPr>
        <w:t>&lt;gmd:extent&gt;</w:t>
      </w:r>
      <w:r>
        <w:br/>
        <w:t xml:space="preserve">                        &lt;!-- Geologic time frame example --&gt;</w:t>
      </w:r>
      <w:r>
        <w:br/>
        <w:t xml:space="preserve">                        </w:t>
      </w:r>
      <w:r w:rsidRPr="00741766">
        <w:rPr>
          <w:color w:val="000096"/>
        </w:rPr>
        <w:t>&lt;gml:TimePeriod</w:t>
      </w:r>
      <w:r w:rsidRPr="00741766">
        <w:rPr>
          <w:color w:val="F5844C"/>
        </w:rPr>
        <w:t xml:space="preserve"> gml:id</w:t>
      </w:r>
      <w:r>
        <w:rPr>
          <w:color w:val="FF8040"/>
        </w:rPr>
        <w:t>=</w:t>
      </w:r>
      <w:r>
        <w:rPr>
          <w:color w:val="993300"/>
        </w:rPr>
        <w:t>"IdJurassic"</w:t>
      </w:r>
      <w:r w:rsidRPr="00741766">
        <w:rPr>
          <w:color w:val="000096"/>
        </w:rPr>
        <w:t>&gt;</w:t>
      </w:r>
      <w:r>
        <w:br/>
        <w:t xml:space="preserve">                           </w:t>
      </w:r>
      <w:r w:rsidRPr="00741766">
        <w:rPr>
          <w:color w:val="000096"/>
        </w:rPr>
        <w:t>&lt;gml:name&gt;</w:t>
      </w:r>
      <w:r>
        <w:t>Jurassic</w:t>
      </w:r>
      <w:r w:rsidRPr="00741766">
        <w:rPr>
          <w:color w:val="000096"/>
        </w:rPr>
        <w:t>&lt;/gml:name&gt;</w:t>
      </w:r>
      <w:r>
        <w:br/>
      </w:r>
      <w:r w:rsidRPr="009F1118">
        <w:rPr>
          <w:rStyle w:val="XMLcommetnChar"/>
        </w:rPr>
        <w:t>&lt;!-- USGIN requires the beginPosition and endPosition's frame property to be defined. urn:cgi:trs:CGI:StandardGeologicTimeMa identifies the standard Geologic time scale frame. --&gt;</w:t>
      </w:r>
      <w:r>
        <w:br/>
        <w:t xml:space="preserve">                           </w:t>
      </w:r>
      <w:r w:rsidRPr="00741766">
        <w:rPr>
          <w:color w:val="000096"/>
        </w:rPr>
        <w:t>&lt;gml:beginPosition</w:t>
      </w:r>
      <w:r w:rsidRPr="00741766">
        <w:rPr>
          <w:color w:val="F5844C"/>
        </w:rPr>
        <w:t xml:space="preserve"> frame</w:t>
      </w:r>
      <w:r>
        <w:rPr>
          <w:color w:val="FF8040"/>
        </w:rPr>
        <w:t>=</w:t>
      </w:r>
      <w:r>
        <w:rPr>
          <w:color w:val="993300"/>
        </w:rPr>
        <w:t>"urn:cgi:trs:CGI:StandardGeologicTimeMa"</w:t>
      </w:r>
      <w:r w:rsidRPr="00741766">
        <w:rPr>
          <w:color w:val="000096"/>
        </w:rPr>
        <w:t>&gt;</w:t>
      </w:r>
      <w:r>
        <w:t>203</w:t>
      </w:r>
      <w:r w:rsidRPr="00741766">
        <w:rPr>
          <w:color w:val="000096"/>
        </w:rPr>
        <w:t>&lt;/gml:beginPosition&gt;</w:t>
      </w:r>
      <w:r>
        <w:br/>
        <w:t xml:space="preserve">                           </w:t>
      </w:r>
      <w:r w:rsidRPr="00741766">
        <w:rPr>
          <w:color w:val="000096"/>
        </w:rPr>
        <w:t>&lt;gml:endPosition</w:t>
      </w:r>
      <w:r w:rsidRPr="00741766">
        <w:rPr>
          <w:color w:val="F5844C"/>
        </w:rPr>
        <w:t xml:space="preserve"> frame</w:t>
      </w:r>
      <w:r>
        <w:rPr>
          <w:color w:val="FF8040"/>
        </w:rPr>
        <w:t>=</w:t>
      </w:r>
      <w:r>
        <w:rPr>
          <w:color w:val="993300"/>
        </w:rPr>
        <w:t>"urn:cgi:trs:CGI:StandardGeologicTimeMa "</w:t>
      </w:r>
      <w:r w:rsidRPr="00741766">
        <w:rPr>
          <w:color w:val="000096"/>
        </w:rPr>
        <w:t>&gt;</w:t>
      </w:r>
      <w:r>
        <w:t>135</w:t>
      </w:r>
      <w:r w:rsidRPr="00741766">
        <w:rPr>
          <w:color w:val="000096"/>
        </w:rPr>
        <w:t>&lt;/gml:endPosition&gt;</w:t>
      </w:r>
      <w:r>
        <w:br/>
        <w:t xml:space="preserve">                        </w:t>
      </w:r>
      <w:r w:rsidRPr="00741766">
        <w:rPr>
          <w:color w:val="000096"/>
        </w:rPr>
        <w:t>&lt;/gml:TimePeriod&gt;</w:t>
      </w:r>
      <w:r>
        <w:br/>
        <w:t xml:space="preserve">                     </w:t>
      </w:r>
      <w:r w:rsidRPr="00741766">
        <w:rPr>
          <w:color w:val="000096"/>
        </w:rPr>
        <w:t>&lt;/gmd:extent&gt;</w:t>
      </w:r>
      <w:r>
        <w:br/>
        <w:t xml:space="preserve">                  </w:t>
      </w:r>
      <w:r w:rsidRPr="00741766">
        <w:rPr>
          <w:color w:val="000096"/>
        </w:rPr>
        <w:t>&lt;/gmd:EX_TemporalExtent&gt;</w:t>
      </w:r>
      <w:r>
        <w:br/>
        <w:t xml:space="preserve">               </w:t>
      </w:r>
      <w:r w:rsidRPr="00741766">
        <w:rPr>
          <w:color w:val="000096"/>
        </w:rPr>
        <w:t>&lt;/gmd:temporalElement&gt;</w:t>
      </w:r>
      <w:r>
        <w:br/>
        <w:t xml:space="preserve">            </w:t>
      </w:r>
      <w:r w:rsidRPr="00741766">
        <w:rPr>
          <w:color w:val="000096"/>
        </w:rPr>
        <w:t>&lt;/gmd:EX_Extent&gt;</w:t>
      </w:r>
      <w:r>
        <w:br/>
        <w:t xml:space="preserve">         </w:t>
      </w:r>
      <w:r w:rsidRPr="00741766">
        <w:rPr>
          <w:color w:val="000096"/>
        </w:rPr>
        <w:t>&lt;/gmd:extent&gt;</w:t>
      </w:r>
      <w:r>
        <w:br/>
        <w:t xml:space="preserve">         </w:t>
      </w:r>
      <w:r>
        <w:br/>
      </w:r>
      <w:r w:rsidRPr="009F1118">
        <w:rPr>
          <w:rStyle w:val="XMLcommetnChar"/>
        </w:rPr>
        <w:t xml:space="preserve">   &lt;!-- (O-X) Resource spatio-temporal extent - Not used. USGIN mandates encoding space time location with EX_TemporalExtent and EX_GeographicBoundingBox. --&gt;</w:t>
      </w:r>
      <w:r>
        <w:br/>
        <w:t xml:space="preserve">         </w:t>
      </w:r>
      <w:r>
        <w:br/>
      </w:r>
      <w:r w:rsidRPr="009F1118">
        <w:rPr>
          <w:rStyle w:val="XMLcommetnChar"/>
        </w:rPr>
        <w:t xml:space="preserve">   &lt;!-- (O-O) Resource vertical extent  --&gt;</w:t>
      </w:r>
      <w:r>
        <w:br/>
        <w:t xml:space="preserve">         </w:t>
      </w:r>
      <w:r w:rsidRPr="00741766">
        <w:rPr>
          <w:color w:val="000096"/>
        </w:rPr>
        <w:t>&lt;gmd:extent&gt;</w:t>
      </w:r>
      <w:r>
        <w:br/>
        <w:t xml:space="preserve">            </w:t>
      </w:r>
      <w:r w:rsidRPr="00741766">
        <w:rPr>
          <w:color w:val="000096"/>
        </w:rPr>
        <w:t>&lt;gmd:EX_Extent&gt;</w:t>
      </w:r>
      <w:r>
        <w:br/>
        <w:t xml:space="preserve">               </w:t>
      </w:r>
      <w:r w:rsidRPr="00741766">
        <w:rPr>
          <w:color w:val="000096"/>
        </w:rPr>
        <w:t>&lt;gmd:verticalElement&gt;</w:t>
      </w:r>
      <w:r>
        <w:br/>
        <w:t xml:space="preserve">                  </w:t>
      </w:r>
      <w:r w:rsidRPr="00741766">
        <w:rPr>
          <w:color w:val="000096"/>
        </w:rPr>
        <w:t>&lt;gmd:EX_VerticalExtent&gt;</w:t>
      </w:r>
      <w:r>
        <w:br/>
        <w:t xml:space="preserve">                     </w:t>
      </w:r>
      <w:r w:rsidRPr="00741766">
        <w:rPr>
          <w:color w:val="000096"/>
        </w:rPr>
        <w:t>&lt;gmd:minimumValue&gt;</w:t>
      </w:r>
      <w:r>
        <w:br/>
        <w:t xml:space="preserve">                        </w:t>
      </w:r>
      <w:r w:rsidRPr="00741766">
        <w:rPr>
          <w:color w:val="000096"/>
        </w:rPr>
        <w:t>&lt;gco:Real&gt;</w:t>
      </w:r>
      <w:r>
        <w:t>-100</w:t>
      </w:r>
      <w:r w:rsidRPr="00741766">
        <w:rPr>
          <w:color w:val="000096"/>
        </w:rPr>
        <w:t>&lt;/gco:Real&gt;</w:t>
      </w:r>
      <w:r>
        <w:br/>
        <w:t xml:space="preserve">                     </w:t>
      </w:r>
      <w:r w:rsidRPr="00741766">
        <w:rPr>
          <w:color w:val="000096"/>
        </w:rPr>
        <w:t>&lt;/gmd:minimumValue&gt;</w:t>
      </w:r>
      <w:r>
        <w:br/>
        <w:t xml:space="preserve">                     </w:t>
      </w:r>
      <w:r w:rsidRPr="00741766">
        <w:rPr>
          <w:color w:val="000096"/>
        </w:rPr>
        <w:t>&lt;gmd:maximumValue&gt;</w:t>
      </w:r>
      <w:r>
        <w:br/>
        <w:t xml:space="preserve">                        </w:t>
      </w:r>
      <w:r w:rsidRPr="00741766">
        <w:rPr>
          <w:color w:val="000096"/>
        </w:rPr>
        <w:t>&lt;gco:Real&gt;</w:t>
      </w:r>
      <w:r>
        <w:t>200</w:t>
      </w:r>
      <w:r w:rsidRPr="00741766">
        <w:rPr>
          <w:color w:val="000096"/>
        </w:rPr>
        <w:t>&lt;/gco:Real&gt;</w:t>
      </w:r>
      <w:r>
        <w:br/>
        <w:t xml:space="preserve">                     </w:t>
      </w:r>
      <w:r w:rsidRPr="00741766">
        <w:rPr>
          <w:color w:val="000096"/>
        </w:rPr>
        <w:t>&lt;/gmd:maximumValue&gt;</w:t>
      </w:r>
      <w:r>
        <w:br/>
      </w:r>
      <w:r w:rsidRPr="009F1118">
        <w:rPr>
          <w:rStyle w:val="XMLcommetnChar"/>
        </w:rPr>
        <w:t xml:space="preserve"> &lt;!-- Use EPSG register of geodetic parameters such as at http://www.epsg-registry.org/. The default VerticalCRS is World mean sea level (MSL): http://www.spatialreference.org/ref/epsg/5714/ (replaces urn:ogc:def:crs:EPSG::5714) --&gt;</w:t>
      </w:r>
      <w:r>
        <w:br/>
        <w:t xml:space="preserve">                     </w:t>
      </w:r>
      <w:r w:rsidRPr="00741766">
        <w:rPr>
          <w:color w:val="000096"/>
        </w:rPr>
        <w:t>&lt;gmd:verticalCRS</w:t>
      </w:r>
      <w:r w:rsidRPr="00741766">
        <w:rPr>
          <w:color w:val="F5844C"/>
        </w:rPr>
        <w:t xml:space="preserve"> xlink:href</w:t>
      </w:r>
      <w:r>
        <w:rPr>
          <w:color w:val="FF8040"/>
        </w:rPr>
        <w:t>=</w:t>
      </w:r>
      <w:r>
        <w:rPr>
          <w:color w:val="993300"/>
        </w:rPr>
        <w:t>"http://www.spatialreference.org/ref/epsg/5714/"</w:t>
      </w:r>
      <w:r w:rsidRPr="00741766">
        <w:rPr>
          <w:color w:val="000096"/>
        </w:rPr>
        <w:t>&gt;&lt;/gmd:verticalCRS&gt;</w:t>
      </w:r>
      <w:r>
        <w:br/>
        <w:t xml:space="preserve">                  </w:t>
      </w:r>
      <w:r w:rsidRPr="00741766">
        <w:rPr>
          <w:color w:val="000096"/>
        </w:rPr>
        <w:t>&lt;/gmd:EX_VerticalExtent&gt;</w:t>
      </w:r>
      <w:r>
        <w:br/>
        <w:t xml:space="preserve">               </w:t>
      </w:r>
      <w:r w:rsidRPr="00741766">
        <w:rPr>
          <w:color w:val="000096"/>
        </w:rPr>
        <w:t>&lt;/gmd:verticalElement&gt;</w:t>
      </w:r>
      <w:r>
        <w:br/>
        <w:t xml:space="preserve">            </w:t>
      </w:r>
      <w:r w:rsidRPr="00741766">
        <w:rPr>
          <w:color w:val="000096"/>
        </w:rPr>
        <w:t>&lt;/gmd:EX_Extent&gt;</w:t>
      </w:r>
      <w:r>
        <w:br/>
        <w:t xml:space="preserve">         </w:t>
      </w:r>
      <w:r w:rsidRPr="00741766">
        <w:rPr>
          <w:color w:val="000096"/>
        </w:rPr>
        <w:t>&lt;/gmd:extent&gt;</w:t>
      </w:r>
      <w:r>
        <w:br/>
        <w:t xml:space="preserve">      </w:t>
      </w:r>
      <w:r w:rsidRPr="00741766">
        <w:rPr>
          <w:color w:val="000096"/>
        </w:rPr>
        <w:t>&lt;/gmd:MD_DataIdentification&gt;</w:t>
      </w:r>
      <w:r>
        <w:br/>
        <w:t xml:space="preserve">   </w:t>
      </w:r>
      <w:r w:rsidRPr="00741766">
        <w:rPr>
          <w:color w:val="000096"/>
        </w:rPr>
        <w:t>&lt;/gmd:identificationInfo&gt;</w:t>
      </w:r>
      <w:r>
        <w:br/>
        <w:t xml:space="preserve"> </w:t>
      </w:r>
      <w:r>
        <w:br/>
      </w:r>
      <w:r w:rsidRPr="009F1118">
        <w:rPr>
          <w:rStyle w:val="XMLcommetnChar"/>
        </w:rPr>
        <w:t xml:space="preserve">   &lt;!-- **************************************************************** --&gt;</w:t>
      </w:r>
      <w:r w:rsidRPr="009F1118">
        <w:rPr>
          <w:rStyle w:val="XMLcommetnChar"/>
        </w:rPr>
        <w:br/>
        <w:t xml:space="preserve">   &lt;!-- (O-O) Content information - Characteristics describing the feature cataloguecatalog, coverage, or image data. Not applicable to this resource. --&gt;</w:t>
      </w:r>
      <w:r>
        <w:br/>
      </w:r>
      <w:r>
        <w:tab/>
      </w:r>
      <w:r w:rsidRPr="00741766">
        <w:rPr>
          <w:color w:val="000096"/>
        </w:rPr>
        <w:t>&lt;gmd:contentInfo</w:t>
      </w:r>
      <w:r w:rsidRPr="00741766">
        <w:rPr>
          <w:color w:val="F5844C"/>
        </w:rPr>
        <w:t xml:space="preserve"> gco:nilReason</w:t>
      </w:r>
      <w:r>
        <w:rPr>
          <w:color w:val="FF8040"/>
        </w:rPr>
        <w:t>=</w:t>
      </w:r>
      <w:r>
        <w:rPr>
          <w:color w:val="993300"/>
        </w:rPr>
        <w:t>"inapplicable"</w:t>
      </w:r>
      <w:r w:rsidRPr="00741766">
        <w:rPr>
          <w:color w:val="000096"/>
        </w:rPr>
        <w:t>/&gt;</w:t>
      </w:r>
      <w:r>
        <w:br/>
      </w:r>
      <w:r w:rsidRPr="009F1118">
        <w:rPr>
          <w:rStyle w:val="XMLcommetnChar"/>
        </w:rPr>
        <w:t xml:space="preserve"> </w:t>
      </w:r>
      <w:r w:rsidRPr="009F1118">
        <w:rPr>
          <w:rStyle w:val="XMLcommetnChar"/>
        </w:rPr>
        <w:br/>
        <w:t>&lt;!--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w:t>
      </w:r>
      <w:r>
        <w:t xml:space="preserve">  </w:t>
      </w:r>
      <w:r>
        <w:br/>
        <w:t xml:space="preserve">   </w:t>
      </w:r>
      <w:r w:rsidRPr="00741766">
        <w:rPr>
          <w:color w:val="000096"/>
        </w:rPr>
        <w:t>&lt;gmd:distributionInfo&gt;</w:t>
      </w:r>
      <w:r>
        <w:br/>
        <w:t xml:space="preserve">      </w:t>
      </w:r>
      <w:r w:rsidRPr="00741766">
        <w:rPr>
          <w:color w:val="000096"/>
        </w:rPr>
        <w:t>&lt;gmd:MD_Distribution&gt;</w:t>
      </w:r>
      <w:r>
        <w:br/>
      </w:r>
      <w:r w:rsidRPr="009F1118">
        <w:rPr>
          <w:rStyle w:val="XMLcommetnChar"/>
        </w:rPr>
        <w:t xml:space="preserve">&lt;!--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w:t>
      </w:r>
      <w:r w:rsidRPr="009F1118">
        <w:rPr>
          <w:rStyle w:val="XMLcommetnChar"/>
        </w:rPr>
        <w:br/>
        <w:t xml:space="preserve">         Value is optional for this document resource. --&gt;</w:t>
      </w:r>
      <w:r>
        <w:br/>
      </w:r>
      <w:r>
        <w:tab/>
      </w:r>
      <w:r>
        <w:tab/>
      </w:r>
      <w:r>
        <w:tab/>
      </w:r>
      <w:r w:rsidRPr="00741766">
        <w:rPr>
          <w:color w:val="000096"/>
        </w:rPr>
        <w:t>&lt;gmd:distributionFormat&gt;</w:t>
      </w:r>
      <w:r>
        <w:br/>
      </w:r>
      <w:r>
        <w:tab/>
      </w:r>
      <w:r>
        <w:tab/>
      </w:r>
      <w:r>
        <w:tab/>
        <w:t xml:space="preserve">   </w:t>
      </w:r>
      <w:r w:rsidRPr="00741766">
        <w:rPr>
          <w:color w:val="000096"/>
        </w:rPr>
        <w:t>&lt;gmd:MD_Format&gt;</w:t>
      </w:r>
      <w:r>
        <w:br/>
      </w:r>
      <w:r>
        <w:tab/>
      </w:r>
      <w:r>
        <w:tab/>
      </w:r>
      <w:r>
        <w:tab/>
        <w:t xml:space="preserve">      </w:t>
      </w:r>
      <w:r w:rsidRPr="00741766">
        <w:rPr>
          <w:color w:val="000096"/>
        </w:rPr>
        <w:t>&lt;gmd:name&gt;</w:t>
      </w:r>
      <w:r>
        <w:br/>
      </w:r>
      <w:r>
        <w:tab/>
      </w:r>
      <w:r>
        <w:tab/>
      </w:r>
      <w:r>
        <w:tab/>
        <w:t xml:space="preserve">         </w:t>
      </w:r>
      <w:r w:rsidRPr="00741766">
        <w:rPr>
          <w:color w:val="000096"/>
        </w:rPr>
        <w:t>&lt;gco:CharacterString&gt;</w:t>
      </w:r>
      <w:r>
        <w:t>application/pdf</w:t>
      </w:r>
      <w:r w:rsidRPr="00741766">
        <w:rPr>
          <w:color w:val="000096"/>
        </w:rPr>
        <w:t>&lt;/gco:CharacterString&gt;</w:t>
      </w:r>
      <w:r>
        <w:t xml:space="preserve">   </w:t>
      </w:r>
      <w:r>
        <w:br/>
      </w:r>
      <w:r>
        <w:tab/>
      </w:r>
      <w:r>
        <w:tab/>
      </w:r>
      <w:r>
        <w:tab/>
        <w:t xml:space="preserve">      </w:t>
      </w:r>
      <w:r w:rsidRPr="00741766">
        <w:rPr>
          <w:color w:val="000096"/>
        </w:rPr>
        <w:t>&lt;/gmd:name&gt;</w:t>
      </w:r>
      <w:r>
        <w:br/>
      </w:r>
      <w:r>
        <w:tab/>
      </w:r>
      <w:r>
        <w:tab/>
      </w:r>
      <w:r>
        <w:tab/>
        <w:t xml:space="preserve">      </w:t>
      </w:r>
      <w:r w:rsidRPr="00741766">
        <w:rPr>
          <w:color w:val="000096"/>
        </w:rPr>
        <w:t>&lt;gmd:version&gt;</w:t>
      </w:r>
      <w:r>
        <w:br/>
      </w:r>
      <w:r>
        <w:tab/>
      </w:r>
      <w:r>
        <w:tab/>
      </w:r>
      <w:r>
        <w:tab/>
        <w:t xml:space="preserve">         </w:t>
      </w:r>
      <w:r w:rsidRPr="00741766">
        <w:rPr>
          <w:color w:val="000096"/>
        </w:rPr>
        <w:t>&lt;gco:CharacterString&gt;</w:t>
      </w:r>
      <w:r>
        <w:t>8.0</w:t>
      </w:r>
      <w:r w:rsidRPr="00741766">
        <w:rPr>
          <w:color w:val="000096"/>
        </w:rPr>
        <w:t>&lt;/gco:CharacterString&gt;</w:t>
      </w:r>
      <w:r>
        <w:br/>
      </w:r>
      <w:r>
        <w:tab/>
      </w:r>
      <w:r>
        <w:tab/>
      </w:r>
      <w:r>
        <w:tab/>
        <w:t xml:space="preserve">      </w:t>
      </w:r>
      <w:r w:rsidRPr="00741766">
        <w:rPr>
          <w:color w:val="000096"/>
        </w:rPr>
        <w:t>&lt;/gmd:version&gt;</w:t>
      </w:r>
      <w:r>
        <w:br/>
      </w:r>
      <w:r>
        <w:tab/>
      </w:r>
      <w:r>
        <w:tab/>
      </w:r>
      <w:r>
        <w:tab/>
        <w:t xml:space="preserve">   </w:t>
      </w:r>
      <w:r w:rsidRPr="00741766">
        <w:rPr>
          <w:color w:val="000096"/>
        </w:rPr>
        <w:t>&lt;/gmd:MD_Format&gt;</w:t>
      </w:r>
      <w:r>
        <w:br/>
      </w:r>
      <w:r>
        <w:tab/>
      </w:r>
      <w:r>
        <w:tab/>
      </w:r>
      <w:r>
        <w:tab/>
      </w:r>
      <w:r w:rsidRPr="00741766">
        <w:rPr>
          <w:color w:val="000096"/>
        </w:rPr>
        <w:t>&lt;/gmd:distributionFormat&gt;</w:t>
      </w:r>
      <w:r>
        <w:br/>
      </w:r>
      <w:r>
        <w:br/>
      </w:r>
      <w:r w:rsidRPr="009F1118">
        <w:rPr>
          <w:rStyle w:val="XMLcommetnChar"/>
        </w:rPr>
        <w:t xml:space="preserve">&lt;!-- (O-C) Resource distributor information - USGIN differs from NAP in this case (but not with </w:t>
      </w:r>
      <w:r w:rsidRPr="009F1118">
        <w:rPr>
          <w:rStyle w:val="XMLcommetnChar"/>
        </w:rPr>
        <w:lastRenderedPageBreak/>
        <w:t xml:space="preserve">ISO19115) by allowing multiple distributors, and binding between distributors, transfer options, and formats.  --&gt; </w:t>
      </w:r>
      <w:r>
        <w:t xml:space="preserve">        </w:t>
      </w:r>
      <w:r>
        <w:br/>
        <w:t xml:space="preserve">         </w:t>
      </w:r>
      <w:r w:rsidRPr="00741766">
        <w:rPr>
          <w:color w:val="000096"/>
        </w:rPr>
        <w:t>&lt;gmd:distributor&gt;</w:t>
      </w:r>
      <w:r>
        <w:br/>
      </w:r>
      <w:r w:rsidRPr="009F1118">
        <w:rPr>
          <w:rStyle w:val="XMLcommetnChar"/>
        </w:rP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r>
        <w:br/>
        <w:t xml:space="preserve">            </w:t>
      </w:r>
      <w:r w:rsidRPr="00741766">
        <w:rPr>
          <w:color w:val="000096"/>
        </w:rPr>
        <w:t>&lt;gmd:MD_Distributor&gt;</w:t>
      </w:r>
      <w:r>
        <w:br/>
        <w:t xml:space="preserve">               </w:t>
      </w:r>
      <w:r w:rsidRPr="00741766">
        <w:rPr>
          <w:color w:val="000096"/>
        </w:rPr>
        <w:t>&lt;gmd:distributorContact&gt;</w:t>
      </w:r>
      <w:r>
        <w:br/>
      </w:r>
      <w:r w:rsidRPr="009F1118">
        <w:rPr>
          <w:rStyle w:val="XMLcommetnChar"/>
        </w:rPr>
        <w:t xml:space="preserve">   &lt;!-- contact point for questions, comments, problems with accessing the resource through this distribution --&gt;</w:t>
      </w:r>
      <w:r>
        <w:br/>
        <w:t xml:space="preserve">                  </w:t>
      </w:r>
      <w:r w:rsidRPr="00741766">
        <w:rPr>
          <w:color w:val="000096"/>
        </w:rPr>
        <w:t>&lt;gmd:CI_ResponsibleParty&gt;</w:t>
      </w:r>
      <w:r>
        <w:br/>
        <w:t xml:space="preserve">                      </w:t>
      </w:r>
      <w:r w:rsidRPr="00741766">
        <w:rPr>
          <w:color w:val="000096"/>
        </w:rPr>
        <w:t>&lt;gmd:organisationName&gt;</w:t>
      </w:r>
      <w:r>
        <w:br/>
        <w:t xml:space="preserve">                        </w:t>
      </w:r>
      <w:r w:rsidRPr="00741766">
        <w:rPr>
          <w:color w:val="000096"/>
        </w:rPr>
        <w:t>&lt;gco:CharacterString&gt;</w:t>
      </w:r>
      <w:r>
        <w:t>Arizona Geological Survey</w:t>
      </w:r>
      <w:r w:rsidRPr="00741766">
        <w:rPr>
          <w:color w:val="000096"/>
        </w:rPr>
        <w:t>&lt;/gco:CharacterString&gt;</w:t>
      </w:r>
      <w:r>
        <w:br/>
        <w:t xml:space="preserve">                     </w:t>
      </w:r>
      <w:r w:rsidRPr="00741766">
        <w:rPr>
          <w:color w:val="000096"/>
        </w:rPr>
        <w:t>&lt;/gmd:organisationName&gt;</w:t>
      </w:r>
      <w:r>
        <w:br/>
        <w:t xml:space="preserve">                      </w:t>
      </w:r>
      <w:r w:rsidRPr="00741766">
        <w:rPr>
          <w:color w:val="000096"/>
        </w:rPr>
        <w:t>&lt;gmd:contactInfo&gt;</w:t>
      </w:r>
      <w:r>
        <w:br/>
        <w:t xml:space="preserve">                        </w:t>
      </w:r>
      <w:r w:rsidRPr="00741766">
        <w:rPr>
          <w:color w:val="000096"/>
        </w:rPr>
        <w:t>&lt;gmd:CI_Contact&gt;</w:t>
      </w:r>
      <w:r>
        <w:br/>
        <w:t xml:space="preserve">                           </w:t>
      </w:r>
      <w:r w:rsidRPr="00741766">
        <w:rPr>
          <w:color w:val="000096"/>
        </w:rPr>
        <w:t>&lt;gmd:address&gt;</w:t>
      </w:r>
      <w:r>
        <w:br/>
        <w:t xml:space="preserve">                              </w:t>
      </w:r>
      <w:r w:rsidRPr="00741766">
        <w:rPr>
          <w:color w:val="000096"/>
        </w:rPr>
        <w:t>&lt;gmd:CI_Address&gt;</w:t>
      </w:r>
      <w:r>
        <w:br/>
        <w:t xml:space="preserve">                                 </w:t>
      </w:r>
      <w:r w:rsidRPr="00741766">
        <w:rPr>
          <w:color w:val="000096"/>
        </w:rPr>
        <w:t>&lt;gmd:electronicMailAddress&gt;</w:t>
      </w:r>
      <w:r>
        <w:br/>
        <w:t xml:space="preserve">                                    </w:t>
      </w:r>
      <w:r w:rsidRPr="00741766">
        <w:rPr>
          <w:color w:val="000096"/>
        </w:rPr>
        <w:t>&lt;gco:CharacterString&gt;</w:t>
      </w:r>
      <w:r>
        <w:t>metadata@usgin.org</w:t>
      </w:r>
      <w:r w:rsidRPr="00741766">
        <w:rPr>
          <w:color w:val="000096"/>
        </w:rPr>
        <w:t>&lt;/gco:CharacterString&gt;</w:t>
      </w:r>
      <w:r>
        <w:br/>
        <w:t xml:space="preserve">                                 </w:t>
      </w:r>
      <w:r w:rsidRPr="00741766">
        <w:rPr>
          <w:color w:val="000096"/>
        </w:rPr>
        <w:t>&lt;/gmd:electronicMailAddress&gt;</w:t>
      </w:r>
      <w:r>
        <w:br/>
        <w:t xml:space="preserve">                              </w:t>
      </w:r>
      <w:r w:rsidRPr="00741766">
        <w:rPr>
          <w:color w:val="000096"/>
        </w:rPr>
        <w:t>&lt;/gmd:CI_Address&gt;</w:t>
      </w:r>
      <w:r>
        <w:br/>
        <w:t xml:space="preserve">                           </w:t>
      </w:r>
      <w:r w:rsidRPr="00741766">
        <w:rPr>
          <w:color w:val="000096"/>
        </w:rPr>
        <w:t>&lt;/gmd:address&gt;</w:t>
      </w:r>
      <w:r>
        <w:br/>
        <w:t xml:space="preserve">                        </w:t>
      </w:r>
      <w:r w:rsidRPr="00741766">
        <w:rPr>
          <w:color w:val="000096"/>
        </w:rPr>
        <w:t>&lt;/gmd:CI_Contact&gt;</w:t>
      </w:r>
      <w:r>
        <w:br/>
        <w:t xml:space="preserve">                     </w:t>
      </w:r>
      <w:r w:rsidRPr="00741766">
        <w:rPr>
          <w:color w:val="000096"/>
        </w:rPr>
        <w:t>&lt;/gmd:contactInfo&gt;</w:t>
      </w:r>
      <w:r>
        <w:br/>
        <w:t xml:space="preserve">                     </w:t>
      </w:r>
      <w:r w:rsidRPr="00741766">
        <w:rPr>
          <w:color w:val="000096"/>
        </w:rPr>
        <w:t>&lt;gmd:role&gt;</w:t>
      </w:r>
      <w:r>
        <w:br/>
        <w:t xml:space="preserve">  </w:t>
      </w:r>
      <w:r w:rsidRPr="009F1118">
        <w:rPr>
          <w:rStyle w:val="XMLcommetnChar"/>
        </w:rPr>
        <w:t xml:space="preserve">    &lt;!-- CI_RoleCode codes applicable in this context include: {resourceProvider, distributor, pointOfContact} --&gt;</w:t>
      </w:r>
      <w:r>
        <w:br/>
        <w:t xml:space="preserve">                        </w:t>
      </w:r>
      <w:r w:rsidRPr="00741766">
        <w:rPr>
          <w:color w:val="000096"/>
        </w:rPr>
        <w:t>&lt;gmd:CI_RoleCode</w:t>
      </w:r>
      <w:r w:rsidRPr="00741766">
        <w:rPr>
          <w:color w:val="F5844C"/>
        </w:rPr>
        <w:t xml:space="preserve"> codeList</w:t>
      </w:r>
      <w:r>
        <w:rPr>
          <w:color w:val="FF8040"/>
        </w:rPr>
        <w:t>=</w:t>
      </w:r>
      <w:r>
        <w:rPr>
          <w:color w:val="993300"/>
        </w:rPr>
        <w:t>"http://www.isotc211.org/2005/resources/Codelist/gmxCodelists.xml#CI_RoleCode"</w:t>
      </w:r>
      <w:r w:rsidRPr="00741766">
        <w:rPr>
          <w:color w:val="F5844C"/>
        </w:rPr>
        <w:t xml:space="preserve"> codeListValue</w:t>
      </w:r>
      <w:r>
        <w:rPr>
          <w:color w:val="FF8040"/>
        </w:rPr>
        <w:t>=</w:t>
      </w:r>
      <w:r>
        <w:rPr>
          <w:color w:val="993300"/>
        </w:rPr>
        <w:t>"distributor"</w:t>
      </w:r>
      <w:r w:rsidRPr="00741766">
        <w:rPr>
          <w:color w:val="000096"/>
        </w:rPr>
        <w:t>&gt;</w:t>
      </w:r>
      <w:r>
        <w:t>distributor</w:t>
      </w:r>
      <w:r w:rsidRPr="00741766">
        <w:rPr>
          <w:color w:val="000096"/>
        </w:rPr>
        <w:t>&lt;/gmd:CI_RoleCode&gt;</w:t>
      </w:r>
      <w:r>
        <w:br/>
        <w:t xml:space="preserve">                     </w:t>
      </w:r>
      <w:r w:rsidRPr="00741766">
        <w:rPr>
          <w:color w:val="000096"/>
        </w:rPr>
        <w:t>&lt;/gmd:role&gt;</w:t>
      </w:r>
      <w:r>
        <w:br/>
        <w:t xml:space="preserve">                  </w:t>
      </w:r>
      <w:r w:rsidRPr="00741766">
        <w:rPr>
          <w:color w:val="000096"/>
        </w:rPr>
        <w:t>&lt;/gmd:CI_ResponsibleParty&gt;</w:t>
      </w:r>
      <w:r>
        <w:br/>
        <w:t xml:space="preserve">               </w:t>
      </w:r>
      <w:r w:rsidRPr="00741766">
        <w:rPr>
          <w:color w:val="000096"/>
        </w:rPr>
        <w:t>&lt;/gmd:distributorContact&gt;</w:t>
      </w:r>
      <w:r>
        <w:br/>
        <w:t xml:space="preserve">               </w:t>
      </w:r>
      <w:r>
        <w:br/>
      </w:r>
      <w:r w:rsidRPr="009F1118">
        <w:rPr>
          <w:rStyle w:val="XMLcommetnChar"/>
        </w:rPr>
        <w:t xml:space="preserve">&lt;!-- (O-C) Resource distributor format - USGIN profile specifies that the distributionInfo/MD_Distribution/distributionFormat may be included in the document (its schema valid...), but distribution format information must be duplicated in a distributionInfo/distributor/MD_Distributor/distributorFormat element or the content can be lost --&gt; </w:t>
      </w:r>
      <w:r>
        <w:t xml:space="preserve">   </w:t>
      </w:r>
      <w:r>
        <w:br/>
        <w:t xml:space="preserve">               </w:t>
      </w:r>
      <w:r w:rsidRPr="00741766">
        <w:rPr>
          <w:color w:val="000096"/>
        </w:rPr>
        <w:t>&lt;gmd:distributorFormat&gt;</w:t>
      </w:r>
      <w:r>
        <w:br/>
        <w:t xml:space="preserve">                  </w:t>
      </w:r>
      <w:r w:rsidRPr="00741766">
        <w:rPr>
          <w:color w:val="000096"/>
        </w:rPr>
        <w:t>&lt;gmd:MD_Format&gt;</w:t>
      </w:r>
      <w:r>
        <w:br/>
      </w:r>
      <w:r w:rsidRPr="009F1118">
        <w:rPr>
          <w:rStyle w:val="XMLcommetnChar"/>
        </w:rPr>
        <w:t xml:space="preserve">       &lt;!-- Use USGIN distribution format code values. See "Online resource format names" in USGIN Profile --&gt;</w:t>
      </w:r>
      <w:r>
        <w:br/>
        <w:t xml:space="preserve">                     </w:t>
      </w:r>
      <w:r w:rsidRPr="00741766">
        <w:rPr>
          <w:color w:val="000096"/>
        </w:rPr>
        <w:t>&lt;gmd:name&gt;</w:t>
      </w:r>
      <w:r>
        <w:br/>
        <w:t xml:space="preserve">                      </w:t>
      </w:r>
      <w:r w:rsidRPr="009F1118">
        <w:rPr>
          <w:rStyle w:val="XMLcommetnChar"/>
        </w:rPr>
        <w:t xml:space="preserve">  &lt;!-- registered MIME type IETF RFC-3778 --&gt;</w:t>
      </w:r>
      <w:r>
        <w:br/>
        <w:t xml:space="preserve">                        </w:t>
      </w:r>
      <w:r w:rsidRPr="00741766">
        <w:rPr>
          <w:color w:val="000096"/>
        </w:rPr>
        <w:t>&lt;gco:CharacterString&gt;</w:t>
      </w:r>
      <w:r>
        <w:t>application/pdf</w:t>
      </w:r>
      <w:r w:rsidRPr="00741766">
        <w:rPr>
          <w:color w:val="000096"/>
        </w:rPr>
        <w:t>&lt;/gco:CharacterString&gt;</w:t>
      </w:r>
      <w:r>
        <w:br/>
        <w:t xml:space="preserve">                     </w:t>
      </w:r>
      <w:r w:rsidRPr="00741766">
        <w:rPr>
          <w:color w:val="000096"/>
        </w:rPr>
        <w:t>&lt;/gmd:name&gt;</w:t>
      </w:r>
      <w:r>
        <w:br/>
        <w:t xml:space="preserve">                     </w:t>
      </w:r>
      <w:r w:rsidRPr="00741766">
        <w:rPr>
          <w:color w:val="000096"/>
        </w:rPr>
        <w:t>&lt;gmd:version&gt;</w:t>
      </w:r>
      <w:r>
        <w:br/>
        <w:t xml:space="preserve">                        </w:t>
      </w:r>
      <w:r w:rsidRPr="00741766">
        <w:rPr>
          <w:color w:val="000096"/>
        </w:rPr>
        <w:t>&lt;gco:CharacterString&gt;</w:t>
      </w:r>
      <w:r>
        <w:t>8.0</w:t>
      </w:r>
      <w:r w:rsidRPr="00741766">
        <w:rPr>
          <w:color w:val="000096"/>
        </w:rPr>
        <w:t>&lt;/gco:CharacterString&gt;</w:t>
      </w:r>
      <w:r>
        <w:br/>
        <w:t xml:space="preserve">                     </w:t>
      </w:r>
      <w:r w:rsidRPr="00741766">
        <w:rPr>
          <w:color w:val="000096"/>
        </w:rPr>
        <w:t>&lt;/gmd:version&gt;</w:t>
      </w:r>
      <w:r>
        <w:br/>
        <w:t xml:space="preserve">                  </w:t>
      </w:r>
      <w:r w:rsidRPr="00741766">
        <w:rPr>
          <w:color w:val="000096"/>
        </w:rPr>
        <w:t>&lt;/gmd:MD_Format&gt;</w:t>
      </w:r>
      <w:r>
        <w:br/>
        <w:t xml:space="preserve">               </w:t>
      </w:r>
      <w:r w:rsidRPr="00741766">
        <w:rPr>
          <w:color w:val="000096"/>
        </w:rPr>
        <w:t>&lt;/gmd:distributorFormat&gt;</w:t>
      </w:r>
      <w:r>
        <w:br/>
        <w:t xml:space="preserve">               </w:t>
      </w:r>
      <w:r>
        <w:br/>
        <w:t xml:space="preserve">               </w:t>
      </w:r>
      <w:r w:rsidRPr="00741766">
        <w:rPr>
          <w:color w:val="000096"/>
        </w:rPr>
        <w:t>&lt;gmd:distributorTransferOptions&gt;</w:t>
      </w:r>
      <w:r>
        <w:br/>
        <w:t xml:space="preserve">                  </w:t>
      </w:r>
      <w:r w:rsidRPr="00741766">
        <w:rPr>
          <w:color w:val="000096"/>
        </w:rPr>
        <w:t>&lt;gmd:MD_DigitalTransferOptions&gt;</w:t>
      </w:r>
      <w:r>
        <w:br/>
        <w:t xml:space="preserve">                     </w:t>
      </w:r>
      <w:r w:rsidRPr="00741766">
        <w:rPr>
          <w:color w:val="000096"/>
        </w:rPr>
        <w:t>&lt;gmd:onLine&gt;</w:t>
      </w:r>
      <w:r>
        <w:br/>
        <w:t xml:space="preserve">                        </w:t>
      </w:r>
      <w:r w:rsidRPr="00741766">
        <w:rPr>
          <w:color w:val="000096"/>
        </w:rPr>
        <w:t>&lt;gmd:CI_OnlineResource&gt;</w:t>
      </w:r>
      <w:r>
        <w:br/>
        <w:t xml:space="preserve">                           </w:t>
      </w:r>
      <w:r w:rsidRPr="00741766">
        <w:rPr>
          <w:color w:val="000096"/>
        </w:rPr>
        <w:t>&lt;gmd:linkage&gt;</w:t>
      </w:r>
      <w:r>
        <w:br/>
      </w:r>
      <w:r w:rsidRPr="009F1118">
        <w:rPr>
          <w:rStyle w:val="XMLcommetnChar"/>
        </w:rPr>
        <w:t xml:space="preserve"> &lt;!-- The linkage element should contain the complete URL to access the resource directly. CI_OnlineResource requires a Linkage element that is a gmd:URL. --&gt;     </w:t>
      </w:r>
      <w:r>
        <w:t xml:space="preserve">                      </w:t>
      </w:r>
      <w:r w:rsidRPr="00741766">
        <w:rPr>
          <w:color w:val="000096"/>
        </w:rPr>
        <w:t>&lt;gmd:URL&gt;</w:t>
      </w:r>
      <w:r>
        <w:t>http://azgs.az.gov/resource/00C02E67-F1ED-473D-A240-068CCB041A73/borehole_report.pdf</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r>
      <w:r w:rsidRPr="009F1118">
        <w:rPr>
          <w:rStyle w:val="XMLcommetnChar"/>
        </w:rPr>
        <w:t xml:space="preserve"> &lt;!--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w:t>
      </w:r>
      <w:r w:rsidRPr="009F1118">
        <w:rPr>
          <w:rStyle w:val="XMLcommetnChar"/>
        </w:rPr>
        <w:lastRenderedPageBreak/>
        <w:t>common values. --&gt;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t xml:space="preserve">                           </w:t>
      </w:r>
      <w:r>
        <w:br/>
        <w:t xml:space="preserve">                           </w:t>
      </w:r>
      <w:r w:rsidRPr="00741766">
        <w:rPr>
          <w:color w:val="000096"/>
        </w:rPr>
        <w:t>&lt;gmd:name&gt;</w:t>
      </w:r>
      <w:r>
        <w:br/>
      </w:r>
      <w:r w:rsidRPr="009F1118">
        <w:rPr>
          <w:rStyle w:val="XMLcommetnChar"/>
        </w:rPr>
        <w:t>&lt;!-- The CI_OnlineResource/name element may duplicate the file name if the URL is a link to a file, but it is recommended to provide a user-friendly label for the file for presentation in a user interface.  --&gt;</w:t>
      </w:r>
      <w:r>
        <w:br/>
        <w:t xml:space="preserve">                              </w:t>
      </w:r>
      <w:r w:rsidRPr="00741766">
        <w:rPr>
          <w:color w:val="000096"/>
        </w:rPr>
        <w:t>&lt;gco:CharacterString&gt;</w:t>
      </w:r>
      <w:r>
        <w:t>borehole_report.pdf</w:t>
      </w:r>
      <w:r w:rsidRPr="00741766">
        <w:rPr>
          <w:color w:val="000096"/>
        </w:rPr>
        <w:t>&lt;/gco:CharacterString&gt;</w:t>
      </w:r>
      <w:r>
        <w:br/>
        <w:t xml:space="preserve">                           </w:t>
      </w:r>
      <w:r w:rsidRPr="00741766">
        <w:rPr>
          <w:color w:val="000096"/>
        </w:rPr>
        <w:t>&lt;/gmd:name&gt;</w:t>
      </w:r>
      <w:r>
        <w:br/>
      </w:r>
      <w:r>
        <w:br/>
        <w:t xml:space="preserve">                           </w:t>
      </w:r>
      <w:r w:rsidRPr="00741766">
        <w:rPr>
          <w:color w:val="000096"/>
        </w:rPr>
        <w:t>&lt;gmd:description&gt;</w:t>
      </w:r>
      <w:r>
        <w:br/>
        <w:t xml:space="preserve">                              </w:t>
      </w:r>
      <w:r w:rsidRPr="00741766">
        <w:rPr>
          <w:color w:val="000096"/>
        </w:rPr>
        <w:t>&lt;gco:CharacterString&gt;</w:t>
      </w:r>
      <w:r>
        <w:t>Downloadable PDF document</w:t>
      </w:r>
      <w:r w:rsidRPr="00741766">
        <w:rPr>
          <w:color w:val="000096"/>
        </w:rPr>
        <w:t>&lt;/gco:CharacterString&gt;</w:t>
      </w:r>
      <w:r>
        <w:br/>
        <w:t xml:space="preserve">                           </w:t>
      </w:r>
      <w:r w:rsidRPr="00741766">
        <w:rPr>
          <w:color w:val="000096"/>
        </w:rPr>
        <w:t>&lt;/gmd:description&gt;</w:t>
      </w:r>
      <w:r>
        <w:br/>
        <w:t xml:space="preserve">                           </w:t>
      </w:r>
      <w:r>
        <w:br/>
      </w:r>
      <w:r w:rsidRPr="009F1118">
        <w:rPr>
          <w:rStyle w:val="XMLcommetnChar"/>
        </w:rPr>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br/>
        <w:t xml:space="preserve">                           </w:t>
      </w:r>
      <w:r w:rsidRPr="00741766">
        <w:rPr>
          <w:color w:val="000096"/>
        </w:rPr>
        <w:t>&lt;gmd:function&gt;</w:t>
      </w:r>
      <w:r>
        <w:br/>
      </w:r>
      <w:r w:rsidRPr="009F1118">
        <w:rPr>
          <w:rStyle w:val="XMLcommetnChar"/>
        </w:rPr>
        <w:t>&lt;!-- CI_OnlineFunctionCode names: {download, information, offlineAccess, order, search} --&gt;</w:t>
      </w:r>
      <w:r>
        <w:br/>
        <w:t xml:space="preserve">                               </w:t>
      </w:r>
      <w:r w:rsidRPr="00741766">
        <w:rPr>
          <w:color w:val="000096"/>
        </w:rPr>
        <w:t>&lt;gmd:CI_OnLineFunctionCode</w:t>
      </w:r>
      <w:r w:rsidRPr="00741766">
        <w:rPr>
          <w:color w:val="F5844C"/>
        </w:rPr>
        <w:t xml:space="preserve"> codeList</w:t>
      </w:r>
      <w:r>
        <w:rPr>
          <w:color w:val="FF8040"/>
        </w:rPr>
        <w:t>=</w:t>
      </w:r>
      <w:r>
        <w:rPr>
          <w:color w:val="993300"/>
        </w:rPr>
        <w:t>"http://www.isotc211.org/2005/resources/Codelist/gmxCodelists.xml#CI_OnLineFunctionCode"</w:t>
      </w:r>
      <w:r w:rsidRPr="00741766">
        <w:rPr>
          <w:color w:val="F5844C"/>
        </w:rPr>
        <w:t xml:space="preserve"> codeListValue</w:t>
      </w:r>
      <w:r>
        <w:rPr>
          <w:color w:val="FF8040"/>
        </w:rPr>
        <w:t>=</w:t>
      </w:r>
      <w:r>
        <w:rPr>
          <w:color w:val="993300"/>
        </w:rPr>
        <w:t>"download"</w:t>
      </w:r>
      <w:r w:rsidRPr="00741766">
        <w:rPr>
          <w:color w:val="000096"/>
        </w:rPr>
        <w:t>&gt;</w:t>
      </w:r>
      <w:r>
        <w:t>download</w:t>
      </w:r>
      <w:r w:rsidRPr="00741766">
        <w:rPr>
          <w:color w:val="000096"/>
        </w:rPr>
        <w:t>&lt;/gmd:CI_OnLineFunctionCode&gt;</w:t>
      </w:r>
      <w:r>
        <w:br/>
        <w:t xml:space="preserve">                           </w:t>
      </w:r>
      <w:r w:rsidRPr="00741766">
        <w:rPr>
          <w:color w:val="000096"/>
        </w:rPr>
        <w:t>&lt;/gmd:function&gt;</w:t>
      </w:r>
      <w:r>
        <w:br/>
        <w:t xml:space="preserve">                        </w:t>
      </w:r>
      <w:r w:rsidRPr="00741766">
        <w:rPr>
          <w:color w:val="000096"/>
        </w:rPr>
        <w:t>&lt;/gmd:CI_OnlineResource&gt;</w:t>
      </w:r>
      <w:r>
        <w:br/>
        <w:t xml:space="preserve">                     </w:t>
      </w:r>
      <w:r w:rsidRPr="00741766">
        <w:rPr>
          <w:color w:val="000096"/>
        </w:rPr>
        <w:t>&lt;/gmd:onLine&gt;</w:t>
      </w:r>
      <w:r>
        <w:br/>
        <w:t xml:space="preserve">                  </w:t>
      </w:r>
      <w:r w:rsidRPr="00741766">
        <w:rPr>
          <w:color w:val="000096"/>
        </w:rPr>
        <w:t>&lt;/gmd:MD_DigitalTransferOptions&gt;</w:t>
      </w:r>
      <w:r>
        <w:br/>
        <w:t xml:space="preserve">               </w:t>
      </w:r>
      <w:r w:rsidRPr="00741766">
        <w:rPr>
          <w:color w:val="000096"/>
        </w:rPr>
        <w:t>&lt;/gmd:distributorTransferOptions&gt;</w:t>
      </w:r>
      <w:r>
        <w:br/>
        <w:t xml:space="preserve">            </w:t>
      </w:r>
      <w:r w:rsidRPr="00741766">
        <w:rPr>
          <w:color w:val="000096"/>
        </w:rPr>
        <w:t>&lt;/gmd:MD_Distributor&gt;</w:t>
      </w:r>
      <w:r>
        <w:br/>
        <w:t xml:space="preserve">         </w:t>
      </w:r>
      <w:r w:rsidRPr="00741766">
        <w:rPr>
          <w:color w:val="000096"/>
        </w:rPr>
        <w:t>&lt;/gmd:distributor&gt;</w:t>
      </w:r>
      <w:r>
        <w:br/>
        <w:t xml:space="preserve">         </w:t>
      </w:r>
      <w:r>
        <w:br/>
      </w:r>
      <w:r w:rsidRPr="009F1118">
        <w:rPr>
          <w:rStyle w:val="XMLcommetnChar"/>
        </w:rPr>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distributorTransferOptions elements description. --&gt;</w:t>
      </w:r>
      <w:r>
        <w:br/>
        <w:t xml:space="preserve">         </w:t>
      </w:r>
      <w:r w:rsidRPr="00741766">
        <w:rPr>
          <w:color w:val="000096"/>
        </w:rPr>
        <w:t>&lt;gmd:transferOptions&gt;</w:t>
      </w:r>
      <w:r>
        <w:br/>
        <w:t xml:space="preserve">            </w:t>
      </w:r>
      <w:r w:rsidRPr="00741766">
        <w:rPr>
          <w:color w:val="000096"/>
        </w:rPr>
        <w:t>&lt;gmd:MD_DigitalTransferOptions&gt;</w:t>
      </w:r>
      <w:r>
        <w:br/>
        <w:t xml:space="preserve">               </w:t>
      </w:r>
      <w:r w:rsidRPr="00741766">
        <w:rPr>
          <w:color w:val="000096"/>
        </w:rPr>
        <w:t>&lt;gmd:onLine&gt;</w:t>
      </w:r>
      <w:r>
        <w:br/>
        <w:t xml:space="preserve">                  </w:t>
      </w:r>
      <w:r w:rsidRPr="00741766">
        <w:rPr>
          <w:color w:val="000096"/>
        </w:rPr>
        <w:t>&lt;gmd:CI_OnlineResource&gt;</w:t>
      </w:r>
      <w:r>
        <w:br/>
        <w:t xml:space="preserve">                     </w:t>
      </w:r>
      <w:r w:rsidRPr="00741766">
        <w:rPr>
          <w:color w:val="000096"/>
        </w:rPr>
        <w:t>&lt;gmd:linkage&gt;</w:t>
      </w:r>
      <w:r>
        <w:br/>
      </w:r>
      <w:r w:rsidRPr="009F1118">
        <w:rPr>
          <w:rStyle w:val="XMLcommetnChar"/>
        </w:rPr>
        <w:t>&lt;!-- The linkage element should contain the complete URL to access the resource directly. CI_Online-Resource requires a Linkage element that is a gmd:URL. --&gt;</w:t>
      </w:r>
      <w:r>
        <w:br/>
        <w:t xml:space="preserve"> </w:t>
      </w:r>
      <w:r w:rsidRPr="00741766">
        <w:rPr>
          <w:color w:val="000096"/>
        </w:rPr>
        <w:t>&lt;gmd:URL&gt;</w:t>
      </w:r>
      <w:r>
        <w:t>http://azgs.az.gov/resource/00C02E67-F1ED-473D-A240-068CCB041A73/borehole_report.pdf</w:t>
      </w:r>
      <w:r w:rsidRPr="00741766">
        <w:rPr>
          <w:color w:val="000096"/>
        </w:rPr>
        <w:t>&lt;/gmd:URL&gt;</w:t>
      </w:r>
      <w:r>
        <w:br/>
        <w:t xml:space="preserve">                     </w:t>
      </w:r>
      <w:r w:rsidRPr="00741766">
        <w:rPr>
          <w:color w:val="000096"/>
        </w:rPr>
        <w:t>&lt;/gmd:linkage&gt;</w:t>
      </w:r>
      <w:r>
        <w:br/>
        <w:t xml:space="preserve">                     </w:t>
      </w:r>
      <w:r w:rsidRPr="00741766">
        <w:rPr>
          <w:color w:val="000096"/>
        </w:rPr>
        <w:t>&lt;gmd:protocol&gt;</w:t>
      </w:r>
      <w:r>
        <w:br/>
      </w:r>
      <w:r w:rsidRPr="009F1118">
        <w:rPr>
          <w:rStyle w:val="XMLcommetnChar"/>
        </w:rPr>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r>
        <w:br/>
        <w:t xml:space="preserve">                        </w:t>
      </w:r>
      <w:r w:rsidRPr="00741766">
        <w:rPr>
          <w:color w:val="000096"/>
        </w:rPr>
        <w:t>&lt;gco:CharacterString&gt;</w:t>
      </w:r>
      <w:r>
        <w:t>http</w:t>
      </w:r>
      <w:r w:rsidRPr="00741766">
        <w:rPr>
          <w:color w:val="000096"/>
        </w:rPr>
        <w:t>&lt;/gco:CharacterString&gt;</w:t>
      </w:r>
      <w:r>
        <w:br/>
        <w:t xml:space="preserve">                     </w:t>
      </w:r>
      <w:r w:rsidRPr="00741766">
        <w:rPr>
          <w:color w:val="000096"/>
        </w:rPr>
        <w:t>&lt;/gmd:protocol&gt;</w:t>
      </w:r>
      <w:r>
        <w:br/>
      </w:r>
      <w:r w:rsidRPr="009F1118">
        <w:rPr>
          <w:rStyle w:val="XMLcommetnChar"/>
        </w:rPr>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r>
        <w:br/>
        <w:t xml:space="preserve">                     </w:t>
      </w:r>
      <w:r w:rsidRPr="00741766">
        <w:rPr>
          <w:color w:val="000096"/>
        </w:rPr>
        <w:t>&lt;gmd:applicationProfile&gt;</w:t>
      </w:r>
      <w:r>
        <w:br/>
        <w:t xml:space="preserve">                        </w:t>
      </w:r>
      <w:r w:rsidRPr="00741766">
        <w:rPr>
          <w:color w:val="000096"/>
        </w:rPr>
        <w:t>&lt;gco:CharacterString&gt;</w:t>
      </w:r>
      <w:r>
        <w:t>Adobe:Acrobat/8.0</w:t>
      </w:r>
      <w:r w:rsidRPr="00741766">
        <w:rPr>
          <w:color w:val="000096"/>
        </w:rPr>
        <w:t>&lt;/gco:CharacterString&gt;</w:t>
      </w:r>
      <w:r>
        <w:br/>
        <w:t xml:space="preserve">                     </w:t>
      </w:r>
      <w:r w:rsidRPr="00741766">
        <w:rPr>
          <w:color w:val="000096"/>
        </w:rPr>
        <w:t>&lt;/gmd:applicationProfile&gt;</w:t>
      </w:r>
      <w:r>
        <w:br/>
        <w:t xml:space="preserve">                     </w:t>
      </w:r>
      <w:r w:rsidRPr="00741766">
        <w:rPr>
          <w:color w:val="000096"/>
        </w:rPr>
        <w:t>&lt;gmd:name&gt;</w:t>
      </w:r>
      <w:r>
        <w:br/>
      </w:r>
      <w:r w:rsidRPr="009F1118">
        <w:rPr>
          <w:rStyle w:val="XMLcommetnChar"/>
        </w:rPr>
        <w:t>&lt;!-- The CI_OnlineResource/name element may duplicate the file name if the URL is a link to a file, but it is recommended to provide a user-friendly label for the file that could be presented in a user interface.  --&gt;</w:t>
      </w:r>
      <w:r>
        <w:br/>
        <w:t xml:space="preserve">                        </w:t>
      </w:r>
      <w:r w:rsidRPr="00741766">
        <w:rPr>
          <w:color w:val="000096"/>
        </w:rPr>
        <w:t>&lt;gco:CharacterString&gt;</w:t>
      </w:r>
      <w:r>
        <w:t>borehole_report.pdf</w:t>
      </w:r>
      <w:r w:rsidRPr="00741766">
        <w:rPr>
          <w:color w:val="000096"/>
        </w:rPr>
        <w:t>&lt;/gco:CharacterString&gt;</w:t>
      </w:r>
      <w:r>
        <w:br/>
        <w:t xml:space="preserve">                     </w:t>
      </w:r>
      <w:r w:rsidRPr="00741766">
        <w:rPr>
          <w:color w:val="000096"/>
        </w:rPr>
        <w:t>&lt;/gmd:name&gt;</w:t>
      </w:r>
      <w:r>
        <w:br/>
        <w:t xml:space="preserve">                     </w:t>
      </w:r>
      <w:r w:rsidRPr="00741766">
        <w:rPr>
          <w:color w:val="000096"/>
        </w:rPr>
        <w:t>&lt;gmd:description&gt;</w:t>
      </w:r>
      <w:r>
        <w:br/>
        <w:t xml:space="preserve">                        </w:t>
      </w:r>
      <w:r w:rsidRPr="00741766">
        <w:rPr>
          <w:color w:val="000096"/>
        </w:rPr>
        <w:t>&lt;gco:CharacterString&gt;</w:t>
      </w:r>
      <w:r>
        <w:t>Downloadable PDF document</w:t>
      </w:r>
      <w:r w:rsidRPr="00741766">
        <w:rPr>
          <w:color w:val="000096"/>
        </w:rPr>
        <w:t>&lt;/gco:CharacterString&gt;</w:t>
      </w:r>
      <w:r>
        <w:br/>
        <w:t xml:space="preserve">                     </w:t>
      </w:r>
      <w:r w:rsidRPr="00741766">
        <w:rPr>
          <w:color w:val="000096"/>
        </w:rPr>
        <w:t>&lt;/gmd:description&gt;</w:t>
      </w:r>
      <w:r>
        <w:br/>
      </w:r>
      <w:r w:rsidRPr="009F1118">
        <w:rPr>
          <w:rStyle w:val="XMLcommetnChar"/>
        </w:rPr>
        <w:lastRenderedPageBreak/>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r>
        <w:br/>
        <w:t xml:space="preserve">                     </w:t>
      </w:r>
      <w:r w:rsidRPr="00741766">
        <w:rPr>
          <w:color w:val="000096"/>
        </w:rPr>
        <w:t>&lt;gmd:function&gt;</w:t>
      </w:r>
      <w:r>
        <w:br/>
      </w:r>
      <w:r w:rsidRPr="009F1118">
        <w:rPr>
          <w:rStyle w:val="XMLcommetnChar"/>
        </w:rPr>
        <w:t>&lt;!-- CI_OnlineFunctionCode names: {download, information, offlineAccess, order, search}  --&gt;</w:t>
      </w:r>
      <w:r>
        <w:br/>
        <w:t xml:space="preserve">                        </w:t>
      </w:r>
      <w:r w:rsidRPr="00741766">
        <w:rPr>
          <w:color w:val="000096"/>
        </w:rPr>
        <w:t>&lt;gmd:CI_OnLineFunctionCode</w:t>
      </w:r>
      <w:r w:rsidRPr="00741766">
        <w:rPr>
          <w:color w:val="F5844C"/>
        </w:rPr>
        <w:t xml:space="preserve"> codeList</w:t>
      </w:r>
      <w:r>
        <w:rPr>
          <w:color w:val="FF8040"/>
        </w:rPr>
        <w:t>=</w:t>
      </w:r>
      <w:r>
        <w:rPr>
          <w:color w:val="993300"/>
        </w:rPr>
        <w:t>"http://www.isotc211.org/2005/resources/Codelist/gmxCodelists.xml#CI_OnLineFunctionCode"</w:t>
      </w:r>
      <w:r w:rsidRPr="00741766">
        <w:rPr>
          <w:color w:val="F5844C"/>
        </w:rPr>
        <w:t xml:space="preserve"> codeListValue</w:t>
      </w:r>
      <w:r>
        <w:rPr>
          <w:color w:val="FF8040"/>
        </w:rPr>
        <w:t>=</w:t>
      </w:r>
      <w:r>
        <w:rPr>
          <w:color w:val="993300"/>
        </w:rPr>
        <w:t>"download"</w:t>
      </w:r>
      <w:r w:rsidRPr="00741766">
        <w:rPr>
          <w:color w:val="000096"/>
        </w:rPr>
        <w:t>&gt;</w:t>
      </w:r>
      <w:r>
        <w:t>download</w:t>
      </w:r>
      <w:r w:rsidRPr="00741766">
        <w:rPr>
          <w:color w:val="000096"/>
        </w:rPr>
        <w:t>&lt;/gmd:CI_OnLineFunctionCode&gt;</w:t>
      </w:r>
      <w:r>
        <w:br/>
        <w:t xml:space="preserve">                     </w:t>
      </w:r>
      <w:r w:rsidRPr="00741766">
        <w:rPr>
          <w:color w:val="000096"/>
        </w:rPr>
        <w:t>&lt;/gmd:function&gt;</w:t>
      </w:r>
      <w:r>
        <w:br/>
        <w:t xml:space="preserve">                  </w:t>
      </w:r>
      <w:r w:rsidRPr="00741766">
        <w:rPr>
          <w:color w:val="000096"/>
        </w:rPr>
        <w:t>&lt;/gmd:CI_OnlineResource&gt;</w:t>
      </w:r>
      <w:r>
        <w:br/>
        <w:t xml:space="preserve">               </w:t>
      </w:r>
      <w:r w:rsidRPr="00741766">
        <w:rPr>
          <w:color w:val="000096"/>
        </w:rPr>
        <w:t>&lt;/gmd:onLine&gt;</w:t>
      </w:r>
      <w:r>
        <w:br/>
        <w:t xml:space="preserve">            </w:t>
      </w:r>
      <w:r w:rsidRPr="00741766">
        <w:rPr>
          <w:color w:val="000096"/>
        </w:rPr>
        <w:t>&lt;/gmd:MD_DigitalTransferOptions&gt;</w:t>
      </w:r>
      <w:r>
        <w:br/>
        <w:t xml:space="preserve">         </w:t>
      </w:r>
      <w:r w:rsidRPr="00741766">
        <w:rPr>
          <w:color w:val="000096"/>
        </w:rPr>
        <w:t>&lt;/gmd:transferOptions&gt;</w:t>
      </w:r>
      <w:r>
        <w:br/>
        <w:t xml:space="preserve">      </w:t>
      </w:r>
      <w:r w:rsidRPr="00741766">
        <w:rPr>
          <w:color w:val="000096"/>
        </w:rPr>
        <w:t>&lt;/gmd:MD_Distribution&gt;</w:t>
      </w:r>
      <w:r>
        <w:br/>
        <w:t xml:space="preserve">   </w:t>
      </w:r>
      <w:r w:rsidRPr="00741766">
        <w:rPr>
          <w:color w:val="000096"/>
        </w:rPr>
        <w:t>&lt;/gmd:distributionInfo&gt;</w:t>
      </w:r>
      <w:r>
        <w:br/>
        <w:t xml:space="preserve">   </w:t>
      </w:r>
      <w:r>
        <w:br/>
        <w:t xml:space="preserve">   </w:t>
      </w:r>
      <w:r w:rsidRPr="00741766">
        <w:rPr>
          <w:color w:val="000096"/>
        </w:rPr>
        <w:t>&lt;gmd:dataQualityInfo&gt;</w:t>
      </w:r>
      <w:r>
        <w:br/>
      </w:r>
      <w:r w:rsidRPr="009F1118">
        <w:rPr>
          <w:rStyle w:val="XMLcommetnChar"/>
        </w:rPr>
        <w:t xml:space="preserve">     &lt;!--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r>
        <w:br/>
        <w:t xml:space="preserve">      </w:t>
      </w:r>
      <w:r w:rsidRPr="00741766">
        <w:rPr>
          <w:color w:val="000096"/>
        </w:rPr>
        <w:t>&lt;gmd:DQ_DataQuality&gt;</w:t>
      </w:r>
      <w:r>
        <w:br/>
        <w:t xml:space="preserve">         </w:t>
      </w:r>
      <w:r w:rsidRPr="00741766">
        <w:rPr>
          <w:color w:val="000096"/>
        </w:rPr>
        <w:t>&lt;gmd:scope&gt;</w:t>
      </w:r>
      <w:r>
        <w:br/>
        <w:t xml:space="preserve">            </w:t>
      </w:r>
      <w:r w:rsidRPr="00741766">
        <w:rPr>
          <w:color w:val="000096"/>
        </w:rPr>
        <w:t>&lt;gmd:DQ_Scope&gt;</w:t>
      </w:r>
      <w:r>
        <w:br/>
        <w:t xml:space="preserve">               </w:t>
      </w:r>
      <w:r w:rsidRPr="00741766">
        <w:rPr>
          <w:color w:val="000096"/>
        </w:rPr>
        <w:t>&lt;gmd:level&gt;</w:t>
      </w:r>
      <w:r>
        <w:br/>
      </w:r>
      <w:r w:rsidR="009F1118">
        <w:rPr>
          <w:rStyle w:val="XMLcommetnChar"/>
        </w:rPr>
        <w:t xml:space="preserve">        </w:t>
      </w:r>
      <w:r w:rsidRPr="009F1118">
        <w:rPr>
          <w:rStyle w:val="XMLcommetnChar"/>
        </w:rPr>
        <w:t xml:space="preserve">  &lt;!-- MD_ScopeCode values for discovery metadata: {collectionHardware, collectionSession, dataset, series, dimensionGroup, fieldSession, software, service, model, tile} --&gt;</w:t>
      </w:r>
      <w:r>
        <w:br/>
        <w:t xml:space="preserve">                  </w:t>
      </w:r>
      <w:r w:rsidRPr="00741766">
        <w:rPr>
          <w:color w:val="000096"/>
        </w:rPr>
        <w:t>&lt;gmd:MD_ScopeCode</w:t>
      </w:r>
      <w:r w:rsidRPr="00741766">
        <w:rPr>
          <w:color w:val="F5844C"/>
        </w:rPr>
        <w:t xml:space="preserve"> codeList</w:t>
      </w:r>
      <w:r>
        <w:rPr>
          <w:color w:val="FF8040"/>
        </w:rPr>
        <w:t>=</w:t>
      </w:r>
      <w:r>
        <w:rPr>
          <w:color w:val="993300"/>
        </w:rPr>
        <w:t>"http://www.isotc211.org/2005/resources/Codelist/gmxCodelists.xml#MD_ScopeCode"</w:t>
      </w:r>
      <w:r w:rsidRPr="00741766">
        <w:rPr>
          <w:color w:val="F5844C"/>
        </w:rPr>
        <w:t xml:space="preserve"> codeListValue</w:t>
      </w:r>
      <w:r>
        <w:rPr>
          <w:color w:val="FF8040"/>
        </w:rPr>
        <w:t>=</w:t>
      </w:r>
      <w:r>
        <w:rPr>
          <w:color w:val="993300"/>
        </w:rPr>
        <w:t>"dataset"</w:t>
      </w:r>
      <w:r w:rsidRPr="00741766">
        <w:rPr>
          <w:color w:val="000096"/>
        </w:rPr>
        <w:t>&gt;</w:t>
      </w:r>
      <w:r>
        <w:t>dataset</w:t>
      </w:r>
      <w:r w:rsidRPr="00741766">
        <w:rPr>
          <w:color w:val="000096"/>
        </w:rPr>
        <w:t>&lt;/gmd:MD_ScopeCode&gt;</w:t>
      </w:r>
      <w:r>
        <w:br/>
        <w:t xml:space="preserve">               </w:t>
      </w:r>
      <w:r w:rsidRPr="00741766">
        <w:rPr>
          <w:color w:val="000096"/>
        </w:rPr>
        <w:t>&lt;/gmd:level&gt;</w:t>
      </w:r>
      <w:r>
        <w:br/>
        <w:t xml:space="preserve">  &lt;!-- (C-C) Data quality scope level description - Not used by USGIN --&gt;</w:t>
      </w:r>
      <w:r>
        <w:br/>
        <w:t xml:space="preserve">            </w:t>
      </w:r>
      <w:r w:rsidRPr="00741766">
        <w:rPr>
          <w:color w:val="000096"/>
        </w:rPr>
        <w:t>&lt;/gmd:DQ_Scope&gt;</w:t>
      </w:r>
      <w:r>
        <w:br/>
        <w:t xml:space="preserve">          </w:t>
      </w:r>
      <w:r w:rsidRPr="00741766">
        <w:rPr>
          <w:color w:val="000096"/>
        </w:rPr>
        <w:t>&lt;/gmd:scope&gt;</w:t>
      </w:r>
      <w:r>
        <w:br/>
        <w:t xml:space="preserve">         </w:t>
      </w:r>
      <w:r w:rsidRPr="00741766">
        <w:rPr>
          <w:color w:val="000096"/>
        </w:rPr>
        <w:t>&lt;report&gt;</w:t>
      </w:r>
      <w:r>
        <w:br/>
      </w:r>
      <w:r w:rsidRPr="009F1118">
        <w:rPr>
          <w:rStyle w:val="XMLcommetnChar"/>
        </w:rP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r>
        <w:br/>
        <w:t xml:space="preserve">            </w:t>
      </w:r>
      <w:r w:rsidRPr="00741766">
        <w:rPr>
          <w:color w:val="000096"/>
        </w:rPr>
        <w:t>&lt;DQ_DomainConsistency&gt;</w:t>
      </w:r>
      <w:r>
        <w:br/>
        <w:t xml:space="preserve">               </w:t>
      </w:r>
      <w:r w:rsidRPr="00741766">
        <w:rPr>
          <w:color w:val="000096"/>
        </w:rPr>
        <w:t>&lt;result&gt;</w:t>
      </w:r>
      <w:r>
        <w:br/>
        <w:t xml:space="preserve">                  </w:t>
      </w:r>
      <w:r w:rsidRPr="00741766">
        <w:rPr>
          <w:color w:val="000096"/>
        </w:rPr>
        <w:t>&lt;DQ_ConformanceResult&gt;</w:t>
      </w:r>
      <w:r>
        <w:br/>
        <w:t xml:space="preserve">                     </w:t>
      </w:r>
      <w:r w:rsidRPr="00741766">
        <w:rPr>
          <w:color w:val="000096"/>
        </w:rPr>
        <w:t>&lt;specification</w:t>
      </w:r>
      <w:r w:rsidRPr="00741766">
        <w:rPr>
          <w:color w:val="F5844C"/>
        </w:rPr>
        <w:t xml:space="preserve"> </w:t>
      </w:r>
      <w:r w:rsidRPr="00741766">
        <w:rPr>
          <w:rStyle w:val="XMLattributeChar0"/>
          <w:rPrChange w:id="185" w:author="Stephen Richard" w:date="2013-06-13T16:07:00Z">
            <w:rPr>
              <w:color w:val="F5844C"/>
            </w:rPr>
          </w:rPrChange>
        </w:rPr>
        <w:t>gco</w:t>
      </w:r>
      <w:proofErr w:type="gramStart"/>
      <w:r w:rsidRPr="00741766">
        <w:rPr>
          <w:rStyle w:val="XMLattributeChar0"/>
          <w:rPrChange w:id="186" w:author="Stephen Richard" w:date="2013-06-13T16:07:00Z">
            <w:rPr>
              <w:color w:val="F5844C"/>
            </w:rPr>
          </w:rPrChange>
        </w:rPr>
        <w:t>:nilReason</w:t>
      </w:r>
      <w:proofErr w:type="gramEnd"/>
      <w:r w:rsidRPr="00741766">
        <w:rPr>
          <w:rStyle w:val="XMLattributeChar0"/>
          <w:rPrChange w:id="187" w:author="Stephen Richard" w:date="2013-06-13T16:07:00Z">
            <w:rPr>
              <w:color w:val="FF8040"/>
            </w:rPr>
          </w:rPrChange>
        </w:rPr>
        <w:t>=</w:t>
      </w:r>
      <w:r w:rsidRPr="00741766">
        <w:rPr>
          <w:rStyle w:val="XMLattributeValueChar"/>
          <w:rPrChange w:id="188" w:author="Stephen Richard" w:date="2013-06-13T16:07:00Z">
            <w:rPr>
              <w:color w:val="993300"/>
            </w:rPr>
          </w:rPrChange>
        </w:rPr>
        <w:t>"notApplicable"</w:t>
      </w:r>
      <w:r w:rsidRPr="00741766">
        <w:rPr>
          <w:color w:val="000096"/>
        </w:rPr>
        <w:t>/&gt;</w:t>
      </w:r>
      <w:r>
        <w:br/>
        <w:t xml:space="preserve">                     </w:t>
      </w:r>
      <w:r w:rsidRPr="00741766">
        <w:rPr>
          <w:color w:val="000096"/>
        </w:rPr>
        <w:t>&lt;explanation&gt;</w:t>
      </w:r>
      <w:r>
        <w:br/>
        <w:t xml:space="preserve">                        </w:t>
      </w:r>
      <w:r w:rsidRPr="00741766">
        <w:rPr>
          <w:color w:val="000096"/>
        </w:rPr>
        <w:t>&lt;gco:CharacterString&gt;</w:t>
      </w:r>
      <w:r>
        <w:t xml:space="preserve">Quality Statement: Original paper quality was poor quality, parts of scan are difficult to read. Scan resolution is 300 dpi. </w:t>
      </w:r>
      <w:r w:rsidRPr="00741766">
        <w:rPr>
          <w:color w:val="000096"/>
        </w:rPr>
        <w:t>&lt;/gco</w:t>
      </w:r>
      <w:proofErr w:type="gramStart"/>
      <w:r w:rsidRPr="00741766">
        <w:rPr>
          <w:color w:val="000096"/>
        </w:rPr>
        <w:t>:CharacterString</w:t>
      </w:r>
      <w:proofErr w:type="gramEnd"/>
      <w:r w:rsidRPr="00741766">
        <w:rPr>
          <w:color w:val="000096"/>
        </w:rPr>
        <w:t>&gt;</w:t>
      </w:r>
      <w:r>
        <w:br/>
        <w:t xml:space="preserve">                     </w:t>
      </w:r>
      <w:r w:rsidRPr="00741766">
        <w:rPr>
          <w:color w:val="000096"/>
        </w:rPr>
        <w:t>&lt;/explanation&gt;</w:t>
      </w:r>
      <w:r>
        <w:br/>
        <w:t xml:space="preserve">                     </w:t>
      </w:r>
      <w:r w:rsidRPr="00741766">
        <w:rPr>
          <w:color w:val="000096"/>
        </w:rPr>
        <w:t>&lt;pass</w:t>
      </w:r>
      <w:r w:rsidRPr="00741766">
        <w:rPr>
          <w:color w:val="F5844C"/>
        </w:rPr>
        <w:t xml:space="preserve"> gco:nil</w:t>
      </w:r>
      <w:r w:rsidRPr="00741766">
        <w:rPr>
          <w:color w:val="F5844C"/>
          <w:rPrChange w:id="189" w:author="Stephen Richard" w:date="2013-06-13T16:07:00Z">
            <w:rPr>
              <w:color w:val="F5844C"/>
            </w:rPr>
          </w:rPrChange>
        </w:rPr>
        <w:t>Re</w:t>
      </w:r>
      <w:r w:rsidRPr="00741766">
        <w:rPr>
          <w:color w:val="F5844C"/>
        </w:rPr>
        <w:t>ason</w:t>
      </w:r>
      <w:r>
        <w:rPr>
          <w:color w:val="FF8040"/>
        </w:rPr>
        <w:t>=</w:t>
      </w:r>
      <w:r>
        <w:rPr>
          <w:color w:val="993300"/>
        </w:rPr>
        <w:t>"inapplicable"</w:t>
      </w:r>
      <w:r w:rsidRPr="00741766">
        <w:rPr>
          <w:color w:val="000096"/>
        </w:rPr>
        <w:t>/&gt;</w:t>
      </w:r>
      <w:r>
        <w:br/>
        <w:t xml:space="preserve">                  </w:t>
      </w:r>
      <w:r w:rsidRPr="00741766">
        <w:rPr>
          <w:color w:val="000096"/>
        </w:rPr>
        <w:t>&lt;/DQ_ConformanceResult&gt;</w:t>
      </w:r>
      <w:r>
        <w:br/>
        <w:t xml:space="preserve">               </w:t>
      </w:r>
      <w:r w:rsidRPr="00741766">
        <w:rPr>
          <w:color w:val="000096"/>
        </w:rPr>
        <w:t>&lt;/result&gt;</w:t>
      </w:r>
      <w:r>
        <w:br/>
        <w:t xml:space="preserve">            </w:t>
      </w:r>
      <w:r w:rsidRPr="00741766">
        <w:rPr>
          <w:color w:val="000096"/>
        </w:rPr>
        <w:t>&lt;/DQ_DomainConsistency&gt;</w:t>
      </w:r>
      <w:r>
        <w:br/>
        <w:t xml:space="preserve">         </w:t>
      </w:r>
      <w:r w:rsidRPr="00741766">
        <w:rPr>
          <w:color w:val="000096"/>
        </w:rPr>
        <w:t>&lt;/report&gt;</w:t>
      </w:r>
      <w:r>
        <w:br/>
        <w:t xml:space="preserve">         </w:t>
      </w:r>
      <w:r>
        <w:br/>
      </w:r>
      <w:r w:rsidRPr="009F1118">
        <w:rPr>
          <w:rStyle w:val="XMLcommetnChar"/>
        </w:rPr>
        <w:t xml:space="preserve">&lt;!-- (C-C) Resource lineage -  count(lineage/LI_Lineage/source + lineage/LI_Lineage/sourceStep + lineage/LI_Lineage/statement ) &gt;0  for spatial dataset and spatial dataset series. Not applicable to services. --&gt;  </w:t>
      </w:r>
      <w:r>
        <w:t xml:space="preserve">       </w:t>
      </w:r>
    </w:p>
    <w:p w:rsidR="00E2562C" w:rsidRDefault="009F1118" w:rsidP="00741766">
      <w:pPr>
        <w:pStyle w:val="XMLattribute0"/>
      </w:pPr>
      <w:r>
        <w:tab/>
      </w:r>
      <w:r>
        <w:tab/>
      </w:r>
      <w:r>
        <w:tab/>
      </w:r>
      <w:r>
        <w:tab/>
      </w:r>
      <w:r>
        <w:tab/>
      </w:r>
      <w:r w:rsidR="00190181" w:rsidRPr="00741766">
        <w:rPr>
          <w:color w:val="000096"/>
        </w:rPr>
        <w:t>&lt;gmd:lineage&gt;</w:t>
      </w:r>
      <w:r w:rsidR="00190181">
        <w:br/>
        <w:t xml:space="preserve">            </w:t>
      </w:r>
      <w:r w:rsidR="00190181" w:rsidRPr="00741766">
        <w:rPr>
          <w:color w:val="000096"/>
        </w:rPr>
        <w:t>&lt;gmd:LI_Lineage&gt;</w:t>
      </w:r>
      <w:r w:rsidR="00190181">
        <w:br/>
      </w:r>
      <w:r w:rsidR="00190181" w:rsidRPr="009F1118">
        <w:rPr>
          <w:rStyle w:val="XMLcommetnChar"/>
        </w:rPr>
        <w:t>&lt;!-- (C-C) Data quality lineage statement - General explanation of the data producer’s knowledge of the dataset lineage. This is probably the most useful thing to supply. --&gt;</w:t>
      </w:r>
      <w:r w:rsidR="00190181">
        <w:br/>
        <w:t xml:space="preserve">               </w:t>
      </w:r>
      <w:r w:rsidR="00190181" w:rsidRPr="00741766">
        <w:rPr>
          <w:color w:val="000096"/>
        </w:rPr>
        <w:t>&lt;gmd:statement&gt;</w:t>
      </w:r>
      <w:r w:rsidR="00190181">
        <w:br/>
        <w:t xml:space="preserve">                  </w:t>
      </w:r>
      <w:r w:rsidR="00190181" w:rsidRPr="00741766">
        <w:rPr>
          <w:color w:val="000096"/>
        </w:rPr>
        <w:t>&lt;gco:CharacterString&gt;</w:t>
      </w:r>
      <w:r w:rsidR="00190181">
        <w:br/>
        <w:t xml:space="preserve">                     This dataset is maintained by the Arizona Geological Survey. Paper logs were obtained from the permitee and are on file at the Arizona Geological Survey. Logs were scanned in 2005 by S. J. Rauzi. Digital files are archived at the Arizona Geological Survey. </w:t>
      </w:r>
      <w:r w:rsidR="00190181">
        <w:br/>
        <w:t xml:space="preserve">                  </w:t>
      </w:r>
      <w:r w:rsidR="00190181" w:rsidRPr="00741766">
        <w:rPr>
          <w:color w:val="000096"/>
        </w:rPr>
        <w:t>&lt;/gco:CharacterString&gt;</w:t>
      </w:r>
      <w:r w:rsidR="00190181">
        <w:br/>
        <w:t xml:space="preserve">               </w:t>
      </w:r>
      <w:r w:rsidR="00190181" w:rsidRPr="00741766">
        <w:rPr>
          <w:color w:val="000096"/>
        </w:rPr>
        <w:t>&lt;/gmd:statement&gt;</w:t>
      </w:r>
      <w:r w:rsidR="00190181">
        <w:br/>
        <w:t xml:space="preserve">               </w:t>
      </w:r>
      <w:r w:rsidR="00190181">
        <w:br/>
      </w:r>
      <w:r w:rsidR="00190181" w:rsidRPr="009F1118">
        <w:rPr>
          <w:rStyle w:val="XMLcommetnChar"/>
        </w:rPr>
        <w:lastRenderedPageBreak/>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r w:rsidR="00190181">
        <w:br/>
        <w:t xml:space="preserve">               </w:t>
      </w:r>
      <w:r w:rsidR="00190181" w:rsidRPr="00741766">
        <w:rPr>
          <w:color w:val="000096"/>
        </w:rPr>
        <w:t>&lt;gmd:processStep&gt;</w:t>
      </w:r>
      <w:r w:rsidR="00190181">
        <w:br/>
        <w:t xml:space="preserve">                  </w:t>
      </w:r>
      <w:r w:rsidR="00190181" w:rsidRPr="00741766">
        <w:rPr>
          <w:color w:val="000096"/>
        </w:rPr>
        <w:t>&lt;gmd:LI_ProcessStep&gt;</w:t>
      </w:r>
      <w:r w:rsidR="00190181">
        <w:br/>
        <w:t xml:space="preserve">                     </w:t>
      </w:r>
      <w:r w:rsidR="00190181" w:rsidRPr="00741766">
        <w:rPr>
          <w:color w:val="000096"/>
        </w:rPr>
        <w:t>&lt;gmd:description&gt;</w:t>
      </w:r>
      <w:r w:rsidR="00190181">
        <w:br/>
        <w:t xml:space="preserve">                        </w:t>
      </w:r>
      <w:r w:rsidR="00190181" w:rsidRPr="00741766">
        <w:rPr>
          <w:color w:val="000096"/>
        </w:rPr>
        <w:t>&lt;gco:CharacterString&gt;</w:t>
      </w:r>
      <w:r w:rsidR="00190181">
        <w:t xml:space="preserve">A detailed description of the scanning process could be included here. </w:t>
      </w:r>
      <w:r w:rsidR="00190181" w:rsidRPr="00741766">
        <w:rPr>
          <w:color w:val="000096"/>
        </w:rPr>
        <w:t>&lt;/gco:CharacterString&gt;</w:t>
      </w:r>
      <w:r w:rsidR="00190181">
        <w:br/>
        <w:t xml:space="preserve">                     </w:t>
      </w:r>
      <w:r w:rsidR="00190181" w:rsidRPr="00741766">
        <w:rPr>
          <w:color w:val="000096"/>
        </w:rPr>
        <w:t>&lt;/gmd:description&gt;</w:t>
      </w:r>
      <w:r w:rsidR="00190181">
        <w:br/>
        <w:t xml:space="preserve">                  </w:t>
      </w:r>
      <w:r w:rsidR="00190181" w:rsidRPr="00741766">
        <w:rPr>
          <w:color w:val="000096"/>
        </w:rPr>
        <w:t>&lt;/gmd:LI_ProcessStep&gt;</w:t>
      </w:r>
      <w:r w:rsidR="00190181">
        <w:br/>
        <w:t xml:space="preserve">               </w:t>
      </w:r>
      <w:r w:rsidR="00190181" w:rsidRPr="00741766">
        <w:rPr>
          <w:color w:val="000096"/>
        </w:rPr>
        <w:t>&lt;/gmd:processStep&gt;</w:t>
      </w:r>
      <w:r w:rsidR="00190181">
        <w:br/>
        <w:t xml:space="preserve">               </w:t>
      </w:r>
      <w:r w:rsidR="00190181">
        <w:br/>
        <w:t xml:space="preserve">          </w:t>
      </w:r>
      <w:r w:rsidR="00190181" w:rsidRPr="009F1118">
        <w:rPr>
          <w:rStyle w:val="XMLcommetnChar"/>
        </w:rPr>
        <w:t xml:space="preserve">     &lt;!-- (C-C) Data quality lineage source - not applicable in this example  --&gt;</w:t>
      </w:r>
      <w:r w:rsidR="00190181">
        <w:br/>
        <w:t xml:space="preserve">               </w:t>
      </w:r>
      <w:r w:rsidR="00190181" w:rsidRPr="00741766">
        <w:rPr>
          <w:color w:val="000096"/>
        </w:rPr>
        <w:t>&lt;gmd:source/&gt;</w:t>
      </w:r>
      <w:r w:rsidR="00190181">
        <w:br/>
        <w:t xml:space="preserve">            </w:t>
      </w:r>
      <w:r w:rsidR="00190181" w:rsidRPr="00741766">
        <w:rPr>
          <w:color w:val="000096"/>
        </w:rPr>
        <w:t>&lt;/gmd:LI_Lineage&gt;</w:t>
      </w:r>
      <w:r w:rsidR="00190181">
        <w:br/>
        <w:t xml:space="preserve">         </w:t>
      </w:r>
      <w:r w:rsidR="00190181" w:rsidRPr="00741766">
        <w:rPr>
          <w:color w:val="000096"/>
        </w:rPr>
        <w:t>&lt;/gmd:lineage&gt;</w:t>
      </w:r>
      <w:r w:rsidR="00190181">
        <w:br/>
        <w:t xml:space="preserve">      </w:t>
      </w:r>
      <w:r w:rsidR="00190181" w:rsidRPr="00741766">
        <w:rPr>
          <w:color w:val="000096"/>
        </w:rPr>
        <w:t>&lt;/gmd:DQ_DataQuality&gt;</w:t>
      </w:r>
      <w:r w:rsidR="00190181">
        <w:br/>
        <w:t xml:space="preserve">   </w:t>
      </w:r>
      <w:r w:rsidR="00190181" w:rsidRPr="00741766">
        <w:rPr>
          <w:color w:val="000096"/>
        </w:rPr>
        <w:t>&lt;/gmd:dataQualityInfo&gt;</w:t>
      </w:r>
      <w:r w:rsidR="00190181">
        <w:br/>
        <w:t xml:space="preserve">   </w:t>
      </w:r>
      <w:r w:rsidR="00190181">
        <w:br/>
      </w:r>
      <w:r w:rsidR="00190181" w:rsidRPr="009F1118">
        <w:rPr>
          <w:rStyle w:val="XMLcommetnChar"/>
        </w:rPr>
        <w:t>&lt;!-- (O-O) Metadata constraint information - This element specifies use constraints for access to the metadata record.  --&gt;</w:t>
      </w:r>
      <w:r w:rsidR="00190181">
        <w:br/>
        <w:t xml:space="preserve">   </w:t>
      </w:r>
      <w:r w:rsidR="00190181" w:rsidRPr="00741766">
        <w:rPr>
          <w:color w:val="000096"/>
        </w:rPr>
        <w:t>&lt;gmd:metadataConstraints&gt;</w:t>
      </w:r>
      <w:r w:rsidR="00190181">
        <w:br/>
        <w:t xml:space="preserve">      &lt;!-- Constraints --&gt;</w:t>
      </w:r>
      <w:r w:rsidR="00190181">
        <w:br/>
        <w:t xml:space="preserve">      </w:t>
      </w:r>
      <w:r w:rsidR="00190181" w:rsidRPr="00741766">
        <w:rPr>
          <w:color w:val="000096"/>
        </w:rPr>
        <w:t>&lt;gmd:MD_Constraints&gt;</w:t>
      </w:r>
      <w:r w:rsidR="00190181">
        <w:br/>
      </w:r>
      <w:r w:rsidR="00190181" w:rsidRPr="009F1118">
        <w:rPr>
          <w:rStyle w:val="XMLcommetnChar"/>
        </w:rPr>
        <w:t>&lt;!-- metadataConstraints/MD_Constraints/useLimitation is mandatory when MD_Constraints is used to specify metadataConstraints.  --&gt;</w:t>
      </w:r>
      <w:r w:rsidR="00190181">
        <w:br/>
        <w:t xml:space="preserve">         </w:t>
      </w:r>
      <w:r w:rsidR="00190181" w:rsidRPr="00741766">
        <w:rPr>
          <w:color w:val="000096"/>
        </w:rPr>
        <w:t>&lt;gmd:useLimitation&gt;</w:t>
      </w:r>
      <w:r w:rsidR="00190181">
        <w:br/>
        <w:t xml:space="preserve">            </w:t>
      </w:r>
      <w:r w:rsidR="00190181" w:rsidRPr="00741766">
        <w:rPr>
          <w:color w:val="000096"/>
        </w:rPr>
        <w:t>&lt;gco:CharacterString&gt;</w:t>
      </w:r>
      <w:r w:rsidR="00190181">
        <w:t>fair use</w:t>
      </w:r>
      <w:r w:rsidR="00190181" w:rsidRPr="00741766">
        <w:rPr>
          <w:color w:val="000096"/>
        </w:rPr>
        <w:t>&lt;/gco:CharacterString&gt;</w:t>
      </w:r>
      <w:r w:rsidR="00190181">
        <w:br/>
        <w:t xml:space="preserve">         </w:t>
      </w:r>
      <w:r w:rsidR="00190181" w:rsidRPr="00741766">
        <w:rPr>
          <w:color w:val="000096"/>
        </w:rPr>
        <w:t>&lt;/gmd:useLimitation&gt;</w:t>
      </w:r>
      <w:r w:rsidR="00190181">
        <w:br/>
        <w:t xml:space="preserve">      </w:t>
      </w:r>
      <w:r w:rsidR="00190181" w:rsidRPr="00741766">
        <w:rPr>
          <w:color w:val="000096"/>
        </w:rPr>
        <w:t>&lt;/gmd:MD_Constraints&gt;</w:t>
      </w:r>
      <w:r w:rsidR="00190181">
        <w:br/>
        <w:t xml:space="preserve">   </w:t>
      </w:r>
      <w:r w:rsidR="00190181" w:rsidRPr="00741766">
        <w:rPr>
          <w:color w:val="000096"/>
        </w:rPr>
        <w:t>&lt;/gmd:metadataConstraints&gt;</w:t>
      </w:r>
      <w:r w:rsidR="00190181">
        <w:br/>
      </w:r>
      <w:r w:rsidR="00190181" w:rsidRPr="009F1118">
        <w:rPr>
          <w:rStyle w:val="XMLcommetnChar"/>
        </w:rPr>
        <w:t xml:space="preserve">   </w:t>
      </w:r>
      <w:r w:rsidR="00190181" w:rsidRPr="009F1118">
        <w:rPr>
          <w:rStyle w:val="XMLcommetnChar"/>
        </w:rPr>
        <w:br/>
        <w:t xml:space="preserve">   &lt;!-- Legal constraint --&gt; </w:t>
      </w:r>
      <w:r w:rsidR="00190181">
        <w:t xml:space="preserve">  </w:t>
      </w:r>
      <w:r w:rsidR="00190181">
        <w:br/>
        <w:t xml:space="preserve">   </w:t>
      </w:r>
      <w:r w:rsidR="00190181" w:rsidRPr="00741766">
        <w:rPr>
          <w:color w:val="000096"/>
        </w:rPr>
        <w:t>&lt;gmd:metadataConstraints&gt;</w:t>
      </w:r>
      <w:r w:rsidR="00190181">
        <w:br/>
        <w:t xml:space="preserve">      </w:t>
      </w:r>
      <w:r w:rsidR="00190181" w:rsidRPr="00741766">
        <w:rPr>
          <w:color w:val="000096"/>
        </w:rPr>
        <w:t>&lt;gmd:MD_LegalConstraints&gt;</w:t>
      </w:r>
      <w:r w:rsidR="00190181">
        <w:br/>
      </w:r>
      <w:r w:rsidR="00190181" w:rsidRPr="009F1118">
        <w:rPr>
          <w:rStyle w:val="XMLcommetnChar"/>
        </w:rPr>
        <w:t>&lt;!-- When one of the subtypes MD_LegalConstraints or MD_SecurityConstraints is used, useLimitation is optional. --&gt;</w:t>
      </w:r>
      <w:r w:rsidR="00190181">
        <w:br/>
        <w:t xml:space="preserve">         </w:t>
      </w:r>
      <w:r w:rsidR="00190181" w:rsidRPr="00741766">
        <w:rPr>
          <w:color w:val="000096"/>
        </w:rPr>
        <w:t>&lt;gmd:useLimitation&gt;</w:t>
      </w:r>
      <w:r w:rsidR="00190181">
        <w:br/>
        <w:t xml:space="preserve">            </w:t>
      </w:r>
      <w:r w:rsidR="00190181" w:rsidRPr="00741766">
        <w:rPr>
          <w:color w:val="000096"/>
        </w:rPr>
        <w:t>&lt;gco:CharacterString&gt;</w:t>
      </w:r>
      <w:r w:rsidR="00190181">
        <w:t>one</w:t>
      </w:r>
      <w:r w:rsidR="00190181" w:rsidRPr="00741766">
        <w:rPr>
          <w:color w:val="000096"/>
        </w:rPr>
        <w:t>&lt;/gco:CharacterString&gt;</w:t>
      </w:r>
      <w:r w:rsidR="00190181">
        <w:br/>
        <w:t xml:space="preserve">         </w:t>
      </w:r>
      <w:r w:rsidR="00190181" w:rsidRPr="00741766">
        <w:rPr>
          <w:color w:val="000096"/>
        </w:rPr>
        <w:t>&lt;/gmd:useLimitation&gt;</w:t>
      </w:r>
      <w:r w:rsidR="00190181">
        <w:br/>
        <w:t xml:space="preserve">         </w:t>
      </w:r>
      <w:r w:rsidR="00190181" w:rsidRPr="00741766">
        <w:rPr>
          <w:color w:val="000096"/>
        </w:rPr>
        <w:t>&lt;gmd:accessConstraints&gt;</w:t>
      </w:r>
      <w:r w:rsidR="00190181">
        <w:br/>
      </w:r>
      <w:r w:rsidR="00190181" w:rsidRPr="009F1118">
        <w:rPr>
          <w:rStyle w:val="XMLcommetnChar"/>
        </w:rPr>
        <w:t>&lt;!-- MD_RestrictionCode names: {copyright, patent, patentPending, trademark, license, intellectualPropertyRights, restricted, otherRestrictions} - NAP expands with {licenseUnrestricted, licenseEndUser, licenseDistributor, privacy, statutory, confidential, sensitivity}. --&gt;</w:t>
      </w:r>
      <w:r w:rsidR="00190181">
        <w:br/>
        <w:t xml:space="preserve">             </w:t>
      </w:r>
      <w:r w:rsidR="00190181" w:rsidRPr="00741766">
        <w:rPr>
          <w:color w:val="000096"/>
        </w:rPr>
        <w:t>&lt;gmd:MD_RestrictionCode</w:t>
      </w:r>
      <w:r w:rsidR="00190181" w:rsidRPr="00741766">
        <w:rPr>
          <w:color w:val="F5844C"/>
        </w:rPr>
        <w:t xml:space="preserve"> codeList</w:t>
      </w:r>
      <w:r w:rsidR="00190181">
        <w:rPr>
          <w:color w:val="FF8040"/>
        </w:rPr>
        <w:t>=</w:t>
      </w:r>
      <w:r w:rsidR="00190181">
        <w:rPr>
          <w:color w:val="993300"/>
        </w:rPr>
        <w:t>"http://www.isotc211.org/2005/resources/Codelist/gmxCodelists.xml#MD_RestrictionCode"</w:t>
      </w:r>
      <w:r w:rsidR="00190181" w:rsidRPr="00741766">
        <w:rPr>
          <w:color w:val="F5844C"/>
        </w:rPr>
        <w:t xml:space="preserve"> codeListValue</w:t>
      </w:r>
      <w:r w:rsidR="00190181">
        <w:rPr>
          <w:color w:val="FF8040"/>
        </w:rPr>
        <w:t>=</w:t>
      </w:r>
      <w:r w:rsidR="00190181">
        <w:rPr>
          <w:color w:val="993300"/>
        </w:rPr>
        <w:t>"otherRestrictions"</w:t>
      </w:r>
      <w:r w:rsidR="00190181" w:rsidRPr="00741766">
        <w:rPr>
          <w:color w:val="000096"/>
        </w:rPr>
        <w:t>&gt;</w:t>
      </w:r>
      <w:r w:rsidR="00190181">
        <w:t>other restrictions</w:t>
      </w:r>
      <w:r w:rsidR="00190181" w:rsidRPr="00741766">
        <w:rPr>
          <w:color w:val="000096"/>
        </w:rPr>
        <w:t>&lt;/gmd:MD_RestrictionCode&gt;</w:t>
      </w:r>
      <w:r w:rsidR="00190181">
        <w:br/>
        <w:t xml:space="preserve">         </w:t>
      </w:r>
      <w:r w:rsidR="00190181" w:rsidRPr="00741766">
        <w:rPr>
          <w:color w:val="000096"/>
        </w:rPr>
        <w:t>&lt;/gmd:accessConstraints&gt;</w:t>
      </w:r>
      <w:r w:rsidR="00190181">
        <w:br/>
      </w:r>
      <w:r w:rsidR="00190181">
        <w:br/>
        <w:t xml:space="preserve">         </w:t>
      </w:r>
      <w:r w:rsidR="00190181" w:rsidRPr="00741766">
        <w:rPr>
          <w:color w:val="000096"/>
        </w:rPr>
        <w:t>&lt;gmd:useConstraints&gt;</w:t>
      </w:r>
      <w:r w:rsidR="00190181">
        <w:br/>
      </w:r>
      <w:r w:rsidR="00190181" w:rsidRPr="009F1118">
        <w:rPr>
          <w:rStyle w:val="XMLcommetnChar"/>
        </w:rPr>
        <w:t xml:space="preserve">            &lt;!-- MD_RestrictionCode names: {copyright, patent, patentPending, trademark, license, intellectualPropertyRights, restricted, otherRestrictions} --&gt;</w:t>
      </w:r>
      <w:r w:rsidR="00190181">
        <w:br/>
        <w:t xml:space="preserve">            </w:t>
      </w:r>
      <w:r w:rsidR="00190181" w:rsidRPr="00741766">
        <w:rPr>
          <w:color w:val="000096"/>
        </w:rPr>
        <w:t>&lt;gmd:MD_RestrictionCode</w:t>
      </w:r>
      <w:r w:rsidR="00190181" w:rsidRPr="00741766">
        <w:rPr>
          <w:color w:val="F5844C"/>
        </w:rPr>
        <w:t xml:space="preserve"> codeList</w:t>
      </w:r>
      <w:r w:rsidR="00190181">
        <w:rPr>
          <w:color w:val="FF8040"/>
        </w:rPr>
        <w:t>=</w:t>
      </w:r>
      <w:r w:rsidR="00190181">
        <w:rPr>
          <w:color w:val="993300"/>
        </w:rPr>
        <w:t>"http://www.isotc211.org/2005/resources/Codelist/gmxCodelists.xml#MD_RestrictionCode"</w:t>
      </w:r>
      <w:r w:rsidR="00190181" w:rsidRPr="00741766">
        <w:rPr>
          <w:color w:val="F5844C"/>
        </w:rPr>
        <w:t xml:space="preserve"> codeListValue</w:t>
      </w:r>
      <w:r w:rsidR="00190181">
        <w:rPr>
          <w:color w:val="FF8040"/>
        </w:rPr>
        <w:t>=</w:t>
      </w:r>
      <w:r w:rsidR="00190181">
        <w:rPr>
          <w:color w:val="993300"/>
        </w:rPr>
        <w:t>"otherRestrictions"</w:t>
      </w:r>
      <w:r w:rsidR="00190181" w:rsidRPr="00741766">
        <w:rPr>
          <w:color w:val="000096"/>
        </w:rPr>
        <w:t>&gt;</w:t>
      </w:r>
      <w:r w:rsidR="00190181">
        <w:t>other restrictions</w:t>
      </w:r>
      <w:r w:rsidR="00190181" w:rsidRPr="00741766">
        <w:rPr>
          <w:color w:val="000096"/>
        </w:rPr>
        <w:t>&lt;/gmd:MD_RestrictionCode&gt;</w:t>
      </w:r>
      <w:r w:rsidR="00190181">
        <w:br/>
        <w:t xml:space="preserve">         </w:t>
      </w:r>
      <w:r w:rsidR="00190181" w:rsidRPr="00741766">
        <w:rPr>
          <w:color w:val="000096"/>
        </w:rPr>
        <w:t>&lt;/gmd:useConstraints&gt;</w:t>
      </w:r>
      <w:r w:rsidR="00190181">
        <w:br/>
      </w:r>
      <w:r w:rsidR="00190181" w:rsidRPr="009F1118">
        <w:rPr>
          <w:rStyle w:val="XMLcommetnChar"/>
        </w:rPr>
        <w:t xml:space="preserve">         </w:t>
      </w:r>
      <w:r w:rsidR="00190181" w:rsidRPr="009F1118">
        <w:rPr>
          <w:rStyle w:val="XMLcommetnChar"/>
        </w:rPr>
        <w:br/>
        <w:t xml:space="preserve">         &lt;!-- (C-C) otherConstraints is a free text element required by NAP if accessConstraints or useConstraints is set to "otherRestrictions." --&gt;</w:t>
      </w:r>
      <w:r w:rsidR="00190181">
        <w:br/>
        <w:t xml:space="preserve">         </w:t>
      </w:r>
      <w:r w:rsidR="00190181" w:rsidRPr="00741766">
        <w:rPr>
          <w:color w:val="000096"/>
        </w:rPr>
        <w:t>&lt;gmd:otherConstraints&gt;</w:t>
      </w:r>
      <w:r w:rsidR="00190181">
        <w:br/>
        <w:t xml:space="preserve">            </w:t>
      </w:r>
      <w:r w:rsidR="00190181" w:rsidRPr="00741766">
        <w:rPr>
          <w:color w:val="000096"/>
        </w:rPr>
        <w:t>&lt;gco:CharacterString&gt;</w:t>
      </w:r>
      <w:r w:rsidR="00190181">
        <w:br/>
        <w:t xml:space="preserve">               Data only to be used for the purposes for which they were collected.</w:t>
      </w:r>
      <w:r w:rsidR="00190181">
        <w:br/>
        <w:t xml:space="preserve">            </w:t>
      </w:r>
      <w:r w:rsidR="00190181" w:rsidRPr="00741766">
        <w:rPr>
          <w:color w:val="000096"/>
        </w:rPr>
        <w:t>&lt;/gco:CharacterString&gt;</w:t>
      </w:r>
      <w:r w:rsidR="00190181">
        <w:br/>
        <w:t xml:space="preserve">         </w:t>
      </w:r>
      <w:r w:rsidR="00190181" w:rsidRPr="00741766">
        <w:rPr>
          <w:color w:val="000096"/>
        </w:rPr>
        <w:t>&lt;/gmd:otherConstraints&gt;</w:t>
      </w:r>
      <w:r w:rsidR="00190181">
        <w:br/>
        <w:t xml:space="preserve">      </w:t>
      </w:r>
      <w:r w:rsidR="00190181" w:rsidRPr="00741766">
        <w:rPr>
          <w:color w:val="000096"/>
        </w:rPr>
        <w:t>&lt;/gmd:MD_LegalConstraints&gt;</w:t>
      </w:r>
      <w:r w:rsidR="00190181">
        <w:br/>
        <w:t xml:space="preserve">   </w:t>
      </w:r>
      <w:r w:rsidR="00190181" w:rsidRPr="00741766">
        <w:rPr>
          <w:color w:val="000096"/>
        </w:rPr>
        <w:t>&lt;/gmd:metadataConstraints&gt;</w:t>
      </w:r>
      <w:r w:rsidR="00190181">
        <w:br/>
        <w:t xml:space="preserve">   </w:t>
      </w:r>
      <w:r w:rsidR="00190181">
        <w:br/>
        <w:t xml:space="preserve">   </w:t>
      </w:r>
      <w:r w:rsidR="00190181" w:rsidRPr="00741766">
        <w:rPr>
          <w:color w:val="000096"/>
        </w:rPr>
        <w:t>&lt;gmd:metadataConstraints&gt;</w:t>
      </w:r>
      <w:r w:rsidR="00190181">
        <w:br/>
      </w:r>
      <w:r w:rsidR="00190181" w:rsidRPr="009F1118">
        <w:rPr>
          <w:rStyle w:val="XMLcommetnChar"/>
        </w:rPr>
        <w:t xml:space="preserve">      &lt;!-- Security constraints; in general these will be in applicable to USGIN resources --&gt;</w:t>
      </w:r>
      <w:r w:rsidR="00190181">
        <w:br/>
        <w:t xml:space="preserve">      </w:t>
      </w:r>
      <w:r w:rsidR="00190181" w:rsidRPr="00741766">
        <w:rPr>
          <w:color w:val="000096"/>
        </w:rPr>
        <w:t>&lt;gmd:MD_SecurityConstraints&gt;</w:t>
      </w:r>
      <w:r w:rsidR="00190181">
        <w:br/>
      </w:r>
      <w:r w:rsidR="00190181">
        <w:lastRenderedPageBreak/>
        <w:t xml:space="preserve">         </w:t>
      </w:r>
      <w:r w:rsidR="00190181" w:rsidRPr="00741766">
        <w:rPr>
          <w:color w:val="000096"/>
        </w:rPr>
        <w:t>&lt;gmd:classification&gt;</w:t>
      </w:r>
      <w:r w:rsidR="00190181">
        <w:br/>
      </w:r>
      <w:r w:rsidR="00190181" w:rsidRPr="009F1118">
        <w:rPr>
          <w:rStyle w:val="XMLcommetnChar"/>
        </w:rPr>
        <w:t xml:space="preserve">            &lt;!-- MD_SecurtyConstraints has various optional free text values, and a required MD_SecurityConstraints/classification from MD_ClassificationCode names: {unclassified, restricted, confidential, secret, topSecret}  --&gt;</w:t>
      </w:r>
      <w:r w:rsidR="00190181">
        <w:br/>
        <w:t xml:space="preserve">            </w:t>
      </w:r>
      <w:r w:rsidR="00190181" w:rsidRPr="00741766">
        <w:rPr>
          <w:color w:val="000096"/>
        </w:rPr>
        <w:t>&lt;gmd:MD_ClassificationCode</w:t>
      </w:r>
      <w:r w:rsidR="00190181" w:rsidRPr="00741766">
        <w:rPr>
          <w:color w:val="F5844C"/>
        </w:rPr>
        <w:t xml:space="preserve"> codeList</w:t>
      </w:r>
      <w:r w:rsidR="00190181">
        <w:rPr>
          <w:color w:val="FF8040"/>
        </w:rPr>
        <w:t>=</w:t>
      </w:r>
      <w:r w:rsidR="00190181">
        <w:rPr>
          <w:color w:val="993300"/>
        </w:rPr>
        <w:t>"http://www.isotc211.org/2005/resources/Codelist/gmxCodelists.xml#MD_ClassificationCode"</w:t>
      </w:r>
      <w:r w:rsidR="00190181" w:rsidRPr="00741766">
        <w:rPr>
          <w:color w:val="F5844C"/>
        </w:rPr>
        <w:t xml:space="preserve"> codeListValue</w:t>
      </w:r>
      <w:r w:rsidR="00190181">
        <w:rPr>
          <w:color w:val="FF8040"/>
        </w:rPr>
        <w:t>=</w:t>
      </w:r>
      <w:r w:rsidR="00190181">
        <w:rPr>
          <w:color w:val="993300"/>
        </w:rPr>
        <w:t>"unclassified"</w:t>
      </w:r>
      <w:r w:rsidR="00190181" w:rsidRPr="00741766">
        <w:rPr>
          <w:color w:val="000096"/>
        </w:rPr>
        <w:t>&gt;</w:t>
      </w:r>
      <w:r w:rsidR="00190181">
        <w:t>unclassified</w:t>
      </w:r>
      <w:r w:rsidR="00190181" w:rsidRPr="00741766">
        <w:rPr>
          <w:color w:val="000096"/>
        </w:rPr>
        <w:t>&lt;/gmd:MD_ClassificationCode&gt;</w:t>
      </w:r>
      <w:r w:rsidR="00190181">
        <w:br/>
        <w:t xml:space="preserve">         </w:t>
      </w:r>
      <w:r w:rsidR="00190181" w:rsidRPr="00741766">
        <w:rPr>
          <w:color w:val="000096"/>
        </w:rPr>
        <w:t>&lt;/gmd:classification&gt;</w:t>
      </w:r>
      <w:r w:rsidR="00190181">
        <w:br/>
        <w:t xml:space="preserve">      </w:t>
      </w:r>
      <w:r w:rsidR="00190181" w:rsidRPr="00741766">
        <w:rPr>
          <w:color w:val="000096"/>
        </w:rPr>
        <w:t>&lt;/gmd:MD_SecurityConstraints&gt;</w:t>
      </w:r>
      <w:r w:rsidR="00190181">
        <w:br/>
        <w:t xml:space="preserve">   </w:t>
      </w:r>
      <w:r w:rsidR="00190181" w:rsidRPr="00741766">
        <w:rPr>
          <w:color w:val="000096"/>
        </w:rPr>
        <w:t>&lt;/gmd:metadataCons</w:t>
      </w:r>
      <w:r w:rsidR="00190181" w:rsidRPr="00741766">
        <w:rPr>
          <w:color w:val="000096"/>
          <w:rPrChange w:id="190" w:author="Stephen Richard" w:date="2013-06-13T16:05:00Z">
            <w:rPr>
              <w:color w:val="000096"/>
            </w:rPr>
          </w:rPrChange>
        </w:rPr>
        <w:t>t</w:t>
      </w:r>
      <w:r w:rsidR="00190181" w:rsidRPr="00741766">
        <w:rPr>
          <w:color w:val="000096"/>
        </w:rPr>
        <w:t>raints&gt;</w:t>
      </w:r>
      <w:r w:rsidR="00190181">
        <w:br/>
        <w:t xml:space="preserve">   </w:t>
      </w:r>
      <w:r w:rsidR="00190181">
        <w:br/>
      </w:r>
      <w:r w:rsidR="00190181" w:rsidRPr="009F1118">
        <w:rPr>
          <w:rStyle w:val="XMLcommetnChar"/>
        </w:rPr>
        <w:t xml:space="preserve">   &lt;!-- (O-O) Metadata maintenance information - This element provides information about the maintenance schedule or history of the metadata record.  --&gt;</w:t>
      </w:r>
      <w:r w:rsidR="00190181">
        <w:br/>
        <w:t xml:space="preserve">   </w:t>
      </w:r>
      <w:r w:rsidR="00190181" w:rsidRPr="00741766">
        <w:rPr>
          <w:color w:val="000096"/>
        </w:rPr>
        <w:t>&lt;gmd:metadataMaintenance&gt;</w:t>
      </w:r>
      <w:r w:rsidR="00190181">
        <w:br/>
        <w:t xml:space="preserve">      </w:t>
      </w:r>
      <w:r w:rsidR="00190181" w:rsidRPr="00741766">
        <w:rPr>
          <w:color w:val="000096"/>
        </w:rPr>
        <w:t>&lt;gmd:MD_MaintenanceInformation&gt;</w:t>
      </w:r>
      <w:r w:rsidR="00190181">
        <w:br/>
        <w:t xml:space="preserve">         </w:t>
      </w:r>
      <w:r w:rsidR="00190181" w:rsidRPr="00741766">
        <w:rPr>
          <w:color w:val="000096"/>
        </w:rPr>
        <w:t>&lt;gmd:maintenanceAndUpdateFrequency&gt;</w:t>
      </w:r>
      <w:r w:rsidR="00190181">
        <w:br/>
      </w:r>
      <w:r w:rsidR="00190181" w:rsidRPr="009F1118">
        <w:rPr>
          <w:rStyle w:val="XMLcommetnChar"/>
        </w:rPr>
        <w:t>&lt;!-- Only one MD_MaintenanceInformation element may be included, with a required MD_MaintenanceFrequencyCode names: {continual, daily, weekly, fortnightly, monthly, quarterly, biannually, annually, asNeeded, irregular, not-Planned, unknown} --&gt;</w:t>
      </w:r>
      <w:r w:rsidR="00190181">
        <w:br/>
        <w:t xml:space="preserve">             </w:t>
      </w:r>
      <w:r w:rsidR="00190181" w:rsidRPr="00741766">
        <w:rPr>
          <w:color w:val="000096"/>
        </w:rPr>
        <w:t>&lt;gmd:MD_MaintenanceFrequencyCode</w:t>
      </w:r>
      <w:r w:rsidR="00190181" w:rsidRPr="00741766">
        <w:rPr>
          <w:color w:val="F5844C"/>
        </w:rPr>
        <w:t xml:space="preserve"> codeList</w:t>
      </w:r>
      <w:r w:rsidR="00190181">
        <w:rPr>
          <w:color w:val="FF8040"/>
        </w:rPr>
        <w:t>=</w:t>
      </w:r>
      <w:r w:rsidR="00190181">
        <w:rPr>
          <w:color w:val="993300"/>
        </w:rPr>
        <w:t>"http://www.isotc211.org/2005/resources/Codelist/gmxCodelists.xml#MD_MaintenanceFrequencyCode"</w:t>
      </w:r>
      <w:r w:rsidR="00190181" w:rsidRPr="00741766">
        <w:rPr>
          <w:color w:val="F5844C"/>
        </w:rPr>
        <w:t xml:space="preserve"> codeListValue</w:t>
      </w:r>
      <w:r w:rsidR="00190181">
        <w:rPr>
          <w:color w:val="FF8040"/>
        </w:rPr>
        <w:t>=</w:t>
      </w:r>
      <w:r w:rsidR="00190181">
        <w:rPr>
          <w:color w:val="993300"/>
        </w:rPr>
        <w:t>"asNeeded"</w:t>
      </w:r>
      <w:r w:rsidR="00190181" w:rsidRPr="00741766">
        <w:rPr>
          <w:color w:val="000096"/>
        </w:rPr>
        <w:t>&gt;</w:t>
      </w:r>
      <w:r w:rsidR="00190181">
        <w:t>as needed</w:t>
      </w:r>
      <w:r w:rsidR="00190181" w:rsidRPr="00741766">
        <w:rPr>
          <w:color w:val="000096"/>
        </w:rPr>
        <w:t>&lt;/gmd:MD_MaintenanceFrequencyCode&gt;</w:t>
      </w:r>
      <w:r w:rsidR="00190181">
        <w:br/>
        <w:t xml:space="preserve">         </w:t>
      </w:r>
      <w:r w:rsidR="00190181" w:rsidRPr="00741766">
        <w:rPr>
          <w:color w:val="000096"/>
        </w:rPr>
        <w:t>&lt;/gmd:maintenanceAndUpdateFrequency&gt;</w:t>
      </w:r>
      <w:r w:rsidR="00190181">
        <w:br/>
        <w:t xml:space="preserve">         </w:t>
      </w:r>
      <w:r w:rsidR="00190181" w:rsidRPr="00741766">
        <w:rPr>
          <w:color w:val="000096"/>
        </w:rPr>
        <w:t>&lt;gmd:maintenanceNote&gt;</w:t>
      </w:r>
      <w:r w:rsidR="00190181">
        <w:br/>
        <w:t xml:space="preserve">            </w:t>
      </w:r>
      <w:r w:rsidR="00190181" w:rsidRPr="00741766">
        <w:rPr>
          <w:color w:val="000096"/>
        </w:rPr>
        <w:t>&lt;gco:CharacterString&gt;</w:t>
      </w:r>
      <w:r w:rsidR="00190181">
        <w:t>This metadata record has been processed by the iso-19115-to-usgin-19115-data XSLT to ensure that all mandatory content for USGIN profile has been added.2013-04-04T12:00:00</w:t>
      </w:r>
      <w:r w:rsidR="00190181" w:rsidRPr="00741766">
        <w:rPr>
          <w:color w:val="000096"/>
        </w:rPr>
        <w:t>&lt;/gco:CharacterString&gt;</w:t>
      </w:r>
      <w:r w:rsidR="00190181">
        <w:br/>
        <w:t xml:space="preserve">         </w:t>
      </w:r>
      <w:r w:rsidR="00190181" w:rsidRPr="00741766">
        <w:rPr>
          <w:color w:val="000096"/>
        </w:rPr>
        <w:t>&lt;/gmd:maintenanceNote&gt;</w:t>
      </w:r>
      <w:r w:rsidR="00190181">
        <w:br/>
        <w:t xml:space="preserve">         </w:t>
      </w:r>
      <w:r w:rsidR="00190181">
        <w:br/>
        <w:t xml:space="preserve">      </w:t>
      </w:r>
      <w:r w:rsidR="00190181" w:rsidRPr="00741766">
        <w:rPr>
          <w:color w:val="000096"/>
        </w:rPr>
        <w:t>&lt;/gmd:MD_MaintenanceInformation&gt;</w:t>
      </w:r>
      <w:r w:rsidR="00190181">
        <w:br/>
        <w:t xml:space="preserve">   </w:t>
      </w:r>
      <w:r w:rsidR="00190181" w:rsidRPr="00741766">
        <w:rPr>
          <w:color w:val="000096"/>
        </w:rPr>
        <w:t>&lt;/gmd:metadataMaintenance&gt;</w:t>
      </w:r>
      <w:r w:rsidR="00190181">
        <w:br/>
      </w:r>
      <w:r w:rsidR="00190181" w:rsidRPr="00741766">
        <w:rPr>
          <w:color w:val="000096"/>
        </w:rPr>
        <w:t>&lt;/gmd:MD_Metadata&gt;</w:t>
      </w:r>
    </w:p>
    <w:p w:rsidR="00C045A1" w:rsidRPr="00684A56" w:rsidRDefault="00C045A1" w:rsidP="00C045A1"/>
    <w:p w:rsidR="00CB3EB8" w:rsidRDefault="00CB3EB8" w:rsidP="009851E6">
      <w:pPr>
        <w:pStyle w:val="Heading2"/>
        <w:rPr>
          <w:rStyle w:val="LineNumber"/>
        </w:rPr>
      </w:pPr>
      <w:bookmarkStart w:id="191" w:name="_Ref358705078"/>
      <w:r>
        <w:rPr>
          <w:rStyle w:val="LineNumber"/>
        </w:rPr>
        <w:t>ISO19110 Feature Catalog example</w:t>
      </w:r>
      <w:bookmarkEnd w:id="191"/>
    </w:p>
    <w:p w:rsidR="00CB3EB8" w:rsidRDefault="00CB3EB8" w:rsidP="009851E6">
      <w:pPr>
        <w:rPr>
          <w:rStyle w:val="LineNumber"/>
        </w:rPr>
      </w:pPr>
      <w:r>
        <w:rPr>
          <w:rStyle w:val="LineNumber"/>
        </w:rPr>
        <w:t>Example encoding of entity attribute information using the xml implementation of ISO 19110. Comments in green provide some explanation.</w:t>
      </w:r>
    </w:p>
    <w:p w:rsidR="008A1EB0" w:rsidRPr="000255A8" w:rsidRDefault="00CB3EB8" w:rsidP="000255A8">
      <w:pPr>
        <w:pStyle w:val="XMLelement0"/>
      </w:pPr>
      <w:r w:rsidRPr="000255A8">
        <w:t>&lt;?xml version="1.0" encoding="ISO-8859-1"?&gt;</w:t>
      </w:r>
      <w:r w:rsidRPr="000255A8">
        <w:br/>
        <w:t xml:space="preserve">&lt;gfc:FC_FeatureCatalogue </w:t>
      </w:r>
      <w:r w:rsidRPr="000255A8">
        <w:rPr>
          <w:rStyle w:val="XMLattributeChar0"/>
        </w:rPr>
        <w:t>xmlns=</w:t>
      </w:r>
      <w:r w:rsidRPr="000255A8">
        <w:rPr>
          <w:rStyle w:val="XMLattributeValueChar"/>
        </w:rPr>
        <w:t>"http://www.isotc211.org/2005/gfc"</w:t>
      </w:r>
      <w:r w:rsidRPr="000255A8">
        <w:br/>
        <w:t xml:space="preserve">    </w:t>
      </w:r>
      <w:r w:rsidRPr="000255A8">
        <w:rPr>
          <w:rStyle w:val="XMLattributeChar0"/>
        </w:rPr>
        <w:t>xmlns:gco=</w:t>
      </w:r>
      <w:r w:rsidRPr="000255A8">
        <w:rPr>
          <w:rStyle w:val="XMLattributeValueChar"/>
        </w:rPr>
        <w:t>"http://www.isotc211.org/2005/gco"</w:t>
      </w:r>
      <w:r w:rsidRPr="000255A8">
        <w:t xml:space="preserve"> </w:t>
      </w:r>
      <w:r w:rsidRPr="000255A8">
        <w:rPr>
          <w:rStyle w:val="XMLattributeChar0"/>
        </w:rPr>
        <w:t>xmlns:gfc=</w:t>
      </w:r>
      <w:r w:rsidRPr="000255A8">
        <w:rPr>
          <w:rStyle w:val="XMLattributeValueChar"/>
        </w:rPr>
        <w:t>"http://www.isotc211.org/2005/gfc"</w:t>
      </w:r>
      <w:r w:rsidRPr="000255A8">
        <w:br/>
        <w:t xml:space="preserve">    </w:t>
      </w:r>
      <w:r w:rsidRPr="000255A8">
        <w:rPr>
          <w:rStyle w:val="XMLattributeChar0"/>
        </w:rPr>
        <w:t>xmlns:gmd=</w:t>
      </w:r>
      <w:r w:rsidRPr="000255A8">
        <w:rPr>
          <w:rStyle w:val="XMLattributeValueChar"/>
        </w:rPr>
        <w:t>"http://www.isotc211.org/2005/gmd"</w:t>
      </w:r>
      <w:r w:rsidRPr="000255A8">
        <w:t xml:space="preserve"> </w:t>
      </w:r>
      <w:r w:rsidRPr="000255A8">
        <w:rPr>
          <w:rStyle w:val="XMLattributeChar0"/>
        </w:rPr>
        <w:t>xmlns:gml=</w:t>
      </w:r>
      <w:r w:rsidRPr="000255A8">
        <w:rPr>
          <w:rStyle w:val="XMLattributeValueChar"/>
        </w:rPr>
        <w:t>"http://www.opengis.net/gml/3.2"</w:t>
      </w:r>
      <w:r w:rsidRPr="000255A8">
        <w:br/>
        <w:t xml:space="preserve">    </w:t>
      </w:r>
      <w:r w:rsidRPr="000255A8">
        <w:rPr>
          <w:rStyle w:val="XMLattributeChar0"/>
        </w:rPr>
        <w:t>xmlns:gmx=</w:t>
      </w:r>
      <w:r w:rsidRPr="000255A8">
        <w:rPr>
          <w:rStyle w:val="XMLattributeValueChar"/>
        </w:rPr>
        <w:t>"http://www.isotc211.org/2005/gmx"</w:t>
      </w:r>
      <w:r w:rsidRPr="000255A8">
        <w:t xml:space="preserve"> </w:t>
      </w:r>
      <w:r w:rsidRPr="000255A8">
        <w:rPr>
          <w:rStyle w:val="XMLattributeChar0"/>
        </w:rPr>
        <w:t>xmlns:gsr=</w:t>
      </w:r>
      <w:r w:rsidRPr="000255A8">
        <w:rPr>
          <w:rStyle w:val="XMLattributeValueChar"/>
        </w:rPr>
        <w:t>"http://www.isotc211.org/2005/gsr"</w:t>
      </w:r>
      <w:r w:rsidRPr="000255A8">
        <w:br/>
        <w:t xml:space="preserve">    </w:t>
      </w:r>
      <w:r w:rsidRPr="000255A8">
        <w:rPr>
          <w:rStyle w:val="XMLattributeChar0"/>
        </w:rPr>
        <w:t>xmlns:gss=</w:t>
      </w:r>
      <w:r w:rsidRPr="000255A8">
        <w:rPr>
          <w:rStyle w:val="XMLattributeValueChar"/>
        </w:rPr>
        <w:t>"http://www.isotc211.org/2005/gss"</w:t>
      </w:r>
      <w:r w:rsidRPr="000255A8">
        <w:t xml:space="preserve"> </w:t>
      </w:r>
      <w:r w:rsidRPr="000255A8">
        <w:rPr>
          <w:rStyle w:val="XMLattributeChar0"/>
        </w:rPr>
        <w:t>xmlns:gts=</w:t>
      </w:r>
      <w:r w:rsidRPr="000255A8">
        <w:rPr>
          <w:rStyle w:val="XMLattributeValueChar"/>
        </w:rPr>
        <w:t>"http://www.isotc211.org/2005/gts"</w:t>
      </w:r>
      <w:r w:rsidRPr="000255A8">
        <w:br/>
        <w:t xml:space="preserve">    </w:t>
      </w:r>
      <w:r w:rsidRPr="000255A8">
        <w:rPr>
          <w:rStyle w:val="XMLattributeChar0"/>
        </w:rPr>
        <w:t>xmlns:xlink=</w:t>
      </w:r>
      <w:r w:rsidRPr="000255A8">
        <w:rPr>
          <w:rStyle w:val="XMLattributeValueChar"/>
        </w:rPr>
        <w:t>"http://www.w3.org/1999/xlink"</w:t>
      </w:r>
      <w:r w:rsidRPr="000255A8">
        <w:t xml:space="preserve"> </w:t>
      </w:r>
      <w:r w:rsidRPr="000255A8">
        <w:rPr>
          <w:rStyle w:val="XMLattributeChar0"/>
        </w:rPr>
        <w:t>xmlns:xsi=</w:t>
      </w:r>
      <w:r w:rsidRPr="000255A8">
        <w:rPr>
          <w:rStyle w:val="XMLattributeValueChar"/>
        </w:rPr>
        <w:t>"http://www.w3.org/2001/XMLSchema-instance"</w:t>
      </w:r>
      <w:r w:rsidRPr="000255A8">
        <w:br/>
        <w:t xml:space="preserve">    </w:t>
      </w:r>
      <w:r w:rsidRPr="000255A8">
        <w:rPr>
          <w:rStyle w:val="XMLattributeChar0"/>
        </w:rPr>
        <w:t>id=</w:t>
      </w:r>
      <w:r w:rsidRPr="000255A8">
        <w:rPr>
          <w:rStyle w:val="XMLattributeValueChar"/>
        </w:rPr>
        <w:t>"FC001"</w:t>
      </w:r>
      <w:r w:rsidRPr="000255A8">
        <w:br/>
        <w:t xml:space="preserve">    </w:t>
      </w:r>
      <w:r w:rsidRPr="000255A8">
        <w:rPr>
          <w:rStyle w:val="XMLattributeChar0"/>
        </w:rPr>
        <w:t>xsi:schemaLocation=</w:t>
      </w:r>
      <w:r w:rsidRPr="000255A8">
        <w:rPr>
          <w:rStyle w:val="XMLattributeValueChar"/>
        </w:rPr>
        <w:t>"http://www.isotc211.org/2005/gfc http://www.isotc211.org/2005/gfc/gfc.xsd"</w:t>
      </w:r>
      <w:r w:rsidRPr="000255A8">
        <w:rPr>
          <w:rStyle w:val="XMLattributeValueChar"/>
        </w:rPr>
        <w:br/>
        <w:t xml:space="preserve">    uuid="99ffdfd0-775a-11e0-a1f0-0800200c9a34"</w:t>
      </w:r>
      <w:r w:rsidRPr="000255A8">
        <w:t>&gt;</w:t>
      </w:r>
      <w:r w:rsidRPr="000255A8">
        <w:br/>
      </w:r>
      <w:r w:rsidRPr="000255A8">
        <w:br/>
      </w:r>
      <w:r w:rsidRPr="000255A8">
        <w:rPr>
          <w:rStyle w:val="XMLcommetnChar"/>
        </w:rPr>
        <w:t xml:space="preserve">    &lt;!-- mandatory --&gt;</w:t>
      </w:r>
      <w:r w:rsidRPr="000255A8">
        <w:br/>
        <w:t xml:space="preserve">    &lt;gmx:name&gt;</w:t>
      </w:r>
      <w:r w:rsidRPr="000255A8">
        <w:br/>
        <w:t xml:space="preserve">        &lt;gco:CharacterString&gt;</w:t>
      </w:r>
      <w:r w:rsidRPr="000255A8">
        <w:rPr>
          <w:rStyle w:val="XMLelementValueChar"/>
        </w:rPr>
        <w:t>Feature Catalogue for Provisional Processed CTD Data from the Deepwater Horizon Incident Response in the Gulf of Mexico May 08, 2010 through November 15 ,2010</w:t>
      </w:r>
      <w:r w:rsidRPr="000255A8">
        <w:br/>
        <w:t>&lt;/gco:CharacterString&gt;</w:t>
      </w:r>
      <w:r w:rsidRPr="000255A8">
        <w:br/>
        <w:t xml:space="preserve">    &lt;/gmx:name&gt;</w:t>
      </w:r>
      <w:r w:rsidRPr="000255A8">
        <w:br/>
        <w:t xml:space="preserve">    </w:t>
      </w:r>
      <w:r w:rsidRPr="000255A8">
        <w:rPr>
          <w:rStyle w:val="XMLcommetnChar"/>
        </w:rPr>
        <w:t>&lt;!-- mandatory 1..* --&gt;</w:t>
      </w:r>
      <w:r w:rsidRPr="000255A8">
        <w:rPr>
          <w:rStyle w:val="XMLcommetnChar"/>
        </w:rPr>
        <w:br/>
      </w:r>
      <w:r w:rsidRPr="000255A8">
        <w:t xml:space="preserve">    &lt;gmx:scope </w:t>
      </w:r>
      <w:r w:rsidRPr="000255A8">
        <w:rPr>
          <w:rStyle w:val="XMLattributeChar0"/>
        </w:rPr>
        <w:t>gco:nilReason=</w:t>
      </w:r>
      <w:r w:rsidRPr="000255A8">
        <w:rPr>
          <w:rStyle w:val="XMLattributeValueChar"/>
        </w:rPr>
        <w:t>"unknown"</w:t>
      </w:r>
      <w:r w:rsidRPr="000255A8">
        <w:t>/&gt;</w:t>
      </w:r>
      <w:r w:rsidRPr="000255A8">
        <w:br/>
      </w:r>
      <w:r w:rsidRPr="000255A8">
        <w:br/>
      </w:r>
      <w:r w:rsidRPr="000255A8">
        <w:rPr>
          <w:rStyle w:val="XMLcommetnChar"/>
        </w:rPr>
        <w:t xml:space="preserve">    &lt;!-- mandatory --&gt;</w:t>
      </w:r>
      <w:r w:rsidRPr="000255A8">
        <w:br/>
        <w:t xml:space="preserve">    &lt;gmx:versionNumber </w:t>
      </w:r>
      <w:r w:rsidR="000255A8" w:rsidRPr="000255A8">
        <w:rPr>
          <w:rStyle w:val="XMLattributeChar0"/>
        </w:rPr>
        <w:t>gco:nilReason=</w:t>
      </w:r>
      <w:r w:rsidR="000255A8" w:rsidRPr="000255A8">
        <w:rPr>
          <w:rStyle w:val="XMLattributeValueChar"/>
        </w:rPr>
        <w:t>"unknown"</w:t>
      </w:r>
      <w:r w:rsidRPr="000255A8">
        <w:t>/&gt;</w:t>
      </w:r>
      <w:r w:rsidRPr="000255A8">
        <w:br/>
      </w:r>
      <w:r w:rsidRPr="000255A8">
        <w:rPr>
          <w:rStyle w:val="XMLcommetnChar"/>
        </w:rPr>
        <w:t xml:space="preserve">    &lt;!-- mandatory --&gt;</w:t>
      </w:r>
      <w:r w:rsidRPr="000255A8">
        <w:br/>
        <w:t xml:space="preserve">    &lt;gmx:versionDate </w:t>
      </w:r>
      <w:r w:rsidR="000255A8" w:rsidRPr="000255A8">
        <w:rPr>
          <w:rStyle w:val="XMLattributeChar0"/>
        </w:rPr>
        <w:t>gco:nilReason=</w:t>
      </w:r>
      <w:r w:rsidR="000255A8" w:rsidRPr="000255A8">
        <w:rPr>
          <w:rStyle w:val="XMLattributeValueChar"/>
        </w:rPr>
        <w:t>"unknown"</w:t>
      </w:r>
      <w:r w:rsidRPr="000255A8">
        <w:t>/&gt;</w:t>
      </w:r>
      <w:r w:rsidRPr="000255A8">
        <w:br/>
        <w:t xml:space="preserve">    &lt;gmx:language&gt;</w:t>
      </w:r>
      <w:r w:rsidRPr="000255A8">
        <w:br/>
        <w:t xml:space="preserve">        &lt;gco:CharacterString&gt;</w:t>
      </w:r>
      <w:r w:rsidRPr="000255A8">
        <w:rPr>
          <w:rStyle w:val="XMLelementValueChar"/>
        </w:rPr>
        <w:t>eng</w:t>
      </w:r>
      <w:r w:rsidRPr="000255A8">
        <w:t>&lt;/gco:CharacterString&gt;</w:t>
      </w:r>
      <w:r w:rsidRPr="000255A8">
        <w:br/>
        <w:t xml:space="preserve">    &lt;/gmx:language&gt;</w:t>
      </w:r>
      <w:r w:rsidRPr="000255A8">
        <w:br/>
        <w:t xml:space="preserve">    &lt;gmx:characterSet&gt;</w:t>
      </w:r>
      <w:r w:rsidRPr="000255A8">
        <w:br/>
        <w:t xml:space="preserve">        &lt;gmd:MD_CharacterSetCode </w:t>
      </w:r>
    </w:p>
    <w:p w:rsidR="000255A8" w:rsidRDefault="00CB3EB8" w:rsidP="000255A8">
      <w:pPr>
        <w:pStyle w:val="XMLelement0"/>
      </w:pPr>
      <w:r w:rsidRPr="000255A8">
        <w:rPr>
          <w:rStyle w:val="XMLattributeChar0"/>
        </w:rPr>
        <w:lastRenderedPageBreak/>
        <w:t>codeList=</w:t>
      </w:r>
      <w:r w:rsidRPr="000255A8">
        <w:rPr>
          <w:rStyle w:val="XMLattributeValueChar"/>
        </w:rPr>
        <w:t>"http://www.isotc211.org/2005/resources/Codelist/gmxCodelists.xml#MD_CharacterSetCode"</w:t>
      </w:r>
      <w:r w:rsidRPr="000255A8">
        <w:t xml:space="preserve"> </w:t>
      </w:r>
      <w:r w:rsidR="000255A8">
        <w:rPr>
          <w:rStyle w:val="XMLattributeChar0"/>
        </w:rPr>
        <w:t>-</w:t>
      </w:r>
      <w:r w:rsidRPr="000255A8">
        <w:t>"utf8"</w:t>
      </w:r>
      <w:r w:rsidR="008A1EB0" w:rsidRPr="000255A8">
        <w:t>&gt;</w:t>
      </w:r>
      <w:r w:rsidR="008A1EB0" w:rsidRPr="000255A8">
        <w:rPr>
          <w:rStyle w:val="XMLelementValueChar"/>
        </w:rPr>
        <w:t>UTF-8</w:t>
      </w:r>
      <w:r w:rsidR="008A1EB0" w:rsidRPr="000255A8">
        <w:t>&lt;/gmd:MD_CharacterSetCode&gt;</w:t>
      </w:r>
      <w:r w:rsidRPr="000255A8">
        <w:br/>
        <w:t xml:space="preserve">    &lt;/gmx:characterSet&gt;</w:t>
      </w:r>
      <w:r w:rsidRPr="000255A8">
        <w:br/>
      </w:r>
      <w:r w:rsidRPr="000255A8">
        <w:rPr>
          <w:rStyle w:val="XMLcommetnChar"/>
        </w:rPr>
        <w:t xml:space="preserve">    &lt;!-- can put subCatalog here, but its unclear what the use case is --&gt;</w:t>
      </w:r>
      <w:r w:rsidRPr="000255A8">
        <w:rPr>
          <w:rStyle w:val="XMLcommetnChar"/>
        </w:rPr>
        <w:br/>
        <w:t xml:space="preserve">    &lt;!-- mandatory --&gt;</w:t>
      </w:r>
      <w:r w:rsidRPr="000255A8">
        <w:rPr>
          <w:rStyle w:val="XMLcommetnChar"/>
        </w:rPr>
        <w:br/>
      </w:r>
      <w:r w:rsidRPr="000255A8">
        <w:t xml:space="preserve">    &lt;gfc:producer&gt;</w:t>
      </w:r>
      <w:r w:rsidRPr="000255A8">
        <w:br/>
        <w:t xml:space="preserve"> </w:t>
      </w:r>
      <w:r w:rsidRPr="000255A8">
        <w:rPr>
          <w:rStyle w:val="XMLcommetnChar"/>
        </w:rPr>
        <w:t xml:space="preserve">       &lt;!-- could use xlink:href to resource contact --&gt;</w:t>
      </w:r>
      <w:r w:rsidRPr="000255A8">
        <w:rPr>
          <w:rStyle w:val="XMLcommetnChar"/>
        </w:rPr>
        <w:br/>
      </w:r>
      <w:r w:rsidRPr="000255A8">
        <w:t xml:space="preserve">        &lt;gmd:CI_ResponsibleParty&gt;</w:t>
      </w:r>
      <w:r w:rsidRPr="000255A8">
        <w:br/>
        <w:t xml:space="preserve">            &lt;gmd:individualName&gt;</w:t>
      </w:r>
      <w:r w:rsidRPr="000255A8">
        <w:br/>
        <w:t xml:space="preserve">                &lt;gco:CharacterString&gt;</w:t>
      </w:r>
      <w:r w:rsidRPr="000255A8">
        <w:rPr>
          <w:rStyle w:val="XMLelementValueChar"/>
        </w:rPr>
        <w:t>No Name Was Given</w:t>
      </w:r>
      <w:r w:rsidRPr="000255A8">
        <w:t>&lt;/gco:CharacterString&gt;</w:t>
      </w:r>
      <w:r w:rsidRPr="000255A8">
        <w:br/>
        <w:t xml:space="preserve">            &lt;/gmd:individualName&gt;</w:t>
      </w:r>
      <w:r w:rsidRPr="000255A8">
        <w:br/>
        <w:t xml:space="preserve">            &lt;gmd:organisationName&gt;</w:t>
      </w:r>
      <w:r w:rsidRPr="000255A8">
        <w:br/>
        <w:t xml:space="preserve">                &lt;gco:CharacterString&gt;</w:t>
      </w:r>
      <w:r w:rsidRPr="000255A8">
        <w:rPr>
          <w:rStyle w:val="XMLelementValueChar"/>
        </w:rPr>
        <w:t>Arizona Geological Survey</w:t>
      </w:r>
      <w:r w:rsidRPr="000255A8">
        <w:t>&lt;/gco:CharacterString&gt;</w:t>
      </w:r>
      <w:r w:rsidRPr="000255A8">
        <w:br/>
        <w:t xml:space="preserve">            &lt;/gmd:organisationName&gt;</w:t>
      </w:r>
      <w:r w:rsidRPr="000255A8">
        <w:br/>
        <w:t xml:space="preserve">            &lt;gmd:contactInfo&gt;</w:t>
      </w:r>
      <w:r w:rsidRPr="000255A8">
        <w:br/>
        <w:t xml:space="preserve">                &lt;gmd:CI_Contact&gt;</w:t>
      </w:r>
      <w:r w:rsidRPr="000255A8">
        <w:br/>
        <w:t xml:space="preserve">                    &lt;gmd:phone&gt;</w:t>
      </w:r>
      <w:r w:rsidRPr="000255A8">
        <w:br/>
        <w:t xml:space="preserve">                        &lt;gmd:CI_Telephone&gt;</w:t>
      </w:r>
      <w:r w:rsidRPr="000255A8">
        <w:br/>
        <w:t xml:space="preserve">                            &lt;gmd:voice&gt;</w:t>
      </w:r>
      <w:r w:rsidRPr="000255A8">
        <w:br/>
        <w:t xml:space="preserve">                                &lt;gco:CharacterString&gt;</w:t>
      </w:r>
      <w:r w:rsidRPr="000255A8">
        <w:rPr>
          <w:rStyle w:val="XMLelementValueChar"/>
        </w:rPr>
        <w:t>520-770-3500</w:t>
      </w:r>
      <w:r w:rsidRPr="000255A8">
        <w:t>&lt;/gco:CharacterString&gt;</w:t>
      </w:r>
      <w:r w:rsidRPr="000255A8">
        <w:br/>
        <w:t xml:space="preserve">                            &lt;/gmd:voice&gt;</w:t>
      </w:r>
      <w:r w:rsidRPr="000255A8">
        <w:br/>
        <w:t xml:space="preserve">                        &lt;/gmd:CI_Telephone&gt;</w:t>
      </w:r>
      <w:r w:rsidRPr="000255A8">
        <w:br/>
        <w:t xml:space="preserve">                    &lt;/gmd:phone&gt;</w:t>
      </w:r>
      <w:r w:rsidRPr="000255A8">
        <w:br/>
        <w:t xml:space="preserve">                    &lt;gmd:address&gt;</w:t>
      </w:r>
      <w:r w:rsidRPr="000255A8">
        <w:br/>
        <w:t xml:space="preserve">                        &lt;gmd:CI_Address&gt;</w:t>
      </w:r>
      <w:r w:rsidRPr="000255A8">
        <w:br/>
        <w:t xml:space="preserve">                            &lt;gmd:deliveryPoint&gt;</w:t>
      </w:r>
      <w:r w:rsidRPr="000255A8">
        <w:br/>
        <w:t xml:space="preserve">                       </w:t>
      </w:r>
      <w:r w:rsidR="000255A8">
        <w:t xml:space="preserve">        </w:t>
      </w:r>
      <w:r w:rsidRPr="000255A8">
        <w:t>&lt;gco:CharacterString&gt;</w:t>
      </w:r>
    </w:p>
    <w:p w:rsidR="000255A8" w:rsidRDefault="000255A8" w:rsidP="000255A8">
      <w:pPr>
        <w:pStyle w:val="XMLelement0"/>
        <w:rPr>
          <w:rStyle w:val="XMLelementValueChar"/>
        </w:rPr>
      </w:pPr>
      <w:r>
        <w:tab/>
      </w:r>
      <w:r>
        <w:tab/>
      </w:r>
      <w:r>
        <w:tab/>
      </w:r>
      <w:r>
        <w:tab/>
      </w:r>
      <w:r>
        <w:tab/>
      </w:r>
      <w:r>
        <w:tab/>
      </w:r>
      <w:r>
        <w:tab/>
      </w:r>
      <w:r>
        <w:tab/>
      </w:r>
      <w:r>
        <w:tab/>
      </w:r>
      <w:r>
        <w:tab/>
      </w:r>
      <w:r>
        <w:tab/>
      </w:r>
      <w:r>
        <w:tab/>
      </w:r>
      <w:r>
        <w:tab/>
      </w:r>
      <w:r>
        <w:tab/>
      </w:r>
      <w:r>
        <w:tab/>
      </w:r>
      <w:r>
        <w:tab/>
      </w:r>
      <w:r>
        <w:tab/>
      </w:r>
      <w:r w:rsidR="00CB3EB8" w:rsidRPr="000255A8">
        <w:rPr>
          <w:rStyle w:val="XMLelementValueChar"/>
        </w:rPr>
        <w:t xml:space="preserve">416 W. Congress St., Suite </w:t>
      </w:r>
      <w:r>
        <w:rPr>
          <w:rStyle w:val="XMLelementValueChar"/>
        </w:rPr>
        <w:t>1</w:t>
      </w:r>
      <w:r w:rsidR="00CB3EB8" w:rsidRPr="000255A8">
        <w:rPr>
          <w:rStyle w:val="XMLelementValueChar"/>
        </w:rPr>
        <w:t>00</w:t>
      </w:r>
      <w:r>
        <w:rPr>
          <w:rStyle w:val="XMLelementValueChar"/>
        </w:rPr>
        <w:t xml:space="preserve"> </w:t>
      </w:r>
    </w:p>
    <w:p w:rsidR="00134EBE" w:rsidRDefault="000255A8"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&lt;/gmd:deliveryPoint&gt;</w:t>
      </w:r>
      <w:r w:rsidR="00CB3EB8" w:rsidRPr="000255A8">
        <w:br/>
        <w:t xml:space="preserve">                            &lt;gmd:city&gt;</w:t>
      </w:r>
      <w:r w:rsidR="00CB3EB8" w:rsidRPr="000255A8">
        <w:br/>
        <w:t xml:space="preserve">                                &lt;gco:CharacterString&gt;</w:t>
      </w:r>
      <w:r w:rsidR="00CB3EB8" w:rsidRPr="000255A8">
        <w:rPr>
          <w:rStyle w:val="XMLelementValueChar"/>
        </w:rPr>
        <w:t>Tucson</w:t>
      </w:r>
      <w:r w:rsidR="00CB3EB8" w:rsidRPr="000255A8">
        <w:t>&lt;/gco:CharacterString&gt;</w:t>
      </w:r>
      <w:r w:rsidR="00CB3EB8" w:rsidRPr="000255A8">
        <w:br/>
        <w:t xml:space="preserve">                            &lt;/gmd:city&gt;</w:t>
      </w:r>
      <w:r w:rsidR="00CB3EB8" w:rsidRPr="000255A8">
        <w:br/>
        <w:t xml:space="preserve">                            &lt;gmd:administrativeArea&gt;</w:t>
      </w:r>
      <w:r w:rsidR="00CB3EB8" w:rsidRPr="000255A8">
        <w:br/>
        <w:t xml:space="preserve">                                &lt;gco:CharacterString&gt;</w:t>
      </w:r>
      <w:r w:rsidR="00CB3EB8" w:rsidRPr="000255A8">
        <w:rPr>
          <w:rStyle w:val="XMLelementValueChar"/>
        </w:rPr>
        <w:t>AZ</w:t>
      </w:r>
      <w:r w:rsidR="00CB3EB8" w:rsidRPr="000255A8">
        <w:t>&lt;/gco:CharacterString&gt;</w:t>
      </w:r>
      <w:r w:rsidR="00CB3EB8" w:rsidRPr="000255A8">
        <w:br/>
        <w:t xml:space="preserve">                            &lt;/gmd:administrativeArea&gt;</w:t>
      </w:r>
      <w:r w:rsidR="00CB3EB8" w:rsidRPr="000255A8">
        <w:br/>
        <w:t xml:space="preserve">                            &lt;gmd:postalCode&gt;</w:t>
      </w:r>
      <w:r w:rsidR="00CB3EB8" w:rsidRPr="000255A8">
        <w:br/>
        <w:t xml:space="preserve">                                &lt;gco:CharacterString&gt;</w:t>
      </w:r>
      <w:r w:rsidR="00CB3EB8" w:rsidRPr="000255A8">
        <w:rPr>
          <w:rStyle w:val="XMLelementValueChar"/>
        </w:rPr>
        <w:t>85701</w:t>
      </w:r>
      <w:r w:rsidR="00CB3EB8" w:rsidRPr="000255A8">
        <w:t>&lt;/gco:CharacterString&gt;</w:t>
      </w:r>
      <w:r w:rsidR="00CB3EB8" w:rsidRPr="000255A8">
        <w:br/>
        <w:t xml:space="preserve">                            &lt;/gmd:postalCode&gt;</w:t>
      </w:r>
      <w:r w:rsidR="00CB3EB8" w:rsidRPr="000255A8">
        <w:br/>
        <w:t xml:space="preserve">                            &lt;gmd:electronicMailAddress&gt;</w:t>
      </w:r>
      <w:r w:rsidR="00CB3EB8" w:rsidRPr="000255A8">
        <w:br/>
        <w:t xml:space="preserve">                                &lt;gco:CharacterString&gt;</w:t>
      </w:r>
      <w:r w:rsidR="00CB3EB8" w:rsidRPr="000255A8">
        <w:rPr>
          <w:rStyle w:val="XMLelementValueChar"/>
        </w:rPr>
        <w:t>metadata@azgs.az.gov</w:t>
      </w:r>
      <w:r w:rsidR="00CB3EB8" w:rsidRPr="000255A8">
        <w:t>&lt;/gco:CharacterString&gt;</w:t>
      </w:r>
      <w:r w:rsidR="00CB3EB8" w:rsidRPr="000255A8">
        <w:br/>
        <w:t xml:space="preserve">                            &lt;/gmd:electronicMailAddress&gt;</w:t>
      </w:r>
      <w:r w:rsidR="00CB3EB8" w:rsidRPr="000255A8">
        <w:br/>
        <w:t xml:space="preserve">                        &lt;/gmd:CI_Address&gt;</w:t>
      </w:r>
      <w:r w:rsidR="00CB3EB8" w:rsidRPr="000255A8">
        <w:br/>
        <w:t xml:space="preserve">                    &lt;/gmd:address&gt;</w:t>
      </w:r>
      <w:r w:rsidR="00CB3EB8" w:rsidRPr="000255A8">
        <w:br/>
        <w:t xml:space="preserve">                &lt;/gmd:CI_Contact&gt;</w:t>
      </w:r>
      <w:r w:rsidR="00CB3EB8" w:rsidRPr="000255A8">
        <w:br/>
        <w:t xml:space="preserve">            &lt;/gmd:contactInfo&gt;</w:t>
      </w:r>
      <w:r w:rsidR="00CB3EB8" w:rsidRPr="000255A8">
        <w:br/>
        <w:t xml:space="preserve">            &lt;gmd:role&gt;</w:t>
      </w:r>
      <w:r w:rsidR="00CB3EB8" w:rsidRPr="000255A8">
        <w:br/>
        <w:t xml:space="preserve">                &lt;gmd:CI_RoleCode </w:t>
      </w:r>
      <w:r w:rsidR="00CB3EB8" w:rsidRPr="00134EBE">
        <w:rPr>
          <w:rStyle w:val="XMLattributeChar0"/>
        </w:rPr>
        <w:t>codeList=</w:t>
      </w:r>
      <w:r w:rsidR="00CB3EB8" w:rsidRPr="00134EBE">
        <w:rPr>
          <w:rStyle w:val="XMLattributeValueChar"/>
        </w:rPr>
        <w:t>"</w:t>
      </w:r>
      <w:r w:rsidR="002A618A" w:rsidRPr="00134EBE">
        <w:rPr>
          <w:rStyle w:val="XMLattributeValueChar"/>
        </w:rPr>
        <w:t>http://www.isotc211.org/2005/resources/Codelist/gmxCodelists.xml</w:t>
      </w:r>
      <w:r w:rsidR="00CB3EB8" w:rsidRPr="00134EBE">
        <w:rPr>
          <w:rStyle w:val="XMLattributeValueChar"/>
        </w:rPr>
        <w:t>#CI_RoleCode"</w:t>
      </w:r>
      <w:r w:rsidR="00CB3EB8" w:rsidRPr="000255A8">
        <w:t xml:space="preserve"> </w:t>
      </w:r>
      <w:r w:rsidR="00CB3EB8" w:rsidRPr="00134EBE">
        <w:rPr>
          <w:rStyle w:val="XMLattributeChar0"/>
        </w:rPr>
        <w:t>codeListValue=</w:t>
      </w:r>
      <w:r w:rsidR="00CB3EB8" w:rsidRPr="00134EBE">
        <w:rPr>
          <w:rStyle w:val="XMLattributeValueChar"/>
        </w:rPr>
        <w:t>"curator"</w:t>
      </w:r>
      <w:r w:rsidR="00CB3EB8" w:rsidRPr="000255A8">
        <w:t>&gt;</w:t>
      </w:r>
      <w:r w:rsidR="00CB3EB8" w:rsidRPr="00134EBE">
        <w:rPr>
          <w:rStyle w:val="XMLelementValueChar"/>
        </w:rPr>
        <w:t>curator</w:t>
      </w:r>
      <w:r w:rsidR="00CB3EB8" w:rsidRPr="000255A8">
        <w:t>&lt;/gmd:CI_RoleCode&gt;</w:t>
      </w:r>
      <w:r w:rsidR="00CB3EB8" w:rsidRPr="000255A8">
        <w:br/>
        <w:t xml:space="preserve">            &lt;/gmd:role&gt;</w:t>
      </w:r>
      <w:r w:rsidR="00CB3EB8" w:rsidRPr="000255A8">
        <w:br/>
        <w:t xml:space="preserve">        &lt;/gmd:CI_ResponsibleParty&gt;</w:t>
      </w:r>
      <w:r w:rsidR="00CB3EB8" w:rsidRPr="000255A8">
        <w:br/>
        <w:t xml:space="preserve">    &lt;/gfc:producer&gt;</w:t>
      </w:r>
      <w:r w:rsidR="00CB3EB8" w:rsidRPr="000255A8">
        <w:br/>
      </w:r>
      <w:r w:rsidR="00CB3EB8" w:rsidRPr="00134EBE">
        <w:rPr>
          <w:rStyle w:val="XMLcommetnChar"/>
        </w:rPr>
        <w:t xml:space="preserve">    &lt;!-- mandatory 1..* --</w:t>
      </w:r>
      <w:r w:rsidR="00CB3EB8" w:rsidRPr="000255A8">
        <w:t>&gt;</w:t>
      </w:r>
      <w:r w:rsidR="00CB3EB8" w:rsidRPr="000255A8">
        <w:br/>
        <w:t xml:space="preserve">    &lt;gfc:featureType&gt;</w:t>
      </w:r>
      <w:r w:rsidR="00CB3EB8" w:rsidRPr="000255A8">
        <w:br/>
      </w:r>
      <w:r w:rsidR="00CB3EB8" w:rsidRPr="00134EBE">
        <w:rPr>
          <w:rStyle w:val="XMLcommetnChar"/>
        </w:rPr>
        <w:t xml:space="preserve">        &lt;!-- the id attribute should be used as a fragment identifer in URLs for the feature catalog citation in ISO 19115 metadata --&gt;</w:t>
      </w:r>
      <w:r w:rsidR="00CB3EB8" w:rsidRPr="000255A8">
        <w:br/>
        <w:t xml:space="preserve">        &lt;gfc:FC_FeatureType </w:t>
      </w:r>
      <w:r w:rsidR="00CB3EB8" w:rsidRPr="00134EBE">
        <w:rPr>
          <w:rStyle w:val="XMLattributeChar0"/>
        </w:rPr>
        <w:t>id=</w:t>
      </w:r>
      <w:r w:rsidR="00CB3EB8" w:rsidRPr="00134EBE">
        <w:rPr>
          <w:rStyle w:val="XMLattributeValueChar"/>
        </w:rPr>
        <w:t>"fragmentIdentifer"</w:t>
      </w:r>
      <w:r w:rsidR="00CB3EB8" w:rsidRPr="000255A8">
        <w:t>&gt;</w:t>
      </w:r>
      <w:r w:rsidR="00CB3EB8" w:rsidRPr="000255A8">
        <w:br/>
        <w:t xml:space="preserve">            &lt;!-- mandatory --&gt;</w:t>
      </w:r>
      <w:r w:rsidR="00CB3EB8" w:rsidRPr="000255A8">
        <w:br/>
        <w:t xml:space="preserve">            &lt;gfc:typeName&gt;</w:t>
      </w:r>
      <w:r w:rsidR="00CB3EB8" w:rsidRPr="000255A8">
        <w:br/>
        <w:t xml:space="preserve">                &lt;gco:LocalName&gt;</w:t>
      </w:r>
      <w:r w:rsidR="00CB3EB8" w:rsidRPr="00134EBE">
        <w:rPr>
          <w:rStyle w:val="XMLelementValueChar"/>
        </w:rPr>
        <w:t>Name of the feature</w:t>
      </w:r>
      <w:r w:rsidR="00CB3EB8" w:rsidRPr="000255A8">
        <w:t>&lt;/gco:LocalName&gt;</w:t>
      </w:r>
      <w:r w:rsidR="00CB3EB8" w:rsidRPr="000255A8">
        <w:br/>
        <w:t xml:space="preserve">            &lt;/gfc:typeName&gt;</w:t>
      </w:r>
      <w:r w:rsidR="00CB3EB8" w:rsidRPr="000255A8">
        <w:br/>
        <w:t xml:space="preserve">            &lt;gfc:definition&gt;</w:t>
      </w:r>
      <w:r w:rsidR="00CB3EB8" w:rsidRPr="000255A8">
        <w:br/>
        <w:t xml:space="preserve">                &lt;gco:CharacterString&gt;</w:t>
      </w:r>
      <w:r w:rsidR="00CB3EB8" w:rsidRPr="00134EBE">
        <w:rPr>
          <w:rStyle w:val="XMLelementValueChar"/>
        </w:rPr>
        <w:t>CTD Header Information</w:t>
      </w:r>
      <w:r w:rsidR="00CB3EB8" w:rsidRPr="000255A8">
        <w:t>&lt;/gco:CharacterString&gt;</w:t>
      </w:r>
      <w:r w:rsidR="00CB3EB8" w:rsidRPr="000255A8">
        <w:br/>
        <w:t xml:space="preserve">            &lt;/gfc:definition&gt;</w:t>
      </w:r>
      <w:r w:rsidR="00CB3EB8" w:rsidRPr="000255A8">
        <w:br/>
        <w:t xml:space="preserve">            &lt;gfc:code&gt;</w:t>
      </w:r>
      <w:r w:rsidR="00CB3EB8" w:rsidRPr="000255A8">
        <w:br/>
        <w:t xml:space="preserve">                &lt;gco:CharacterString&gt;</w:t>
      </w:r>
      <w:r w:rsidR="00CB3EB8" w:rsidRPr="00134EBE">
        <w:rPr>
          <w:rStyle w:val="XMLelementValueChar"/>
        </w:rPr>
        <w:t>URI for feature type--handy if there is a registry</w:t>
      </w:r>
      <w:r w:rsidR="00CB3EB8" w:rsidRPr="000255A8">
        <w:t>&lt;/gco:CharacterString&gt;</w:t>
      </w:r>
      <w:r w:rsidR="00CB3EB8" w:rsidRPr="000255A8">
        <w:br/>
        <w:t xml:space="preserve">            &lt;/gfc:code&gt;</w:t>
      </w:r>
      <w:r w:rsidR="00CB3EB8" w:rsidRPr="000255A8">
        <w:br/>
        <w:t xml:space="preserve">            &lt;!-- mandatory. Indicates if the feature type is abstract or not. default is FALSE--&gt;</w:t>
      </w:r>
      <w:r w:rsidR="00CB3EB8" w:rsidRPr="000255A8">
        <w:br/>
        <w:t xml:space="preserve">            &lt;gfc:isAbstract&gt;</w:t>
      </w:r>
      <w:r w:rsidR="00CB3EB8" w:rsidRPr="000255A8">
        <w:br/>
      </w:r>
      <w:r w:rsidR="00CB3EB8" w:rsidRPr="000255A8">
        <w:lastRenderedPageBreak/>
        <w:t xml:space="preserve">                &lt;gco:Boolean&gt;</w:t>
      </w:r>
      <w:r w:rsidR="00CB3EB8" w:rsidRPr="00134EBE">
        <w:rPr>
          <w:rStyle w:val="XMLelementValueChar"/>
        </w:rPr>
        <w:t>false</w:t>
      </w:r>
      <w:r w:rsidR="00CB3EB8" w:rsidRPr="000255A8">
        <w:t>&lt;/gco:Boolean&gt;</w:t>
      </w:r>
      <w:r w:rsidR="00CB3EB8" w:rsidRPr="000255A8">
        <w:br/>
        <w:t xml:space="preserve">            &lt;/gfc:isAbstract&gt;</w:t>
      </w:r>
    </w:p>
    <w:p w:rsidR="00134EBE" w:rsidRDefault="00CB3EB8" w:rsidP="000255A8">
      <w:pPr>
        <w:pStyle w:val="XMLelement0"/>
      </w:pPr>
      <w:r w:rsidRPr="00134EBE">
        <w:rPr>
          <w:rStyle w:val="XMLcommetnChar"/>
        </w:rPr>
        <w:t xml:space="preserve"> &lt;!-- mandatory. pointer to containing catalog; UUID is defined in root element for this catalog--&gt;</w:t>
      </w:r>
      <w:r w:rsidRPr="000255A8">
        <w:br/>
        <w:t xml:space="preserve">            &lt;gfc:featureCatalogue </w:t>
      </w:r>
      <w:r w:rsidRPr="00134EBE">
        <w:rPr>
          <w:rStyle w:val="XMLattributeChar0"/>
        </w:rPr>
        <w:t>uuidref=</w:t>
      </w:r>
      <w:r w:rsidRPr="00134EBE">
        <w:rPr>
          <w:rStyle w:val="XMLattributeValueChar"/>
        </w:rPr>
        <w:t>"87ffdfd0-775a-11e0-a1f0-0800200c9a66"</w:t>
      </w:r>
      <w:r w:rsidRPr="000255A8">
        <w:t>/&gt;</w:t>
      </w:r>
      <w:r w:rsidRPr="000255A8">
        <w:br/>
        <w:t xml:space="preserve">            &lt;gfc:carrierOfCharacteristics&gt;</w:t>
      </w:r>
      <w:r w:rsidRPr="000255A8">
        <w:br/>
        <w:t xml:space="preserve">                &lt;gfc:FC_FeatureAttribute&gt;</w:t>
      </w:r>
      <w:r w:rsidRPr="000255A8">
        <w:br/>
      </w:r>
      <w:r w:rsidRPr="00134EBE">
        <w:rPr>
          <w:rStyle w:val="XMLcommetnChar"/>
        </w:rPr>
        <w:t xml:space="preserve">                    &lt;!-- mandatory --&gt;</w:t>
      </w:r>
      <w:r w:rsidRPr="000255A8">
        <w:br/>
        <w:t xml:space="preserve">                    &lt;gfc:memberName&gt;</w:t>
      </w:r>
      <w:r w:rsidRPr="000255A8">
        <w:br/>
        <w:t xml:space="preserve">                        &lt;gco:LocalName&gt;</w:t>
      </w:r>
      <w:r w:rsidRPr="00134EBE">
        <w:rPr>
          <w:rStyle w:val="XMLelementValueChar"/>
        </w:rPr>
        <w:t>Name of attribute1</w:t>
      </w:r>
      <w:r w:rsidRPr="000255A8">
        <w:t>&lt;/gco:LocalName&gt;</w:t>
      </w:r>
      <w:r w:rsidRPr="000255A8">
        <w:br/>
        <w:t xml:space="preserve">                    &lt;/gfc:memberName&gt;</w:t>
      </w:r>
      <w:r w:rsidRPr="000255A8">
        <w:br/>
        <w:t xml:space="preserve">                    &lt;gfc:definition&gt;</w:t>
      </w:r>
      <w:r w:rsidRPr="000255A8">
        <w:br/>
        <w:t xml:space="preserve">                        &lt;gco:CharacterString&gt;</w:t>
      </w:r>
      <w:r w:rsidRPr="00134EBE">
        <w:rPr>
          <w:rStyle w:val="XMLelementValueChar"/>
        </w:rPr>
        <w:t>explanation of attribute 1</w:t>
      </w:r>
      <w:r w:rsidRPr="000255A8">
        <w:t>&lt;/gco:CharacterString&gt;</w:t>
      </w:r>
      <w:r w:rsidRPr="000255A8">
        <w:br/>
        <w:t xml:space="preserve">                    &lt;/gfc:definition&gt;</w:t>
      </w:r>
      <w:r w:rsidRPr="000255A8">
        <w:br/>
      </w:r>
      <w:r w:rsidRPr="00134EBE">
        <w:rPr>
          <w:rStyle w:val="XMLcommetnChar"/>
        </w:rPr>
        <w:t xml:space="preserve">                    &lt;!-- mandatory --&gt;</w:t>
      </w:r>
      <w:r w:rsidRPr="000255A8">
        <w:br/>
        <w:t xml:space="preserve">                    &lt;gfc:cardinality&gt;</w:t>
      </w:r>
      <w:r w:rsidRPr="000255A8">
        <w:br/>
        <w:t xml:space="preserve">                        &lt;gco:Multiplicity&gt;</w:t>
      </w:r>
      <w:r w:rsidRPr="000255A8">
        <w:br/>
        <w:t xml:space="preserve">                            &lt;gco:range&gt;</w:t>
      </w:r>
      <w:r w:rsidRPr="000255A8">
        <w:br/>
        <w:t xml:space="preserve">                                &lt;gco:MultiplicityRange&gt;</w:t>
      </w:r>
      <w:r w:rsidRPr="000255A8">
        <w:br/>
        <w:t xml:space="preserve">                                    &lt;gco:lower&gt;</w:t>
      </w:r>
      <w:r w:rsidRPr="000255A8">
        <w:br/>
        <w:t xml:space="preserve">                                        &lt;gco:Integer&gt;</w:t>
      </w:r>
      <w:r w:rsidRPr="00134EBE">
        <w:rPr>
          <w:rStyle w:val="XMLelementValueChar"/>
        </w:rPr>
        <w:t>0</w:t>
      </w:r>
      <w:r w:rsidRPr="000255A8">
        <w:t>&lt;/gco:Integer&gt;</w:t>
      </w:r>
      <w:r w:rsidRPr="000255A8">
        <w:br/>
        <w:t xml:space="preserve">                                    &lt;/gco:lower&gt;</w:t>
      </w:r>
      <w:r w:rsidRPr="000255A8">
        <w:br/>
        <w:t xml:space="preserve">                                    &lt;gco:upper&gt;</w:t>
      </w:r>
      <w:r w:rsidRPr="000255A8">
        <w:br/>
        <w:t xml:space="preserve">  </w:t>
      </w:r>
      <w:r w:rsidRPr="00134EBE">
        <w:rPr>
          <w:rStyle w:val="XMLcommetnChar"/>
        </w:rPr>
        <w:t xml:space="preserve"> &lt;!-- I guess this is how one would say as many as you want... --&gt;</w:t>
      </w:r>
      <w:r w:rsidRPr="000255A8">
        <w:br/>
        <w:t xml:space="preserve">        </w:t>
      </w:r>
      <w:r w:rsidR="00134EBE">
        <w:t xml:space="preserve">                              </w:t>
      </w:r>
      <w:r w:rsidRPr="000255A8">
        <w:t xml:space="preserve">&lt;gco:UnlimitedInteger </w:t>
      </w:r>
      <w:r w:rsidR="00134EBE">
        <w:t>i</w:t>
      </w:r>
      <w:r w:rsidRPr="000255A8">
        <w:t>sInfinite="true"&gt;</w:t>
      </w:r>
      <w:r w:rsidR="00134EBE">
        <w:t xml:space="preserve"> </w:t>
      </w:r>
    </w:p>
    <w:p w:rsidR="00134EBE" w:rsidRDefault="00134EBE" w:rsidP="000255A8">
      <w:pPr>
        <w:pStyle w:val="XMLelement0"/>
      </w:pPr>
      <w:r>
        <w:tab/>
      </w:r>
      <w:r>
        <w:tab/>
      </w:r>
      <w:r>
        <w:tab/>
      </w:r>
      <w:r>
        <w:tab/>
      </w:r>
      <w:r>
        <w:tab/>
      </w:r>
      <w:r>
        <w:tab/>
      </w:r>
      <w:r>
        <w:tab/>
      </w:r>
      <w:r>
        <w:tab/>
      </w:r>
      <w:r>
        <w:tab/>
      </w:r>
      <w:r>
        <w:tab/>
      </w:r>
      <w:r>
        <w:tab/>
      </w:r>
      <w:r>
        <w:tab/>
      </w:r>
      <w:r>
        <w:tab/>
      </w:r>
      <w:r>
        <w:tab/>
      </w:r>
      <w:r>
        <w:tab/>
      </w:r>
      <w:r>
        <w:tab/>
      </w:r>
      <w:r>
        <w:tab/>
      </w:r>
      <w:r>
        <w:tab/>
      </w:r>
      <w:r>
        <w:tab/>
      </w:r>
      <w:r>
        <w:tab/>
      </w:r>
      <w:r>
        <w:tab/>
      </w:r>
      <w:r>
        <w:tab/>
      </w:r>
      <w:r>
        <w:tab/>
      </w:r>
      <w:r w:rsidR="00CB3EB8" w:rsidRPr="00134EBE">
        <w:rPr>
          <w:rStyle w:val="XMLelementValueChar"/>
        </w:rPr>
        <w:t>5</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&lt;/gfc:cardinality&gt;</w:t>
      </w:r>
      <w:r w:rsidR="00CB3EB8" w:rsidRPr="000255A8">
        <w:br/>
        <w:t xml:space="preserve">     </w:t>
      </w:r>
      <w:r w:rsidR="00CB3EB8" w:rsidRPr="00134EBE">
        <w:rPr>
          <w:rStyle w:val="XMLcommetnChar"/>
        </w:rPr>
        <w:t xml:space="preserve">               &lt;!-- optional --&gt;</w:t>
      </w:r>
      <w:r w:rsidR="00CB3EB8" w:rsidRPr="000255A8">
        <w:br/>
        <w:t xml:space="preserve">                    &lt;gfc:definitionReference&gt;</w:t>
      </w:r>
      <w:r w:rsidR="00CB3EB8" w:rsidRPr="000255A8">
        <w:br/>
        <w:t xml:space="preserve">                        &lt;gfc:FC_DefinitionReference&gt;</w:t>
      </w:r>
      <w:r w:rsidR="00CB3EB8" w:rsidRPr="000255A8">
        <w:br/>
        <w:t xml:space="preserve">                            &lt;gfc:definitionSource&gt;</w:t>
      </w:r>
      <w:r w:rsidR="00CB3EB8" w:rsidRPr="000255A8">
        <w:br/>
        <w:t xml:space="preserve">                                &lt;gfc:FC_DefinitionSource&gt;</w:t>
      </w:r>
      <w:r w:rsidR="000255A8">
        <w:br/>
        <w:t xml:space="preserve">            </w:t>
      </w:r>
      <w:r w:rsidR="00CB3EB8" w:rsidRPr="000255A8">
        <w:rPr>
          <w:rStyle w:val="XMLcommetnChar"/>
        </w:rPr>
        <w:t>&lt;!-- most likely this will be the same as the citation for the catalog producer --&gt;</w:t>
      </w:r>
      <w:r w:rsidR="00CB3EB8" w:rsidRPr="000255A8">
        <w:br/>
        <w:t xml:space="preserve">                                    &lt;gfc:source</w:t>
      </w:r>
      <w:r w:rsidR="00CB3EB8" w:rsidRPr="000255A8">
        <w:br/>
        <w:t xml:space="preserve">                                        </w:t>
      </w:r>
      <w:r w:rsidR="00CB3EB8" w:rsidRPr="000255A8">
        <w:rPr>
          <w:rStyle w:val="XMLattributeChar0"/>
        </w:rPr>
        <w:t>xlink:href=</w:t>
      </w:r>
      <w:r w:rsidR="00CB3EB8" w:rsidRPr="000255A8">
        <w:rPr>
          <w:rStyle w:val="XMLattributeValueChar"/>
        </w:rPr>
        <w:t>"#UUID of citation for containing catalog"</w:t>
      </w:r>
      <w:r w:rsidR="00CB3EB8" w:rsidRPr="000255A8">
        <w:t>/&gt;</w:t>
      </w:r>
      <w:r w:rsidR="00CB3EB8" w:rsidRPr="000255A8">
        <w:br/>
        <w:t xml:space="preserve">                                &lt;/gfc:FC_DefinitionSource&gt;</w:t>
      </w:r>
      <w:r w:rsidR="00CB3EB8" w:rsidRPr="000255A8">
        <w:br/>
        <w:t xml:space="preserve">                            &lt;/gfc:definitionSource&gt;</w:t>
      </w:r>
      <w:r w:rsidR="00CB3EB8" w:rsidRPr="000255A8">
        <w:br/>
        <w:t xml:space="preserve">                        &lt;/gfc:FC_DefinitionReference&gt;</w:t>
      </w:r>
      <w:r w:rsidR="00CB3EB8" w:rsidRPr="000255A8">
        <w:br/>
        <w:t xml:space="preserve">                    &lt;/gfc:definitionReference&gt;</w:t>
      </w:r>
      <w:r w:rsidR="00CB3EB8" w:rsidRPr="000255A8">
        <w:br/>
        <w:t xml:space="preserve">                </w:t>
      </w:r>
      <w:r w:rsidR="00CB3EB8" w:rsidRPr="000255A8">
        <w:rPr>
          <w:rStyle w:val="XMLcommetnChar"/>
        </w:rPr>
        <w:t>&lt;!-- optional --&gt;</w:t>
      </w:r>
      <w:r w:rsidR="00CB3EB8" w:rsidRPr="000255A8">
        <w:br/>
        <w:t xml:space="preserve">                    &lt;code&gt;</w:t>
      </w:r>
      <w:r w:rsidR="000255A8">
        <w:br/>
        <w:t xml:space="preserve">                      </w:t>
      </w:r>
      <w:r w:rsidR="00CB3EB8" w:rsidRPr="000255A8">
        <w:t>&lt;gco:CharacterString&gt;</w:t>
      </w:r>
    </w:p>
    <w:p w:rsidR="00134EBE" w:rsidRDefault="00134EBE" w:rsidP="000255A8">
      <w:pPr>
        <w:pStyle w:val="XMLelement0"/>
        <w:rPr>
          <w:rStyle w:val="XMLelementValueChar"/>
        </w:rPr>
      </w:pPr>
      <w:r>
        <w:tab/>
      </w:r>
      <w:r>
        <w:tab/>
      </w:r>
      <w:r>
        <w:tab/>
      </w:r>
      <w:r>
        <w:tab/>
      </w:r>
      <w:r>
        <w:tab/>
      </w:r>
      <w:r>
        <w:tab/>
      </w:r>
      <w:r>
        <w:tab/>
      </w:r>
      <w:r>
        <w:tab/>
      </w:r>
      <w:r>
        <w:tab/>
      </w:r>
      <w:r>
        <w:tab/>
      </w:r>
      <w:r>
        <w:tab/>
      </w:r>
      <w:r>
        <w:tab/>
      </w:r>
      <w:r>
        <w:tab/>
      </w:r>
      <w:r w:rsidR="00CB3EB8" w:rsidRPr="000255A8">
        <w:rPr>
          <w:rStyle w:val="XMLelementValueChar"/>
        </w:rPr>
        <w:t>URI for this attribute if it is registered somewhere</w:t>
      </w:r>
    </w:p>
    <w:p w:rsidR="00134EBE"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t xml:space="preserve"> </w:t>
      </w:r>
      <w:r w:rsidR="00CB3EB8" w:rsidRPr="000255A8">
        <w:t>&lt;/gco:CharacterString&gt;</w:t>
      </w:r>
      <w:r w:rsidR="00CB3EB8" w:rsidRPr="000255A8">
        <w:br/>
        <w:t xml:space="preserve">                    &lt;/code&gt;</w:t>
      </w:r>
      <w:r w:rsidR="00CB3EB8" w:rsidRPr="000255A8">
        <w:br/>
        <w:t xml:space="preserve">  </w:t>
      </w:r>
      <w:del w:id="192" w:author="Stephen Richard" w:date="2013-06-13T16:03:00Z">
        <w:r w:rsidR="00CB3EB8" w:rsidRPr="000255A8" w:rsidDel="00741766">
          <w:delText xml:space="preserve">              </w:delText>
        </w:r>
        <w:r w:rsidR="00CB3EB8" w:rsidRPr="000255A8" w:rsidDel="00741766">
          <w:rPr>
            <w:rStyle w:val="XMLcommetnChar"/>
          </w:rPr>
          <w:delText>&lt;!-- optional --&gt;</w:delText>
        </w:r>
        <w:r w:rsidR="00CB3EB8" w:rsidRPr="000255A8" w:rsidDel="00741766">
          <w:br/>
          <w:delText xml:space="preserve">                    &lt;gfc:valueMeasurementUnit&gt;</w:delText>
        </w:r>
        <w:r w:rsidR="00CB3EB8" w:rsidRPr="000255A8" w:rsidDel="00741766">
          <w:br/>
          <w:delText xml:space="preserve">                        &lt;gml:BaseUnit </w:delText>
        </w:r>
        <w:r w:rsidR="00CB3EB8" w:rsidRPr="000255A8" w:rsidDel="00741766">
          <w:rPr>
            <w:rStyle w:val="XMLattributeChar0"/>
          </w:rPr>
          <w:delText>gml:id=</w:delText>
        </w:r>
        <w:r w:rsidR="00CB3EB8" w:rsidRPr="000255A8" w:rsidDel="00741766">
          <w:rPr>
            <w:rStyle w:val="XMLattributeValueChar"/>
          </w:rPr>
          <w:delText>"identiferScopedToThisDocument"</w:delText>
        </w:r>
        <w:r w:rsidR="00CB3EB8" w:rsidRPr="000255A8" w:rsidDel="00741766">
          <w:delText>&gt;</w:delText>
        </w:r>
        <w:r w:rsidR="00CB3EB8" w:rsidRPr="000255A8" w:rsidDel="00741766">
          <w:br/>
          <w:delText xml:space="preserve">                            &lt;gml:identifier </w:delText>
        </w:r>
        <w:r w:rsidR="00CB3EB8" w:rsidRPr="000255A8" w:rsidDel="00741766">
          <w:rPr>
            <w:rStyle w:val="XMLattributeChar0"/>
          </w:rPr>
          <w:delText>codeSpace=</w:delText>
        </w:r>
        <w:r w:rsidR="00CB3EB8" w:rsidRPr="000255A8" w:rsidDel="00741766">
          <w:rPr>
            <w:rStyle w:val="XMLattributeValueChar"/>
          </w:rPr>
          <w:delText>"http//:URI.for.units"</w:delText>
        </w:r>
        <w:r w:rsidR="00CB3EB8" w:rsidRPr="000255A8" w:rsidDel="00741766">
          <w:delText>/&gt;</w:delText>
        </w:r>
        <w:r w:rsidR="00CB3EB8" w:rsidRPr="000255A8" w:rsidDel="00741766">
          <w:br/>
          <w:delText xml:space="preserve">                            &lt;gml:unitsSystem </w:delText>
        </w:r>
        <w:r w:rsidR="00CB3EB8" w:rsidRPr="000255A8" w:rsidDel="00741766">
          <w:rPr>
            <w:rStyle w:val="XMLattributeChar0"/>
          </w:rPr>
          <w:delText>nilReason=</w:delText>
        </w:r>
        <w:r w:rsidR="00CB3EB8" w:rsidRPr="000255A8" w:rsidDel="00741766">
          <w:rPr>
            <w:rStyle w:val="XMLattributeValueChar"/>
          </w:rPr>
          <w:delText>"unknown"</w:delText>
        </w:r>
        <w:r w:rsidR="00CB3EB8" w:rsidRPr="000255A8" w:rsidDel="00741766">
          <w:delText>/&gt;</w:delText>
        </w:r>
        <w:r w:rsidR="00CB3EB8" w:rsidRPr="000255A8" w:rsidDel="00741766">
          <w:br/>
          <w:delText xml:space="preserve">                        &lt;/gml:BaseUnit&gt;</w:delText>
        </w:r>
        <w:r w:rsidR="00CB3EB8" w:rsidRPr="000255A8" w:rsidDel="00741766">
          <w:br/>
        </w:r>
      </w:del>
      <w:r w:rsidR="00CB3EB8" w:rsidRPr="000255A8">
        <w:t xml:space="preserve">                    &lt;/gfc:valueMeasurementUnit&gt;</w:t>
      </w:r>
      <w:r w:rsidR="00CB3EB8" w:rsidRPr="000255A8">
        <w:br/>
        <w:t xml:space="preserve">               </w:t>
      </w:r>
      <w:r w:rsidR="00CB3EB8" w:rsidRPr="000255A8">
        <w:rPr>
          <w:rStyle w:val="XMLcommetnChar"/>
        </w:rPr>
        <w:t>&lt;!-- optional --&gt;</w:t>
      </w:r>
      <w:r w:rsidR="00CB3EB8" w:rsidRPr="000255A8">
        <w:br/>
        <w:t xml:space="preserve">                    &lt;valueType&gt;</w:t>
      </w:r>
      <w:r w:rsidR="00CB3EB8" w:rsidRPr="000255A8">
        <w:br/>
        <w:t xml:space="preserve">                        &lt;gco:TypeName&gt;</w:t>
      </w:r>
      <w:r w:rsidR="000255A8">
        <w:br/>
        <w:t xml:space="preserve">              </w:t>
      </w:r>
      <w:r w:rsidR="00CB3EB8" w:rsidRPr="000255A8">
        <w:t xml:space="preserve"> </w:t>
      </w:r>
      <w:r w:rsidR="00CB3EB8" w:rsidRPr="000255A8">
        <w:rPr>
          <w:rStyle w:val="XMLcommetnChar"/>
        </w:rPr>
        <w:t>&lt;!-- its unclear how this scheme is supposed to be used for complex datatypes --&gt;</w:t>
      </w:r>
      <w:r w:rsidR="00CB3EB8" w:rsidRPr="000255A8">
        <w:br/>
        <w:t xml:space="preserve">                            &lt;gco:aName&gt;</w:t>
      </w:r>
      <w:r w:rsidR="00CB3EB8" w:rsidRPr="000255A8">
        <w:br/>
        <w:t xml:space="preserve">                                &lt;gco:CharacterString&gt;</w:t>
      </w:r>
    </w:p>
    <w:p w:rsidR="00134EBE" w:rsidRDefault="00134EBE" w:rsidP="000255A8">
      <w:pPr>
        <w:pStyle w:val="XMLelement0"/>
        <w:rPr>
          <w:rStyle w:val="XMLelementValueChar"/>
        </w:rPr>
      </w:pPr>
      <w:r>
        <w:tab/>
      </w:r>
      <w:r>
        <w:tab/>
      </w:r>
      <w:r>
        <w:tab/>
      </w:r>
      <w:r>
        <w:tab/>
      </w:r>
      <w:r w:rsidR="00CB3EB8" w:rsidRPr="000255A8">
        <w:rPr>
          <w:rStyle w:val="XMLelementValueChar"/>
        </w:rPr>
        <w:t>datatype name for quantifying this attribute</w:t>
      </w:r>
      <w:r>
        <w:rPr>
          <w:rStyle w:val="XMLelementValueChar"/>
        </w:rPr>
        <w:t xml:space="preserve"> </w:t>
      </w:r>
      <w:r w:rsidR="00CB3EB8" w:rsidRPr="000255A8">
        <w:rPr>
          <w:rStyle w:val="XMLelementValueChar"/>
        </w:rPr>
        <w:t>suggest using xs:types if applicable, but might be URI for a complex element</w:t>
      </w:r>
    </w:p>
    <w:p w:rsidR="000255A8" w:rsidRDefault="00134EBE" w:rsidP="000255A8">
      <w:pPr>
        <w:pStyle w:val="XMLelement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r w:rsidR="00CB3EB8" w:rsidRPr="000255A8">
        <w:br/>
        <w:t xml:space="preserve">                            &lt;/gco:aName&gt;</w:t>
      </w:r>
      <w:r w:rsidR="00CB3EB8" w:rsidRPr="000255A8">
        <w:br/>
        <w:t xml:space="preserve">                        &lt;/gco:TypeName&gt;</w:t>
      </w:r>
      <w:r w:rsidR="00CB3EB8" w:rsidRPr="000255A8">
        <w:br/>
        <w:t xml:space="preserve">                    &lt;/valueType&gt;</w:t>
      </w:r>
      <w:r w:rsidR="00CB3EB8" w:rsidRPr="000255A8">
        <w:br/>
      </w:r>
      <w:r w:rsidR="00CB3EB8" w:rsidRPr="000255A8">
        <w:rPr>
          <w:rStyle w:val="XMLcommetnChar"/>
        </w:rPr>
        <w:t>&lt;!-- if valueType is an enumeration, there may be collection of FC_listedValues documenting the choices  --&gt;</w:t>
      </w:r>
      <w:r w:rsidR="00CB3EB8" w:rsidRPr="000255A8">
        <w:br/>
        <w:t xml:space="preserve">                &lt;/gfc:FC_FeatureAttribute&gt;</w:t>
      </w:r>
      <w:r w:rsidR="00CB3EB8" w:rsidRPr="000255A8">
        <w:br/>
        <w:t xml:space="preserve">            &lt;/gfc:carrierOfCharacteristics&gt;</w:t>
      </w:r>
      <w:r w:rsidR="00CB3EB8" w:rsidRPr="000255A8">
        <w:br/>
        <w:t xml:space="preserve">            &lt;carrierOfCharacteristics&gt;</w:t>
      </w:r>
      <w:r w:rsidR="00CB3EB8" w:rsidRPr="000255A8">
        <w:br/>
        <w:t xml:space="preserve">                &lt;FC_FeatureAttribute&gt;</w:t>
      </w:r>
      <w:r w:rsidR="00CB3EB8" w:rsidRPr="000255A8">
        <w:br/>
        <w:t xml:space="preserve">                    &lt;memberName&gt;</w:t>
      </w:r>
    </w:p>
    <w:p w:rsidR="000255A8" w:rsidRDefault="000255A8" w:rsidP="000255A8">
      <w:pPr>
        <w:pStyle w:val="XMLelement0"/>
      </w:pPr>
      <w:r>
        <w:tab/>
      </w:r>
      <w:r>
        <w:tab/>
      </w:r>
      <w:r>
        <w:tab/>
      </w:r>
      <w:r>
        <w:tab/>
      </w:r>
      <w:r>
        <w:tab/>
      </w:r>
      <w:r>
        <w:tab/>
      </w:r>
      <w:r>
        <w:tab/>
      </w:r>
      <w:r>
        <w:tab/>
      </w:r>
      <w:r>
        <w:tab/>
      </w:r>
      <w:r>
        <w:tab/>
      </w:r>
      <w:r>
        <w:tab/>
      </w:r>
      <w:r>
        <w:tab/>
      </w:r>
      <w:r w:rsidR="00CB3EB8" w:rsidRPr="000255A8">
        <w:t xml:space="preserve">&lt;gco:LocalName </w:t>
      </w:r>
      <w:r w:rsidR="00CB3EB8" w:rsidRPr="000255A8">
        <w:rPr>
          <w:rStyle w:val="XMLattributeChar0"/>
        </w:rPr>
        <w:t>codeSpace=</w:t>
      </w:r>
      <w:r w:rsidR="00CB3EB8" w:rsidRPr="000255A8">
        <w:rPr>
          <w:rStyle w:val="XMLattributeValueChar"/>
        </w:rPr>
        <w:t>"http://stategeothermaldata.org/uri-gin/aasg/xmlschema/activefault/1.2"</w:t>
      </w:r>
      <w:r w:rsidR="00CB3EB8" w:rsidRPr="000255A8">
        <w:t>&gt;</w:t>
      </w:r>
      <w:r w:rsidR="00CB3EB8" w:rsidRPr="000255A8">
        <w:rPr>
          <w:rStyle w:val="XMLelementValueChar"/>
        </w:rPr>
        <w:t>FeatureURI</w:t>
      </w:r>
      <w:r w:rsidR="00CB3EB8" w:rsidRPr="000255A8">
        <w:t>&lt;/gco:LocalName&gt;</w:t>
      </w:r>
    </w:p>
    <w:p w:rsidR="000255A8" w:rsidRDefault="000255A8" w:rsidP="000255A8">
      <w:pPr>
        <w:pStyle w:val="XMLelement0"/>
      </w:pPr>
      <w:r>
        <w:lastRenderedPageBreak/>
        <w:tab/>
      </w:r>
      <w:r>
        <w:tab/>
      </w:r>
      <w:r>
        <w:tab/>
      </w:r>
      <w:r>
        <w:tab/>
      </w:r>
      <w:r>
        <w:tab/>
      </w:r>
      <w:r>
        <w:tab/>
      </w:r>
      <w:r>
        <w:tab/>
      </w:r>
      <w:r>
        <w:tab/>
      </w:r>
      <w:r>
        <w:tab/>
      </w:r>
      <w:r>
        <w:tab/>
        <w:t xml:space="preserve"> </w:t>
      </w:r>
      <w:r w:rsidR="00CB3EB8" w:rsidRPr="000255A8">
        <w:t>&lt;/memberName&gt;</w:t>
      </w:r>
      <w:r w:rsidR="00CB3EB8" w:rsidRPr="000255A8">
        <w:br/>
        <w:t xml:space="preserve">                    &lt;definition&gt;</w:t>
      </w:r>
    </w:p>
    <w:p w:rsidR="000255A8" w:rsidRDefault="000255A8" w:rsidP="000255A8">
      <w:pPr>
        <w:pStyle w:val="XMLelement0"/>
      </w:pPr>
      <w:r>
        <w:tab/>
      </w:r>
      <w:r>
        <w:tab/>
      </w:r>
      <w:r>
        <w:tab/>
      </w:r>
      <w:r>
        <w:tab/>
      </w:r>
      <w:r>
        <w:tab/>
      </w:r>
      <w:r>
        <w:tab/>
      </w:r>
      <w:r>
        <w:tab/>
      </w:r>
      <w:r>
        <w:tab/>
      </w:r>
      <w:r>
        <w:tab/>
      </w:r>
      <w:r>
        <w:tab/>
      </w:r>
      <w:r>
        <w:tab/>
      </w:r>
      <w:r>
        <w:tab/>
      </w:r>
      <w:r w:rsidR="00CB3EB8" w:rsidRPr="000255A8">
        <w:t>&lt;gco:CharacterString&gt;</w:t>
      </w:r>
    </w:p>
    <w:p w:rsidR="000255A8" w:rsidRDefault="000255A8" w:rsidP="000255A8">
      <w:pPr>
        <w:pStyle w:val="XMLelement0"/>
        <w:ind w:left="2340" w:hanging="2340"/>
        <w:rPr>
          <w:rStyle w:val="XMLelementValueChar"/>
        </w:rPr>
      </w:pPr>
      <w:r>
        <w:tab/>
      </w:r>
      <w:r>
        <w:tab/>
      </w:r>
      <w:r>
        <w:tab/>
      </w:r>
      <w:r>
        <w:tab/>
      </w:r>
      <w:r>
        <w:tab/>
      </w:r>
      <w:r>
        <w:tab/>
      </w:r>
      <w:r>
        <w:tab/>
      </w:r>
      <w:r>
        <w:tab/>
      </w:r>
      <w:r>
        <w:tab/>
      </w:r>
      <w:r>
        <w:tab/>
      </w:r>
      <w:r>
        <w:tab/>
      </w:r>
      <w:r>
        <w:tab/>
      </w:r>
      <w:r w:rsidR="00CB3EB8" w:rsidRPr="000255A8">
        <w:rPr>
          <w:rStyle w:val="XMLelementValueChar"/>
        </w:rPr>
        <w:t>unique identifier for this feature. Best practice is to define an http URI that will dereference to a normative description of the feature</w:t>
      </w:r>
    </w:p>
    <w:p w:rsidR="000255A8" w:rsidRDefault="000255A8" w:rsidP="000255A8">
      <w:pPr>
        <w:pStyle w:val="XMLelement0"/>
        <w:ind w:left="2340" w:hanging="2340"/>
      </w:pP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Pr>
          <w:rStyle w:val="XMLelementValueChar"/>
        </w:rPr>
        <w:tab/>
      </w:r>
      <w:r w:rsidR="00CB3EB8" w:rsidRPr="000255A8">
        <w:t>&lt;/gco:CharacterString&gt;</w:t>
      </w:r>
    </w:p>
    <w:p w:rsidR="000255A8" w:rsidRDefault="000255A8" w:rsidP="000255A8">
      <w:pPr>
        <w:pStyle w:val="XMLelement0"/>
      </w:pPr>
      <w:r>
        <w:tab/>
      </w:r>
      <w:r>
        <w:tab/>
      </w:r>
      <w:r>
        <w:tab/>
      </w:r>
      <w:r>
        <w:tab/>
      </w:r>
      <w:r>
        <w:tab/>
      </w:r>
      <w:r>
        <w:tab/>
      </w:r>
      <w:r>
        <w:tab/>
      </w:r>
      <w:r>
        <w:tab/>
      </w:r>
      <w:r>
        <w:tab/>
      </w:r>
      <w:r>
        <w:tab/>
        <w:t xml:space="preserve"> </w:t>
      </w:r>
      <w:r w:rsidR="00CB3EB8" w:rsidRPr="000255A8">
        <w:t>&lt;/definition&gt;</w:t>
      </w:r>
      <w:r w:rsidR="00CB3EB8" w:rsidRPr="000255A8">
        <w:br/>
        <w:t xml:space="preserve">                    &lt;cardinality&gt;</w:t>
      </w:r>
      <w:r w:rsidR="00CB3EB8" w:rsidRPr="000255A8">
        <w:br/>
        <w:t xml:space="preserve">                        &lt;gco:Multiplicity&gt;</w:t>
      </w:r>
      <w:r w:rsidR="00CB3EB8" w:rsidRPr="000255A8">
        <w:br/>
        <w:t xml:space="preserve">                            &lt;gco:range&gt;</w:t>
      </w:r>
      <w:r w:rsidR="00CB3EB8" w:rsidRPr="000255A8">
        <w:br/>
        <w:t xml:space="preserve">                                &lt;gco:MultiplicityRange&gt;</w:t>
      </w:r>
      <w:r w:rsidR="00CB3EB8" w:rsidRPr="000255A8">
        <w:br/>
        <w:t xml:space="preserve">                                    &lt;gco:lower&gt;</w:t>
      </w:r>
      <w:r w:rsidR="00CB3EB8" w:rsidRPr="000255A8">
        <w:br/>
        <w:t xml:space="preserve">                                        &lt;gco:Integer&gt;</w:t>
      </w:r>
      <w:r w:rsidR="00CB3EB8" w:rsidRPr="000255A8">
        <w:rPr>
          <w:rStyle w:val="XMLelementValueChar"/>
        </w:rPr>
        <w:t>1</w:t>
      </w:r>
      <w:r w:rsidR="00CB3EB8" w:rsidRPr="000255A8">
        <w:t>&lt;/gco:Integer&gt;</w:t>
      </w:r>
      <w:r w:rsidR="00CB3EB8" w:rsidRPr="000255A8">
        <w:br/>
        <w:t xml:space="preserve">                                    &lt;/gco:lower&gt;</w:t>
      </w:r>
      <w:r w:rsidR="00CB3EB8" w:rsidRPr="000255A8">
        <w:br/>
        <w:t xml:space="preserve">                                    &lt;gco:upper&gt;</w:t>
      </w:r>
      <w:r w:rsidR="00CB3EB8" w:rsidRPr="000255A8">
        <w:br/>
        <w:t xml:space="preserve">                                        &lt;gco:UnlimitedInteger&gt;</w:t>
      </w:r>
      <w:r w:rsidR="00CB3EB8" w:rsidRPr="000255A8">
        <w:rPr>
          <w:rStyle w:val="XMLelementValueChar"/>
        </w:rPr>
        <w:t>1</w:t>
      </w:r>
      <w:r w:rsidR="00CB3EB8" w:rsidRPr="000255A8">
        <w:t>&lt;/gco:UnlimitedInteger&gt;</w:t>
      </w:r>
      <w:r w:rsidR="00CB3EB8" w:rsidRPr="000255A8">
        <w:br/>
        <w:t xml:space="preserve">                                    &lt;/gco:upper&gt;</w:t>
      </w:r>
      <w:r w:rsidR="00CB3EB8" w:rsidRPr="000255A8">
        <w:br/>
        <w:t xml:space="preserve">                                &lt;/gco:MultiplicityRange&gt;</w:t>
      </w:r>
      <w:r w:rsidR="00CB3EB8" w:rsidRPr="000255A8">
        <w:br/>
        <w:t xml:space="preserve">                            &lt;/gco:range&gt;</w:t>
      </w:r>
      <w:r w:rsidR="00CB3EB8" w:rsidRPr="000255A8">
        <w:br/>
        <w:t xml:space="preserve">                        &lt;/gco:Multiplicity&gt;</w:t>
      </w:r>
      <w:r w:rsidR="00CB3EB8" w:rsidRPr="000255A8">
        <w:br/>
        <w:t xml:space="preserve">                    &lt;/cardinality&gt;</w:t>
      </w:r>
      <w:r w:rsidR="00CB3EB8" w:rsidRPr="000255A8">
        <w:br/>
        <w:t xml:space="preserve">                    &lt;valueType&gt;</w:t>
      </w:r>
      <w:r w:rsidR="00CB3EB8" w:rsidRPr="000255A8">
        <w:br/>
        <w:t xml:space="preserve">                        &lt;gco:TypeName&gt;</w:t>
      </w:r>
      <w:r w:rsidR="00CB3EB8" w:rsidRPr="000255A8">
        <w:br/>
        <w:t xml:space="preserve">                           </w:t>
      </w:r>
      <w:r>
        <w:t>&lt;</w:t>
      </w:r>
      <w:r w:rsidR="00CB3EB8" w:rsidRPr="000255A8">
        <w:t>gco:aName&gt;</w:t>
      </w:r>
    </w:p>
    <w:p w:rsidR="000255A8" w:rsidRDefault="000255A8" w:rsidP="000255A8">
      <w:pPr>
        <w:pStyle w:val="XMLelement0"/>
      </w:pPr>
      <w:r>
        <w:tab/>
      </w:r>
      <w:r>
        <w:tab/>
      </w:r>
      <w:r>
        <w:tab/>
      </w:r>
      <w:r>
        <w:tab/>
      </w:r>
      <w:r>
        <w:tab/>
      </w:r>
      <w:r>
        <w:tab/>
      </w:r>
      <w:r>
        <w:tab/>
      </w:r>
      <w:r>
        <w:tab/>
      </w:r>
      <w:r>
        <w:tab/>
      </w:r>
      <w:r>
        <w:tab/>
      </w:r>
      <w:r>
        <w:tab/>
      </w:r>
      <w:r>
        <w:tab/>
      </w:r>
      <w:r>
        <w:tab/>
      </w:r>
      <w:r>
        <w:tab/>
      </w:r>
      <w:r>
        <w:tab/>
      </w:r>
      <w:r w:rsidR="00CB3EB8" w:rsidRPr="000255A8">
        <w:t>&lt;gco:CharacterString&gt;</w:t>
      </w:r>
      <w:r w:rsidR="00CB3EB8" w:rsidRPr="000255A8">
        <w:rPr>
          <w:rStyle w:val="XMLelementValueChar"/>
        </w:rPr>
        <w:t>xs:string</w:t>
      </w:r>
      <w:r w:rsidR="00CB3EB8" w:rsidRPr="000255A8">
        <w:t>&lt;/gco:CharacterString&gt;</w:t>
      </w:r>
    </w:p>
    <w:p w:rsidR="00CB3EB8" w:rsidRPr="000255A8" w:rsidRDefault="000255A8" w:rsidP="000255A8">
      <w:pPr>
        <w:pStyle w:val="XMLelement0"/>
        <w:rPr>
          <w:rStyle w:val="LineNumber"/>
          <w:rFonts w:cs="Courier New"/>
        </w:rPr>
      </w:pPr>
      <w:r>
        <w:tab/>
      </w:r>
      <w:r>
        <w:tab/>
      </w:r>
      <w:r>
        <w:tab/>
      </w:r>
      <w:r>
        <w:tab/>
      </w:r>
      <w:r>
        <w:tab/>
      </w:r>
      <w:r>
        <w:tab/>
      </w:r>
      <w:r>
        <w:tab/>
      </w:r>
      <w:r>
        <w:tab/>
      </w:r>
      <w:r>
        <w:tab/>
      </w:r>
      <w:r>
        <w:tab/>
      </w:r>
      <w:r>
        <w:tab/>
      </w:r>
      <w:r>
        <w:tab/>
      </w:r>
      <w:r>
        <w:tab/>
      </w:r>
      <w:r>
        <w:tab/>
      </w:r>
      <w:r w:rsidR="00CB3EB8" w:rsidRPr="000255A8">
        <w:t>&lt;/gco:aName&gt;</w:t>
      </w:r>
      <w:r w:rsidR="00CB3EB8" w:rsidRPr="000255A8">
        <w:br/>
        <w:t xml:space="preserve">                        &lt;/gco:TypeName&gt;</w:t>
      </w:r>
      <w:r w:rsidR="00CB3EB8" w:rsidRPr="000255A8">
        <w:br/>
        <w:t xml:space="preserve">                    &lt;/valueType&gt;</w:t>
      </w:r>
      <w:r w:rsidR="00CB3EB8" w:rsidRPr="000255A8">
        <w:br/>
        <w:t xml:space="preserve">                &lt;/FC_FeatureAttribute&gt;</w:t>
      </w:r>
      <w:r w:rsidR="00CB3EB8" w:rsidRPr="000255A8">
        <w:br/>
        <w:t xml:space="preserve">            &lt;/carrierOfCharacteristics&gt;</w:t>
      </w:r>
      <w:r w:rsidR="00CB3EB8" w:rsidRPr="000255A8">
        <w:br/>
        <w:t xml:space="preserve">           </w:t>
      </w:r>
      <w:r w:rsidR="00CB3EB8" w:rsidRPr="000255A8">
        <w:rPr>
          <w:rStyle w:val="XMLcommetnChar"/>
        </w:rPr>
        <w:t xml:space="preserve"> &lt;!-- other attributes  --&gt;</w:t>
      </w:r>
      <w:r w:rsidR="00CB3EB8" w:rsidRPr="000255A8">
        <w:br/>
        <w:t xml:space="preserve">        &lt;/gfc:FC_FeatureType&gt;</w:t>
      </w:r>
      <w:r w:rsidR="00CB3EB8" w:rsidRPr="000255A8">
        <w:br/>
        <w:t xml:space="preserve">    &lt;/gfc:featureType&gt;</w:t>
      </w:r>
      <w:r w:rsidR="00CB3EB8" w:rsidRPr="000255A8">
        <w:br/>
        <w:t xml:space="preserve">   </w:t>
      </w:r>
      <w:r w:rsidR="00CB3EB8" w:rsidRPr="000255A8">
        <w:rPr>
          <w:rStyle w:val="XMLcommetnChar"/>
        </w:rPr>
        <w:t xml:space="preserve"> &lt;!-- the catalog may document many feature types --&gt;</w:t>
      </w:r>
      <w:r w:rsidR="00CB3EB8" w:rsidRPr="000255A8">
        <w:br/>
        <w:t>&lt;/gfc:FC_FeatureCatalogue&gt;</w:t>
      </w:r>
    </w:p>
    <w:sectPr w:rsidR="00CB3EB8" w:rsidRPr="000255A8" w:rsidSect="0004205C">
      <w:pgSz w:w="12240" w:h="15840" w:code="1"/>
      <w:pgMar w:top="1440" w:right="1440" w:bottom="72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Stephen Richard2" w:date="2013-02-25T10:39:00Z" w:initials="SMR">
    <w:p w:rsidR="00741766" w:rsidRDefault="00741766">
      <w:pPr>
        <w:pStyle w:val="CommentText"/>
      </w:pPr>
      <w:r>
        <w:rPr>
          <w:rStyle w:val="CommentReference"/>
        </w:rPr>
        <w:annotationRef/>
      </w:r>
      <w:proofErr w:type="gramStart"/>
      <w:r>
        <w:t>this</w:t>
      </w:r>
      <w:proofErr w:type="gramEnd"/>
      <w:r>
        <w:t xml:space="preserve"> should be only the point of contact for metadata problems; the li</w:t>
      </w:r>
      <w:r>
        <w:t>n</w:t>
      </w:r>
      <w:r>
        <w:t>eage of the metadata (originator etc.) is a diffe</w:t>
      </w:r>
      <w:r>
        <w:t>r</w:t>
      </w:r>
      <w:r>
        <w:t xml:space="preserve">ent concern. </w:t>
      </w:r>
      <w:proofErr w:type="gramStart"/>
      <w:r>
        <w:t>when</w:t>
      </w:r>
      <w:proofErr w:type="gramEnd"/>
      <w:r>
        <w:t xml:space="preserve"> will owner, distributor, cust</w:t>
      </w:r>
      <w:r>
        <w:t>o</w:t>
      </w:r>
      <w:r>
        <w:t xml:space="preserve">dian be different from pointOfContact). </w:t>
      </w:r>
      <w:proofErr w:type="gramStart"/>
      <w:r>
        <w:t>distrib</w:t>
      </w:r>
      <w:r>
        <w:t>u</w:t>
      </w:r>
      <w:r>
        <w:t>tor</w:t>
      </w:r>
      <w:proofErr w:type="gramEnd"/>
      <w:r>
        <w:t xml:space="preserve"> would be recorded in metadata lineage.</w:t>
      </w:r>
    </w:p>
  </w:comment>
  <w:comment w:id="52" w:author="Stephen Richard2" w:date="2013-02-25T10:54:00Z" w:initials="SMR">
    <w:p w:rsidR="00741766" w:rsidRDefault="00741766">
      <w:pPr>
        <w:pStyle w:val="CommentText"/>
      </w:pPr>
      <w:r>
        <w:rPr>
          <w:rStyle w:val="CommentReference"/>
        </w:rPr>
        <w:annotationRef/>
      </w:r>
      <w:proofErr w:type="gramStart"/>
      <w:r>
        <w:t>use</w:t>
      </w:r>
      <w:proofErr w:type="gramEnd"/>
      <w:r>
        <w:t xml:space="preserve"> DateTime</w:t>
      </w:r>
    </w:p>
  </w:comment>
  <w:comment w:id="59" w:author="Stephen Richard" w:date="2013-06-08T10:11:00Z" w:initials="SMR">
    <w:p w:rsidR="00741766" w:rsidRDefault="00741766">
      <w:pPr>
        <w:pStyle w:val="CommentText"/>
      </w:pPr>
      <w:r>
        <w:rPr>
          <w:rStyle w:val="CommentReference"/>
        </w:rPr>
        <w:annotationRef/>
      </w:r>
      <w:proofErr w:type="gramStart"/>
      <w:r>
        <w:t>double</w:t>
      </w:r>
      <w:proofErr w:type="gramEnd"/>
      <w:r>
        <w:t xml:space="preserve"> check to see if we can find a usable service URI registry..., like OGC NA for thier services</w:t>
      </w:r>
    </w:p>
  </w:comment>
  <w:comment w:id="111" w:author="Stephen Richard2" w:date="2013-04-05T12:30:00Z" w:initials="SMR">
    <w:p w:rsidR="00741766" w:rsidRDefault="00741766" w:rsidP="00FA16A0">
      <w:pPr>
        <w:pStyle w:val="CommentText"/>
      </w:pPr>
      <w:r>
        <w:rPr>
          <w:rStyle w:val="CommentReference"/>
        </w:rPr>
        <w:annotationRef/>
      </w:r>
      <w:r>
        <w:t>http://www.mnhs.org/preserve/records/metaformat.html</w:t>
      </w:r>
    </w:p>
    <w:p w:rsidR="00741766" w:rsidRDefault="00741766" w:rsidP="00FA16A0">
      <w:pPr>
        <w:pStyle w:val="CommentText"/>
      </w:pPr>
      <w:r>
        <w:t xml:space="preserve">The logical form </w:t>
      </w:r>
    </w:p>
    <w:p w:rsidR="00741766" w:rsidRDefault="00741766" w:rsidP="00FA16A0">
      <w:pPr>
        <w:pStyle w:val="CommentText"/>
      </w:pPr>
      <w:r>
        <w:t xml:space="preserve">   </w:t>
      </w:r>
      <w:proofErr w:type="gramStart"/>
      <w:r w:rsidRPr="00FA16A0">
        <w:rPr>
          <w:b/>
        </w:rPr>
        <w:t>content</w:t>
      </w:r>
      <w:proofErr w:type="gramEnd"/>
      <w:r w:rsidRPr="00FA16A0">
        <w:rPr>
          <w:b/>
        </w:rPr>
        <w:t xml:space="preserve"> medium</w:t>
      </w:r>
      <w:r>
        <w:t xml:space="preserve"> (audio, compound, image, text, video)</w:t>
      </w:r>
    </w:p>
    <w:p w:rsidR="00741766" w:rsidRDefault="00741766" w:rsidP="00FA16A0">
      <w:pPr>
        <w:pStyle w:val="CommentText"/>
      </w:pPr>
      <w:r>
        <w:t xml:space="preserve">   </w:t>
      </w:r>
      <w:proofErr w:type="gramStart"/>
      <w:r w:rsidRPr="00FA16A0">
        <w:rPr>
          <w:b/>
        </w:rPr>
        <w:t>data</w:t>
      </w:r>
      <w:proofErr w:type="gramEnd"/>
      <w:r w:rsidRPr="00FA16A0">
        <w:rPr>
          <w:b/>
        </w:rPr>
        <w:t xml:space="preserve"> format</w:t>
      </w:r>
      <w:r>
        <w:t xml:space="preserve"> (</w:t>
      </w:r>
      <w:r>
        <w:rPr>
          <w:rFonts w:ascii="Verdana" w:hAnsi="Verdana"/>
          <w:color w:val="000000"/>
          <w:sz w:val="17"/>
          <w:szCs w:val="17"/>
          <w:shd w:val="clear" w:color="auto" w:fill="FFFFFF"/>
        </w:rPr>
        <w:t>The (often proprietary) file format of the record, usually denoted by the record's file extension.) [MIME type]</w:t>
      </w:r>
    </w:p>
    <w:p w:rsidR="00741766" w:rsidRDefault="00741766" w:rsidP="00FA16A0">
      <w:pPr>
        <w:pStyle w:val="CommentText"/>
      </w:pPr>
      <w:proofErr w:type="gramStart"/>
      <w:r>
        <w:t>physical</w:t>
      </w:r>
      <w:proofErr w:type="gramEnd"/>
      <w:r>
        <w:t xml:space="preserve"> form</w:t>
      </w:r>
    </w:p>
    <w:p w:rsidR="00741766" w:rsidRDefault="00741766" w:rsidP="00FA16A0">
      <w:pPr>
        <w:pStyle w:val="CommentText"/>
      </w:pPr>
      <w:r>
        <w:t xml:space="preserve">  </w:t>
      </w:r>
      <w:proofErr w:type="gramStart"/>
      <w:r w:rsidRPr="00FA16A0">
        <w:rPr>
          <w:b/>
        </w:rPr>
        <w:t>storage</w:t>
      </w:r>
      <w:proofErr w:type="gramEnd"/>
      <w:r w:rsidRPr="00FA16A0">
        <w:rPr>
          <w:b/>
        </w:rPr>
        <w:t xml:space="preserve"> medium</w:t>
      </w:r>
      <w:r>
        <w:t xml:space="preserve"> (</w:t>
      </w:r>
      <w:r w:rsidRPr="00FA16A0">
        <w:t>device on which a record is physically stored</w:t>
      </w:r>
      <w:r>
        <w:t xml:space="preserve">; </w:t>
      </w:r>
      <w:r w:rsidRPr="00FA16A0">
        <w:t>provide information about the capacity or physical size limitations of a storage medium.</w:t>
      </w:r>
      <w:r>
        <w:t xml:space="preserve"> Audiotape, CD-R, DAT, paper, micr</w:t>
      </w:r>
      <w:r>
        <w:t>o</w:t>
      </w:r>
      <w:r>
        <w:t>film, zip dirive...)</w:t>
      </w:r>
    </w:p>
    <w:p w:rsidR="00741766" w:rsidRDefault="00741766" w:rsidP="00FA16A0">
      <w:pPr>
        <w:pStyle w:val="CommentText"/>
      </w:pPr>
      <w:r>
        <w:t xml:space="preserve">  </w:t>
      </w:r>
      <w:proofErr w:type="gramStart"/>
      <w:r w:rsidRPr="00FA16A0">
        <w:rPr>
          <w:b/>
        </w:rPr>
        <w:t>extent</w:t>
      </w:r>
      <w:proofErr w:type="gramEnd"/>
      <w:r>
        <w:t xml:space="preserve"> (physical size of record; </w:t>
      </w:r>
      <w:r>
        <w:rPr>
          <w:rFonts w:ascii="Verdana" w:hAnsi="Verdana"/>
          <w:color w:val="000000"/>
          <w:sz w:val="17"/>
          <w:szCs w:val="17"/>
          <w:shd w:val="clear" w:color="auto" w:fill="FFFFFF"/>
        </w:rPr>
        <w:t>the amount of storage space (either physical or ele</w:t>
      </w:r>
      <w:r>
        <w:rPr>
          <w:rFonts w:ascii="Verdana" w:hAnsi="Verdana"/>
          <w:color w:val="000000"/>
          <w:sz w:val="17"/>
          <w:szCs w:val="17"/>
          <w:shd w:val="clear" w:color="auto" w:fill="FFFFFF"/>
        </w:rPr>
        <w:t>c</w:t>
      </w:r>
      <w:r>
        <w:rPr>
          <w:rFonts w:ascii="Verdana" w:hAnsi="Verdana"/>
          <w:color w:val="000000"/>
          <w:sz w:val="17"/>
          <w:szCs w:val="17"/>
          <w:shd w:val="clear" w:color="auto" w:fill="FFFFFF"/>
        </w:rPr>
        <w:t>tronic) that it requires.)</w:t>
      </w:r>
    </w:p>
  </w:comment>
  <w:comment w:id="120" w:author="Stephen Richard2" w:date="2013-02-25T13:09:00Z" w:initials="SMR">
    <w:p w:rsidR="00741766" w:rsidRDefault="00741766">
      <w:pPr>
        <w:pStyle w:val="CommentText"/>
      </w:pPr>
      <w:r>
        <w:rPr>
          <w:rStyle w:val="CommentReference"/>
        </w:rPr>
        <w:annotationRef/>
      </w:r>
      <w:proofErr w:type="gramStart"/>
      <w:r>
        <w:t>these</w:t>
      </w:r>
      <w:proofErr w:type="gramEnd"/>
      <w:r>
        <w:t xml:space="preserve"> would be accessed through sampling feature services</w:t>
      </w:r>
    </w:p>
  </w:comment>
  <w:comment w:id="173" w:author="Stephen Richard2" w:date="2013-02-26T15:26:00Z" w:initials="SMR">
    <w:p w:rsidR="00741766" w:rsidRDefault="00741766">
      <w:pPr>
        <w:pStyle w:val="CommentText"/>
      </w:pPr>
      <w:r>
        <w:rPr>
          <w:rStyle w:val="CommentReference"/>
        </w:rPr>
        <w:annotationRef/>
      </w:r>
      <w:r>
        <w:t>not being used...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61E" w:rsidRDefault="00DB061E">
      <w:r>
        <w:separator/>
      </w:r>
    </w:p>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endnote>
  <w:endnote w:type="continuationSeparator" w:id="0">
    <w:p w:rsidR="00DB061E" w:rsidRDefault="00DB061E">
      <w:r>
        <w:continuationSeparator/>
      </w:r>
    </w:p>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DC3B749F-FFC1-4146-9AB3-1E444DD13435}"/>
    <w:embedBold r:id="rId2" w:fontKey="{365A5D54-E0DD-4637-9381-BEC763B8FF17}"/>
    <w:embedItalic r:id="rId3" w:fontKey="{07F57177-F005-4ECF-AFB2-FACA05E9C864}"/>
    <w:embedBoldItalic r:id="rId4" w:fontKey="{703B1C43-90B3-4F89-87E0-C1DC9E31B304}"/>
  </w:font>
  <w:font w:name="Courier New">
    <w:panose1 w:val="02070309020205020404"/>
    <w:charset w:val="00"/>
    <w:family w:val="modern"/>
    <w:pitch w:val="fixed"/>
    <w:sig w:usb0="E0002AFF" w:usb1="C0007843" w:usb2="00000009" w:usb3="00000000" w:csb0="000001FF" w:csb1="00000000"/>
    <w:embedRegular r:id="rId5" w:fontKey="{8611A03B-0BD9-4D30-882F-8EC8F8413395}"/>
    <w:embedBold r:id="rId6" w:fontKey="{746ADCD4-6815-459E-B07B-238E126DF3C2}"/>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74C9761A-00FE-4618-B8AA-FD3E73EF62E9}"/>
    <w:embedItalic r:id="rId8" w:fontKey="{5E1075AD-C898-485B-8C83-1BA71F2372F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embedRegular r:id="rId9" w:fontKey="{1F2DC295-585C-4F59-9233-FBCB48218E01}"/>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Pr>
      <w:pStyle w:val="Footer"/>
      <w:tabs>
        <w:tab w:val="clear" w:pos="8640"/>
        <w:tab w:val="right" w:pos="9360"/>
      </w:tabs>
      <w:spacing w:after="0"/>
      <w:rPr>
        <w:sz w:val="16"/>
        <w:szCs w:val="16"/>
        <w:lang w:eastAsia="ja-JP"/>
      </w:rPr>
    </w:pPr>
    <w:proofErr w:type="gramStart"/>
    <w:r>
      <w:rPr>
        <w:rStyle w:val="Hyperlink"/>
        <w:color w:val="auto"/>
        <w:lang w:eastAsia="ja-JP"/>
      </w:rPr>
      <w:t>usgin_iso_metadata_1.2</w:t>
    </w:r>
    <w:proofErr w:type="gramEnd"/>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Pr>
        <w:noProof/>
        <w:sz w:val="16"/>
        <w:szCs w:val="16"/>
        <w:lang w:eastAsia="ja-JP"/>
      </w:rPr>
      <w:t>13 June 2013</w:t>
    </w:r>
    <w:r>
      <w:rPr>
        <w:sz w:val="16"/>
        <w:szCs w:val="16"/>
        <w:lang w:eastAsia="ja-JP"/>
      </w:rPr>
      <w:fldChar w:fldCharType="end"/>
    </w:r>
  </w:p>
  <w:p w:rsidR="00741766" w:rsidRDefault="00741766">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w:t>
    </w:r>
    <w:del w:id="4" w:author="Stephen Richard" w:date="2013-06-13T16:12:00Z">
      <w:r w:rsidDel="007D5B78">
        <w:rPr>
          <w:sz w:val="16"/>
          <w:szCs w:val="16"/>
        </w:rPr>
        <w:delText>2010</w:delText>
      </w:r>
    </w:del>
    <w:ins w:id="5" w:author="Stephen Richard" w:date="2013-06-13T16:12:00Z">
      <w:r w:rsidR="007D5B78">
        <w:rPr>
          <w:sz w:val="16"/>
          <w:szCs w:val="16"/>
        </w:rPr>
        <w:t>201</w:t>
      </w:r>
      <w:r w:rsidR="007D5B78">
        <w:rPr>
          <w:sz w:val="16"/>
          <w:szCs w:val="16"/>
        </w:rPr>
        <w:t>3</w:t>
      </w:r>
    </w:ins>
    <w:r>
      <w:rPr>
        <w:sz w:val="16"/>
        <w:szCs w:val="16"/>
      </w:rPr>
      <w:t>.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7D5B78">
      <w:rPr>
        <w:rStyle w:val="PageNumber"/>
        <w:noProof/>
        <w:sz w:val="16"/>
        <w:szCs w:val="16"/>
      </w:rPr>
      <w:t>119</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7D5B78">
      <w:rPr>
        <w:rStyle w:val="PageNumber"/>
        <w:noProof/>
        <w:sz w:val="16"/>
        <w:szCs w:val="16"/>
      </w:rPr>
      <w:t>119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741766" w:rsidRDefault="00741766">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61E" w:rsidRDefault="00DB061E">
      <w:r>
        <w:separator/>
      </w:r>
    </w:p>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footnote>
  <w:footnote w:type="continuationSeparator" w:id="0">
    <w:p w:rsidR="00DB061E" w:rsidRDefault="00DB061E">
      <w:r>
        <w:continuationSeparator/>
      </w:r>
    </w:p>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p w:rsidR="00DB061E" w:rsidRDefault="00DB06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p w:rsidR="00741766" w:rsidRDefault="0074176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66" w:rsidRDefault="007417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embedSystemFonts/>
  <w:saveSubsetFonts/>
  <w:hideSpellingErrors/>
  <w:hideGrammaticalErrors/>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302AB"/>
    <w:rsid w:val="0003066A"/>
    <w:rsid w:val="00031CAA"/>
    <w:rsid w:val="00031DA7"/>
    <w:rsid w:val="00031E07"/>
    <w:rsid w:val="00033667"/>
    <w:rsid w:val="00033D84"/>
    <w:rsid w:val="00037BFD"/>
    <w:rsid w:val="000408F1"/>
    <w:rsid w:val="00040BA4"/>
    <w:rsid w:val="0004205C"/>
    <w:rsid w:val="00044651"/>
    <w:rsid w:val="00045AD4"/>
    <w:rsid w:val="00052170"/>
    <w:rsid w:val="000578AC"/>
    <w:rsid w:val="000615A5"/>
    <w:rsid w:val="00063E56"/>
    <w:rsid w:val="000663A6"/>
    <w:rsid w:val="00067853"/>
    <w:rsid w:val="000679B0"/>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E0072"/>
    <w:rsid w:val="000E1C54"/>
    <w:rsid w:val="000E361D"/>
    <w:rsid w:val="000E528C"/>
    <w:rsid w:val="000E70F1"/>
    <w:rsid w:val="000F0E8F"/>
    <w:rsid w:val="000F0FF2"/>
    <w:rsid w:val="000F1EA0"/>
    <w:rsid w:val="000F42A0"/>
    <w:rsid w:val="000F63C7"/>
    <w:rsid w:val="000F7F2F"/>
    <w:rsid w:val="00101C4B"/>
    <w:rsid w:val="00102D07"/>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C8B"/>
    <w:rsid w:val="0014672A"/>
    <w:rsid w:val="001467C6"/>
    <w:rsid w:val="00151818"/>
    <w:rsid w:val="001537E3"/>
    <w:rsid w:val="001542DD"/>
    <w:rsid w:val="00155285"/>
    <w:rsid w:val="0015706C"/>
    <w:rsid w:val="00157A5C"/>
    <w:rsid w:val="001603C6"/>
    <w:rsid w:val="001606E9"/>
    <w:rsid w:val="00162CF1"/>
    <w:rsid w:val="00163B44"/>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F58"/>
    <w:rsid w:val="002474C8"/>
    <w:rsid w:val="00247944"/>
    <w:rsid w:val="0025067F"/>
    <w:rsid w:val="002509E6"/>
    <w:rsid w:val="00254321"/>
    <w:rsid w:val="00254AD6"/>
    <w:rsid w:val="00254F82"/>
    <w:rsid w:val="00255C7B"/>
    <w:rsid w:val="0025660E"/>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D0E36"/>
    <w:rsid w:val="002D2FC8"/>
    <w:rsid w:val="002D343C"/>
    <w:rsid w:val="002D5359"/>
    <w:rsid w:val="002D7F71"/>
    <w:rsid w:val="002E2AA1"/>
    <w:rsid w:val="002E705A"/>
    <w:rsid w:val="002E70D7"/>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BD6"/>
    <w:rsid w:val="003C42FB"/>
    <w:rsid w:val="003C53A2"/>
    <w:rsid w:val="003C54F2"/>
    <w:rsid w:val="003C5B50"/>
    <w:rsid w:val="003C5EC0"/>
    <w:rsid w:val="003C6775"/>
    <w:rsid w:val="003C7E86"/>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7414"/>
    <w:rsid w:val="0042034B"/>
    <w:rsid w:val="00420D6E"/>
    <w:rsid w:val="00421934"/>
    <w:rsid w:val="00422CFB"/>
    <w:rsid w:val="00424F3D"/>
    <w:rsid w:val="0042550F"/>
    <w:rsid w:val="00425838"/>
    <w:rsid w:val="004258C2"/>
    <w:rsid w:val="004261BB"/>
    <w:rsid w:val="00427843"/>
    <w:rsid w:val="00432026"/>
    <w:rsid w:val="0043436A"/>
    <w:rsid w:val="0043465E"/>
    <w:rsid w:val="00434C04"/>
    <w:rsid w:val="00435C51"/>
    <w:rsid w:val="0044331A"/>
    <w:rsid w:val="0044386C"/>
    <w:rsid w:val="0044473B"/>
    <w:rsid w:val="00445759"/>
    <w:rsid w:val="00446C28"/>
    <w:rsid w:val="00446ED2"/>
    <w:rsid w:val="00447B54"/>
    <w:rsid w:val="004508AC"/>
    <w:rsid w:val="0045178D"/>
    <w:rsid w:val="004572D9"/>
    <w:rsid w:val="00462857"/>
    <w:rsid w:val="00462CB7"/>
    <w:rsid w:val="004636CA"/>
    <w:rsid w:val="00464793"/>
    <w:rsid w:val="004651FB"/>
    <w:rsid w:val="00465F39"/>
    <w:rsid w:val="00465F45"/>
    <w:rsid w:val="00466F90"/>
    <w:rsid w:val="004704A1"/>
    <w:rsid w:val="00471BF3"/>
    <w:rsid w:val="00471EA5"/>
    <w:rsid w:val="00474023"/>
    <w:rsid w:val="00476940"/>
    <w:rsid w:val="00482C0E"/>
    <w:rsid w:val="00482E91"/>
    <w:rsid w:val="004832C3"/>
    <w:rsid w:val="00485664"/>
    <w:rsid w:val="00486A88"/>
    <w:rsid w:val="004878F6"/>
    <w:rsid w:val="004903F9"/>
    <w:rsid w:val="00490C8D"/>
    <w:rsid w:val="00490CD5"/>
    <w:rsid w:val="00492E77"/>
    <w:rsid w:val="00492F96"/>
    <w:rsid w:val="00493145"/>
    <w:rsid w:val="004A1772"/>
    <w:rsid w:val="004A26C2"/>
    <w:rsid w:val="004A2CA3"/>
    <w:rsid w:val="004A30AA"/>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26DE"/>
    <w:rsid w:val="00506041"/>
    <w:rsid w:val="00506BB5"/>
    <w:rsid w:val="00507053"/>
    <w:rsid w:val="0051093A"/>
    <w:rsid w:val="0051207F"/>
    <w:rsid w:val="00513D38"/>
    <w:rsid w:val="005165F9"/>
    <w:rsid w:val="00516A3D"/>
    <w:rsid w:val="00517019"/>
    <w:rsid w:val="00520DD3"/>
    <w:rsid w:val="00521030"/>
    <w:rsid w:val="00521F41"/>
    <w:rsid w:val="00522BCA"/>
    <w:rsid w:val="005247FC"/>
    <w:rsid w:val="00524AAF"/>
    <w:rsid w:val="00524D67"/>
    <w:rsid w:val="00526240"/>
    <w:rsid w:val="005274E5"/>
    <w:rsid w:val="0053159E"/>
    <w:rsid w:val="00534011"/>
    <w:rsid w:val="00535784"/>
    <w:rsid w:val="0053799F"/>
    <w:rsid w:val="00540212"/>
    <w:rsid w:val="0054090A"/>
    <w:rsid w:val="00540B83"/>
    <w:rsid w:val="00541754"/>
    <w:rsid w:val="00541C99"/>
    <w:rsid w:val="005446EB"/>
    <w:rsid w:val="00544B44"/>
    <w:rsid w:val="0054633B"/>
    <w:rsid w:val="0054670D"/>
    <w:rsid w:val="00546806"/>
    <w:rsid w:val="00546D26"/>
    <w:rsid w:val="00550453"/>
    <w:rsid w:val="00551F06"/>
    <w:rsid w:val="005520B2"/>
    <w:rsid w:val="005576BF"/>
    <w:rsid w:val="0056069E"/>
    <w:rsid w:val="00561363"/>
    <w:rsid w:val="005650C3"/>
    <w:rsid w:val="005655A9"/>
    <w:rsid w:val="0056738D"/>
    <w:rsid w:val="0056790A"/>
    <w:rsid w:val="00570EA4"/>
    <w:rsid w:val="0057112F"/>
    <w:rsid w:val="00573D8C"/>
    <w:rsid w:val="00574DDE"/>
    <w:rsid w:val="00575AA5"/>
    <w:rsid w:val="00575AB1"/>
    <w:rsid w:val="005761EE"/>
    <w:rsid w:val="00576A45"/>
    <w:rsid w:val="005816C7"/>
    <w:rsid w:val="00582AEB"/>
    <w:rsid w:val="005831E5"/>
    <w:rsid w:val="00583A0B"/>
    <w:rsid w:val="005849EB"/>
    <w:rsid w:val="005870B4"/>
    <w:rsid w:val="0058723A"/>
    <w:rsid w:val="00587E1E"/>
    <w:rsid w:val="005915FB"/>
    <w:rsid w:val="005918A2"/>
    <w:rsid w:val="005923AB"/>
    <w:rsid w:val="0059257F"/>
    <w:rsid w:val="005928B7"/>
    <w:rsid w:val="0059295F"/>
    <w:rsid w:val="00592AA7"/>
    <w:rsid w:val="00593A52"/>
    <w:rsid w:val="0059434A"/>
    <w:rsid w:val="005A7A1B"/>
    <w:rsid w:val="005B1314"/>
    <w:rsid w:val="005B270A"/>
    <w:rsid w:val="005B2A5C"/>
    <w:rsid w:val="005B3953"/>
    <w:rsid w:val="005B4071"/>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331A"/>
    <w:rsid w:val="005D3732"/>
    <w:rsid w:val="005D5042"/>
    <w:rsid w:val="005D5655"/>
    <w:rsid w:val="005E3C53"/>
    <w:rsid w:val="005E3FE2"/>
    <w:rsid w:val="005F0403"/>
    <w:rsid w:val="005F0DA3"/>
    <w:rsid w:val="005F2366"/>
    <w:rsid w:val="005F2DD6"/>
    <w:rsid w:val="005F6E33"/>
    <w:rsid w:val="00602179"/>
    <w:rsid w:val="006038C1"/>
    <w:rsid w:val="006045F9"/>
    <w:rsid w:val="00606837"/>
    <w:rsid w:val="0061197D"/>
    <w:rsid w:val="00612080"/>
    <w:rsid w:val="00621769"/>
    <w:rsid w:val="00621DFA"/>
    <w:rsid w:val="00622E42"/>
    <w:rsid w:val="006261AC"/>
    <w:rsid w:val="00630C72"/>
    <w:rsid w:val="00631691"/>
    <w:rsid w:val="0063446C"/>
    <w:rsid w:val="0063463A"/>
    <w:rsid w:val="006359EB"/>
    <w:rsid w:val="00636857"/>
    <w:rsid w:val="00640586"/>
    <w:rsid w:val="00644C6E"/>
    <w:rsid w:val="00646160"/>
    <w:rsid w:val="00646548"/>
    <w:rsid w:val="00646D48"/>
    <w:rsid w:val="00647152"/>
    <w:rsid w:val="00647615"/>
    <w:rsid w:val="0065207F"/>
    <w:rsid w:val="006543F8"/>
    <w:rsid w:val="00655363"/>
    <w:rsid w:val="00656AB9"/>
    <w:rsid w:val="0066556B"/>
    <w:rsid w:val="00666BFD"/>
    <w:rsid w:val="00673BA2"/>
    <w:rsid w:val="00673BDB"/>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625E"/>
    <w:rsid w:val="007172AD"/>
    <w:rsid w:val="00717650"/>
    <w:rsid w:val="00720036"/>
    <w:rsid w:val="00720D7F"/>
    <w:rsid w:val="00722050"/>
    <w:rsid w:val="007267F6"/>
    <w:rsid w:val="0072747F"/>
    <w:rsid w:val="007308F9"/>
    <w:rsid w:val="007328C5"/>
    <w:rsid w:val="007358DF"/>
    <w:rsid w:val="0073592C"/>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123"/>
    <w:rsid w:val="007B7259"/>
    <w:rsid w:val="007C0148"/>
    <w:rsid w:val="007C0B9D"/>
    <w:rsid w:val="007C0FFA"/>
    <w:rsid w:val="007C1A45"/>
    <w:rsid w:val="007C2B94"/>
    <w:rsid w:val="007C2BDB"/>
    <w:rsid w:val="007C5215"/>
    <w:rsid w:val="007C5372"/>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577C"/>
    <w:rsid w:val="007E5A95"/>
    <w:rsid w:val="007E5B2F"/>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BF2"/>
    <w:rsid w:val="00807341"/>
    <w:rsid w:val="00812403"/>
    <w:rsid w:val="00812E0F"/>
    <w:rsid w:val="00816309"/>
    <w:rsid w:val="00820C96"/>
    <w:rsid w:val="00820CB1"/>
    <w:rsid w:val="00821AF7"/>
    <w:rsid w:val="00822100"/>
    <w:rsid w:val="00822299"/>
    <w:rsid w:val="00822C00"/>
    <w:rsid w:val="00823AA9"/>
    <w:rsid w:val="008263D0"/>
    <w:rsid w:val="00826C8B"/>
    <w:rsid w:val="00826E31"/>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C55"/>
    <w:rsid w:val="008D6679"/>
    <w:rsid w:val="008D68F0"/>
    <w:rsid w:val="008D6F13"/>
    <w:rsid w:val="008D7D72"/>
    <w:rsid w:val="008E1AAD"/>
    <w:rsid w:val="008E1DE0"/>
    <w:rsid w:val="008E27BD"/>
    <w:rsid w:val="008E6D12"/>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5EF3"/>
    <w:rsid w:val="00941BDA"/>
    <w:rsid w:val="00944126"/>
    <w:rsid w:val="0094535C"/>
    <w:rsid w:val="0094658D"/>
    <w:rsid w:val="00947019"/>
    <w:rsid w:val="00950394"/>
    <w:rsid w:val="00954128"/>
    <w:rsid w:val="009552BB"/>
    <w:rsid w:val="009556AB"/>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D0119"/>
    <w:rsid w:val="009D0148"/>
    <w:rsid w:val="009D18D9"/>
    <w:rsid w:val="009D2EC6"/>
    <w:rsid w:val="009D3549"/>
    <w:rsid w:val="009D3AEB"/>
    <w:rsid w:val="009D3F71"/>
    <w:rsid w:val="009D41FB"/>
    <w:rsid w:val="009D6CF2"/>
    <w:rsid w:val="009E1FEF"/>
    <w:rsid w:val="009E344A"/>
    <w:rsid w:val="009E58B3"/>
    <w:rsid w:val="009E5D61"/>
    <w:rsid w:val="009F0C72"/>
    <w:rsid w:val="009F1118"/>
    <w:rsid w:val="009F1220"/>
    <w:rsid w:val="009F34F7"/>
    <w:rsid w:val="009F3950"/>
    <w:rsid w:val="009F5B3C"/>
    <w:rsid w:val="00A02510"/>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D79"/>
    <w:rsid w:val="00A70613"/>
    <w:rsid w:val="00A7119C"/>
    <w:rsid w:val="00A7271D"/>
    <w:rsid w:val="00A72D42"/>
    <w:rsid w:val="00A73C84"/>
    <w:rsid w:val="00A81B58"/>
    <w:rsid w:val="00A822F6"/>
    <w:rsid w:val="00A842D8"/>
    <w:rsid w:val="00A843D5"/>
    <w:rsid w:val="00A90BBF"/>
    <w:rsid w:val="00A91EE9"/>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B08"/>
    <w:rsid w:val="00B90C08"/>
    <w:rsid w:val="00B90CBC"/>
    <w:rsid w:val="00B96A80"/>
    <w:rsid w:val="00BA05F1"/>
    <w:rsid w:val="00BA15E7"/>
    <w:rsid w:val="00BA1EB9"/>
    <w:rsid w:val="00BA256D"/>
    <w:rsid w:val="00BA28C1"/>
    <w:rsid w:val="00BA4EAF"/>
    <w:rsid w:val="00BA687F"/>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5971"/>
    <w:rsid w:val="00C45F84"/>
    <w:rsid w:val="00C478BF"/>
    <w:rsid w:val="00C51573"/>
    <w:rsid w:val="00C528FE"/>
    <w:rsid w:val="00C544E9"/>
    <w:rsid w:val="00C54635"/>
    <w:rsid w:val="00C547D6"/>
    <w:rsid w:val="00C56170"/>
    <w:rsid w:val="00C61578"/>
    <w:rsid w:val="00C63B14"/>
    <w:rsid w:val="00C65704"/>
    <w:rsid w:val="00C65A1F"/>
    <w:rsid w:val="00C65DDB"/>
    <w:rsid w:val="00C660CD"/>
    <w:rsid w:val="00C6628C"/>
    <w:rsid w:val="00C67B11"/>
    <w:rsid w:val="00C7013F"/>
    <w:rsid w:val="00C70B61"/>
    <w:rsid w:val="00C718D2"/>
    <w:rsid w:val="00C7287E"/>
    <w:rsid w:val="00C76CF2"/>
    <w:rsid w:val="00C77761"/>
    <w:rsid w:val="00C80916"/>
    <w:rsid w:val="00C84406"/>
    <w:rsid w:val="00C85703"/>
    <w:rsid w:val="00C85E1F"/>
    <w:rsid w:val="00C90615"/>
    <w:rsid w:val="00C90760"/>
    <w:rsid w:val="00C93170"/>
    <w:rsid w:val="00C940F2"/>
    <w:rsid w:val="00C94272"/>
    <w:rsid w:val="00C96670"/>
    <w:rsid w:val="00C9793B"/>
    <w:rsid w:val="00CA3212"/>
    <w:rsid w:val="00CA4825"/>
    <w:rsid w:val="00CA4F0C"/>
    <w:rsid w:val="00CA6330"/>
    <w:rsid w:val="00CA72B7"/>
    <w:rsid w:val="00CA7B0F"/>
    <w:rsid w:val="00CB0170"/>
    <w:rsid w:val="00CB2F1D"/>
    <w:rsid w:val="00CB2F3D"/>
    <w:rsid w:val="00CB3EB8"/>
    <w:rsid w:val="00CB475F"/>
    <w:rsid w:val="00CB66E5"/>
    <w:rsid w:val="00CB775D"/>
    <w:rsid w:val="00CC0620"/>
    <w:rsid w:val="00CC0E5C"/>
    <w:rsid w:val="00CC2570"/>
    <w:rsid w:val="00CC4B58"/>
    <w:rsid w:val="00CC4C6A"/>
    <w:rsid w:val="00CC6A75"/>
    <w:rsid w:val="00CD0D68"/>
    <w:rsid w:val="00CD2E57"/>
    <w:rsid w:val="00CD39A3"/>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844BD"/>
    <w:rsid w:val="00D84B8B"/>
    <w:rsid w:val="00D850B3"/>
    <w:rsid w:val="00D90A17"/>
    <w:rsid w:val="00D939AD"/>
    <w:rsid w:val="00D93CF1"/>
    <w:rsid w:val="00D94CB7"/>
    <w:rsid w:val="00D9564B"/>
    <w:rsid w:val="00D9568E"/>
    <w:rsid w:val="00DA08E3"/>
    <w:rsid w:val="00DA1228"/>
    <w:rsid w:val="00DA1738"/>
    <w:rsid w:val="00DA1CCF"/>
    <w:rsid w:val="00DA23E4"/>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303E"/>
    <w:rsid w:val="00E84E64"/>
    <w:rsid w:val="00E86C35"/>
    <w:rsid w:val="00E8715A"/>
    <w:rsid w:val="00E9024B"/>
    <w:rsid w:val="00E9261D"/>
    <w:rsid w:val="00E95472"/>
    <w:rsid w:val="00E96799"/>
    <w:rsid w:val="00E96DD0"/>
    <w:rsid w:val="00E97320"/>
    <w:rsid w:val="00E97E4D"/>
    <w:rsid w:val="00E97F46"/>
    <w:rsid w:val="00EA193E"/>
    <w:rsid w:val="00EB0D80"/>
    <w:rsid w:val="00EB14C1"/>
    <w:rsid w:val="00EB31D1"/>
    <w:rsid w:val="00EB3CC2"/>
    <w:rsid w:val="00EB5E42"/>
    <w:rsid w:val="00EB6363"/>
    <w:rsid w:val="00EB682C"/>
    <w:rsid w:val="00EB7DFB"/>
    <w:rsid w:val="00EB7F29"/>
    <w:rsid w:val="00EC2851"/>
    <w:rsid w:val="00EC35F3"/>
    <w:rsid w:val="00ED1666"/>
    <w:rsid w:val="00ED19E0"/>
    <w:rsid w:val="00ED1F1E"/>
    <w:rsid w:val="00ED2925"/>
    <w:rsid w:val="00ED2BDE"/>
    <w:rsid w:val="00ED3B4C"/>
    <w:rsid w:val="00ED4990"/>
    <w:rsid w:val="00ED4FBF"/>
    <w:rsid w:val="00ED6D35"/>
    <w:rsid w:val="00ED6F83"/>
    <w:rsid w:val="00EE0367"/>
    <w:rsid w:val="00EE09FD"/>
    <w:rsid w:val="00EE3269"/>
    <w:rsid w:val="00EE6EBE"/>
    <w:rsid w:val="00EF35F2"/>
    <w:rsid w:val="00EF3983"/>
    <w:rsid w:val="00EF4AFD"/>
    <w:rsid w:val="00EF4F4E"/>
    <w:rsid w:val="00F01966"/>
    <w:rsid w:val="00F01FB0"/>
    <w:rsid w:val="00F029B5"/>
    <w:rsid w:val="00F03A6C"/>
    <w:rsid w:val="00F03D0F"/>
    <w:rsid w:val="00F11E8B"/>
    <w:rsid w:val="00F133DC"/>
    <w:rsid w:val="00F158E2"/>
    <w:rsid w:val="00F21004"/>
    <w:rsid w:val="00F230FD"/>
    <w:rsid w:val="00F239AB"/>
    <w:rsid w:val="00F26244"/>
    <w:rsid w:val="00F30B1C"/>
    <w:rsid w:val="00F323AA"/>
    <w:rsid w:val="00F32625"/>
    <w:rsid w:val="00F331E8"/>
    <w:rsid w:val="00F33A33"/>
    <w:rsid w:val="00F3538E"/>
    <w:rsid w:val="00F368F7"/>
    <w:rsid w:val="00F37909"/>
    <w:rsid w:val="00F4284F"/>
    <w:rsid w:val="00F4474A"/>
    <w:rsid w:val="00F45141"/>
    <w:rsid w:val="00F47B84"/>
    <w:rsid w:val="00F53BDB"/>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1015"/>
    <w:rsid w:val="00FC126C"/>
    <w:rsid w:val="00FC1808"/>
    <w:rsid w:val="00FC1F89"/>
    <w:rsid w:val="00FC28FF"/>
    <w:rsid w:val="00FC3E65"/>
    <w:rsid w:val="00FC4F5C"/>
    <w:rsid w:val="00FD0E3A"/>
    <w:rsid w:val="00FD2CEA"/>
    <w:rsid w:val="00FD616F"/>
    <w:rsid w:val="00FD6B16"/>
    <w:rsid w:val="00FD6B7E"/>
    <w:rsid w:val="00FD7F60"/>
    <w:rsid w:val="00FE1B43"/>
    <w:rsid w:val="00FE320C"/>
    <w:rsid w:val="00FE4898"/>
    <w:rsid w:val="00FE4C4D"/>
    <w:rsid w:val="00FE4DB7"/>
    <w:rsid w:val="00FE6932"/>
    <w:rsid w:val="00FE7100"/>
    <w:rsid w:val="00FE73C1"/>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E724C"/>
    <w:pPr>
      <w:spacing w:before="80" w:after="80"/>
    </w:pPr>
    <w:rPr>
      <w:rFonts w:ascii="Arial" w:hAnsi="Arial"/>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FB0EAD"/>
    <w:rPr>
      <w:color w:val="0000FF"/>
    </w:rPr>
  </w:style>
  <w:style w:type="paragraph" w:customStyle="1" w:styleId="XMLcommetn">
    <w:name w:val="XMLcommetn"/>
    <w:basedOn w:val="XMLExample0"/>
    <w:link w:val="XMLcommetnChar"/>
    <w:qFormat/>
    <w:rsid w:val="00FB0EAD"/>
    <w:rPr>
      <w:color w:val="008000"/>
    </w:rPr>
  </w:style>
  <w:style w:type="character" w:customStyle="1" w:styleId="XMLelementChar0">
    <w:name w:val="XMLelement Char"/>
    <w:link w:val="XMLelement0"/>
    <w:rsid w:val="00FB0EAD"/>
    <w:rPr>
      <w:rFonts w:ascii="Courier New" w:hAnsi="Courier New" w:cs="Courier New"/>
      <w:color w:val="0000FF"/>
      <w:sz w:val="16"/>
    </w:rPr>
  </w:style>
  <w:style w:type="paragraph" w:customStyle="1" w:styleId="XMLelementValue">
    <w:name w:val="XMLelementValue"/>
    <w:basedOn w:val="XMLExample0"/>
    <w:link w:val="XMLelementValueChar"/>
    <w:qFormat/>
    <w:rsid w:val="00FB0EAD"/>
    <w:rPr>
      <w:b/>
      <w:bCs/>
      <w:color w:val="000000"/>
    </w:rPr>
  </w:style>
  <w:style w:type="character" w:customStyle="1" w:styleId="XMLcommetnChar">
    <w:name w:val="XMLcommetn Char"/>
    <w:link w:val="XMLcommetn"/>
    <w:rsid w:val="00FB0EAD"/>
    <w:rPr>
      <w:rFonts w:ascii="Courier New" w:hAnsi="Courier New" w:cs="Courier New"/>
      <w:color w:val="008000"/>
      <w:sz w:val="16"/>
    </w:rPr>
  </w:style>
  <w:style w:type="paragraph" w:customStyle="1" w:styleId="XMLattributeValue">
    <w:name w:val="XMLattributeValue"/>
    <w:basedOn w:val="XMLExample0"/>
    <w:link w:val="XMLattributeValueChar"/>
    <w:qFormat/>
    <w:rsid w:val="00FB0EAD"/>
    <w:rPr>
      <w:b/>
      <w:bCs/>
      <w:color w:val="8000FF"/>
    </w:rPr>
  </w:style>
  <w:style w:type="character" w:customStyle="1" w:styleId="XMLelementValueChar">
    <w:name w:val="XMLelementValue Char"/>
    <w:link w:val="XMLelementValue"/>
    <w:rsid w:val="00FB0EAD"/>
    <w:rPr>
      <w:rFonts w:ascii="Courier New" w:hAnsi="Courier New" w:cs="Courier New"/>
      <w:b/>
      <w:bCs/>
      <w:color w:val="000000"/>
      <w:sz w:val="16"/>
    </w:rPr>
  </w:style>
  <w:style w:type="paragraph" w:customStyle="1" w:styleId="XMLattribute0">
    <w:name w:val="XMLattribute"/>
    <w:basedOn w:val="XMLExample0"/>
    <w:link w:val="XMLattributeChar0"/>
    <w:qFormat/>
    <w:rsid w:val="00FB0EAD"/>
    <w:rPr>
      <w:color w:val="000000"/>
    </w:rPr>
  </w:style>
  <w:style w:type="character" w:customStyle="1" w:styleId="XMLattributeValueChar">
    <w:name w:val="XMLattributeValue Char"/>
    <w:link w:val="XMLattributeValue"/>
    <w:rsid w:val="00FB0EAD"/>
    <w:rPr>
      <w:rFonts w:ascii="Courier New" w:hAnsi="Courier New" w:cs="Courier New"/>
      <w:b/>
      <w:bCs/>
      <w:color w:val="8000FF"/>
      <w:sz w:val="16"/>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FB0EAD"/>
    <w:rPr>
      <w:rFonts w:ascii="Courier New" w:hAnsi="Courier New" w:cs="Courier New"/>
      <w:color w:val="000000"/>
      <w:sz w:val="16"/>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etadata@usgin.org" TargetMode="External"/><Relationship Id="rId18" Type="http://schemas.openxmlformats.org/officeDocument/2006/relationships/footer" Target="footer2.xml"/><Relationship Id="rId26" Type="http://schemas.openxmlformats.org/officeDocument/2006/relationships/header" Target="header2.xml"/><Relationship Id="rId39" Type="http://schemas.openxmlformats.org/officeDocument/2006/relationships/hyperlink" Target="http://dublincore.org/documents/dcmi-type-vocabulary/" TargetMode="External"/><Relationship Id="rId21" Type="http://schemas.openxmlformats.org/officeDocument/2006/relationships/hyperlink" Target="http://standards.iso.org/ittf/PubliclyAvailableStandards/ISO_19139_Schemas/gmd/"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www.w3.org/TR/xmlschema11-2/" TargetMode="External"/><Relationship Id="rId55" Type="http://schemas.openxmlformats.org/officeDocument/2006/relationships/hyperlink" Target="http://www.iana.org/assignments/media-types"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osdm.gov.au/Metadata/ANZLIC+metadata+resources/default.aspx" TargetMode="External"/><Relationship Id="rId84" Type="http://schemas.openxmlformats.org/officeDocument/2006/relationships/hyperlink" Target="http://www.opengeospatial.org/standards/wfs" TargetMode="External"/><Relationship Id="rId89" Type="http://schemas.openxmlformats.org/officeDocument/2006/relationships/hyperlink" Target="http://opendap.org/" TargetMode="External"/><Relationship Id="rId7" Type="http://schemas.openxmlformats.org/officeDocument/2006/relationships/settings" Target="settings.xml"/><Relationship Id="rId71" Type="http://schemas.openxmlformats.org/officeDocument/2006/relationships/hyperlink" Target="http://www.geoconnections.org/developersCorner/nap/metadata/register/registerItems.html"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dublincore.org/documents/dcmi-type-vocabulary/" TargetMode="External"/><Relationship Id="rId11" Type="http://schemas.openxmlformats.org/officeDocument/2006/relationships/image" Target="media/image1.jpeg"/><Relationship Id="rId24" Type="http://schemas.openxmlformats.org/officeDocument/2006/relationships/hyperlink" Target="http://lab.usgin.org/node/269" TargetMode="Externa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comments" Target="comments.xml"/><Relationship Id="rId45" Type="http://schemas.openxmlformats.org/officeDocument/2006/relationships/hyperlink" Target="http://www.w3.org/TR/xmlschema11-2/" TargetMode="External"/><Relationship Id="rId53" Type="http://schemas.openxmlformats.org/officeDocument/2006/relationships/hyperlink" Target="http://schemas.opengis.net/iso/19139/20060504/srv/serviceMetadata.xsd" TargetMode="External"/><Relationship Id="rId58" Type="http://schemas.openxmlformats.org/officeDocument/2006/relationships/hyperlink" Target="http://www.iana.org/assignments/media-type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www.loc.gov/standards/iso639-2/php/code_list.php" TargetMode="External"/><Relationship Id="rId79" Type="http://schemas.openxmlformats.org/officeDocument/2006/relationships/hyperlink" Target="http://www.loc.gov/cds/downloads/FRBR.PDF" TargetMode="External"/><Relationship Id="rId87" Type="http://schemas.openxmlformats.org/officeDocument/2006/relationships/hyperlink" Target="http://www.opengeospatial.org/standards/sos" TargetMode="External"/><Relationship Id="rId5" Type="http://schemas.openxmlformats.org/officeDocument/2006/relationships/styles" Target="style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dclite4g.xmlns.com/ws.rdf" TargetMode="External"/><Relationship Id="rId90" Type="http://schemas.openxmlformats.org/officeDocument/2006/relationships/hyperlink" Target="http://www.opendap.org/pdf/ESE-RFC-004v1.1.pdf" TargetMode="External"/><Relationship Id="rId19" Type="http://schemas.openxmlformats.org/officeDocument/2006/relationships/hyperlink" Target="http://repository.usgin.org/uri_gin/usgin/dlio/499" TargetMode="External"/><Relationship Id="rId14" Type="http://schemas.openxmlformats.org/officeDocument/2006/relationships/hyperlink" Target="http://usgin.org/" TargetMode="External"/><Relationship Id="rId22" Type="http://schemas.openxmlformats.org/officeDocument/2006/relationships/hyperlink" Target="http://www.isotc211.org/2005/gmd/"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loc.gov/standards/iso639-2/php/code_list.php.%20%20ISO%203166-1" TargetMode="External"/><Relationship Id="rId48" Type="http://schemas.openxmlformats.org/officeDocument/2006/relationships/hyperlink" Target="http://www.w3.org/TR/xmlschema11-2/" TargetMode="External"/><Relationship Id="rId56" Type="http://schemas.openxmlformats.org/officeDocument/2006/relationships/hyperlink" Target="http://www.epsg-registry.org/" TargetMode="External"/><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geoconnections.org/developersCorner/nap/metadata/register/registerItems.html" TargetMode="External"/><Relationship Id="rId77" Type="http://schemas.openxmlformats.org/officeDocument/2006/relationships/hyperlink" Target="http://dublincore.org/documents/dces/" TargetMode="External"/><Relationship Id="rId8" Type="http://schemas.openxmlformats.org/officeDocument/2006/relationships/webSettings" Target="webSettings.xml"/><Relationship Id="rId51" Type="http://schemas.openxmlformats.org/officeDocument/2006/relationships/hyperlink" Target="http://www.w3.org/TR/xmlschema11-2/" TargetMode="External"/><Relationship Id="rId72" Type="http://schemas.openxmlformats.org/officeDocument/2006/relationships/hyperlink" Target="http://www.fgdc.gov/nap/metadata/register" TargetMode="External"/><Relationship Id="rId80" Type="http://schemas.openxmlformats.org/officeDocument/2006/relationships/hyperlink" Target="http://www.ukoln.ac.uk/metadata/rslp/model/amcc-v31.pdf" TargetMode="External"/><Relationship Id="rId85" Type="http://schemas.openxmlformats.org/officeDocument/2006/relationships/hyperlink" Target="http://www.opengeospatial.org/ogc/glossary/c" TargetMode="External"/><Relationship Id="rId3" Type="http://schemas.openxmlformats.org/officeDocument/2006/relationships/customXml" Target="../customXml/item3.xml"/><Relationship Id="rId12" Type="http://schemas.openxmlformats.org/officeDocument/2006/relationships/hyperlink" Target="http://lab.usgin.org/profiles/usgin-iso-19139-profile" TargetMode="External"/><Relationship Id="rId17" Type="http://schemas.openxmlformats.org/officeDocument/2006/relationships/footer" Target="footer1.xml"/><Relationship Id="rId25" Type="http://schemas.openxmlformats.org/officeDocument/2006/relationships/hyperlink" Target="http://schemas.opengis.net/csw/2.0.2/profiles/apiso/1.0.0/apiso.xsd"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dublincore.org/documents/dcmi-type-vocabulary/" TargetMode="External"/><Relationship Id="rId46" Type="http://schemas.openxmlformats.org/officeDocument/2006/relationships/hyperlink" Target="http://www.w3.org/TR/xmlschema11-2/" TargetMode="External"/><Relationship Id="rId59" Type="http://schemas.openxmlformats.org/officeDocument/2006/relationships/hyperlink" Target="http://lab.usgin.org/groups/metadata-interest-group/actionablelinks"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w3.org/TR/REC-rdf-syntax" TargetMode="External"/><Relationship Id="rId41" Type="http://schemas.openxmlformats.org/officeDocument/2006/relationships/hyperlink" Target="http://www.epsg-registry.org/" TargetMode="External"/><Relationship Id="rId54" Type="http://schemas.openxmlformats.org/officeDocument/2006/relationships/hyperlink" Target="http://www.epsg-registry.or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geoconnections.org/developersCorner/nap/metadata/register/registerItems.html" TargetMode="External"/><Relationship Id="rId75" Type="http://schemas.openxmlformats.org/officeDocument/2006/relationships/header" Target="header3.xml"/><Relationship Id="rId83" Type="http://schemas.openxmlformats.org/officeDocument/2006/relationships/hyperlink" Target="http://www.opengeospatial.org/standards/wms" TargetMode="External"/><Relationship Id="rId88" Type="http://schemas.openxmlformats.org/officeDocument/2006/relationships/hyperlink" Target="http://www.opengeospatial.org/standards/wp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lab.usgin.org/" TargetMode="External"/><Relationship Id="rId23" Type="http://schemas.openxmlformats.org/officeDocument/2006/relationships/hyperlink" Target="http://schemas.opengis.net/iso/19139/" TargetMode="External"/><Relationship Id="rId28" Type="http://schemas.openxmlformats.org/officeDocument/2006/relationships/hyperlink" Target="http://www.ukoln.ac.uk/metadata/dcmi/collection-application-profile/"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w3.org/TR/xmlschema11-2/" TargetMode="External"/><Relationship Id="rId57" Type="http://schemas.openxmlformats.org/officeDocument/2006/relationships/image" Target="media/image2.png"/><Relationship Id="rId10" Type="http://schemas.openxmlformats.org/officeDocument/2006/relationships/endnotes" Target="endnotes.xml"/><Relationship Id="rId31" Type="http://schemas.openxmlformats.org/officeDocument/2006/relationships/hyperlink" Target="http://dublincore.org/documents/dcmi-type-vocabulary/" TargetMode="External"/><Relationship Id="rId44" Type="http://schemas.openxmlformats.org/officeDocument/2006/relationships/hyperlink" Target="http://www.epsg-registry.org/" TargetMode="External"/><Relationship Id="rId52" Type="http://schemas.openxmlformats.org/officeDocument/2006/relationships/hyperlink" Target="http://www.fgdc.gov/nap/metadata/register/codelists.html"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fgdc.gov/nap/metadata/register/registerItemClasses.html" TargetMode="External"/><Relationship Id="rId78" Type="http://schemas.openxmlformats.org/officeDocument/2006/relationships/hyperlink" Target="http://inspire.jrc.ec.europa.eu/index.cfm/pageid/101" TargetMode="External"/><Relationship Id="rId81" Type="http://schemas.openxmlformats.org/officeDocument/2006/relationships/hyperlink" Target="http://lab.usgin.org/profiles/doc/metadata-content-recommendations" TargetMode="External"/><Relationship Id="rId86" Type="http://schemas.openxmlformats.org/officeDocument/2006/relationships/hyperlink" Target="http://www.opengeospatial.org/standards/cat" TargetMode="External"/><Relationship Id="rId4" Type="http://schemas.openxmlformats.org/officeDocument/2006/relationships/numbering" Target="numbering.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_Docs_" ma:contentTypeID="0x00A78E84BBAFC8D84DB9330AE76DBF6D24" ma:contentTypeVersion="" ma:contentTypeDescription="" ma:contentTypeScope="" ma:versionID="c1496e8feb96597dc178fa6b498c957c">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77571-6B89-4C6B-BF8E-71C907606208}">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97E5E58C-A642-47CE-85DD-A42C9B697B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CB8B95-4D31-48BA-B598-4C24142B9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15</TotalTime>
  <Pages>1</Pages>
  <Words>47469</Words>
  <Characters>270575</Characters>
  <Application>Microsoft Office Word</Application>
  <DocSecurity>0</DocSecurity>
  <Lines>2254</Lines>
  <Paragraphs>634</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317410</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5</cp:revision>
  <cp:lastPrinted>2010-11-18T22:34:00Z</cp:lastPrinted>
  <dcterms:created xsi:type="dcterms:W3CDTF">2013-06-13T22:32:00Z</dcterms:created>
  <dcterms:modified xsi:type="dcterms:W3CDTF">2013-06-13T23:12:00Z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